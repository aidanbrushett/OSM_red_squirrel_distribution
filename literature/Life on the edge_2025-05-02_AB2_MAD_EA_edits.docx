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B5B" w14:textId="77777777" w:rsidR="00512322" w:rsidRDefault="00000000">
      <w:pPr>
        <w:pStyle w:val="Heading1"/>
        <w:jc w:val="center"/>
      </w:pPr>
      <w:bookmarkStart w:id="0" w:name="_l95ex8yjmake" w:colFirst="0" w:colLast="0"/>
      <w:bookmarkEnd w:id="0"/>
      <w:commentRangeStart w:id="1"/>
      <w:r>
        <w:t>Life on the edge: industrial footprint and edge effects variably influence the spatial distribution of a boreal small mammal</w:t>
      </w:r>
      <w:commentRangeEnd w:id="1"/>
      <w:r w:rsidR="00847DA0">
        <w:rPr>
          <w:rStyle w:val="CommentReference"/>
        </w:rPr>
        <w:commentReference w:id="1"/>
      </w:r>
    </w:p>
    <w:p w14:paraId="55CCD6CD" w14:textId="77777777" w:rsidR="00512322" w:rsidRDefault="00512322">
      <w:pPr>
        <w:rPr>
          <w:rFonts w:ascii="Calibri" w:eastAsia="Calibri" w:hAnsi="Calibri" w:cs="Calibri"/>
          <w:b/>
        </w:rPr>
      </w:pPr>
    </w:p>
    <w:p w14:paraId="2E596106" w14:textId="77777777" w:rsidR="00512322" w:rsidRDefault="00000000">
      <w:pPr>
        <w:rPr>
          <w:rFonts w:ascii="Calibri" w:eastAsia="Calibri" w:hAnsi="Calibri" w:cs="Calibri"/>
        </w:rPr>
      </w:pPr>
      <w:r>
        <w:rPr>
          <w:rFonts w:ascii="Calibri" w:eastAsia="Calibri" w:hAnsi="Calibri" w:cs="Calibri"/>
        </w:rPr>
        <w:t xml:space="preserve">Aidan </w:t>
      </w:r>
      <w:proofErr w:type="spellStart"/>
      <w:r>
        <w:rPr>
          <w:rFonts w:ascii="Calibri" w:eastAsia="Calibri" w:hAnsi="Calibri" w:cs="Calibri"/>
        </w:rPr>
        <w:t>Brushett</w:t>
      </w:r>
      <w:proofErr w:type="spellEnd"/>
      <w:r>
        <w:rPr>
          <w:rFonts w:ascii="Calibri" w:eastAsia="Calibri" w:hAnsi="Calibri" w:cs="Calibri"/>
        </w:rPr>
        <w: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Jason T. Fisher</w:t>
      </w:r>
      <w:r>
        <w:rPr>
          <w:rFonts w:ascii="Calibri" w:eastAsia="Calibri" w:hAnsi="Calibri" w:cs="Calibri"/>
          <w:vertAlign w:val="superscript"/>
        </w:rPr>
        <w:t>2</w:t>
      </w:r>
    </w:p>
    <w:p w14:paraId="35EBE1E5" w14:textId="77777777" w:rsidR="00512322" w:rsidRDefault="00512322">
      <w:pPr>
        <w:rPr>
          <w:rFonts w:ascii="Calibri" w:eastAsia="Calibri" w:hAnsi="Calibri" w:cs="Calibri"/>
          <w:b/>
        </w:rPr>
      </w:pPr>
    </w:p>
    <w:p w14:paraId="3545E94E" w14:textId="77777777" w:rsidR="00512322" w:rsidRDefault="00000000">
      <w:pPr>
        <w:rPr>
          <w:rFonts w:ascii="Calibri" w:eastAsia="Calibri" w:hAnsi="Calibri" w:cs="Calibri"/>
        </w:rPr>
      </w:pPr>
      <w:r>
        <w:rPr>
          <w:rFonts w:ascii="Calibri" w:eastAsia="Calibri" w:hAnsi="Calibri" w:cs="Calibri"/>
        </w:rPr>
        <w:t>* Correspondence author. Email: aidanbrushett@uvic.ca</w:t>
      </w:r>
    </w:p>
    <w:p w14:paraId="56142A61" w14:textId="77777777" w:rsidR="00512322" w:rsidRDefault="00000000">
      <w:pPr>
        <w:rPr>
          <w:rFonts w:ascii="Calibri" w:eastAsia="Calibri" w:hAnsi="Calibri" w:cs="Calibri"/>
        </w:rPr>
      </w:pPr>
      <w:commentRangeStart w:id="2"/>
      <w:r>
        <w:rPr>
          <w:rFonts w:ascii="Calibri" w:eastAsia="Calibri" w:hAnsi="Calibri" w:cs="Calibri"/>
          <w:vertAlign w:val="superscript"/>
        </w:rPr>
        <w:t>1</w:t>
      </w:r>
      <w:r>
        <w:rPr>
          <w:rFonts w:ascii="Calibri" w:eastAsia="Calibri" w:hAnsi="Calibri" w:cs="Calibri"/>
        </w:rPr>
        <w:t xml:space="preserve"> Equal </w:t>
      </w:r>
      <w:proofErr w:type="gramStart"/>
      <w:r>
        <w:rPr>
          <w:rFonts w:ascii="Calibri" w:eastAsia="Calibri" w:hAnsi="Calibri" w:cs="Calibri"/>
        </w:rPr>
        <w:t>co-authors</w:t>
      </w:r>
      <w:proofErr w:type="gramEnd"/>
      <w:r>
        <w:rPr>
          <w:rFonts w:ascii="Calibri" w:eastAsia="Calibri" w:hAnsi="Calibri" w:cs="Calibri"/>
        </w:rPr>
        <w:t xml:space="preserve">; </w:t>
      </w:r>
      <w:commentRangeEnd w:id="2"/>
      <w:r w:rsidR="00847DA0">
        <w:rPr>
          <w:rStyle w:val="CommentReference"/>
        </w:rPr>
        <w:commentReference w:id="2"/>
      </w:r>
      <w:r>
        <w:rPr>
          <w:rFonts w:ascii="Calibri" w:eastAsia="Calibri" w:hAnsi="Calibri" w:cs="Calibri"/>
        </w:rPr>
        <w:t>School of Environmental Studies, University of Victoria, Victoria, Canada</w:t>
      </w:r>
    </w:p>
    <w:p w14:paraId="5EAAAB4B" w14:textId="77777777" w:rsidR="00512322" w:rsidRDefault="00000000">
      <w:pPr>
        <w:rPr>
          <w:rFonts w:ascii="Calibri" w:eastAsia="Calibri" w:hAnsi="Calibri" w:cs="Calibri"/>
          <w:b/>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547A5734" w14:textId="77777777" w:rsidR="00512322" w:rsidRDefault="00000000">
      <w:pPr>
        <w:pStyle w:val="Heading2"/>
      </w:pPr>
      <w:bookmarkStart w:id="3" w:name="_kas5c8tb9r1u" w:colFirst="0" w:colLast="0"/>
      <w:bookmarkEnd w:id="3"/>
      <w:r>
        <w:t>Abstract</w:t>
      </w:r>
    </w:p>
    <w:p w14:paraId="74704280" w14:textId="77777777" w:rsidR="00512322" w:rsidRDefault="00000000">
      <w:pPr>
        <w:numPr>
          <w:ilvl w:val="0"/>
          <w:numId w:val="1"/>
        </w:num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w:t>
      </w:r>
    </w:p>
    <w:p w14:paraId="11B415D3" w14:textId="77777777" w:rsidR="00512322" w:rsidRDefault="00000000">
      <w:pPr>
        <w:numPr>
          <w:ilvl w:val="0"/>
          <w:numId w:val="1"/>
        </w:numPr>
        <w:rPr>
          <w:rFonts w:ascii="Calibri" w:eastAsia="Calibri" w:hAnsi="Calibri" w:cs="Calibri"/>
        </w:rPr>
      </w:pPr>
      <w:r>
        <w:rPr>
          <w:rFonts w:ascii="Calibri" w:eastAsia="Calibri" w:hAnsi="Calibri" w:cs="Calibri"/>
        </w:rPr>
        <w:t xml:space="preserve">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w:t>
      </w:r>
    </w:p>
    <w:p w14:paraId="44B5F3BA" w14:textId="7F753F6F" w:rsidR="00512322" w:rsidRDefault="00000000">
      <w:pPr>
        <w:numPr>
          <w:ilvl w:val="0"/>
          <w:numId w:val="1"/>
        </w:numPr>
        <w:rPr>
          <w:rFonts w:ascii="Calibri" w:eastAsia="Calibri" w:hAnsi="Calibri" w:cs="Calibri"/>
        </w:rPr>
      </w:pPr>
      <w:r>
        <w:rPr>
          <w:rFonts w:ascii="Calibri" w:eastAsia="Calibri" w:hAnsi="Calibri" w:cs="Calibri"/>
        </w:rPr>
        <w:t xml:space="preserve">Red squirrel abundance was best explained by natural habitat characteristics on local spatial scales but had a negative relationship with anthropogenic edge density on the population level. Cumulative site disturbance positively affected red squirrels, possibly by providing resource complements at forest edges. Edge density interacted with cumulative site </w:t>
      </w:r>
      <w:r w:rsidR="000358C6">
        <w:rPr>
          <w:rFonts w:ascii="Calibri" w:eastAsia="Calibri" w:hAnsi="Calibri" w:cs="Calibri"/>
        </w:rPr>
        <w:t>disturbance;</w:t>
      </w:r>
      <w:r>
        <w:rPr>
          <w:rFonts w:ascii="Calibri" w:eastAsia="Calibri" w:hAnsi="Calibri" w:cs="Calibri"/>
        </w:rPr>
        <w:t xml:space="preserve"> such that edge effects were more strongly negative in heavily disturbed landscapes. </w:t>
      </w:r>
    </w:p>
    <w:p w14:paraId="135409A1" w14:textId="77777777" w:rsidR="00512322" w:rsidRDefault="00000000">
      <w:pPr>
        <w:numPr>
          <w:ilvl w:val="0"/>
          <w:numId w:val="1"/>
        </w:numPr>
        <w:rPr>
          <w:rFonts w:ascii="Calibri" w:eastAsia="Calibri" w:hAnsi="Calibri" w:cs="Calibri"/>
        </w:rPr>
      </w:pPr>
      <w:r>
        <w:rPr>
          <w:rFonts w:ascii="Calibri" w:eastAsia="Calibri" w:hAnsi="Calibri" w:cs="Calibri"/>
        </w:rPr>
        <w:t xml:space="preserve">We suggest that this pattern may be due to population-level shifts arising from increased encounters with mammalian and avian predators at forest edges. Anthropogenic disturbances that create a high amount of edge habitat, especially seismic lines, may have a disproportionately negative impact on red squirrels.  that exceed predictions based on habitat composition alone. </w:t>
      </w:r>
    </w:p>
    <w:p w14:paraId="1A021DE9" w14:textId="77777777" w:rsidR="00512322" w:rsidRDefault="00000000">
      <w:pPr>
        <w:numPr>
          <w:ilvl w:val="0"/>
          <w:numId w:val="1"/>
        </w:numPr>
        <w:rPr>
          <w:rFonts w:ascii="Calibri" w:eastAsia="Calibri" w:hAnsi="Calibri" w:cs="Calibri"/>
        </w:rPr>
      </w:pPr>
      <w:r>
        <w:rPr>
          <w:rFonts w:ascii="Calibri" w:eastAsia="Calibri" w:hAnsi="Calibri" w:cs="Calibri"/>
          <w:i/>
        </w:rPr>
        <w:t xml:space="preserve">Synthesis and applications: </w:t>
      </w:r>
      <w:r>
        <w:rPr>
          <w:rFonts w:ascii="Calibri" w:eastAsia="Calibri" w:hAnsi="Calibri" w:cs="Calibri"/>
          <w:highlight w:val="white"/>
        </w:rPr>
        <w:t xml:space="preserve">The ecological mechanisms through which landscape structure impact wildlife extend beyond straightforward measures of habitat loss. </w:t>
      </w:r>
      <w:r>
        <w:rPr>
          <w:rFonts w:ascii="Calibri" w:eastAsia="Calibri" w:hAnsi="Calibri" w:cs="Calibri"/>
        </w:rPr>
        <w:t>Our findings highlight that both habitat composition and spatial configuration must be considered on appropriate spatial scales when assessing wildlife responses to anthropogenic development.</w:t>
      </w:r>
    </w:p>
    <w:p w14:paraId="5E4244DE" w14:textId="77777777" w:rsidR="00512322" w:rsidRDefault="00512322">
      <w:pPr>
        <w:rPr>
          <w:rFonts w:ascii="Calibri" w:eastAsia="Calibri" w:hAnsi="Calibri" w:cs="Calibri"/>
        </w:rPr>
      </w:pPr>
    </w:p>
    <w:p w14:paraId="2F58CE98" w14:textId="27D11397" w:rsidR="00512322" w:rsidRDefault="00000000">
      <w:pPr>
        <w:rPr>
          <w:rFonts w:ascii="Calibri" w:eastAsia="Calibri" w:hAnsi="Calibri" w:cs="Calibri"/>
        </w:rPr>
      </w:pPr>
      <w:r>
        <w:rPr>
          <w:rFonts w:ascii="Calibri" w:eastAsia="Calibri" w:hAnsi="Calibri" w:cs="Calibri"/>
          <w:b/>
        </w:rPr>
        <w:t>Keywords:</w:t>
      </w:r>
      <w:r>
        <w:rPr>
          <w:rFonts w:ascii="Calibri" w:eastAsia="Calibri" w:hAnsi="Calibri" w:cs="Calibri"/>
        </w:rPr>
        <w:t xml:space="preserve"> Boreal ecology, camera trap, </w:t>
      </w:r>
      <w:commentRangeStart w:id="4"/>
      <w:commentRangeStart w:id="5"/>
      <w:commentRangeStart w:id="6"/>
      <w:del w:id="7" w:author="Emerald Arthurs" w:date="2025-05-02T09:49:00Z" w16du:dateUtc="2025-05-02T16:49:00Z">
        <w:r w:rsidDel="00DD3158">
          <w:rPr>
            <w:rFonts w:ascii="Calibri" w:eastAsia="Calibri" w:hAnsi="Calibri" w:cs="Calibri"/>
          </w:rPr>
          <w:delText>edge effects</w:delText>
        </w:r>
        <w:commentRangeEnd w:id="4"/>
        <w:r w:rsidR="00355D8D" w:rsidDel="00DD3158">
          <w:rPr>
            <w:rStyle w:val="CommentReference"/>
          </w:rPr>
          <w:commentReference w:id="4"/>
        </w:r>
        <w:commentRangeEnd w:id="5"/>
        <w:r w:rsidR="00847DA0" w:rsidDel="00DD3158">
          <w:rPr>
            <w:rStyle w:val="CommentReference"/>
          </w:rPr>
          <w:commentReference w:id="5"/>
        </w:r>
      </w:del>
      <w:commentRangeEnd w:id="6"/>
      <w:r w:rsidR="00DD3158">
        <w:rPr>
          <w:rStyle w:val="CommentReference"/>
        </w:rPr>
        <w:commentReference w:id="6"/>
      </w:r>
      <w:ins w:id="8" w:author="Emerald Arthurs" w:date="2025-05-02T09:49:00Z" w16du:dateUtc="2025-05-02T16:49:00Z">
        <w:r w:rsidR="00DD3158">
          <w:rPr>
            <w:rFonts w:ascii="Calibri" w:eastAsia="Calibri" w:hAnsi="Calibri" w:cs="Calibri"/>
          </w:rPr>
          <w:t>red squirrel</w:t>
        </w:r>
      </w:ins>
      <w:r>
        <w:rPr>
          <w:rFonts w:ascii="Calibri" w:eastAsia="Calibri" w:hAnsi="Calibri" w:cs="Calibri"/>
        </w:rPr>
        <w:t>, configuration, landscape structure, wildlife distributions, spatial scale</w:t>
      </w:r>
      <w:r>
        <w:br w:type="page"/>
      </w:r>
    </w:p>
    <w:p w14:paraId="7CFA5DCE" w14:textId="77777777" w:rsidR="00512322" w:rsidRDefault="00000000">
      <w:pPr>
        <w:pStyle w:val="Heading2"/>
        <w:spacing w:line="360" w:lineRule="auto"/>
      </w:pPr>
      <w:bookmarkStart w:id="9" w:name="_e9aaleui00xc" w:colFirst="0" w:colLast="0"/>
      <w:bookmarkEnd w:id="9"/>
      <w:r>
        <w:lastRenderedPageBreak/>
        <w:t>Introduction</w:t>
      </w:r>
      <w:r>
        <w:tab/>
      </w:r>
      <w:r>
        <w:tab/>
      </w:r>
      <w:r>
        <w:tab/>
      </w:r>
      <w:r>
        <w:tab/>
      </w:r>
      <w:r>
        <w:tab/>
      </w:r>
      <w:r>
        <w:tab/>
      </w:r>
      <w:r>
        <w:tab/>
      </w:r>
    </w:p>
    <w:p w14:paraId="2BED97B5"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Human-caused alteration of landscapes is a dominant driver of changes to biodiversity globally (Johnson et al., 2017; Maxwell et al., 2016). As natural resource extraction, agriculture, and urban expansion encroach on wild spaces, wildlife </w:t>
      </w:r>
      <w:proofErr w:type="gramStart"/>
      <w:r>
        <w:rPr>
          <w:rFonts w:ascii="Calibri" w:eastAsia="Calibri" w:hAnsi="Calibri" w:cs="Calibri"/>
        </w:rPr>
        <w:t>are</w:t>
      </w:r>
      <w:proofErr w:type="gramEnd"/>
      <w:r>
        <w:rPr>
          <w:rFonts w:ascii="Calibri" w:eastAsia="Calibri" w:hAnsi="Calibri" w:cs="Calibri"/>
        </w:rPr>
        <w:t xml:space="preserv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(Forman &amp; </w:t>
      </w:r>
      <w:proofErr w:type="spellStart"/>
      <w:r>
        <w:rPr>
          <w:rFonts w:ascii="Calibri" w:eastAsia="Calibri" w:hAnsi="Calibri" w:cs="Calibri"/>
        </w:rPr>
        <w:t>Godron</w:t>
      </w:r>
      <w:proofErr w:type="spellEnd"/>
      <w:r>
        <w:rPr>
          <w:rFonts w:ascii="Calibri" w:eastAsia="Calibri" w:hAnsi="Calibri" w:cs="Calibri"/>
        </w:rPr>
        <w:t xml:space="preserve">, 1981; Holling, 1992).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structures (Dunning et al., 1992; </w:t>
      </w:r>
      <w:proofErr w:type="spellStart"/>
      <w:r>
        <w:rPr>
          <w:rFonts w:ascii="Calibri" w:eastAsia="Calibri" w:hAnsi="Calibri" w:cs="Calibri"/>
        </w:rPr>
        <w:t>Tscharntke</w:t>
      </w:r>
      <w:proofErr w:type="spellEnd"/>
      <w:r>
        <w:rPr>
          <w:rFonts w:ascii="Calibri" w:eastAsia="Calibri" w:hAnsi="Calibri" w:cs="Calibri"/>
        </w:rPr>
        <w:t xml:space="preserve"> et al., 2012), providing a lens through which to understand disturbance effects on wildlife.</w:t>
      </w:r>
    </w:p>
    <w:p w14:paraId="54E1B592" w14:textId="77777777" w:rsidR="00512322" w:rsidRDefault="00512322">
      <w:pPr>
        <w:spacing w:line="360" w:lineRule="auto"/>
        <w:ind w:firstLine="720"/>
        <w:rPr>
          <w:rFonts w:ascii="Calibri" w:eastAsia="Calibri" w:hAnsi="Calibri" w:cs="Calibri"/>
        </w:rPr>
      </w:pPr>
    </w:p>
    <w:p w14:paraId="74A1717B" w14:textId="4862E8CE" w:rsidR="00512322" w:rsidRDefault="00000000" w:rsidP="00636173">
      <w:pPr>
        <w:spacing w:line="360" w:lineRule="auto"/>
        <w:ind w:firstLine="720"/>
        <w:rPr>
          <w:rFonts w:ascii="Calibri" w:eastAsia="Calibri" w:hAnsi="Calibri" w:cs="Calibri"/>
        </w:rPr>
      </w:pPr>
      <w:r>
        <w:rPr>
          <w:rFonts w:ascii="Calibri" w:eastAsia="Calibri" w:hAnsi="Calibri" w:cs="Calibri"/>
        </w:rPr>
        <w:t>In terrestrial systems, anthropogenic disturbances change landscape structure through</w:t>
      </w:r>
      <w:del w:id="10" w:author="Marissa Dyck" w:date="2025-05-01T10:00:00Z" w16du:dateUtc="2025-05-01T17:00:00Z">
        <w:r w:rsidDel="00355D8D">
          <w:rPr>
            <w:rFonts w:ascii="Calibri" w:eastAsia="Calibri" w:hAnsi="Calibri" w:cs="Calibri"/>
          </w:rPr>
          <w:delText xml:space="preserve"> </w:delText>
        </w:r>
      </w:del>
      <w:r w:rsidR="00D66518">
        <w:rPr>
          <w:rFonts w:ascii="Calibri" w:eastAsia="Calibri" w:hAnsi="Calibri" w:cs="Calibri"/>
        </w:rPr>
        <w:t xml:space="preserve"> </w:t>
      </w:r>
      <w:r>
        <w:rPr>
          <w:rFonts w:ascii="Calibri" w:eastAsia="Calibri" w:hAnsi="Calibri" w:cs="Calibri"/>
        </w:rPr>
        <w:t>changes to both composition and configuration. Natural resource development, for example, reduces the total amount of habitat available to wildlife, while also reconfiguring remaining habitat into smaller, more-isolated patches via fragmentation (</w:t>
      </w:r>
      <w:proofErr w:type="spellStart"/>
      <w:r>
        <w:rPr>
          <w:rFonts w:ascii="Calibri" w:eastAsia="Calibri" w:hAnsi="Calibri" w:cs="Calibri"/>
        </w:rPr>
        <w:t>Didham</w:t>
      </w:r>
      <w:proofErr w:type="spellEnd"/>
      <w:r>
        <w:rPr>
          <w:rFonts w:ascii="Calibri" w:eastAsia="Calibri" w:hAnsi="Calibri" w:cs="Calibri"/>
        </w:rPr>
        <w:t xml:space="preserve">, 2010; Wilson et al., 2016). The resulting mosaic of dissimilar habitat patches can further affect wildlife by influencing connectivity, edge habitat, resource availability, or predation risk (Haddad et al., 2015; </w:t>
      </w:r>
      <w:proofErr w:type="spellStart"/>
      <w:r>
        <w:rPr>
          <w:rFonts w:ascii="Calibri" w:eastAsia="Calibri" w:hAnsi="Calibri" w:cs="Calibri"/>
        </w:rPr>
        <w:t>Kremsater</w:t>
      </w:r>
      <w:proofErr w:type="spellEnd"/>
      <w:r>
        <w:rPr>
          <w:rFonts w:ascii="Calibri" w:eastAsia="Calibri" w:hAnsi="Calibri" w:cs="Calibri"/>
        </w:rPr>
        <w:t xml:space="preserve"> &amp; Bunnell, 1999; Pfeifer et al., 2017). While the relationship between habitat loss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real-world ecological systems—most habitat loss also results in net increase in fragmentation (</w:t>
      </w:r>
      <w:proofErr w:type="spellStart"/>
      <w:r>
        <w:rPr>
          <w:rFonts w:ascii="Calibri" w:eastAsia="Calibri" w:hAnsi="Calibri" w:cs="Calibri"/>
        </w:rPr>
        <w:t>Didham</w:t>
      </w:r>
      <w:proofErr w:type="spellEnd"/>
      <w:r>
        <w:rPr>
          <w:rFonts w:ascii="Calibri" w:eastAsia="Calibri" w:hAnsi="Calibri" w:cs="Calibri"/>
        </w:rPr>
        <w:t xml:space="preserve">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08B6EB2" w14:textId="06E57AAE" w:rsidR="00512322" w:rsidRDefault="00000000" w:rsidP="00EF51BF">
      <w:pPr>
        <w:spacing w:line="360" w:lineRule="auto"/>
        <w:ind w:firstLine="720"/>
        <w:rPr>
          <w:rFonts w:ascii="Calibri" w:eastAsia="Calibri" w:hAnsi="Calibri" w:cs="Calibri"/>
        </w:rPr>
      </w:pPr>
      <w:r>
        <w:rPr>
          <w:rFonts w:ascii="Calibri" w:eastAsia="Calibri" w:hAnsi="Calibri" w:cs="Calibri"/>
        </w:rPr>
        <w:lastRenderedPageBreak/>
        <w:t>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w:t>
      </w:r>
      <w:proofErr w:type="spellStart"/>
      <w:r>
        <w:rPr>
          <w:rFonts w:ascii="Calibri" w:eastAsia="Calibri" w:hAnsi="Calibri" w:cs="Calibri"/>
        </w:rPr>
        <w:t>Pasher</w:t>
      </w:r>
      <w:proofErr w:type="spellEnd"/>
      <w:r>
        <w:rPr>
          <w:rFonts w:ascii="Calibri" w:eastAsia="Calibri" w:hAnsi="Calibri" w:cs="Calibri"/>
        </w:rPr>
        <w:t xml:space="preserve"> et al., 2013; Pickell et al., 2015). Disturbances such as fire are essential processes that maintain the ecological organization of western boreal systems (Weber &amp; Flannigan, 1997), but the cumulative effects of decades of industrial development and fire suppression </w:t>
      </w:r>
      <w:commentRangeStart w:id="11"/>
      <w:commentRangeStart w:id="12"/>
      <w:r>
        <w:rPr>
          <w:rFonts w:ascii="Calibri" w:eastAsia="Calibri" w:hAnsi="Calibri" w:cs="Calibri"/>
        </w:rPr>
        <w:t xml:space="preserve">have eclipsed </w:t>
      </w:r>
      <w:r w:rsidR="004C0FBE">
        <w:rPr>
          <w:rFonts w:ascii="Calibri" w:eastAsia="Calibri" w:hAnsi="Calibri" w:cs="Calibri"/>
        </w:rPr>
        <w:t>disturbance</w:t>
      </w:r>
      <w:r w:rsidR="00200438">
        <w:rPr>
          <w:rFonts w:ascii="Calibri" w:eastAsia="Calibri" w:hAnsi="Calibri" w:cs="Calibri"/>
        </w:rPr>
        <w:t>s</w:t>
      </w:r>
      <w:r w:rsidR="004C0FBE">
        <w:rPr>
          <w:rFonts w:ascii="Calibri" w:eastAsia="Calibri" w:hAnsi="Calibri" w:cs="Calibri"/>
        </w:rPr>
        <w:t xml:space="preserve"> from </w:t>
      </w:r>
      <w:r>
        <w:rPr>
          <w:rFonts w:ascii="Calibri" w:eastAsia="Calibri" w:hAnsi="Calibri" w:cs="Calibri"/>
        </w:rPr>
        <w:t xml:space="preserve">natural processes </w:t>
      </w:r>
      <w:commentRangeEnd w:id="11"/>
      <w:r w:rsidR="002222DF">
        <w:rPr>
          <w:rStyle w:val="CommentReference"/>
        </w:rPr>
        <w:commentReference w:id="11"/>
      </w:r>
      <w:commentRangeEnd w:id="12"/>
      <w:r w:rsidR="0009054F">
        <w:rPr>
          <w:rStyle w:val="CommentReference"/>
        </w:rPr>
        <w:commentReference w:id="12"/>
      </w:r>
      <w:r>
        <w:rPr>
          <w:rFonts w:ascii="Calibri" w:eastAsia="Calibri" w:hAnsi="Calibri" w:cs="Calibri"/>
        </w:rPr>
        <w:t>to create an unprecedented spatial reorganization of boreal habitat and resources (Pickell et al., 2015). 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lines—linear features used to map underground oil and gas deposits—</w:t>
      </w:r>
      <w:r w:rsidR="00EF51BF">
        <w:rPr>
          <w:rFonts w:ascii="Calibri" w:eastAsia="Calibri" w:hAnsi="Calibri" w:cs="Calibri"/>
        </w:rPr>
        <w:t>now fragment</w:t>
      </w:r>
      <w:r>
        <w:rPr>
          <w:rFonts w:ascii="Calibri" w:eastAsia="Calibri" w:hAnsi="Calibri" w:cs="Calibri"/>
        </w:rPr>
        <w:t xml:space="preserve"> the western boreal</w:t>
      </w:r>
      <w:r w:rsidR="00EF51BF">
        <w:rPr>
          <w:rFonts w:ascii="Calibri" w:eastAsia="Calibri" w:hAnsi="Calibri" w:cs="Calibri"/>
        </w:rPr>
        <w:t xml:space="preserve"> forest (</w:t>
      </w:r>
      <w:proofErr w:type="spellStart"/>
      <w:r w:rsidR="00EF51BF">
        <w:rPr>
          <w:rFonts w:ascii="Calibri" w:eastAsia="Calibri" w:hAnsi="Calibri" w:cs="Calibri"/>
        </w:rPr>
        <w:t>Dabros</w:t>
      </w:r>
      <w:proofErr w:type="spellEnd"/>
      <w:r w:rsidR="00EF51BF">
        <w:rPr>
          <w:rFonts w:ascii="Calibri" w:eastAsia="Calibri" w:hAnsi="Calibri" w:cs="Calibri"/>
        </w:rPr>
        <w:t xml:space="preserve"> et al., 2018; Lee &amp; Boutin, 2006). Persistent industrial features create a disproportionate amount of forest edge, increase growth of early-seral vegetation, and establish linear movement corridors through </w:t>
      </w:r>
      <w:commentRangeStart w:id="13"/>
      <w:commentRangeStart w:id="14"/>
      <w:commentRangeStart w:id="15"/>
      <w:commentRangeStart w:id="16"/>
      <w:r>
        <w:rPr>
          <w:rFonts w:ascii="Calibri" w:eastAsia="Calibri" w:hAnsi="Calibri" w:cs="Calibri"/>
        </w:rPr>
        <w:t xml:space="preserve">otherwise intact tracts of </w:t>
      </w:r>
      <w:r w:rsidR="00873DBB">
        <w:rPr>
          <w:rFonts w:ascii="Calibri" w:eastAsia="Calibri" w:hAnsi="Calibri" w:cs="Calibri"/>
        </w:rPr>
        <w:t>dense forest habitat</w:t>
      </w:r>
      <w:r>
        <w:rPr>
          <w:rFonts w:ascii="Calibri" w:eastAsia="Calibri" w:hAnsi="Calibri" w:cs="Calibri"/>
        </w:rPr>
        <w:t>.</w:t>
      </w:r>
      <w:commentRangeEnd w:id="13"/>
      <w:r w:rsidR="002222DF">
        <w:rPr>
          <w:rStyle w:val="CommentReference"/>
        </w:rPr>
        <w:commentReference w:id="13"/>
      </w:r>
      <w:commentRangeEnd w:id="14"/>
      <w:r w:rsidR="00A47891">
        <w:rPr>
          <w:rStyle w:val="CommentReference"/>
        </w:rPr>
        <w:commentReference w:id="14"/>
      </w:r>
      <w:commentRangeEnd w:id="15"/>
      <w:r w:rsidR="00064630">
        <w:rPr>
          <w:rStyle w:val="CommentReference"/>
        </w:rPr>
        <w:commentReference w:id="15"/>
      </w:r>
      <w:commentRangeEnd w:id="16"/>
      <w:r w:rsidR="00873DBB">
        <w:rPr>
          <w:rStyle w:val="CommentReference"/>
        </w:rPr>
        <w:commentReference w:id="16"/>
      </w:r>
      <w:r>
        <w:rPr>
          <w:rFonts w:ascii="Calibri" w:eastAsia="Calibri" w:hAnsi="Calibri" w:cs="Calibri"/>
        </w:rPr>
        <w:t xml:space="preserve"> </w:t>
      </w:r>
      <w:r w:rsidR="00EF51BF">
        <w:rPr>
          <w:rFonts w:ascii="Calibri" w:eastAsia="Calibri" w:hAnsi="Calibri" w:cs="Calibri"/>
        </w:rPr>
        <w:t xml:space="preserve">These </w:t>
      </w:r>
      <w:r w:rsidR="00054A0A">
        <w:rPr>
          <w:rFonts w:ascii="Calibri" w:eastAsia="Calibri" w:hAnsi="Calibri" w:cs="Calibri"/>
        </w:rPr>
        <w:t>structural and functional changes have introduced forage subsidies</w:t>
      </w:r>
      <w:r w:rsidR="00706043">
        <w:rPr>
          <w:rFonts w:ascii="Calibri" w:eastAsia="Calibri" w:hAnsi="Calibri" w:cs="Calibri"/>
        </w:rPr>
        <w:t xml:space="preserve"> and movement subsidies</w:t>
      </w:r>
      <w:r w:rsidR="00054A0A">
        <w:rPr>
          <w:rFonts w:ascii="Calibri" w:eastAsia="Calibri" w:hAnsi="Calibri" w:cs="Calibri"/>
        </w:rPr>
        <w:t xml:space="preserve"> to boreal landscapes, setting the stage for</w:t>
      </w:r>
      <w:r w:rsidR="00873DBB">
        <w:rPr>
          <w:rFonts w:ascii="Calibri" w:eastAsia="Calibri" w:hAnsi="Calibri" w:cs="Calibri"/>
        </w:rPr>
        <w:t xml:space="preserve"> </w:t>
      </w:r>
      <w:proofErr w:type="spellStart"/>
      <w:r w:rsidR="00054A0A">
        <w:rPr>
          <w:rFonts w:ascii="Calibri" w:eastAsia="Calibri" w:hAnsi="Calibri" w:cs="Calibri"/>
        </w:rPr>
        <w:t>behavioural</w:t>
      </w:r>
      <w:proofErr w:type="spellEnd"/>
      <w:r w:rsidR="00873DBB">
        <w:rPr>
          <w:rFonts w:ascii="Calibri" w:eastAsia="Calibri" w:hAnsi="Calibri" w:cs="Calibri"/>
        </w:rPr>
        <w:t xml:space="preserve">- and population-level </w:t>
      </w:r>
      <w:r w:rsidR="00054A0A">
        <w:rPr>
          <w:rFonts w:ascii="Calibri" w:eastAsia="Calibri" w:hAnsi="Calibri" w:cs="Calibri"/>
        </w:rPr>
        <w:t>changes</w:t>
      </w:r>
      <w:r w:rsidR="00873DBB">
        <w:rPr>
          <w:rFonts w:ascii="Calibri" w:eastAsia="Calibri" w:hAnsi="Calibri" w:cs="Calibri"/>
        </w:rPr>
        <w:t xml:space="preserve"> </w:t>
      </w:r>
      <w:r w:rsidR="00054A0A">
        <w:rPr>
          <w:rFonts w:ascii="Calibri" w:eastAsia="Calibri" w:hAnsi="Calibri" w:cs="Calibri"/>
        </w:rPr>
        <w:t>to wildlife community composition that vary across species and across</w:t>
      </w:r>
      <w:del w:id="17" w:author="Emerald Arthurs" w:date="2025-05-02T09:50:00Z" w16du:dateUtc="2025-05-02T16:50:00Z">
        <w:r w:rsidR="00054A0A" w:rsidDel="00DD3158">
          <w:rPr>
            <w:rFonts w:ascii="Calibri" w:eastAsia="Calibri" w:hAnsi="Calibri" w:cs="Calibri"/>
          </w:rPr>
          <w:delText xml:space="preserve"> </w:delText>
        </w:r>
        <w:commentRangeStart w:id="18"/>
        <w:commentRangeStart w:id="19"/>
        <w:r w:rsidR="00054A0A" w:rsidDel="00DD3158">
          <w:rPr>
            <w:rFonts w:ascii="Calibri" w:eastAsia="Calibri" w:hAnsi="Calibri" w:cs="Calibri"/>
          </w:rPr>
          <w:delText>levels</w:delText>
        </w:r>
        <w:commentRangeEnd w:id="18"/>
        <w:r w:rsidR="00355D8D" w:rsidDel="00DD3158">
          <w:rPr>
            <w:rStyle w:val="CommentReference"/>
          </w:rPr>
          <w:commentReference w:id="18"/>
        </w:r>
      </w:del>
      <w:commentRangeEnd w:id="19"/>
      <w:r w:rsidR="00DD3158">
        <w:rPr>
          <w:rStyle w:val="CommentReference"/>
        </w:rPr>
        <w:commentReference w:id="19"/>
      </w:r>
      <w:ins w:id="20" w:author="Emerald Arthurs" w:date="2025-05-02T09:51:00Z" w16du:dateUtc="2025-05-02T16:51:00Z">
        <w:r w:rsidR="00DD3158">
          <w:rPr>
            <w:rFonts w:ascii="Calibri" w:eastAsia="Calibri" w:hAnsi="Calibri" w:cs="Calibri"/>
          </w:rPr>
          <w:t xml:space="preserve"> </w:t>
        </w:r>
      </w:ins>
      <w:ins w:id="21" w:author="Emerald Arthurs" w:date="2025-05-02T09:50:00Z" w16du:dateUtc="2025-05-02T16:50:00Z">
        <w:r w:rsidR="00DD3158">
          <w:rPr>
            <w:rFonts w:ascii="Calibri" w:eastAsia="Calibri" w:hAnsi="Calibri" w:cs="Calibri"/>
          </w:rPr>
          <w:t>varying intensities</w:t>
        </w:r>
      </w:ins>
      <w:r w:rsidR="00054A0A">
        <w:rPr>
          <w:rFonts w:ascii="Calibri" w:eastAsia="Calibri" w:hAnsi="Calibri" w:cs="Calibri"/>
        </w:rPr>
        <w:t xml:space="preserve"> of industrial development</w:t>
      </w:r>
      <w:r w:rsidR="00064630">
        <w:rPr>
          <w:rFonts w:ascii="Calibri" w:eastAsia="Calibri" w:hAnsi="Calibri" w:cs="Calibri"/>
        </w:rPr>
        <w:t xml:space="preserve"> </w:t>
      </w:r>
      <w:r w:rsidR="00054A0A">
        <w:rPr>
          <w:rFonts w:ascii="Calibri" w:eastAsia="Calibri" w:hAnsi="Calibri" w:cs="Calibri"/>
        </w:rPr>
        <w:t>(Venier et al., 2014)</w:t>
      </w:r>
    </w:p>
    <w:p w14:paraId="30229BF9" w14:textId="77777777" w:rsidR="00512322" w:rsidRDefault="00512322">
      <w:pPr>
        <w:spacing w:line="360" w:lineRule="auto"/>
        <w:ind w:firstLine="720"/>
        <w:rPr>
          <w:rFonts w:ascii="Calibri" w:eastAsia="Calibri" w:hAnsi="Calibri" w:cs="Calibri"/>
        </w:rPr>
      </w:pPr>
    </w:p>
    <w:p w14:paraId="6B9B251B" w14:textId="0E094CC4" w:rsidR="00512322" w:rsidRDefault="00000000" w:rsidP="001300F4">
      <w:pPr>
        <w:spacing w:line="360" w:lineRule="auto"/>
        <w:ind w:firstLine="720"/>
        <w:rPr>
          <w:rFonts w:ascii="Calibri" w:eastAsia="Calibri" w:hAnsi="Calibri" w:cs="Calibri"/>
        </w:rPr>
      </w:pPr>
      <w:r>
        <w:rPr>
          <w:rFonts w:ascii="Calibri" w:eastAsia="Calibri" w:hAnsi="Calibri" w:cs="Calibri"/>
        </w:rPr>
        <w:t>Confronted by these novel landscapes, the resident wildlife of the Boreal Plains must contend with the vast footprint of natural resource industries. Virtually all boreal mammals have been impacted positively or negatively by anthropogenic activities in the western boreal (</w:t>
      </w:r>
      <w:proofErr w:type="spellStart"/>
      <w:r>
        <w:rPr>
          <w:rFonts w:ascii="Calibri" w:eastAsia="Calibri" w:hAnsi="Calibri" w:cs="Calibri"/>
        </w:rPr>
        <w:t>Curveira</w:t>
      </w:r>
      <w:proofErr w:type="spellEnd"/>
      <w:r>
        <w:rPr>
          <w:rFonts w:ascii="Calibri" w:eastAsia="Calibri" w:hAnsi="Calibri" w:cs="Calibri"/>
        </w:rPr>
        <w:t xml:space="preserve">-Santos et al., 2024; Fisher &amp; Burton, 2018). Past research has heavily emphasized the effects of habitat and disturbance composition on boreal mammals, wherein </w:t>
      </w:r>
      <w:r w:rsidR="00054A0A">
        <w:rPr>
          <w:rFonts w:ascii="Calibri" w:eastAsia="Calibri" w:hAnsi="Calibri" w:cs="Calibri"/>
        </w:rPr>
        <w:t>altered</w:t>
      </w:r>
      <w:r>
        <w:rPr>
          <w:rFonts w:ascii="Calibri" w:eastAsia="Calibri" w:hAnsi="Calibri" w:cs="Calibri"/>
        </w:rPr>
        <w:t xml:space="preserve"> resource availability </w:t>
      </w:r>
      <w:r w:rsidR="00054A0A">
        <w:rPr>
          <w:rFonts w:ascii="Calibri" w:eastAsia="Calibri" w:hAnsi="Calibri" w:cs="Calibri"/>
        </w:rPr>
        <w:t>and</w:t>
      </w:r>
      <w:r w:rsidR="00EF51BF">
        <w:rPr>
          <w:rFonts w:ascii="Calibri" w:eastAsia="Calibri" w:hAnsi="Calibri" w:cs="Calibri"/>
        </w:rPr>
        <w:t xml:space="preserve"> movement </w:t>
      </w:r>
      <w:r w:rsidR="00054A0A">
        <w:rPr>
          <w:rFonts w:ascii="Calibri" w:eastAsia="Calibri" w:hAnsi="Calibri" w:cs="Calibri"/>
        </w:rPr>
        <w:t xml:space="preserve">has </w:t>
      </w:r>
      <w:r>
        <w:rPr>
          <w:rFonts w:ascii="Calibri" w:eastAsia="Calibri" w:hAnsi="Calibri" w:cs="Calibri"/>
        </w:rPr>
        <w:t xml:space="preserve">evoked a multitude of changes to population sizes, wildlife </w:t>
      </w:r>
      <w:proofErr w:type="spellStart"/>
      <w:r>
        <w:rPr>
          <w:rFonts w:ascii="Calibri" w:eastAsia="Calibri" w:hAnsi="Calibri" w:cs="Calibri"/>
        </w:rPr>
        <w:t>behaviours</w:t>
      </w:r>
      <w:proofErr w:type="spellEnd"/>
      <w:r>
        <w:rPr>
          <w:rFonts w:ascii="Calibri" w:eastAsia="Calibri" w:hAnsi="Calibri" w:cs="Calibri"/>
        </w:rPr>
        <w:t>, and trophic and competitive interactions among species (</w:t>
      </w:r>
      <w:proofErr w:type="spellStart"/>
      <w:r>
        <w:rPr>
          <w:rFonts w:ascii="Calibri" w:eastAsia="Calibri" w:hAnsi="Calibri" w:cs="Calibri"/>
        </w:rPr>
        <w:t>Burgar</w:t>
      </w:r>
      <w:proofErr w:type="spellEnd"/>
      <w:r>
        <w:rPr>
          <w:rFonts w:ascii="Calibri" w:eastAsia="Calibri" w:hAnsi="Calibri" w:cs="Calibri"/>
        </w:rPr>
        <w:t xml:space="preserve"> et al., 2019; Fisher &amp; Ladle, 2022; McKenzie et al., 2012; Tattersall et al., 2020). </w:t>
      </w:r>
      <w:r>
        <w:rPr>
          <w:rFonts w:ascii="Calibri" w:eastAsia="Calibri" w:hAnsi="Calibri" w:cs="Calibri"/>
        </w:rPr>
        <w:lastRenderedPageBreak/>
        <w:t xml:space="preserve">The effects of landscape configuration in the western boreal have received comparatively little attention, despite emerging empirical evidence that boreal wildlife responses to changing landscape structure can exceed predictions based on habitat composition alone (Smith et al., 2024). </w:t>
      </w:r>
    </w:p>
    <w:p w14:paraId="47BBF8FC" w14:textId="77777777" w:rsidR="00A47891" w:rsidRDefault="00A47891">
      <w:pPr>
        <w:spacing w:line="360" w:lineRule="auto"/>
        <w:ind w:firstLine="720"/>
        <w:rPr>
          <w:rFonts w:ascii="Calibri" w:eastAsia="Calibri" w:hAnsi="Calibri" w:cs="Calibri"/>
        </w:rPr>
      </w:pPr>
    </w:p>
    <w:p w14:paraId="39EB712C" w14:textId="0AFCA60C" w:rsidR="00512322" w:rsidRDefault="00000000">
      <w:pPr>
        <w:spacing w:line="360" w:lineRule="auto"/>
        <w:ind w:firstLine="720"/>
        <w:rPr>
          <w:rFonts w:ascii="Calibri" w:eastAsia="Calibri" w:hAnsi="Calibri" w:cs="Calibri"/>
        </w:rPr>
      </w:pPr>
      <w:r>
        <w:rPr>
          <w:rFonts w:ascii="Calibri" w:eastAsia="Calibri" w:hAnsi="Calibri" w:cs="Calibri"/>
        </w:rPr>
        <w:t xml:space="preserve">Discriminating the interacting roles of habitat composition and configuration is critical for predicting wildlife outcomes in the Boreal Plains (Côté et al., 2016).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w:t>
      </w:r>
      <w:proofErr w:type="spellStart"/>
      <w:r>
        <w:rPr>
          <w:rFonts w:ascii="Calibri" w:eastAsia="Calibri" w:hAnsi="Calibri" w:cs="Calibri"/>
        </w:rPr>
        <w:t>Didham</w:t>
      </w:r>
      <w:proofErr w:type="spellEnd"/>
      <w:r>
        <w:rPr>
          <w:rFonts w:ascii="Calibri" w:eastAsia="Calibri" w:hAnsi="Calibri" w:cs="Calibri"/>
        </w:rPr>
        <w:t xml:space="preserve">, 2010; Villard &amp; Metzger, 2014). In the Boreal Plains, where </w:t>
      </w:r>
      <w:commentRangeStart w:id="22"/>
      <w:commentRangeStart w:id="23"/>
      <w:del w:id="24" w:author="Emerald Arthurs" w:date="2025-05-02T09:51:00Z" w16du:dateUtc="2025-05-02T16:51:00Z">
        <w:r w:rsidDel="00DD3158">
          <w:rPr>
            <w:rFonts w:ascii="Calibri" w:eastAsia="Calibri" w:hAnsi="Calibri" w:cs="Calibri"/>
          </w:rPr>
          <w:delText xml:space="preserve">levels </w:delText>
        </w:r>
        <w:commentRangeEnd w:id="22"/>
        <w:r w:rsidR="00847DA0" w:rsidDel="00DD3158">
          <w:rPr>
            <w:rStyle w:val="CommentReference"/>
          </w:rPr>
          <w:commentReference w:id="22"/>
        </w:r>
      </w:del>
      <w:commentRangeEnd w:id="23"/>
      <w:r w:rsidR="00DD3158">
        <w:rPr>
          <w:rStyle w:val="CommentReference"/>
        </w:rPr>
        <w:commentReference w:id="23"/>
      </w:r>
      <w:ins w:id="25" w:author="Emerald Arthurs" w:date="2025-05-02T09:51:00Z" w16du:dateUtc="2025-05-02T16:51:00Z">
        <w:r w:rsidR="00DD3158">
          <w:rPr>
            <w:rFonts w:ascii="Calibri" w:eastAsia="Calibri" w:hAnsi="Calibri" w:cs="Calibri"/>
          </w:rPr>
          <w:t xml:space="preserve"> intensity </w:t>
        </w:r>
      </w:ins>
      <w:r>
        <w:rPr>
          <w:rFonts w:ascii="Calibri" w:eastAsia="Calibri" w:hAnsi="Calibri" w:cs="Calibri"/>
        </w:rPr>
        <w:t xml:space="preserve">of industrial land-use </w:t>
      </w:r>
      <w:proofErr w:type="gramStart"/>
      <w:r>
        <w:rPr>
          <w:rFonts w:ascii="Calibri" w:eastAsia="Calibri" w:hAnsi="Calibri" w:cs="Calibri"/>
        </w:rPr>
        <w:t>span</w:t>
      </w:r>
      <w:proofErr w:type="gramEnd"/>
      <w:r>
        <w:rPr>
          <w:rFonts w:ascii="Calibri" w:eastAsia="Calibri" w:hAnsi="Calibri" w:cs="Calibri"/>
        </w:rPr>
        <w:t xml:space="preserve"> large gradients, the effects of landscape structure are likely dependent on both spatial scale and characteristics of the habitat matrix. Thus, empirical studies that explicitly test species-specific relationships to landscape configuration and composition across spatial scales (e.g., </w:t>
      </w:r>
      <w:proofErr w:type="spellStart"/>
      <w:r>
        <w:rPr>
          <w:rFonts w:ascii="Calibri" w:eastAsia="Calibri" w:hAnsi="Calibri" w:cs="Calibri"/>
        </w:rPr>
        <w:t>Püttker</w:t>
      </w:r>
      <w:proofErr w:type="spellEnd"/>
      <w:r>
        <w:rPr>
          <w:rFonts w:ascii="Calibri" w:eastAsia="Calibri" w:hAnsi="Calibri" w:cs="Calibri"/>
        </w:rPr>
        <w:t xml:space="preserve"> et al., 2020) are critical to understanding the complete impacts of industrial development on boreal wildlife.</w:t>
      </w:r>
    </w:p>
    <w:p w14:paraId="18618246" w14:textId="77777777" w:rsidR="00512322" w:rsidRDefault="00512322">
      <w:pPr>
        <w:spacing w:line="360" w:lineRule="auto"/>
        <w:rPr>
          <w:rFonts w:ascii="Calibri" w:eastAsia="Calibri" w:hAnsi="Calibri" w:cs="Calibri"/>
        </w:rPr>
      </w:pPr>
    </w:p>
    <w:p w14:paraId="6FCF705F" w14:textId="761C2593" w:rsidR="00512322" w:rsidRDefault="00000000">
      <w:pPr>
        <w:spacing w:line="360" w:lineRule="auto"/>
        <w:ind w:firstLine="720"/>
        <w:rPr>
          <w:rFonts w:ascii="Calibri" w:eastAsia="Calibri" w:hAnsi="Calibri" w:cs="Calibri"/>
        </w:rPr>
      </w:pPr>
      <w:r>
        <w:rPr>
          <w:rFonts w:ascii="Calibri" w:eastAsia="Calibri" w:hAnsi="Calibri" w:cs="Calibri"/>
        </w:rPr>
        <w:t>In this study, we present a case study of the North American red squirrel (</w:t>
      </w:r>
      <w:proofErr w:type="spellStart"/>
      <w:r>
        <w:rPr>
          <w:rFonts w:ascii="Calibri" w:eastAsia="Calibri" w:hAnsi="Calibri" w:cs="Calibri"/>
          <w:i/>
        </w:rPr>
        <w:t>Tamiasciurus</w:t>
      </w:r>
      <w:proofErr w:type="spellEnd"/>
      <w:r>
        <w:rPr>
          <w:rFonts w:ascii="Calibri" w:eastAsia="Calibri" w:hAnsi="Calibri" w:cs="Calibri"/>
          <w:i/>
        </w:rPr>
        <w:t xml:space="preserve"> </w:t>
      </w:r>
      <w:proofErr w:type="spellStart"/>
      <w:r>
        <w:rPr>
          <w:rFonts w:ascii="Calibri" w:eastAsia="Calibri" w:hAnsi="Calibri" w:cs="Calibri"/>
          <w:i/>
        </w:rPr>
        <w:t>hudsonicus</w:t>
      </w:r>
      <w:proofErr w:type="spellEnd"/>
      <w:r>
        <w:rPr>
          <w:rFonts w:ascii="Calibri" w:eastAsia="Calibri" w:hAnsi="Calibri" w:cs="Calibri"/>
        </w:rPr>
        <w:t xml:space="preserve">) to investigate these concepts. Widespread throughout the Boreal Plains, red squirrels are </w:t>
      </w:r>
      <w:commentRangeStart w:id="26"/>
      <w:commentRangeStart w:id="27"/>
      <w:commentRangeStart w:id="28"/>
      <w:commentRangeStart w:id="29"/>
      <w:del w:id="30" w:author="Emerald Arthurs" w:date="2025-05-02T09:51:00Z" w16du:dateUtc="2025-05-02T16:51:00Z">
        <w:r w:rsidDel="00DD3158">
          <w:rPr>
            <w:rFonts w:ascii="Calibri" w:eastAsia="Calibri" w:hAnsi="Calibri" w:cs="Calibri"/>
          </w:rPr>
          <w:delText>seed predators</w:delText>
        </w:r>
      </w:del>
      <w:ins w:id="31" w:author="Emerald Arthurs" w:date="2025-05-02T09:51:00Z" w16du:dateUtc="2025-05-02T16:51:00Z">
        <w:r w:rsidR="00DD3158">
          <w:rPr>
            <w:rFonts w:ascii="Calibri" w:eastAsia="Calibri" w:hAnsi="Calibri" w:cs="Calibri"/>
          </w:rPr>
          <w:t xml:space="preserve"> </w:t>
        </w:r>
      </w:ins>
      <w:ins w:id="32" w:author="Emerald Arthurs" w:date="2025-05-02T09:52:00Z" w16du:dateUtc="2025-05-02T16:52:00Z">
        <w:r w:rsidR="00DD3158">
          <w:rPr>
            <w:rFonts w:ascii="Calibri" w:eastAsia="Calibri" w:hAnsi="Calibri" w:cs="Calibri"/>
          </w:rPr>
          <w:t>granivores</w:t>
        </w:r>
      </w:ins>
      <w:r>
        <w:rPr>
          <w:rFonts w:ascii="Calibri" w:eastAsia="Calibri" w:hAnsi="Calibri" w:cs="Calibri"/>
        </w:rPr>
        <w:t xml:space="preserve"> </w:t>
      </w:r>
      <w:commentRangeEnd w:id="26"/>
      <w:r w:rsidR="002222DF">
        <w:rPr>
          <w:rStyle w:val="CommentReference"/>
        </w:rPr>
        <w:commentReference w:id="26"/>
      </w:r>
      <w:commentRangeEnd w:id="27"/>
      <w:r w:rsidR="004C0FBE">
        <w:rPr>
          <w:rStyle w:val="CommentReference"/>
        </w:rPr>
        <w:commentReference w:id="27"/>
      </w:r>
      <w:commentRangeEnd w:id="28"/>
      <w:r w:rsidR="00847DA0">
        <w:rPr>
          <w:rStyle w:val="CommentReference"/>
        </w:rPr>
        <w:commentReference w:id="28"/>
      </w:r>
      <w:commentRangeEnd w:id="29"/>
      <w:r w:rsidR="00DD3158">
        <w:rPr>
          <w:rStyle w:val="CommentReference"/>
        </w:rPr>
        <w:commentReference w:id="29"/>
      </w:r>
      <w:r>
        <w:rPr>
          <w:rFonts w:ascii="Calibri" w:eastAsia="Calibri" w:hAnsi="Calibri" w:cs="Calibri"/>
        </w:rPr>
        <w:t>whose dependence on mature, cone-producing conifer or mixed-forest ecosystems has been demonstrated across multiple spatial scales and ecozones (Fisher et al., 2005; Larsen, 2009; McDermott et al., 2020; Rusch &amp; Reeder, 1978),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(reviewed by Fisher &amp; Wilkinson, 2005). Likewise, cleared anthropogenic features characteristic of the energy industry infrastructure may offer few resource subsidies. Landscape structure’s impact on red squirrels has mostly been explored in the context of agricultural matrices (Bayne &amp; Hobson, 2000; Patterson &amp; Malcolm, 2010</w:t>
      </w:r>
      <w:del w:id="33" w:author="Emerald Arthurs" w:date="2025-05-02T09:52:00Z" w16du:dateUtc="2025-05-02T16:52:00Z">
        <w:r w:rsidDel="00DD3158">
          <w:rPr>
            <w:rFonts w:ascii="Calibri" w:eastAsia="Calibri" w:hAnsi="Calibri" w:cs="Calibri"/>
          </w:rPr>
          <w:delText xml:space="preserve">; </w:delText>
        </w:r>
        <w:commentRangeStart w:id="34"/>
        <w:commentRangeStart w:id="35"/>
        <w:r w:rsidDel="00DD3158">
          <w:rPr>
            <w:rFonts w:ascii="Calibri" w:eastAsia="Calibri" w:hAnsi="Calibri" w:cs="Calibri"/>
          </w:rPr>
          <w:delText>but see Fisher et al., 2005</w:delText>
        </w:r>
        <w:commentRangeEnd w:id="34"/>
        <w:r w:rsidR="00847DA0" w:rsidDel="00DD3158">
          <w:rPr>
            <w:rStyle w:val="CommentReference"/>
          </w:rPr>
          <w:commentReference w:id="34"/>
        </w:r>
      </w:del>
      <w:commentRangeEnd w:id="35"/>
      <w:r w:rsidR="00DD3158">
        <w:rPr>
          <w:rStyle w:val="CommentReference"/>
        </w:rPr>
        <w:commentReference w:id="35"/>
      </w:r>
      <w:del w:id="36" w:author="Emerald Arthurs" w:date="2025-05-02T09:52:00Z" w16du:dateUtc="2025-05-02T16:52:00Z">
        <w:r w:rsidDel="00DD3158">
          <w:rPr>
            <w:rFonts w:ascii="Calibri" w:eastAsia="Calibri" w:hAnsi="Calibri" w:cs="Calibri"/>
          </w:rPr>
          <w:delText>).</w:delText>
        </w:r>
      </w:del>
      <w:ins w:id="37" w:author="Emerald Arthurs" w:date="2025-05-02T09:52:00Z" w16du:dateUtc="2025-05-02T16:52:00Z">
        <w:r w:rsidR="00DD3158">
          <w:rPr>
            <w:rFonts w:ascii="Calibri" w:eastAsia="Calibri" w:hAnsi="Calibri" w:cs="Calibri"/>
          </w:rPr>
          <w:t>)</w:t>
        </w:r>
      </w:ins>
      <w:ins w:id="38" w:author="Emerald Arthurs" w:date="2025-05-02T09:53:00Z" w16du:dateUtc="2025-05-02T16:53:00Z">
        <w:r w:rsidR="00DD3158">
          <w:rPr>
            <w:rFonts w:ascii="Calibri" w:eastAsia="Calibri" w:hAnsi="Calibri" w:cs="Calibri"/>
          </w:rPr>
          <w:t>; although Fisher et al. (2005) demons</w:t>
        </w:r>
      </w:ins>
      <w:ins w:id="39" w:author="Emerald Arthurs" w:date="2025-05-02T09:54:00Z" w16du:dateUtc="2025-05-02T16:54:00Z">
        <w:r w:rsidR="00DD3158">
          <w:rPr>
            <w:rFonts w:ascii="Calibri" w:eastAsia="Calibri" w:hAnsi="Calibri" w:cs="Calibri"/>
          </w:rPr>
          <w:t>trated impacts to red squirrel distribution in a boreal forest system.</w:t>
        </w:r>
      </w:ins>
      <w:r>
        <w:rPr>
          <w:rFonts w:ascii="Calibri" w:eastAsia="Calibri" w:hAnsi="Calibri" w:cs="Calibri"/>
        </w:rPr>
        <w:t xml:space="preserve"> In boreal systems, oil, gas, and timber development can introduce changes to vegetation structure along forest edges (Harper et al., 2015; R. S. Jackson et al., 2023) that may decrease landscape permeability and red squirrel movement (Bakker &amp; Van Vuren, 2004), affect squirrel </w:t>
      </w:r>
      <w:proofErr w:type="spellStart"/>
      <w:r>
        <w:rPr>
          <w:rFonts w:ascii="Calibri" w:eastAsia="Calibri" w:hAnsi="Calibri" w:cs="Calibri"/>
        </w:rPr>
        <w:t>behaviour</w:t>
      </w:r>
      <w:proofErr w:type="spellEnd"/>
      <w:r>
        <w:rPr>
          <w:rFonts w:ascii="Calibri" w:eastAsia="Calibri" w:hAnsi="Calibri" w:cs="Calibri"/>
        </w:rPr>
        <w:t xml:space="preserve"> (Anderson &amp; Boutin, 2002), or influence the abundance (Tattersall et al., 2020), and functional responses (McKenzie et al., 2012) of co-occurring predators. Even in heavily disturbed landscapes, the </w:t>
      </w:r>
      <w:r>
        <w:rPr>
          <w:rFonts w:ascii="Calibri" w:eastAsia="Calibri" w:hAnsi="Calibri" w:cs="Calibri"/>
        </w:rPr>
        <w:lastRenderedPageBreak/>
        <w:t xml:space="preserve">cumulative footprint of seismic lines represents a small amount of </w:t>
      </w:r>
      <w:ins w:id="40" w:author="Emerald Arthurs" w:date="2025-05-02T09:56:00Z" w16du:dateUtc="2025-05-02T16:56:00Z">
        <w:r w:rsidR="00DD3158">
          <w:rPr>
            <w:rFonts w:ascii="Calibri" w:eastAsia="Calibri" w:hAnsi="Calibri" w:cs="Calibri"/>
          </w:rPr>
          <w:t xml:space="preserve">actual </w:t>
        </w:r>
      </w:ins>
      <w:r>
        <w:rPr>
          <w:rFonts w:ascii="Calibri" w:eastAsia="Calibri" w:hAnsi="Calibri" w:cs="Calibri"/>
        </w:rPr>
        <w:t xml:space="preserve">habitat loss </w:t>
      </w:r>
      <w:commentRangeStart w:id="41"/>
      <w:commentRangeStart w:id="42"/>
      <w:del w:id="43" w:author="Emerald Arthurs" w:date="2025-05-02T09:55:00Z" w16du:dateUtc="2025-05-02T16:55:00Z">
        <w:r w:rsidDel="00DD3158">
          <w:rPr>
            <w:rFonts w:ascii="Calibri" w:eastAsia="Calibri" w:hAnsi="Calibri" w:cs="Calibri"/>
            <w:i/>
          </w:rPr>
          <w:delText>sensu stricto</w:delText>
        </w:r>
      </w:del>
      <w:del w:id="44" w:author="Emerald Arthurs" w:date="2025-05-02T09:56:00Z" w16du:dateUtc="2025-05-02T16:56:00Z">
        <w:r w:rsidDel="00DD3158">
          <w:rPr>
            <w:rFonts w:ascii="Calibri" w:eastAsia="Calibri" w:hAnsi="Calibri" w:cs="Calibri"/>
          </w:rPr>
          <w:delText xml:space="preserve"> </w:delText>
        </w:r>
        <w:commentRangeEnd w:id="41"/>
        <w:r w:rsidR="00847DA0" w:rsidDel="00DD3158">
          <w:rPr>
            <w:rStyle w:val="CommentReference"/>
          </w:rPr>
          <w:commentReference w:id="41"/>
        </w:r>
      </w:del>
      <w:commentRangeEnd w:id="42"/>
      <w:r w:rsidR="00DD3158">
        <w:rPr>
          <w:rStyle w:val="CommentReference"/>
        </w:rPr>
        <w:commentReference w:id="42"/>
      </w:r>
      <w:del w:id="45" w:author="Emerald Arthurs" w:date="2025-05-02T09:56:00Z" w16du:dateUtc="2025-05-02T16:56:00Z">
        <w:r w:rsidDel="00DD3158">
          <w:rPr>
            <w:rFonts w:ascii="Calibri" w:eastAsia="Calibri" w:hAnsi="Calibri" w:cs="Calibri"/>
          </w:rPr>
          <w:delText>f</w:delText>
        </w:r>
      </w:del>
      <w:r>
        <w:rPr>
          <w:rFonts w:ascii="Calibri" w:eastAsia="Calibri" w:hAnsi="Calibri" w:cs="Calibri"/>
        </w:rPr>
        <w:t>or red squirrels. A strict focus on the amount of environmental footprint is likely to underestimate true ecological effects due to the high density of industrial features and accompanying reconfiguration of habitat (</w:t>
      </w:r>
      <w:proofErr w:type="spellStart"/>
      <w:r>
        <w:rPr>
          <w:rFonts w:ascii="Calibri" w:eastAsia="Calibri" w:hAnsi="Calibri" w:cs="Calibri"/>
        </w:rPr>
        <w:t>Dabros</w:t>
      </w:r>
      <w:proofErr w:type="spellEnd"/>
      <w:r>
        <w:rPr>
          <w:rFonts w:ascii="Calibri" w:eastAsia="Calibri" w:hAnsi="Calibri" w:cs="Calibri"/>
        </w:rPr>
        <w:t xml:space="preserve"> et al., 2018). Explicitly testing the influences of composition and configuration on red squirrel distribution may yield valuable insights into the effects of landscape structure on ecological processes in rapidly changing Boreal Plains ecosystems more broadly.</w:t>
      </w:r>
    </w:p>
    <w:p w14:paraId="0416EE84" w14:textId="77777777" w:rsidR="00512322" w:rsidRDefault="00512322">
      <w:pPr>
        <w:spacing w:line="360" w:lineRule="auto"/>
        <w:rPr>
          <w:rFonts w:ascii="Calibri" w:eastAsia="Calibri" w:hAnsi="Calibri" w:cs="Calibri"/>
        </w:rPr>
      </w:pPr>
    </w:p>
    <w:p w14:paraId="7EBD50CD" w14:textId="09241640" w:rsidR="00512322" w:rsidRDefault="00000000" w:rsidP="00D4094D">
      <w:pPr>
        <w:spacing w:line="360" w:lineRule="auto"/>
        <w:ind w:firstLine="720"/>
        <w:rPr>
          <w:rFonts w:ascii="Calibri" w:eastAsia="Calibri" w:hAnsi="Calibri" w:cs="Calibri"/>
        </w:rPr>
      </w:pPr>
      <w:r>
        <w:rPr>
          <w:rFonts w:ascii="Calibri" w:eastAsia="Calibri" w:hAnsi="Calibri" w:cs="Calibri"/>
        </w:rPr>
        <w:t>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w:t>
      </w:r>
      <w:commentRangeStart w:id="46"/>
      <w:commentRangeStart w:id="47"/>
      <w:r>
        <w:rPr>
          <w:rFonts w:ascii="Calibri" w:eastAsia="Calibri" w:hAnsi="Calibri" w:cs="Calibri"/>
        </w:rPr>
        <w:t>: (</w:t>
      </w:r>
      <w:proofErr w:type="spellStart"/>
      <w:r>
        <w:rPr>
          <w:rFonts w:ascii="Calibri" w:eastAsia="Calibri" w:hAnsi="Calibri" w:cs="Calibri"/>
        </w:rPr>
        <w:t>i</w:t>
      </w:r>
      <w:proofErr w:type="spellEnd"/>
      <w:r>
        <w:rPr>
          <w:rFonts w:ascii="Calibri" w:eastAsia="Calibri" w:hAnsi="Calibri" w:cs="Calibri"/>
        </w:rPr>
        <w:t xml:space="preserve">) both </w:t>
      </w:r>
      <w:commentRangeStart w:id="48"/>
      <w:commentRangeStart w:id="49"/>
      <w:r>
        <w:rPr>
          <w:rFonts w:ascii="Calibri" w:eastAsia="Calibri" w:hAnsi="Calibri" w:cs="Calibri"/>
        </w:rPr>
        <w:t>habitat loss and fragmentation from industrial development would</w:t>
      </w:r>
      <w:r w:rsidR="00D66518">
        <w:rPr>
          <w:rFonts w:ascii="Calibri" w:eastAsia="Calibri" w:hAnsi="Calibri" w:cs="Calibri"/>
        </w:rPr>
        <w:t xml:space="preserve"> negatively</w:t>
      </w:r>
      <w:r>
        <w:rPr>
          <w:rFonts w:ascii="Calibri" w:eastAsia="Calibri" w:hAnsi="Calibri" w:cs="Calibri"/>
        </w:rPr>
        <w:t xml:space="preserve"> influence </w:t>
      </w:r>
      <w:commentRangeEnd w:id="48"/>
      <w:r w:rsidR="002A405E">
        <w:rPr>
          <w:rStyle w:val="CommentReference"/>
        </w:rPr>
        <w:commentReference w:id="48"/>
      </w:r>
      <w:commentRangeEnd w:id="49"/>
      <w:r w:rsidR="004C0FBE">
        <w:rPr>
          <w:rStyle w:val="CommentReference"/>
        </w:rPr>
        <w:commentReference w:id="49"/>
      </w:r>
      <w:r>
        <w:rPr>
          <w:rFonts w:ascii="Calibri" w:eastAsia="Calibri" w:hAnsi="Calibri" w:cs="Calibri"/>
        </w:rPr>
        <w:t>red squirrel distribution, but (ii) the independent effects of habitat fragmentation would be greatest in landscapes where the amount of anthropogenic disturbance was high.</w:t>
      </w:r>
      <w:ins w:id="50" w:author="Emerald Arthurs" w:date="2025-05-02T09:57:00Z" w16du:dateUtc="2025-05-02T16:57:00Z">
        <w:r w:rsidR="00DD3158">
          <w:rPr>
            <w:rFonts w:ascii="Calibri" w:eastAsia="Calibri" w:hAnsi="Calibri" w:cs="Calibri"/>
          </w:rPr>
          <w:t xml:space="preserve"> These hypotheses are aligned with the conceptual frame</w:t>
        </w:r>
      </w:ins>
      <w:ins w:id="51" w:author="Emerald Arthurs" w:date="2025-05-02T09:58:00Z" w16du:dateUtc="2025-05-02T16:58:00Z">
        <w:r w:rsidR="00DD3158">
          <w:rPr>
            <w:rFonts w:ascii="Calibri" w:eastAsia="Calibri" w:hAnsi="Calibri" w:cs="Calibri"/>
          </w:rPr>
          <w:t>s of fragmentation that suggest that the effects of fragmentation are contex</w:t>
        </w:r>
      </w:ins>
      <w:ins w:id="52" w:author="Emerald Arthurs" w:date="2025-05-02T09:59:00Z" w16du:dateUtc="2025-05-02T16:59:00Z">
        <w:r w:rsidR="00DD3158">
          <w:rPr>
            <w:rFonts w:ascii="Calibri" w:eastAsia="Calibri" w:hAnsi="Calibri" w:cs="Calibri"/>
          </w:rPr>
          <w:t>t-dependent and vary non-</w:t>
        </w:r>
        <w:r w:rsidR="00781279">
          <w:rPr>
            <w:rFonts w:ascii="Calibri" w:eastAsia="Calibri" w:hAnsi="Calibri" w:cs="Calibri"/>
          </w:rPr>
          <w:t>linearly with the amount of remaining habitat on the landscape</w:t>
        </w:r>
      </w:ins>
      <w:ins w:id="53" w:author="Emerald Arthurs" w:date="2025-05-02T10:00:00Z" w16du:dateUtc="2025-05-02T17:00:00Z">
        <w:r w:rsidR="00781279">
          <w:rPr>
            <w:rFonts w:ascii="Calibri" w:eastAsia="Calibri" w:hAnsi="Calibri" w:cs="Calibri"/>
          </w:rPr>
          <w:t xml:space="preserve"> (Andrén, 1994; </w:t>
        </w:r>
        <w:proofErr w:type="spellStart"/>
        <w:r w:rsidR="00781279">
          <w:rPr>
            <w:rFonts w:ascii="Calibri" w:eastAsia="Calibri" w:hAnsi="Calibri" w:cs="Calibri"/>
          </w:rPr>
          <w:t>Didham</w:t>
        </w:r>
        <w:proofErr w:type="spellEnd"/>
        <w:r w:rsidR="00781279">
          <w:rPr>
            <w:rFonts w:ascii="Calibri" w:eastAsia="Calibri" w:hAnsi="Calibri" w:cs="Calibri"/>
          </w:rPr>
          <w:t>, 201</w:t>
        </w:r>
        <w:r w:rsidR="00781279">
          <w:rPr>
            <w:rFonts w:ascii="Calibri" w:eastAsia="Calibri" w:hAnsi="Calibri" w:cs="Calibri"/>
          </w:rPr>
          <w:t>2</w:t>
        </w:r>
        <w:r w:rsidR="00781279">
          <w:rPr>
            <w:rFonts w:ascii="Calibri" w:eastAsia="Calibri" w:hAnsi="Calibri" w:cs="Calibri"/>
          </w:rPr>
          <w:t>; Villard &amp; Metzger, 2014</w:t>
        </w:r>
        <w:r w:rsidR="00781279">
          <w:rPr>
            <w:rFonts w:ascii="Calibri" w:eastAsia="Calibri" w:hAnsi="Calibri" w:cs="Calibri"/>
          </w:rPr>
          <w:t xml:space="preserve">) </w:t>
        </w:r>
      </w:ins>
      <w:ins w:id="54" w:author="Emerald Arthurs" w:date="2025-05-02T09:59:00Z" w16du:dateUtc="2025-05-02T16:59:00Z">
        <w:r w:rsidR="00781279">
          <w:rPr>
            <w:rFonts w:ascii="Calibri" w:eastAsia="Calibri" w:hAnsi="Calibri" w:cs="Calibri"/>
          </w:rPr>
          <w:t xml:space="preserve"> </w:t>
        </w:r>
      </w:ins>
      <w:ins w:id="55" w:author="Emerald Arthurs" w:date="2025-05-02T10:00:00Z" w16du:dateUtc="2025-05-02T17:00:00Z">
        <w:r w:rsidR="00781279">
          <w:rPr>
            <w:rFonts w:ascii="Calibri" w:eastAsia="Calibri" w:hAnsi="Calibri" w:cs="Calibri"/>
          </w:rPr>
          <w:t>—</w:t>
        </w:r>
      </w:ins>
      <w:ins w:id="56" w:author="Emerald Arthurs" w:date="2025-05-02T09:59:00Z" w16du:dateUtc="2025-05-02T16:59:00Z">
        <w:r w:rsidR="00781279">
          <w:rPr>
            <w:rFonts w:ascii="Calibri" w:eastAsia="Calibri" w:hAnsi="Calibri" w:cs="Calibri"/>
          </w:rPr>
          <w:t xml:space="preserve"> </w:t>
        </w:r>
      </w:ins>
      <w:ins w:id="57" w:author="Emerald Arthurs" w:date="2025-05-02T10:01:00Z" w16du:dateUtc="2025-05-02T17:01:00Z">
        <w:r w:rsidR="00781279">
          <w:rPr>
            <w:rFonts w:ascii="Calibri" w:eastAsia="Calibri" w:hAnsi="Calibri" w:cs="Calibri"/>
          </w:rPr>
          <w:t>wherein fragmentation may cause impacts that diverge from the im</w:t>
        </w:r>
      </w:ins>
      <w:ins w:id="58" w:author="Emerald Arthurs" w:date="2025-05-02T10:02:00Z" w16du:dateUtc="2025-05-02T17:02:00Z">
        <w:r w:rsidR="00781279">
          <w:rPr>
            <w:rFonts w:ascii="Calibri" w:eastAsia="Calibri" w:hAnsi="Calibri" w:cs="Calibri"/>
          </w:rPr>
          <w:t>pacts of habitat loss alone (</w:t>
        </w:r>
      </w:ins>
      <w:ins w:id="59" w:author="Emerald Arthurs" w:date="2025-05-02T10:02:00Z">
        <w:r w:rsidR="00781279" w:rsidRPr="00781279">
          <w:rPr>
            <w:rFonts w:ascii="Calibri" w:eastAsia="Calibri" w:hAnsi="Calibri" w:cs="Calibri"/>
            <w:lang w:val="en-CA"/>
          </w:rPr>
          <w:t xml:space="preserve">Andrén, 1994; Villard &amp; Metzger, 2014). </w:t>
        </w:r>
      </w:ins>
      <w:r>
        <w:rPr>
          <w:rFonts w:ascii="Calibri" w:eastAsia="Calibri" w:hAnsi="Calibri" w:cs="Calibri"/>
        </w:rPr>
        <w:t xml:space="preserve"> </w:t>
      </w:r>
      <w:commentRangeEnd w:id="46"/>
      <w:r w:rsidR="00A47891">
        <w:rPr>
          <w:rStyle w:val="CommentReference"/>
        </w:rPr>
        <w:commentReference w:id="46"/>
      </w:r>
      <w:commentRangeEnd w:id="47"/>
      <w:r w:rsidR="00200438">
        <w:rPr>
          <w:rStyle w:val="CommentReference"/>
        </w:rPr>
        <w:commentReference w:id="47"/>
      </w:r>
      <w:commentRangeStart w:id="60"/>
      <w:commentRangeStart w:id="61"/>
      <w:r>
        <w:rPr>
          <w:rFonts w:ascii="Calibri" w:eastAsia="Calibri" w:hAnsi="Calibri" w:cs="Calibri"/>
        </w:rPr>
        <w:t>To</w:t>
      </w:r>
      <w:commentRangeEnd w:id="60"/>
      <w:r w:rsidR="00847DA0">
        <w:rPr>
          <w:rStyle w:val="CommentReference"/>
        </w:rPr>
        <w:commentReference w:id="60"/>
      </w:r>
      <w:commentRangeEnd w:id="61"/>
      <w:r w:rsidR="00781279">
        <w:rPr>
          <w:rStyle w:val="CommentReference"/>
        </w:rPr>
        <w:commentReference w:id="61"/>
      </w:r>
      <w:r>
        <w:rPr>
          <w:rFonts w:ascii="Calibri" w:eastAsia="Calibri" w:hAnsi="Calibri" w:cs="Calibri"/>
        </w:rPr>
        <w:t xml:space="preserve">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r w:rsidR="001300F4">
        <w:rPr>
          <w:rFonts w:ascii="Calibri" w:eastAsia="Calibri" w:hAnsi="Calibri" w:cs="Calibri"/>
        </w:rPr>
        <w:t>landscapes and</w:t>
      </w:r>
      <w:r>
        <w:rPr>
          <w:rFonts w:ascii="Calibri" w:eastAsia="Calibri" w:hAnsi="Calibri" w:cs="Calibri"/>
        </w:rPr>
        <w:t xml:space="preserve"> derived three metrics representing the spatial pattern of habitat and disturbances: edge density created by anthropogenic features, effective mesh size, cohesion (isolation), and </w:t>
      </w:r>
      <w:r w:rsidR="00200438">
        <w:rPr>
          <w:rFonts w:ascii="Calibri" w:eastAsia="Calibri" w:hAnsi="Calibri" w:cs="Calibri"/>
        </w:rPr>
        <w:t>evenness</w:t>
      </w:r>
      <w:r>
        <w:rPr>
          <w:rFonts w:ascii="Calibri" w:eastAsia="Calibri" w:hAnsi="Calibri" w:cs="Calibri"/>
        </w:rPr>
        <w:t xml:space="preserve">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w:t>
      </w:r>
      <w:commentRangeStart w:id="62"/>
      <w:commentRangeStart w:id="63"/>
      <w:r>
        <w:rPr>
          <w:rFonts w:ascii="Calibri" w:eastAsia="Calibri" w:hAnsi="Calibri" w:cs="Calibri"/>
        </w:rPr>
        <w:t>disturbances would have a negative, context-dependent relationship with red squirrel relative abundance, that was strongest in landscapes with high amounts of total disturbance.</w:t>
      </w:r>
      <w:commentRangeEnd w:id="62"/>
      <w:r w:rsidR="00847DA0">
        <w:rPr>
          <w:rStyle w:val="CommentReference"/>
        </w:rPr>
        <w:commentReference w:id="62"/>
      </w:r>
      <w:commentRangeEnd w:id="63"/>
      <w:r w:rsidR="00781279">
        <w:rPr>
          <w:rStyle w:val="CommentReference"/>
        </w:rPr>
        <w:commentReference w:id="63"/>
      </w:r>
    </w:p>
    <w:p w14:paraId="3FD1C215" w14:textId="77777777" w:rsidR="00512322" w:rsidRDefault="00000000">
      <w:pPr>
        <w:pStyle w:val="Heading2"/>
        <w:spacing w:line="360" w:lineRule="auto"/>
      </w:pPr>
      <w:bookmarkStart w:id="64" w:name="_6xj2bywd0w5i" w:colFirst="0" w:colLast="0"/>
      <w:bookmarkEnd w:id="64"/>
      <w:r>
        <w:lastRenderedPageBreak/>
        <w:t>Methods</w:t>
      </w:r>
      <w:r>
        <w:tab/>
      </w:r>
      <w:r>
        <w:tab/>
      </w:r>
      <w:r>
        <w:tab/>
      </w:r>
      <w:r>
        <w:tab/>
      </w:r>
      <w:r>
        <w:tab/>
      </w:r>
      <w:r>
        <w:tab/>
      </w:r>
      <w:r>
        <w:tab/>
      </w:r>
    </w:p>
    <w:p w14:paraId="6D0F71F9" w14:textId="77777777" w:rsidR="00512322" w:rsidRDefault="00000000">
      <w:pPr>
        <w:pStyle w:val="Heading3"/>
        <w:spacing w:line="360" w:lineRule="auto"/>
      </w:pPr>
      <w:bookmarkStart w:id="65" w:name="_nuznztcgqd2h" w:colFirst="0" w:colLast="0"/>
      <w:bookmarkEnd w:id="65"/>
      <w:r>
        <w:t>Study area</w:t>
      </w:r>
    </w:p>
    <w:p w14:paraId="48AF272D" w14:textId="63DF4A87"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The Boreal Plains ecozone spans 740 000 km² of the boreal forest in </w:t>
      </w:r>
      <w:commentRangeStart w:id="66"/>
      <w:commentRangeStart w:id="67"/>
      <w:r>
        <w:rPr>
          <w:rFonts w:ascii="Calibri" w:eastAsia="Calibri" w:hAnsi="Calibri" w:cs="Calibri"/>
        </w:rPr>
        <w:t xml:space="preserve">Treaty 8 </w:t>
      </w:r>
      <w:r w:rsidR="00D66518">
        <w:rPr>
          <w:rFonts w:ascii="Calibri" w:eastAsia="Calibri" w:hAnsi="Calibri" w:cs="Calibri"/>
        </w:rPr>
        <w:t>t</w:t>
      </w:r>
      <w:r>
        <w:rPr>
          <w:rFonts w:ascii="Calibri" w:eastAsia="Calibri" w:hAnsi="Calibri" w:cs="Calibri"/>
        </w:rPr>
        <w:t>erritory</w:t>
      </w:r>
      <w:r w:rsidR="00D66518">
        <w:rPr>
          <w:rFonts w:ascii="Calibri" w:eastAsia="Calibri" w:hAnsi="Calibri" w:cs="Calibri"/>
        </w:rPr>
        <w:t xml:space="preserve"> of Alberta, Canada,</w:t>
      </w:r>
      <w:r>
        <w:rPr>
          <w:rFonts w:ascii="Calibri" w:eastAsia="Calibri" w:hAnsi="Calibri" w:cs="Calibri"/>
        </w:rPr>
        <w:t xml:space="preserve"> </w:t>
      </w:r>
      <w:commentRangeEnd w:id="66"/>
      <w:r w:rsidR="00CF2830">
        <w:rPr>
          <w:rStyle w:val="CommentReference"/>
        </w:rPr>
        <w:commentReference w:id="66"/>
      </w:r>
      <w:commentRangeEnd w:id="67"/>
      <w:r w:rsidR="004C0FBE">
        <w:rPr>
          <w:rStyle w:val="CommentReference"/>
        </w:rPr>
        <w:commentReference w:id="67"/>
      </w:r>
      <w:r>
        <w:rPr>
          <w:rFonts w:ascii="Calibri" w:eastAsia="Calibri" w:hAnsi="Calibri" w:cs="Calibri"/>
        </w:rPr>
        <w:t>and encompasses a wide variety of vegetative land cover, climate, productivity, and human activity</w:t>
      </w:r>
      <w:r w:rsidR="00CE3AC8">
        <w:rPr>
          <w:rFonts w:ascii="Calibri" w:eastAsia="Calibri" w:hAnsi="Calibri" w:cs="Calibri"/>
        </w:rPr>
        <w:t xml:space="preserve"> (Fig. 1A)</w:t>
      </w:r>
      <w:r>
        <w:rPr>
          <w:rFonts w:ascii="Calibri" w:eastAsia="Calibri" w:hAnsi="Calibri" w:cs="Calibri"/>
        </w:rPr>
        <w:t>. The region is characterized by a mosaic of aspen parkland, mixed broadleaf, white spruce, and jack pine forest, black spruce lowland forest, as well as wetlands, muskeg, fens, and lakes. We studied ten landscapes (Fig. 1</w:t>
      </w:r>
      <w:r w:rsidR="00CE3AC8">
        <w:rPr>
          <w:rFonts w:ascii="Calibri" w:eastAsia="Calibri" w:hAnsi="Calibri" w:cs="Calibri"/>
        </w:rPr>
        <w:t>B</w:t>
      </w:r>
      <w:r>
        <w:rPr>
          <w:rFonts w:ascii="Calibri" w:eastAsia="Calibri" w:hAnsi="Calibri" w:cs="Calibri"/>
        </w:rPr>
        <w:t xml:space="preserve">) representing aggregations of 3–5 watersheds with a total area of 1000–3000 km² (Bayne et al., 2021) across the Boreal Plains. Landscapes spanned a gradient of low–high industrial development intensity and a variety of anthropogenic land-use types that included timber harvesting, open pit bitumen mining, and </w:t>
      </w:r>
      <w:r>
        <w:rPr>
          <w:rFonts w:ascii="Calibri" w:eastAsia="Calibri" w:hAnsi="Calibri" w:cs="Calibri"/>
          <w:i/>
        </w:rPr>
        <w:t>in situ</w:t>
      </w:r>
      <w:r>
        <w:rPr>
          <w:rFonts w:ascii="Calibri" w:eastAsia="Calibri" w:hAnsi="Calibri" w:cs="Calibri"/>
        </w:rPr>
        <w:t xml:space="preserve"> oil and gas extraction. Common disturbance features included timber cut blocks, seismic exploration lines, well pads, roads, pipelines, and processing facilities (Fig. 1</w:t>
      </w:r>
      <w:r w:rsidR="00CE3AC8">
        <w:rPr>
          <w:rFonts w:ascii="Calibri" w:eastAsia="Calibri" w:hAnsi="Calibri" w:cs="Calibri"/>
        </w:rPr>
        <w:t>C</w:t>
      </w:r>
      <w:r>
        <w:rPr>
          <w:rFonts w:ascii="Calibri" w:eastAsia="Calibri" w:hAnsi="Calibri" w:cs="Calibri"/>
        </w:rPr>
        <w:t>) with varying degrees of human use or active restoration. Other common small- and medium-sized mammals in our study area included the American marten (</w:t>
      </w:r>
      <w:r>
        <w:rPr>
          <w:rFonts w:ascii="Calibri" w:eastAsia="Calibri" w:hAnsi="Calibri" w:cs="Calibri"/>
          <w:i/>
        </w:rPr>
        <w:t>Martes americana</w:t>
      </w:r>
      <w:r>
        <w:rPr>
          <w:rFonts w:ascii="Calibri" w:eastAsia="Calibri" w:hAnsi="Calibri" w:cs="Calibri"/>
        </w:rPr>
        <w:t>), fisher (</w:t>
      </w:r>
      <w:proofErr w:type="spellStart"/>
      <w:r>
        <w:rPr>
          <w:rFonts w:ascii="Calibri" w:eastAsia="Calibri" w:hAnsi="Calibri" w:cs="Calibri"/>
          <w:i/>
        </w:rPr>
        <w:t>Pekania</w:t>
      </w:r>
      <w:proofErr w:type="spellEnd"/>
      <w:r>
        <w:rPr>
          <w:rFonts w:ascii="Calibri" w:eastAsia="Calibri" w:hAnsi="Calibri" w:cs="Calibri"/>
          <w:i/>
        </w:rPr>
        <w:t xml:space="preserve"> pennanti</w:t>
      </w:r>
      <w:r>
        <w:rPr>
          <w:rFonts w:ascii="Calibri" w:eastAsia="Calibri" w:hAnsi="Calibri" w:cs="Calibri"/>
        </w:rPr>
        <w:t>), Canada lynx (</w:t>
      </w:r>
      <w:r>
        <w:rPr>
          <w:rFonts w:ascii="Calibri" w:eastAsia="Calibri" w:hAnsi="Calibri" w:cs="Calibri"/>
          <w:i/>
        </w:rPr>
        <w:t>Lynx canadensis</w:t>
      </w:r>
      <w:r>
        <w:rPr>
          <w:rFonts w:ascii="Calibri" w:eastAsia="Calibri" w:hAnsi="Calibri" w:cs="Calibri"/>
        </w:rPr>
        <w:t>), coyote (</w:t>
      </w:r>
      <w:r>
        <w:rPr>
          <w:rFonts w:ascii="Calibri" w:eastAsia="Calibri" w:hAnsi="Calibri" w:cs="Calibri"/>
          <w:i/>
        </w:rPr>
        <w:t>Canis latrans</w:t>
      </w:r>
      <w:r>
        <w:rPr>
          <w:rFonts w:ascii="Calibri" w:eastAsia="Calibri" w:hAnsi="Calibri" w:cs="Calibri"/>
        </w:rPr>
        <w:t>), snowshoe hare (</w:t>
      </w:r>
      <w:r>
        <w:rPr>
          <w:rFonts w:ascii="Calibri" w:eastAsia="Calibri" w:hAnsi="Calibri" w:cs="Calibri"/>
          <w:i/>
        </w:rPr>
        <w:t>Lepus americanus</w:t>
      </w:r>
      <w:r>
        <w:rPr>
          <w:rFonts w:ascii="Calibri" w:eastAsia="Calibri" w:hAnsi="Calibri" w:cs="Calibri"/>
        </w:rPr>
        <w:t>), and North American beaver (</w:t>
      </w:r>
      <w:r>
        <w:rPr>
          <w:rFonts w:ascii="Calibri" w:eastAsia="Calibri" w:hAnsi="Calibri" w:cs="Calibri"/>
          <w:i/>
        </w:rPr>
        <w:t>Castor canadensis</w:t>
      </w:r>
      <w:r>
        <w:rPr>
          <w:rFonts w:ascii="Calibri" w:eastAsia="Calibri" w:hAnsi="Calibri" w:cs="Calibri"/>
        </w:rPr>
        <w:t>), along with a diverse community of small rodents. Common avian predators of red squirrels included the northern goshawk (</w:t>
      </w:r>
      <w:r>
        <w:rPr>
          <w:rFonts w:ascii="Calibri" w:eastAsia="Calibri" w:hAnsi="Calibri" w:cs="Calibri"/>
          <w:i/>
        </w:rPr>
        <w:t>Accipiter gentilis</w:t>
      </w:r>
      <w:r>
        <w:rPr>
          <w:rFonts w:ascii="Calibri" w:eastAsia="Calibri" w:hAnsi="Calibri" w:cs="Calibri"/>
        </w:rPr>
        <w:t>) and great horned owl (</w:t>
      </w:r>
      <w:r>
        <w:rPr>
          <w:rFonts w:ascii="Calibri" w:eastAsia="Calibri" w:hAnsi="Calibri" w:cs="Calibri"/>
          <w:i/>
        </w:rPr>
        <w:t>Bubo virginianus</w:t>
      </w:r>
      <w:r>
        <w:rPr>
          <w:rFonts w:ascii="Calibri" w:eastAsia="Calibri" w:hAnsi="Calibri" w:cs="Calibri"/>
        </w:rPr>
        <w:t>).</w:t>
      </w:r>
    </w:p>
    <w:p w14:paraId="027EC66A" w14:textId="77CFDD16" w:rsidR="00512322" w:rsidRPr="00636173" w:rsidRDefault="00000000">
      <w:pPr>
        <w:pStyle w:val="Heading3"/>
        <w:spacing w:line="360" w:lineRule="auto"/>
        <w:rPr>
          <w:iCs/>
        </w:rPr>
      </w:pPr>
      <w:bookmarkStart w:id="68" w:name="_hnlj1842pz0d" w:colFirst="0" w:colLast="0"/>
      <w:bookmarkEnd w:id="68"/>
      <w:r w:rsidRPr="00636173">
        <w:rPr>
          <w:iCs/>
        </w:rPr>
        <w:t>Camera trapping and wildlife occurrence data</w:t>
      </w:r>
    </w:p>
    <w:p w14:paraId="576424B0" w14:textId="3FF4BAA7" w:rsidR="00D4094D" w:rsidRDefault="00000000">
      <w:pPr>
        <w:spacing w:line="360" w:lineRule="auto"/>
        <w:ind w:firstLine="720"/>
        <w:rPr>
          <w:rFonts w:ascii="Calibri" w:eastAsia="Calibri" w:hAnsi="Calibri" w:cs="Calibri"/>
        </w:rPr>
      </w:pPr>
      <w:r>
        <w:rPr>
          <w:rFonts w:ascii="Calibri" w:eastAsia="Calibri" w:hAnsi="Calibri" w:cs="Calibri"/>
        </w:rPr>
        <w:t xml:space="preserve">We deployed motion-activated camera traps within each of our ten landscapes between 2021 and 2024 with the </w:t>
      </w:r>
      <w:r w:rsidR="004C0FBE">
        <w:rPr>
          <w:rFonts w:ascii="Calibri" w:eastAsia="Calibri" w:hAnsi="Calibri" w:cs="Calibri"/>
        </w:rPr>
        <w:t xml:space="preserve">initial </w:t>
      </w:r>
      <w:r>
        <w:rPr>
          <w:rFonts w:ascii="Calibri" w:eastAsia="Calibri" w:hAnsi="Calibri" w:cs="Calibri"/>
        </w:rPr>
        <w:t xml:space="preserve">purpose of monitoring medium- to large-sized mammals </w:t>
      </w:r>
      <w:r w:rsidR="00D00821">
        <w:rPr>
          <w:rFonts w:ascii="Calibri" w:eastAsia="Calibri" w:hAnsi="Calibri" w:cs="Calibri"/>
        </w:rPr>
        <w:t xml:space="preserve">ranging in size from red squirrel to </w:t>
      </w:r>
      <w:del w:id="69" w:author="Marissa Dyck" w:date="2025-05-01T10:25:00Z" w16du:dateUtc="2025-05-01T17:25:00Z">
        <w:r w:rsidDel="00847DA0">
          <w:rPr>
            <w:rFonts w:ascii="Calibri" w:eastAsia="Calibri" w:hAnsi="Calibri" w:cs="Calibri"/>
          </w:rPr>
          <w:delText xml:space="preserve"> </w:delText>
        </w:r>
      </w:del>
      <w:r>
        <w:rPr>
          <w:rFonts w:ascii="Calibri" w:eastAsia="Calibri" w:hAnsi="Calibri" w:cs="Calibri"/>
        </w:rPr>
        <w:t>moose (Fig. 1).</w:t>
      </w:r>
      <w:ins w:id="70" w:author="Emerald Arthurs" w:date="2025-05-02T10:04:00Z" w16du:dateUtc="2025-05-02T17:04:00Z">
        <w:r w:rsidR="00781279">
          <w:rPr>
            <w:rFonts w:ascii="Calibri" w:eastAsia="Calibri" w:hAnsi="Calibri" w:cs="Calibri"/>
          </w:rPr>
          <w:t xml:space="preserve"> Landscapes were delineated and classified from Low to High Development</w:t>
        </w:r>
      </w:ins>
      <w:ins w:id="71" w:author="Emerald Arthurs" w:date="2025-05-02T10:05:00Z" w16du:dateUtc="2025-05-02T17:05:00Z">
        <w:r w:rsidR="00781279">
          <w:rPr>
            <w:rFonts w:ascii="Calibri" w:eastAsia="Calibri" w:hAnsi="Calibri" w:cs="Calibri"/>
          </w:rPr>
          <w:t xml:space="preserve"> and stratified following Bayne et al (2021). Within each landscape, </w:t>
        </w:r>
      </w:ins>
      <w:del w:id="72" w:author="Emerald Arthurs" w:date="2025-05-02T10:05:00Z" w16du:dateUtc="2025-05-02T17:05:00Z">
        <w:r w:rsidDel="00781279">
          <w:rPr>
            <w:rFonts w:ascii="Calibri" w:eastAsia="Calibri" w:hAnsi="Calibri" w:cs="Calibri"/>
          </w:rPr>
          <w:delText xml:space="preserve"> </w:delText>
        </w:r>
      </w:del>
      <w:ins w:id="73" w:author="Emerald Arthurs" w:date="2025-05-02T10:05:00Z" w16du:dateUtc="2025-05-02T17:05:00Z">
        <w:r w:rsidR="00781279">
          <w:rPr>
            <w:rFonts w:ascii="Calibri" w:eastAsia="Calibri" w:hAnsi="Calibri" w:cs="Calibri"/>
          </w:rPr>
          <w:t>c</w:t>
        </w:r>
      </w:ins>
      <w:commentRangeStart w:id="74"/>
      <w:commentRangeStart w:id="75"/>
      <w:del w:id="76" w:author="Emerald Arthurs" w:date="2025-05-02T10:05:00Z" w16du:dateUtc="2025-05-02T17:05:00Z">
        <w:r w:rsidDel="00781279">
          <w:rPr>
            <w:rFonts w:ascii="Calibri" w:eastAsia="Calibri" w:hAnsi="Calibri" w:cs="Calibri"/>
          </w:rPr>
          <w:delText>C</w:delText>
        </w:r>
      </w:del>
      <w:r>
        <w:rPr>
          <w:rFonts w:ascii="Calibri" w:eastAsia="Calibri" w:hAnsi="Calibri" w:cs="Calibri"/>
        </w:rPr>
        <w:t xml:space="preserve">ameras were deployed using a constrained stratified sampling design. </w:t>
      </w:r>
      <w:commentRangeEnd w:id="74"/>
      <w:r w:rsidR="00847DA0">
        <w:rPr>
          <w:rStyle w:val="CommentReference"/>
        </w:rPr>
        <w:commentReference w:id="74"/>
      </w:r>
      <w:commentRangeEnd w:id="75"/>
      <w:r w:rsidR="00781279">
        <w:rPr>
          <w:rStyle w:val="CommentReference"/>
        </w:rPr>
        <w:commentReference w:id="75"/>
      </w:r>
      <w:r>
        <w:rPr>
          <w:rFonts w:ascii="Calibri" w:eastAsia="Calibri" w:hAnsi="Calibri" w:cs="Calibri"/>
        </w:rPr>
        <w:t>First, we divided landscapes into 2 km</w:t>
      </w:r>
      <w:r>
        <w:rPr>
          <w:rFonts w:ascii="Calibri" w:eastAsia="Calibri" w:hAnsi="Calibri" w:cs="Calibri"/>
          <w:vertAlign w:val="superscript"/>
        </w:rPr>
        <w:t>2</w:t>
      </w:r>
      <w:r>
        <w:rPr>
          <w:rFonts w:ascii="Calibri" w:eastAsia="Calibri" w:hAnsi="Calibri" w:cs="Calibr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w:t>
      </w:r>
      <w:proofErr w:type="spellStart"/>
      <w:r>
        <w:rPr>
          <w:rFonts w:ascii="Calibri" w:eastAsia="Calibri" w:hAnsi="Calibri" w:cs="Calibri"/>
        </w:rPr>
        <w:t>neighbouring</w:t>
      </w:r>
      <w:proofErr w:type="spellEnd"/>
      <w:r>
        <w:rPr>
          <w:rFonts w:ascii="Calibri" w:eastAsia="Calibri" w:hAnsi="Calibri" w:cs="Calibri"/>
        </w:rPr>
        <w:t xml:space="preserve"> camera placements</w:t>
      </w:r>
      <w:r w:rsidR="00CF2830">
        <w:rPr>
          <w:rFonts w:ascii="Calibri" w:eastAsia="Calibri" w:hAnsi="Calibri" w:cs="Calibri"/>
        </w:rPr>
        <w:t xml:space="preserve"> in adjacent cells</w:t>
      </w:r>
      <w:r>
        <w:rPr>
          <w:rFonts w:ascii="Calibri" w:eastAsia="Calibri" w:hAnsi="Calibri" w:cs="Calibri"/>
        </w:rPr>
        <w:t xml:space="preserve"> to maintain independent sampling. Infrared camera traps (</w:t>
      </w:r>
      <w:proofErr w:type="spellStart"/>
      <w:r>
        <w:rPr>
          <w:rFonts w:ascii="Calibri" w:eastAsia="Calibri" w:hAnsi="Calibri" w:cs="Calibri"/>
        </w:rPr>
        <w:t>Reconyx</w:t>
      </w:r>
      <w:proofErr w:type="spellEnd"/>
      <w:r>
        <w:rPr>
          <w:rFonts w:ascii="Calibri" w:eastAsia="Calibri" w:hAnsi="Calibri" w:cs="Calibri"/>
        </w:rPr>
        <w:t xml:space="preserve"> PC900 </w:t>
      </w:r>
      <w:proofErr w:type="spellStart"/>
      <w:r>
        <w:rPr>
          <w:rFonts w:ascii="Calibri" w:eastAsia="Calibri" w:hAnsi="Calibri" w:cs="Calibri"/>
        </w:rPr>
        <w:t>Hyperfire</w:t>
      </w:r>
      <w:proofErr w:type="spellEnd"/>
      <w:r>
        <w:rPr>
          <w:rFonts w:ascii="Calibri" w:eastAsia="Calibri" w:hAnsi="Calibri" w:cs="Calibri"/>
        </w:rPr>
        <w:t xml:space="preserve"> or </w:t>
      </w:r>
      <w:proofErr w:type="spellStart"/>
      <w:r>
        <w:rPr>
          <w:rFonts w:ascii="Calibri" w:eastAsia="Calibri" w:hAnsi="Calibri" w:cs="Calibri"/>
        </w:rPr>
        <w:t>Hyperfire</w:t>
      </w:r>
      <w:proofErr w:type="spellEnd"/>
      <w:r>
        <w:rPr>
          <w:rFonts w:ascii="Calibri" w:eastAsia="Calibri" w:hAnsi="Calibri" w:cs="Calibri"/>
        </w:rPr>
        <w:t xml:space="preserve"> II Professional; Holmen, WI, USA) were placed </w:t>
      </w:r>
      <w:r>
        <w:rPr>
          <w:rFonts w:ascii="Calibri" w:eastAsia="Calibri" w:hAnsi="Calibri" w:cs="Calibri"/>
        </w:rPr>
        <w:lastRenderedPageBreak/>
        <w:t xml:space="preserve">approximately 100 cm above the ground, facing a wildlife trail 3–7 meters away. To avoid confounding movement with habitat use (Stewart et al., 2018), cameras used in analyses were not directly deployed on human trails or seismic lines unless these features had </w:t>
      </w:r>
      <w:commentRangeStart w:id="77"/>
      <w:commentRangeStart w:id="78"/>
      <w:r>
        <w:rPr>
          <w:rFonts w:ascii="Calibri" w:eastAsia="Calibri" w:hAnsi="Calibri" w:cs="Calibri"/>
        </w:rPr>
        <w:t>clear wildlife signs</w:t>
      </w:r>
      <w:commentRangeEnd w:id="77"/>
      <w:r w:rsidR="00CF2830">
        <w:rPr>
          <w:rStyle w:val="CommentReference"/>
        </w:rPr>
        <w:commentReference w:id="77"/>
      </w:r>
      <w:commentRangeEnd w:id="78"/>
      <w:r w:rsidR="00D00821">
        <w:rPr>
          <w:rStyle w:val="CommentReference"/>
        </w:rPr>
        <w:commentReference w:id="78"/>
      </w:r>
      <w:r w:rsidR="00D00821">
        <w:rPr>
          <w:rFonts w:ascii="Calibri" w:eastAsia="Calibri" w:hAnsi="Calibri" w:cs="Calibri"/>
        </w:rPr>
        <w:t xml:space="preserve"> including scat, digging, or abundant tracks</w:t>
      </w:r>
      <w:commentRangeStart w:id="79"/>
      <w:commentRangeStart w:id="80"/>
      <w:r>
        <w:rPr>
          <w:rFonts w:ascii="Calibri" w:eastAsia="Calibri" w:hAnsi="Calibri" w:cs="Calibri"/>
        </w:rPr>
        <w:t>. To maximize wildlife detectability</w:t>
      </w:r>
      <w:ins w:id="81" w:author="Emerald Arthurs" w:date="2025-05-02T10:07:00Z" w16du:dateUtc="2025-05-02T17:07:00Z">
        <w:r w:rsidR="00781279">
          <w:rPr>
            <w:rFonts w:ascii="Calibri" w:eastAsia="Calibri" w:hAnsi="Calibri" w:cs="Calibri"/>
          </w:rPr>
          <w:t xml:space="preserve"> (Stewart et al., 2019)</w:t>
        </w:r>
      </w:ins>
      <w:r>
        <w:rPr>
          <w:rFonts w:ascii="Calibri" w:eastAsia="Calibri" w:hAnsi="Calibri" w:cs="Calibri"/>
        </w:rPr>
        <w:t>, we applied a scent lure (O’Gorman’s Long Distance Call, MT, USA) once at each site at the time of deployment (either September or October</w:t>
      </w:r>
      <w:commentRangeEnd w:id="79"/>
      <w:r w:rsidR="00847DA0">
        <w:rPr>
          <w:rStyle w:val="CommentReference"/>
        </w:rPr>
        <w:commentReference w:id="79"/>
      </w:r>
      <w:commentRangeEnd w:id="80"/>
      <w:r w:rsidR="00781279">
        <w:rPr>
          <w:rStyle w:val="CommentReference"/>
        </w:rPr>
        <w:commentReference w:id="80"/>
      </w:r>
      <w:r>
        <w:rPr>
          <w:rFonts w:ascii="Calibri" w:eastAsia="Calibri" w:hAnsi="Calibri" w:cs="Calibri"/>
        </w:rPr>
        <w:t>). Camera traps were programmed to take photos continuously at high sensitivity when movement was detected within the field of view. A total of 430 cameras were deployed across the ten landscapes (</w:t>
      </w:r>
      <w:commentRangeStart w:id="82"/>
      <w:commentRangeStart w:id="83"/>
      <w:r>
        <w:rPr>
          <w:rFonts w:ascii="Calibri" w:eastAsia="Calibri" w:hAnsi="Calibri" w:cs="Calibri"/>
        </w:rPr>
        <w:t xml:space="preserve">mean </w:t>
      </w:r>
      <w:r w:rsidR="0009054F">
        <w:rPr>
          <w:rFonts w:ascii="Calibri" w:eastAsia="Calibri" w:hAnsi="Calibri" w:cs="Calibri"/>
        </w:rPr>
        <w:t xml:space="preserve">= </w:t>
      </w:r>
      <w:r>
        <w:rPr>
          <w:rFonts w:ascii="Calibri" w:eastAsia="Calibri" w:hAnsi="Calibri" w:cs="Calibri"/>
        </w:rPr>
        <w:t>43</w:t>
      </w:r>
      <w:r w:rsidR="0009054F">
        <w:rPr>
          <w:rFonts w:ascii="Calibri" w:eastAsia="Calibri" w:hAnsi="Calibri" w:cs="Calibri"/>
        </w:rPr>
        <w:t xml:space="preserve"> cameras</w:t>
      </w:r>
      <w:r>
        <w:rPr>
          <w:rFonts w:ascii="Calibri" w:eastAsia="Calibri" w:hAnsi="Calibri" w:cs="Calibri"/>
        </w:rPr>
        <w:t xml:space="preserve"> per landscape</w:t>
      </w:r>
      <w:commentRangeEnd w:id="82"/>
      <w:r w:rsidR="00D85636">
        <w:rPr>
          <w:rStyle w:val="CommentReference"/>
        </w:rPr>
        <w:commentReference w:id="82"/>
      </w:r>
      <w:commentRangeEnd w:id="83"/>
      <w:r w:rsidR="0009054F">
        <w:rPr>
          <w:rStyle w:val="CommentReference"/>
        </w:rPr>
        <w:commentReference w:id="83"/>
      </w:r>
      <w:r>
        <w:rPr>
          <w:rFonts w:ascii="Calibri" w:eastAsia="Calibri" w:hAnsi="Calibri" w:cs="Calibri"/>
        </w:rPr>
        <w:t xml:space="preserve">, range </w:t>
      </w:r>
      <w:r w:rsidR="0009054F">
        <w:rPr>
          <w:rFonts w:ascii="Calibri" w:eastAsia="Calibri" w:hAnsi="Calibri" w:cs="Calibri"/>
        </w:rPr>
        <w:t xml:space="preserve">= </w:t>
      </w:r>
      <w:r>
        <w:rPr>
          <w:rFonts w:ascii="Calibri" w:eastAsia="Calibri" w:hAnsi="Calibri" w:cs="Calibri"/>
        </w:rPr>
        <w:t>36–50</w:t>
      </w:r>
      <w:r w:rsidR="0009054F">
        <w:rPr>
          <w:rFonts w:ascii="Calibri" w:eastAsia="Calibri" w:hAnsi="Calibri" w:cs="Calibri"/>
        </w:rPr>
        <w:t xml:space="preserve"> cameras, SD = 5.7 cameras</w:t>
      </w:r>
      <w:r>
        <w:rPr>
          <w:rFonts w:ascii="Calibri" w:eastAsia="Calibri" w:hAnsi="Calibri" w:cs="Calibri"/>
        </w:rPr>
        <w:t>). Within the 2021–2024 sampling period, each camera was deployed for approximately one year (autumn to autumn; mean=347 days, SD= 67.2 days)</w:t>
      </w:r>
      <w:r w:rsidR="00D4094D">
        <w:rPr>
          <w:rFonts w:ascii="Calibri" w:eastAsia="Calibri" w:hAnsi="Calibri" w:cs="Calibri"/>
        </w:rPr>
        <w:t>.</w:t>
      </w:r>
    </w:p>
    <w:p w14:paraId="781A06DC" w14:textId="77777777" w:rsidR="00512322" w:rsidRDefault="00512322" w:rsidP="00D4094D">
      <w:pPr>
        <w:spacing w:line="360" w:lineRule="auto"/>
        <w:ind w:firstLine="720"/>
        <w:rPr>
          <w:rFonts w:ascii="Calibri" w:eastAsia="Calibri" w:hAnsi="Calibri" w:cs="Calibri"/>
        </w:rPr>
      </w:pPr>
    </w:p>
    <w:p w14:paraId="48D09E33" w14:textId="131B8DE1"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To quantify the occurrence of red squirrels in each landscape, all images of wildlife occurrences </w:t>
      </w:r>
      <w:r w:rsidR="00CE3AC8">
        <w:rPr>
          <w:rFonts w:ascii="Calibri" w:eastAsia="Calibri" w:hAnsi="Calibri" w:cs="Calibri"/>
        </w:rPr>
        <w:t xml:space="preserve">(e.g., Fig. 1D, Fig. 1E, Fig. 1F) </w:t>
      </w:r>
      <w:r>
        <w:rPr>
          <w:rFonts w:ascii="Calibri" w:eastAsia="Calibri" w:hAnsi="Calibri" w:cs="Calibri"/>
        </w:rPr>
        <w:t xml:space="preserve">were </w:t>
      </w:r>
      <w:commentRangeStart w:id="84"/>
      <w:commentRangeStart w:id="85"/>
      <w:commentRangeStart w:id="86"/>
      <w:r w:rsidR="00D85636">
        <w:rPr>
          <w:rFonts w:ascii="Calibri" w:eastAsia="Calibri" w:hAnsi="Calibri" w:cs="Calibri"/>
        </w:rPr>
        <w:t xml:space="preserve">manually </w:t>
      </w:r>
      <w:r>
        <w:rPr>
          <w:rFonts w:ascii="Calibri" w:eastAsia="Calibri" w:hAnsi="Calibri" w:cs="Calibri"/>
        </w:rPr>
        <w:t xml:space="preserve">reviewed </w:t>
      </w:r>
      <w:commentRangeEnd w:id="84"/>
      <w:r w:rsidR="00D85636">
        <w:rPr>
          <w:rStyle w:val="CommentReference"/>
        </w:rPr>
        <w:commentReference w:id="84"/>
      </w:r>
      <w:commentRangeEnd w:id="85"/>
      <w:r w:rsidR="00C26305">
        <w:rPr>
          <w:rStyle w:val="CommentReference"/>
        </w:rPr>
        <w:commentReference w:id="85"/>
      </w:r>
      <w:commentRangeEnd w:id="86"/>
      <w:r w:rsidR="00D00821">
        <w:rPr>
          <w:rStyle w:val="CommentReference"/>
        </w:rPr>
        <w:commentReference w:id="86"/>
      </w:r>
      <w:r>
        <w:rPr>
          <w:rFonts w:ascii="Calibri" w:eastAsia="Calibri" w:hAnsi="Calibri" w:cs="Calibri"/>
        </w:rPr>
        <w:t xml:space="preserve">and classified to the species level using the image processing software Timelapse 2.0 (Greenberg et al., 2019), then aggregated to identify independent detections of red squirrels. We defined independent detection events for red squirrels as those occurring &gt;30 minutes apart at a given camera site. Previous evidence suggests that independent detections of red squirrels correlate well with density estimates from other field methods (Villette et al., 2017). </w:t>
      </w:r>
      <w:commentRangeStart w:id="87"/>
      <w:commentRangeStart w:id="88"/>
      <w:del w:id="89" w:author="Emerald Arthurs" w:date="2025-05-02T10:10:00Z" w16du:dateUtc="2025-05-02T17:10:00Z">
        <w:r w:rsidDel="006B06FC">
          <w:rPr>
            <w:rFonts w:ascii="Calibri" w:eastAsia="Calibri" w:hAnsi="Calibri" w:cs="Calibri"/>
          </w:rPr>
          <w:delText xml:space="preserve">Our models were insensitive to independent detections defined using different time thresholds (5 min, 30 min, 60 min). </w:delText>
        </w:r>
        <w:commentRangeEnd w:id="87"/>
        <w:r w:rsidR="00847DA0" w:rsidDel="006B06FC">
          <w:rPr>
            <w:rStyle w:val="CommentReference"/>
          </w:rPr>
          <w:commentReference w:id="87"/>
        </w:r>
      </w:del>
      <w:commentRangeEnd w:id="88"/>
      <w:r w:rsidR="006B06FC">
        <w:rPr>
          <w:rStyle w:val="CommentReference"/>
        </w:rPr>
        <w:commentReference w:id="88"/>
      </w:r>
      <w:r>
        <w:rPr>
          <w:rFonts w:ascii="Calibri" w:eastAsia="Calibri" w:hAnsi="Calibri" w:cs="Calibri"/>
        </w:rPr>
        <w:t xml:space="preserve">To create a response variable for statistical modelling, we binned red squirrel detections into monthly independent detections. We assumed that the number of monthly detections at each camera site represented a relative index arising from both the local abundance and intensity of site use of red squirrels at that site (Burton et al., 2015; Parsons et al., 2017). </w:t>
      </w:r>
      <w:commentRangeStart w:id="90"/>
      <w:commentRangeStart w:id="91"/>
      <w:r>
        <w:rPr>
          <w:rFonts w:ascii="Calibri" w:eastAsia="Calibri" w:hAnsi="Calibri" w:cs="Calibri"/>
        </w:rPr>
        <w:t>We treated non-detections as true absences and elected not to use occupancy models (</w:t>
      </w:r>
      <w:proofErr w:type="spellStart"/>
      <w:r>
        <w:rPr>
          <w:rFonts w:ascii="Calibri" w:eastAsia="Calibri" w:hAnsi="Calibri" w:cs="Calibri"/>
        </w:rPr>
        <w:t>MacKenzie</w:t>
      </w:r>
      <w:proofErr w:type="spellEnd"/>
      <w:r>
        <w:rPr>
          <w:rFonts w:ascii="Calibri" w:eastAsia="Calibri" w:hAnsi="Calibri" w:cs="Calibri"/>
        </w:rPr>
        <w:t xml:space="preserve"> et al., 2002) for our statistical analyses.</w:t>
      </w:r>
      <w:commentRangeEnd w:id="90"/>
      <w:r w:rsidR="00847DA0">
        <w:rPr>
          <w:rStyle w:val="CommentReference"/>
        </w:rPr>
        <w:commentReference w:id="90"/>
      </w:r>
      <w:commentRangeEnd w:id="91"/>
      <w:r w:rsidR="006B06FC">
        <w:rPr>
          <w:rStyle w:val="CommentReference"/>
        </w:rPr>
        <w:commentReference w:id="91"/>
      </w:r>
    </w:p>
    <w:p w14:paraId="0651E199" w14:textId="77777777" w:rsidR="00512322" w:rsidRDefault="00000000">
      <w:pPr>
        <w:pStyle w:val="Heading3"/>
        <w:spacing w:line="360" w:lineRule="auto"/>
      </w:pPr>
      <w:bookmarkStart w:id="92" w:name="_z4771mhcy2uo" w:colFirst="0" w:colLast="0"/>
      <w:bookmarkEnd w:id="92"/>
      <w:r>
        <w:t>Measuring landscape structure</w:t>
      </w:r>
    </w:p>
    <w:p w14:paraId="09AEF2BA" w14:textId="2FF9D53B"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We used the Alberta Biodiversity Monitoring Institute (ABMI) 2021 Human Footprint Index dataset (Alberta Biodiversity Monitoring Institute, 2023b) to determine the amount and type of anthropogenic disturbance features across our study area, and the </w:t>
      </w:r>
      <w:proofErr w:type="spellStart"/>
      <w:r>
        <w:rPr>
          <w:rFonts w:ascii="Calibri" w:eastAsia="Calibri" w:hAnsi="Calibri" w:cs="Calibri"/>
        </w:rPr>
        <w:t>Wulder</w:t>
      </w:r>
      <w:proofErr w:type="spellEnd"/>
      <w:r>
        <w:rPr>
          <w:rFonts w:ascii="Calibri" w:eastAsia="Calibri" w:hAnsi="Calibri" w:cs="Calibri"/>
        </w:rPr>
        <w:t xml:space="preserve">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rFonts w:ascii="Calibri" w:eastAsia="Calibri" w:hAnsi="Calibri" w:cs="Calibri"/>
          <w:i/>
        </w:rPr>
        <w:t xml:space="preserve">a priori </w:t>
      </w:r>
      <w:r>
        <w:rPr>
          <w:rFonts w:ascii="Calibri" w:eastAsia="Calibri" w:hAnsi="Calibri" w:cs="Calibri"/>
        </w:rPr>
        <w:t xml:space="preserve">to be </w:t>
      </w:r>
      <w:r>
        <w:rPr>
          <w:rFonts w:ascii="Calibri" w:eastAsia="Calibri" w:hAnsi="Calibri" w:cs="Calibri"/>
        </w:rPr>
        <w:lastRenderedPageBreak/>
        <w:t xml:space="preserve">ecologically related to red squirrel relative abundance (Table 1). Since habitat relationships arise on spatial scales that are taxa- and context-specific (Jackson &amp; Fahrig, 2015; Wiens, 1989), we calculated all configuration and composition covariates at </w:t>
      </w:r>
      <w:commentRangeStart w:id="93"/>
      <w:del w:id="94" w:author="Marissa Dyck" w:date="2025-05-01T18:36:00Z" w16du:dateUtc="2025-05-02T01:36:00Z">
        <w:r w:rsidDel="00847DA0">
          <w:rPr>
            <w:rFonts w:ascii="Calibri" w:eastAsia="Calibri" w:hAnsi="Calibri" w:cs="Calibri"/>
          </w:rPr>
          <w:delText>twenty-two</w:delText>
        </w:r>
      </w:del>
      <w:ins w:id="95" w:author="Marissa Dyck" w:date="2025-05-01T18:36:00Z" w16du:dateUtc="2025-05-02T01:36:00Z">
        <w:r w:rsidR="00847DA0">
          <w:rPr>
            <w:rFonts w:ascii="Calibri" w:eastAsia="Calibri" w:hAnsi="Calibri" w:cs="Calibri"/>
          </w:rPr>
          <w:t>22</w:t>
        </w:r>
      </w:ins>
      <w:r>
        <w:rPr>
          <w:rFonts w:ascii="Calibri" w:eastAsia="Calibri" w:hAnsi="Calibri" w:cs="Calibri"/>
        </w:rPr>
        <w:t xml:space="preserve"> </w:t>
      </w:r>
      <w:commentRangeEnd w:id="93"/>
      <w:r w:rsidR="00847DA0">
        <w:rPr>
          <w:rStyle w:val="CommentReference"/>
        </w:rPr>
        <w:commentReference w:id="93"/>
      </w:r>
      <w:r>
        <w:rPr>
          <w:rFonts w:ascii="Calibri" w:eastAsia="Calibri" w:hAnsi="Calibri" w:cs="Calibri"/>
        </w:rPr>
        <w:t xml:space="preserve">spatial scales using concentric circular buffers of 50 m, 100 m, and 250–5000 m radii increasing by 250 m increments </w:t>
      </w:r>
      <w:commentRangeStart w:id="96"/>
      <w:commentRangeStart w:id="97"/>
      <w:del w:id="98" w:author="Emerald Arthurs" w:date="2025-05-02T10:27:00Z" w16du:dateUtc="2025-05-02T17:27:00Z">
        <w:r w:rsidDel="006B3800">
          <w:rPr>
            <w:rFonts w:ascii="Calibri" w:eastAsia="Calibri" w:hAnsi="Calibri" w:cs="Calibri"/>
            <w:i/>
          </w:rPr>
          <w:delText>sensu</w:delText>
        </w:r>
        <w:r w:rsidDel="006B3800">
          <w:rPr>
            <w:rFonts w:ascii="Calibri" w:eastAsia="Calibri" w:hAnsi="Calibri" w:cs="Calibri"/>
          </w:rPr>
          <w:delText xml:space="preserve"> </w:delText>
        </w:r>
        <w:commentRangeEnd w:id="96"/>
        <w:r w:rsidR="00847DA0" w:rsidDel="006B3800">
          <w:rPr>
            <w:rStyle w:val="CommentReference"/>
          </w:rPr>
          <w:commentReference w:id="96"/>
        </w:r>
      </w:del>
      <w:commentRangeEnd w:id="97"/>
      <w:r w:rsidR="006B3800">
        <w:rPr>
          <w:rStyle w:val="CommentReference"/>
        </w:rPr>
        <w:commentReference w:id="97"/>
      </w:r>
      <w:ins w:id="99" w:author="Emerald Arthurs" w:date="2025-05-02T10:27:00Z" w16du:dateUtc="2025-05-02T17:27:00Z">
        <w:r w:rsidR="006B3800">
          <w:rPr>
            <w:rFonts w:ascii="Calibri" w:eastAsia="Calibri" w:hAnsi="Calibri" w:cs="Calibri"/>
          </w:rPr>
          <w:t>(</w:t>
        </w:r>
      </w:ins>
      <w:r>
        <w:rPr>
          <w:rFonts w:ascii="Calibri" w:eastAsia="Calibri" w:hAnsi="Calibri" w:cs="Calibri"/>
        </w:rPr>
        <w:t>Fisher et al.</w:t>
      </w:r>
      <w:ins w:id="100" w:author="Emerald Arthurs" w:date="2025-05-02T10:27:00Z" w16du:dateUtc="2025-05-02T17:27:00Z">
        <w:r w:rsidR="006B3800">
          <w:rPr>
            <w:rFonts w:ascii="Calibri" w:eastAsia="Calibri" w:hAnsi="Calibri" w:cs="Calibri"/>
          </w:rPr>
          <w:t>,</w:t>
        </w:r>
      </w:ins>
      <w:ins w:id="101" w:author="Emerald Arthurs" w:date="2025-05-02T10:28:00Z" w16du:dateUtc="2025-05-02T17:28:00Z">
        <w:r w:rsidR="006B3800">
          <w:rPr>
            <w:rFonts w:ascii="Calibri" w:eastAsia="Calibri" w:hAnsi="Calibri" w:cs="Calibri"/>
          </w:rPr>
          <w:t xml:space="preserve"> </w:t>
        </w:r>
      </w:ins>
      <w:del w:id="102" w:author="Emerald Arthurs" w:date="2025-05-02T10:27:00Z" w16du:dateUtc="2025-05-02T17:27:00Z">
        <w:r w:rsidDel="006B3800">
          <w:rPr>
            <w:rFonts w:ascii="Calibri" w:eastAsia="Calibri" w:hAnsi="Calibri" w:cs="Calibri"/>
          </w:rPr>
          <w:delText xml:space="preserve"> (</w:delText>
        </w:r>
      </w:del>
      <w:r>
        <w:rPr>
          <w:rFonts w:ascii="Calibri" w:eastAsia="Calibri" w:hAnsi="Calibri" w:cs="Calibri"/>
        </w:rPr>
        <w:t xml:space="preserve">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Table 1). As a representation of total disturbance 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Pr>
          <w:rFonts w:ascii="Calibri" w:eastAsia="Calibri" w:hAnsi="Calibri" w:cs="Calibri"/>
          <w:i/>
        </w:rPr>
        <w:t>natural edge density</w:t>
      </w:r>
      <w:r>
        <w:rPr>
          <w:rFonts w:ascii="Calibri" w:eastAsia="Calibri" w:hAnsi="Calibri" w:cs="Calibri"/>
        </w:rPr>
        <w:t xml:space="preserve">, representing the total length of patch edges and boundary complexity created by anthropogenic features, </w:t>
      </w:r>
      <w:r>
        <w:rPr>
          <w:rFonts w:ascii="Calibri" w:eastAsia="Calibri" w:hAnsi="Calibri" w:cs="Calibri"/>
          <w:i/>
        </w:rPr>
        <w:t>effective mesh size</w:t>
      </w:r>
      <w:r>
        <w:rPr>
          <w:rFonts w:ascii="Calibri" w:eastAsia="Calibri" w:hAnsi="Calibri" w:cs="Calibri"/>
        </w:rPr>
        <w:t xml:space="preserve">, representing the average size of habitat patches and degree of fragmentation, </w:t>
      </w:r>
      <w:r>
        <w:rPr>
          <w:rFonts w:ascii="Calibri" w:eastAsia="Calibri" w:hAnsi="Calibri" w:cs="Calibri"/>
          <w:i/>
        </w:rPr>
        <w:t>cohesion</w:t>
      </w:r>
      <w:r>
        <w:rPr>
          <w:rFonts w:ascii="Calibri" w:eastAsia="Calibri" w:hAnsi="Calibri" w:cs="Calibri"/>
        </w:rPr>
        <w:t>, representing the connectivity of similar habitat patches,</w:t>
      </w:r>
      <w:r w:rsidR="00D00821">
        <w:rPr>
          <w:rFonts w:ascii="Calibri" w:eastAsia="Calibri" w:hAnsi="Calibri" w:cs="Calibri"/>
        </w:rPr>
        <w:t xml:space="preserve"> and</w:t>
      </w:r>
      <w:r>
        <w:rPr>
          <w:rFonts w:ascii="Calibri" w:eastAsia="Calibri" w:hAnsi="Calibri" w:cs="Calibri"/>
        </w:rPr>
        <w:t xml:space="preserve"> </w:t>
      </w:r>
      <w:r>
        <w:rPr>
          <w:rFonts w:ascii="Calibri" w:eastAsia="Calibri" w:hAnsi="Calibri" w:cs="Calibri"/>
          <w:i/>
        </w:rPr>
        <w:t>Shannon evenness index</w:t>
      </w:r>
      <w:r>
        <w:rPr>
          <w:rFonts w:ascii="Calibri" w:eastAsia="Calibri" w:hAnsi="Calibri" w:cs="Calibri"/>
        </w:rPr>
        <w:t xml:space="preserve">, representing dominance and how evenly different land cover types were distributed across the landscape. Cohesion was highly correlated with edge density (Spearman’s r = -0.95) and </w:t>
      </w:r>
      <w:commentRangeStart w:id="103"/>
      <w:commentRangeStart w:id="104"/>
      <w:r>
        <w:rPr>
          <w:rFonts w:ascii="Calibri" w:eastAsia="Calibri" w:hAnsi="Calibri" w:cs="Calibri"/>
        </w:rPr>
        <w:t xml:space="preserve">had low variance among sites </w:t>
      </w:r>
      <w:commentRangeEnd w:id="103"/>
      <w:r w:rsidR="00D85636">
        <w:rPr>
          <w:rStyle w:val="CommentReference"/>
        </w:rPr>
        <w:commentReference w:id="103"/>
      </w:r>
      <w:commentRangeEnd w:id="104"/>
      <w:r w:rsidR="00D00821">
        <w:rPr>
          <w:rStyle w:val="CommentReference"/>
        </w:rPr>
        <w:commentReference w:id="104"/>
      </w:r>
      <w:r>
        <w:rPr>
          <w:rFonts w:ascii="Calibri" w:eastAsia="Calibri" w:hAnsi="Calibri" w:cs="Calibri"/>
        </w:rPr>
        <w:t xml:space="preserve">(Table 1). All covariates were </w:t>
      </w:r>
      <w:commentRangeStart w:id="105"/>
      <w:commentRangeStart w:id="106"/>
      <w:del w:id="107" w:author="Emerald Arthurs" w:date="2025-05-02T10:28:00Z" w16du:dateUtc="2025-05-02T17:28:00Z">
        <w:r w:rsidDel="006B3800">
          <w:rPr>
            <w:rFonts w:ascii="Calibri" w:eastAsia="Calibri" w:hAnsi="Calibri" w:cs="Calibri"/>
          </w:rPr>
          <w:delText>processed</w:delText>
        </w:r>
        <w:commentRangeEnd w:id="105"/>
        <w:r w:rsidR="00847DA0" w:rsidDel="006B3800">
          <w:rPr>
            <w:rStyle w:val="CommentReference"/>
          </w:rPr>
          <w:commentReference w:id="105"/>
        </w:r>
      </w:del>
      <w:commentRangeEnd w:id="106"/>
      <w:r w:rsidR="006B3800">
        <w:rPr>
          <w:rStyle w:val="CommentReference"/>
        </w:rPr>
        <w:commentReference w:id="106"/>
      </w:r>
      <w:del w:id="108" w:author="Emerald Arthurs" w:date="2025-05-02T10:28:00Z" w16du:dateUtc="2025-05-02T17:28:00Z">
        <w:r w:rsidDel="006B3800">
          <w:rPr>
            <w:rFonts w:ascii="Calibri" w:eastAsia="Calibri" w:hAnsi="Calibri" w:cs="Calibri"/>
          </w:rPr>
          <w:delText xml:space="preserve"> </w:delText>
        </w:r>
      </w:del>
      <w:ins w:id="109" w:author="Emerald Arthurs" w:date="2025-05-02T10:28:00Z" w16du:dateUtc="2025-05-02T17:28:00Z">
        <w:r w:rsidR="006B3800">
          <w:rPr>
            <w:rFonts w:ascii="Calibri" w:eastAsia="Calibri" w:hAnsi="Calibri" w:cs="Calibri"/>
          </w:rPr>
          <w:t>extracted from spatial layers</w:t>
        </w:r>
        <w:r w:rsidR="006B3800">
          <w:rPr>
            <w:rFonts w:ascii="Calibri" w:eastAsia="Calibri" w:hAnsi="Calibri" w:cs="Calibri"/>
          </w:rPr>
          <w:t xml:space="preserve"> </w:t>
        </w:r>
      </w:ins>
      <w:r>
        <w:rPr>
          <w:rFonts w:ascii="Calibri" w:eastAsia="Calibri" w:hAnsi="Calibri" w:cs="Calibri"/>
        </w:rPr>
        <w:t xml:space="preserve">using the </w:t>
      </w:r>
      <w:r>
        <w:rPr>
          <w:rFonts w:ascii="Calibri" w:eastAsia="Calibri" w:hAnsi="Calibri" w:cs="Calibri"/>
          <w:i/>
        </w:rPr>
        <w:t xml:space="preserve">sf </w:t>
      </w:r>
      <w:r>
        <w:rPr>
          <w:rFonts w:ascii="Calibri" w:eastAsia="Calibri" w:hAnsi="Calibri" w:cs="Calibri"/>
        </w:rPr>
        <w:t>(</w:t>
      </w:r>
      <w:proofErr w:type="spellStart"/>
      <w:r>
        <w:rPr>
          <w:rFonts w:ascii="Calibri" w:eastAsia="Calibri" w:hAnsi="Calibri" w:cs="Calibri"/>
        </w:rPr>
        <w:t>Pebesma</w:t>
      </w:r>
      <w:proofErr w:type="spellEnd"/>
      <w:r>
        <w:rPr>
          <w:rFonts w:ascii="Calibri" w:eastAsia="Calibri" w:hAnsi="Calibri" w:cs="Calibri"/>
        </w:rPr>
        <w:t xml:space="preserve">, 2018), </w:t>
      </w:r>
      <w:r>
        <w:rPr>
          <w:rFonts w:ascii="Calibri" w:eastAsia="Calibri" w:hAnsi="Calibri" w:cs="Calibri"/>
          <w:i/>
        </w:rPr>
        <w:t xml:space="preserve">terra </w:t>
      </w:r>
      <w:r>
        <w:rPr>
          <w:rFonts w:ascii="Calibri" w:eastAsia="Calibri" w:hAnsi="Calibri" w:cs="Calibri"/>
        </w:rPr>
        <w:t>(</w:t>
      </w:r>
      <w:proofErr w:type="spellStart"/>
      <w:r>
        <w:rPr>
          <w:rFonts w:ascii="Calibri" w:eastAsia="Calibri" w:hAnsi="Calibri" w:cs="Calibri"/>
        </w:rPr>
        <w:t>Hijmans</w:t>
      </w:r>
      <w:proofErr w:type="spellEnd"/>
      <w:r>
        <w:rPr>
          <w:rFonts w:ascii="Calibri" w:eastAsia="Calibri" w:hAnsi="Calibri" w:cs="Calibri"/>
        </w:rPr>
        <w:t xml:space="preserve">, 2015), and </w:t>
      </w:r>
      <w:proofErr w:type="spellStart"/>
      <w:r>
        <w:rPr>
          <w:rFonts w:ascii="Calibri" w:eastAsia="Calibri" w:hAnsi="Calibri" w:cs="Calibri"/>
          <w:i/>
        </w:rPr>
        <w:t>landscapemetrics</w:t>
      </w:r>
      <w:proofErr w:type="spellEnd"/>
      <w:r>
        <w:rPr>
          <w:rFonts w:ascii="Calibri" w:eastAsia="Calibri" w:hAnsi="Calibri" w:cs="Calibri"/>
        </w:rPr>
        <w:t xml:space="preserve"> (Hesselbarth et al., 2019) packages in R v4.3.0 (R Core Team, 2023). </w:t>
      </w:r>
    </w:p>
    <w:p w14:paraId="17A289F0" w14:textId="77777777" w:rsidR="00512322" w:rsidRDefault="00000000">
      <w:pPr>
        <w:pStyle w:val="Heading3"/>
        <w:spacing w:line="360" w:lineRule="auto"/>
        <w:jc w:val="both"/>
      </w:pPr>
      <w:bookmarkStart w:id="110" w:name="_k5070zi1ssfz" w:colFirst="0" w:colLast="0"/>
      <w:bookmarkEnd w:id="110"/>
      <w:commentRangeStart w:id="111"/>
      <w:r>
        <w:t>Statistical analysis</w:t>
      </w:r>
      <w:commentRangeEnd w:id="111"/>
      <w:r w:rsidR="00CC34DC">
        <w:rPr>
          <w:rStyle w:val="CommentReference"/>
          <w:color w:val="auto"/>
        </w:rPr>
        <w:commentReference w:id="111"/>
      </w:r>
    </w:p>
    <w:p w14:paraId="5667432E" w14:textId="169EB47B" w:rsidR="001300F4" w:rsidRPr="001300F4" w:rsidRDefault="001300F4" w:rsidP="00636173">
      <w:pPr>
        <w:pStyle w:val="Heading4"/>
      </w:pPr>
      <w:r w:rsidRPr="001300F4">
        <w:t xml:space="preserve">Modeling </w:t>
      </w:r>
      <w:r w:rsidR="000358C6">
        <w:t>approach</w:t>
      </w:r>
    </w:p>
    <w:p w14:paraId="519270C9" w14:textId="53BAD2F8" w:rsidR="00512322" w:rsidRDefault="00000000">
      <w:pPr>
        <w:spacing w:line="360" w:lineRule="auto"/>
        <w:ind w:firstLine="720"/>
        <w:rPr>
          <w:ins w:id="112" w:author="Emerald Arthurs" w:date="2025-05-02T10:29:00Z" w16du:dateUtc="2025-05-02T17:29:00Z"/>
          <w:rFonts w:ascii="Calibri" w:eastAsia="Calibri" w:hAnsi="Calibri" w:cs="Calibri"/>
        </w:rPr>
      </w:pPr>
      <w:r>
        <w:rPr>
          <w:rFonts w:ascii="Calibri" w:eastAsia="Calibri" w:hAnsi="Calibri" w:cs="Calibri"/>
        </w:rPr>
        <w:t xml:space="preserve">Spatial responses of red squirrels to landscape structure were modeled using </w:t>
      </w:r>
      <w:r w:rsidR="002265C4">
        <w:rPr>
          <w:rFonts w:ascii="Calibri" w:eastAsia="Calibri" w:hAnsi="Calibri" w:cs="Calibri"/>
        </w:rPr>
        <w:t>an</w:t>
      </w:r>
      <w:r>
        <w:rPr>
          <w:rFonts w:ascii="Calibri" w:eastAsia="Calibri" w:hAnsi="Calibri" w:cs="Calibri"/>
        </w:rPr>
        <w:t xml:space="preserve"> information theoretic approach</w:t>
      </w:r>
      <w:r w:rsidR="002265C4">
        <w:rPr>
          <w:rFonts w:ascii="Calibri" w:eastAsia="Calibri" w:hAnsi="Calibri" w:cs="Calibri"/>
        </w:rPr>
        <w:t xml:space="preserve"> and model selection on a set of candidate models</w:t>
      </w:r>
      <w:r>
        <w:rPr>
          <w:rFonts w:ascii="Calibri" w:eastAsia="Calibri" w:hAnsi="Calibri" w:cs="Calibri"/>
        </w:rPr>
        <w:t xml:space="preserve"> (Burnham &amp; Anderson, 2002). For all statistical analyses, we used generalized linear mixed models with a negative binomial distribution and logit link function to account for overdispersion of red squirrel detection data (Faraway, 2016).</w:t>
      </w:r>
      <w:del w:id="113" w:author="Emerald Arthurs" w:date="2025-05-02T10:28:00Z" w16du:dateUtc="2025-05-02T17:28:00Z">
        <w:r w:rsidDel="006B3800">
          <w:rPr>
            <w:rFonts w:ascii="Calibri" w:eastAsia="Calibri" w:hAnsi="Calibri" w:cs="Calibri"/>
          </w:rPr>
          <w:delText xml:space="preserve"> </w:delText>
        </w:r>
        <w:commentRangeStart w:id="114"/>
        <w:commentRangeStart w:id="115"/>
        <w:r w:rsidDel="006B3800">
          <w:rPr>
            <w:rFonts w:ascii="Calibri" w:eastAsia="Calibri" w:hAnsi="Calibri" w:cs="Calibri"/>
          </w:rPr>
          <w:delText xml:space="preserve">We opted against using </w:delText>
        </w:r>
        <w:r w:rsidR="001300F4" w:rsidDel="006B3800">
          <w:rPr>
            <w:rFonts w:ascii="Calibri" w:eastAsia="Calibri" w:hAnsi="Calibri" w:cs="Calibri"/>
          </w:rPr>
          <w:delText>a proportional</w:delText>
        </w:r>
        <w:r w:rsidDel="006B3800">
          <w:rPr>
            <w:rFonts w:ascii="Calibri" w:eastAsia="Calibri" w:hAnsi="Calibri" w:cs="Calibri"/>
          </w:rPr>
          <w:delText xml:space="preserve"> negative binomial response due to the high overdispersion of red squirrel count data in our dataset and poor overall model fit during exploratory analysis</w:delText>
        </w:r>
        <w:commentRangeEnd w:id="114"/>
        <w:r w:rsidR="00847DA0" w:rsidDel="006B3800">
          <w:rPr>
            <w:rStyle w:val="CommentReference"/>
          </w:rPr>
          <w:commentReference w:id="114"/>
        </w:r>
        <w:commentRangeEnd w:id="115"/>
        <w:r w:rsidR="006B3800" w:rsidDel="006B3800">
          <w:rPr>
            <w:rStyle w:val="CommentReference"/>
          </w:rPr>
          <w:commentReference w:id="115"/>
        </w:r>
      </w:del>
      <w:r>
        <w:rPr>
          <w:rFonts w:ascii="Calibri" w:eastAsia="Calibri" w:hAnsi="Calibri" w:cs="Calibri"/>
        </w:rPr>
        <w:t xml:space="preserve">. In each model </w:t>
      </w:r>
      <w:r>
        <w:rPr>
          <w:rFonts w:ascii="Calibri" w:eastAsia="Calibri" w:hAnsi="Calibri" w:cs="Calibri"/>
        </w:rPr>
        <w:lastRenderedPageBreak/>
        <w:t xml:space="preserve">we treated monthly independent detections as the response variable and included nested random intercepts of camera sites within arrays. </w:t>
      </w:r>
      <w:r w:rsidR="002265C4">
        <w:rPr>
          <w:rFonts w:ascii="Calibri" w:eastAsia="Calibri" w:hAnsi="Calibri" w:cs="Calibri"/>
        </w:rPr>
        <w:t>All</w:t>
      </w:r>
      <w:r>
        <w:rPr>
          <w:rFonts w:ascii="Calibri" w:eastAsia="Calibri" w:hAnsi="Calibri" w:cs="Calibri"/>
        </w:rPr>
        <w:t xml:space="preserve"> models </w:t>
      </w:r>
      <w:del w:id="116" w:author="Marissa Dyck" w:date="2025-05-01T18:35:00Z" w16du:dateUtc="2025-05-02T01:35:00Z">
        <w:r w:rsidDel="00847DA0">
          <w:rPr>
            <w:rFonts w:ascii="Calibri" w:eastAsia="Calibri" w:hAnsi="Calibri" w:cs="Calibri"/>
          </w:rPr>
          <w:delText>took the form:</w:delText>
        </w:r>
      </w:del>
      <w:ins w:id="117" w:author="Marissa Dyck" w:date="2025-05-01T18:35:00Z" w16du:dateUtc="2025-05-02T01:35:00Z">
        <w:r w:rsidR="00847DA0">
          <w:rPr>
            <w:rFonts w:ascii="Calibri" w:eastAsia="Calibri" w:hAnsi="Calibri" w:cs="Calibri"/>
          </w:rPr>
          <w:t>were specified following Equation 1</w:t>
        </w:r>
      </w:ins>
    </w:p>
    <w:p w14:paraId="5143B073" w14:textId="6626160C" w:rsidR="006B3800" w:rsidRPr="006B3800" w:rsidRDefault="006B3800" w:rsidP="006B3800">
      <w:pPr>
        <w:spacing w:line="360" w:lineRule="auto"/>
        <w:rPr>
          <w:rFonts w:ascii="Calibri" w:eastAsia="Calibri" w:hAnsi="Calibri" w:cs="Calibri"/>
          <w:b/>
          <w:bCs/>
          <w:i/>
          <w:iCs/>
          <w:rPrChange w:id="118" w:author="Emerald Arthurs" w:date="2025-05-02T10:29:00Z" w16du:dateUtc="2025-05-02T17:29:00Z">
            <w:rPr>
              <w:rFonts w:ascii="Calibri" w:eastAsia="Calibri" w:hAnsi="Calibri" w:cs="Calibri"/>
            </w:rPr>
          </w:rPrChange>
        </w:rPr>
        <w:pPrChange w:id="119" w:author="Emerald Arthurs" w:date="2025-05-02T10:29:00Z" w16du:dateUtc="2025-05-02T17:29:00Z">
          <w:pPr>
            <w:spacing w:line="360" w:lineRule="auto"/>
            <w:ind w:firstLine="720"/>
          </w:pPr>
        </w:pPrChange>
      </w:pPr>
      <w:ins w:id="120" w:author="Emerald Arthurs" w:date="2025-05-02T10:29:00Z" w16du:dateUtc="2025-05-02T17:29:00Z">
        <w:r w:rsidRPr="006B3800">
          <w:rPr>
            <w:rFonts w:ascii="Calibri" w:eastAsia="Calibri" w:hAnsi="Calibri" w:cs="Calibri"/>
            <w:b/>
            <w:bCs/>
            <w:i/>
            <w:iCs/>
            <w:rPrChange w:id="121" w:author="Emerald Arthurs" w:date="2025-05-02T10:29:00Z" w16du:dateUtc="2025-05-02T17:29:00Z">
              <w:rPr>
                <w:rFonts w:ascii="Calibri" w:eastAsia="Calibri" w:hAnsi="Calibri" w:cs="Calibri"/>
              </w:rPr>
            </w:rPrChange>
          </w:rPr>
          <w:t>Equation 1</w:t>
        </w:r>
        <w:r w:rsidRPr="006B3800">
          <w:rPr>
            <w:rFonts w:ascii="Calibri" w:eastAsia="Calibri" w:hAnsi="Calibri" w:cs="Calibri"/>
            <w:b/>
            <w:bCs/>
            <w:i/>
            <w:iCs/>
            <w:rPrChange w:id="122" w:author="Emerald Arthurs" w:date="2025-05-02T10:29:00Z" w16du:dateUtc="2025-05-02T17:29:00Z">
              <w:rPr>
                <w:rFonts w:ascii="Calibri" w:eastAsia="Calibri" w:hAnsi="Calibri" w:cs="Calibri"/>
                <w:i/>
                <w:iCs/>
              </w:rPr>
            </w:rPrChange>
          </w:rPr>
          <w:t>.</w:t>
        </w:r>
      </w:ins>
    </w:p>
    <w:p w14:paraId="79FDBC7D" w14:textId="77777777" w:rsidR="00512322" w:rsidRDefault="00000000">
      <w:pPr>
        <w:spacing w:line="360" w:lineRule="auto"/>
        <w:ind w:firstLine="720"/>
        <w:jc w:val="center"/>
        <w:rPr>
          <w:rFonts w:ascii="Calibri" w:eastAsia="Calibri" w:hAnsi="Calibri" w:cs="Calibri"/>
        </w:rPr>
      </w:pPr>
      <w:commentRangeStart w:id="123"/>
      <w:commentRangeStart w:id="124"/>
      <w:proofErr w:type="spellStart"/>
      <w:r>
        <w:rPr>
          <w:rFonts w:ascii="Calibri" w:eastAsia="Calibri" w:hAnsi="Calibri" w:cs="Calibri"/>
        </w:rPr>
        <w:t>detections</w:t>
      </w:r>
      <w:r>
        <w:rPr>
          <w:rFonts w:ascii="Calibri" w:eastAsia="Calibri" w:hAnsi="Calibri" w:cs="Calibri"/>
          <w:vertAlign w:val="subscript"/>
        </w:rPr>
        <w:t>ijk</w:t>
      </w:r>
      <w:proofErr w:type="spellEnd"/>
      <w:r>
        <w:rPr>
          <w:rFonts w:ascii="Calibri" w:eastAsia="Calibri" w:hAnsi="Calibri" w:cs="Calibri"/>
        </w:rPr>
        <w:t xml:space="preserve"> ~ </w:t>
      </w:r>
      <w:proofErr w:type="spellStart"/>
      <w:proofErr w:type="gramStart"/>
      <w:r>
        <w:rPr>
          <w:rFonts w:ascii="Calibri" w:eastAsia="Calibri" w:hAnsi="Calibri" w:cs="Calibri"/>
        </w:rPr>
        <w:t>NegBin</w:t>
      </w:r>
      <w:proofErr w:type="spellEnd"/>
      <w:r>
        <w:rPr>
          <w:rFonts w:ascii="Calibri" w:eastAsia="Calibri" w:hAnsi="Calibri" w:cs="Calibri"/>
        </w:rPr>
        <w:t>(</w:t>
      </w:r>
      <w:proofErr w:type="spellStart"/>
      <w:proofErr w:type="gramEnd"/>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θ)</w:t>
      </w:r>
      <w:commentRangeEnd w:id="123"/>
      <w:r w:rsidR="00847DA0">
        <w:rPr>
          <w:rStyle w:val="CommentReference"/>
        </w:rPr>
        <w:commentReference w:id="123"/>
      </w:r>
      <w:commentRangeEnd w:id="124"/>
      <w:r w:rsidR="006B3800">
        <w:rPr>
          <w:rStyle w:val="CommentReference"/>
        </w:rPr>
        <w:commentReference w:id="124"/>
      </w:r>
    </w:p>
    <w:p w14:paraId="1634EFB7" w14:textId="13BC3F0D" w:rsidR="00512322" w:rsidRDefault="00000000">
      <w:pPr>
        <w:spacing w:line="360" w:lineRule="auto"/>
        <w:ind w:firstLine="720"/>
        <w:jc w:val="center"/>
        <w:rPr>
          <w:rFonts w:ascii="Calibri" w:eastAsia="Calibri" w:hAnsi="Calibri" w:cs="Calibri"/>
          <w:vertAlign w:val="subscript"/>
        </w:rPr>
      </w:pPr>
      <w:commentRangeStart w:id="125"/>
      <w:commentRangeStart w:id="126"/>
      <w:commentRangeStart w:id="127"/>
      <w:r>
        <w:rPr>
          <w:rFonts w:ascii="Calibri" w:eastAsia="Calibri" w:hAnsi="Calibri" w:cs="Calibri"/>
        </w:rPr>
        <w:t>log(</w:t>
      </w:r>
      <w:proofErr w:type="spellStart"/>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 β</w:t>
      </w:r>
      <w:r>
        <w:rPr>
          <w:rFonts w:ascii="Calibri" w:eastAsia="Calibri" w:hAnsi="Calibri" w:cs="Calibri"/>
          <w:vertAlign w:val="subscript"/>
        </w:rPr>
        <w:t>0</w:t>
      </w:r>
      <w:r>
        <w:rPr>
          <w:rFonts w:ascii="Calibri" w:eastAsia="Calibri" w:hAnsi="Calibri" w:cs="Calibri"/>
        </w:rPr>
        <w:t xml:space="preserve"> </w:t>
      </w:r>
      <w:proofErr w:type="gramStart"/>
      <w:r>
        <w:rPr>
          <w:rFonts w:ascii="Calibri" w:eastAsia="Calibri" w:hAnsi="Calibri" w:cs="Calibri"/>
        </w:rPr>
        <w:t>+  β</w:t>
      </w:r>
      <w:proofErr w:type="gramEnd"/>
      <w:r>
        <w:rPr>
          <w:rFonts w:ascii="Calibri" w:eastAsia="Calibri" w:hAnsi="Calibri" w:cs="Calibri"/>
          <w:vertAlign w:val="subscript"/>
        </w:rPr>
        <w:t>1</w:t>
      </w:r>
      <w:r>
        <w:rPr>
          <w:rFonts w:ascii="Calibri" w:eastAsia="Calibri" w:hAnsi="Calibri" w:cs="Calibri"/>
        </w:rPr>
        <w:t>x</w:t>
      </w:r>
      <w:proofErr w:type="gramStart"/>
      <w:r>
        <w:rPr>
          <w:rFonts w:ascii="Calibri" w:eastAsia="Calibri" w:hAnsi="Calibri" w:cs="Calibri"/>
          <w:vertAlign w:val="subscript"/>
        </w:rPr>
        <w:t>1,ijk</w:t>
      </w:r>
      <w:proofErr w:type="gramEnd"/>
      <w:r>
        <w:rPr>
          <w:rFonts w:ascii="Calibri" w:eastAsia="Calibri" w:hAnsi="Calibri" w:cs="Calibri"/>
          <w:vertAlign w:val="subscript"/>
        </w:rPr>
        <w:t xml:space="preserve">  </w:t>
      </w:r>
      <w:r>
        <w:rPr>
          <w:rFonts w:ascii="Calibri" w:eastAsia="Calibri" w:hAnsi="Calibri" w:cs="Calibri"/>
        </w:rPr>
        <w:t xml:space="preserve">+ … </w:t>
      </w:r>
      <w:proofErr w:type="gramStart"/>
      <w:r>
        <w:rPr>
          <w:rFonts w:ascii="Calibri" w:eastAsia="Calibri" w:hAnsi="Calibri" w:cs="Calibri"/>
        </w:rPr>
        <w:t>+  β</w:t>
      </w:r>
      <w:proofErr w:type="spellStart"/>
      <w:r>
        <w:rPr>
          <w:rFonts w:ascii="Calibri" w:eastAsia="Calibri" w:hAnsi="Calibri" w:cs="Calibri"/>
          <w:vertAlign w:val="subscript"/>
        </w:rPr>
        <w:t>n</w:t>
      </w:r>
      <w:r>
        <w:rPr>
          <w:rFonts w:ascii="Calibri" w:eastAsia="Calibri" w:hAnsi="Calibri" w:cs="Calibri"/>
        </w:rPr>
        <w:t>x</w:t>
      </w:r>
      <w:r>
        <w:rPr>
          <w:rFonts w:ascii="Calibri" w:eastAsia="Calibri" w:hAnsi="Calibri" w:cs="Calibri"/>
          <w:vertAlign w:val="subscript"/>
        </w:rPr>
        <w:t>n,ijk</w:t>
      </w:r>
      <w:proofErr w:type="spellEnd"/>
      <w:proofErr w:type="gramEnd"/>
      <w:r>
        <w:rPr>
          <w:rFonts w:ascii="Calibri" w:eastAsia="Calibri" w:hAnsi="Calibri" w:cs="Calibri"/>
          <w:vertAlign w:val="subscript"/>
        </w:rPr>
        <w:t xml:space="preserve"> </w:t>
      </w:r>
      <w:commentRangeEnd w:id="125"/>
      <w:r w:rsidR="00776AA3">
        <w:rPr>
          <w:rStyle w:val="CommentReference"/>
        </w:rPr>
        <w:commentReference w:id="125"/>
      </w:r>
      <w:commentRangeEnd w:id="126"/>
      <w:r w:rsidR="002265C4">
        <w:rPr>
          <w:rStyle w:val="CommentReference"/>
        </w:rPr>
        <w:commentReference w:id="126"/>
      </w:r>
      <w:commentRangeEnd w:id="127"/>
      <w:r w:rsidR="00A47891">
        <w:rPr>
          <w:rStyle w:val="CommentReference"/>
        </w:rPr>
        <w:commentReference w:id="127"/>
      </w:r>
      <w:proofErr w:type="gramStart"/>
      <w:r>
        <w:rPr>
          <w:rFonts w:ascii="Calibri" w:eastAsia="Calibri" w:hAnsi="Calibri" w:cs="Calibri"/>
        </w:rPr>
        <w:t xml:space="preserve">+  </w:t>
      </w:r>
      <w:commentRangeStart w:id="128"/>
      <w:commentRangeStart w:id="129"/>
      <w:proofErr w:type="spellStart"/>
      <w:r>
        <w:rPr>
          <w:rFonts w:ascii="Calibri" w:eastAsia="Calibri" w:hAnsi="Calibri" w:cs="Calibri"/>
        </w:rPr>
        <w:t>u</w:t>
      </w:r>
      <w:r w:rsidR="002265C4">
        <w:rPr>
          <w:rFonts w:ascii="Calibri" w:eastAsia="Calibri" w:hAnsi="Calibri" w:cs="Calibri"/>
          <w:vertAlign w:val="subscript"/>
        </w:rPr>
        <w:t>j</w:t>
      </w:r>
      <w:proofErr w:type="spellEnd"/>
      <w:proofErr w:type="gramEnd"/>
      <w:r>
        <w:rPr>
          <w:rFonts w:ascii="Calibri" w:eastAsia="Calibri" w:hAnsi="Calibri" w:cs="Calibri"/>
        </w:rPr>
        <w:t xml:space="preserve"> </w:t>
      </w:r>
      <w:proofErr w:type="gramStart"/>
      <w:r>
        <w:rPr>
          <w:rFonts w:ascii="Calibri" w:eastAsia="Calibri" w:hAnsi="Calibri" w:cs="Calibri"/>
        </w:rPr>
        <w:t>+  v</w:t>
      </w:r>
      <w:r>
        <w:rPr>
          <w:rFonts w:ascii="Calibri" w:eastAsia="Calibri" w:hAnsi="Calibri" w:cs="Calibri"/>
          <w:vertAlign w:val="subscript"/>
        </w:rPr>
        <w:t>i</w:t>
      </w:r>
      <w:proofErr w:type="gramEnd"/>
      <w:r>
        <w:rPr>
          <w:rFonts w:ascii="Calibri" w:eastAsia="Calibri" w:hAnsi="Calibri" w:cs="Calibri"/>
          <w:vertAlign w:val="subscript"/>
        </w:rPr>
        <w:t>(j)</w:t>
      </w:r>
      <w:commentRangeEnd w:id="128"/>
      <w:r w:rsidR="007E157F">
        <w:rPr>
          <w:rStyle w:val="CommentReference"/>
        </w:rPr>
        <w:commentReference w:id="128"/>
      </w:r>
      <w:commentRangeEnd w:id="129"/>
      <w:r w:rsidR="002265C4">
        <w:rPr>
          <w:rStyle w:val="CommentReference"/>
        </w:rPr>
        <w:commentReference w:id="129"/>
      </w:r>
    </w:p>
    <w:p w14:paraId="07DCECF7" w14:textId="49BC496E" w:rsidR="00512322" w:rsidRDefault="002265C4">
      <w:pPr>
        <w:spacing w:line="360" w:lineRule="auto"/>
        <w:ind w:firstLine="720"/>
        <w:jc w:val="center"/>
        <w:rPr>
          <w:rFonts w:ascii="Calibri" w:eastAsia="Calibri" w:hAnsi="Calibri" w:cs="Calibri"/>
        </w:rPr>
      </w:pPr>
      <w:proofErr w:type="spellStart"/>
      <w:r>
        <w:rPr>
          <w:rFonts w:ascii="Calibri" w:eastAsia="Calibri" w:hAnsi="Calibri" w:cs="Calibri"/>
        </w:rPr>
        <w:t>u</w:t>
      </w:r>
      <w:r>
        <w:rPr>
          <w:rFonts w:ascii="Calibri" w:eastAsia="Calibri" w:hAnsi="Calibri" w:cs="Calibri"/>
          <w:vertAlign w:val="subscript"/>
        </w:rPr>
        <w:t>j</w:t>
      </w:r>
      <w:proofErr w:type="spellEnd"/>
      <w:r>
        <w:rPr>
          <w:rFonts w:ascii="Calibri" w:eastAsia="Calibri" w:hAnsi="Calibri" w:cs="Calibri"/>
        </w:rPr>
        <w:t xml:space="preserve"> ~ </w:t>
      </w:r>
      <w:proofErr w:type="gramStart"/>
      <w:r>
        <w:rPr>
          <w:rFonts w:ascii="Calibri" w:eastAsia="Calibri" w:hAnsi="Calibri" w:cs="Calibri"/>
        </w:rPr>
        <w:t>Normal(</w:t>
      </w:r>
      <w:proofErr w:type="gramEnd"/>
      <w:r>
        <w:rPr>
          <w:rFonts w:ascii="Calibri" w:eastAsia="Calibri" w:hAnsi="Calibri" w:cs="Calibri"/>
        </w:rPr>
        <w:t xml:space="preserve">0, </w:t>
      </w:r>
      <w:r w:rsidRPr="002265C4">
        <w:rPr>
          <w:rFonts w:ascii="Calibri" w:eastAsia="Calibri" w:hAnsi="Calibri" w:cs="Calibri"/>
        </w:rPr>
        <w:t>σ</w:t>
      </w:r>
      <w:r w:rsidRPr="002265C4">
        <w:rPr>
          <w:rFonts w:ascii="Calibri" w:eastAsia="Calibri" w:hAnsi="Calibri" w:cs="Calibri"/>
          <w:vertAlign w:val="superscript"/>
        </w:rPr>
        <w:t>2</w:t>
      </w:r>
      <w:r w:rsidRPr="002265C4">
        <w:rPr>
          <w:rFonts w:ascii="Calibri" w:eastAsia="Calibri" w:hAnsi="Calibri" w:cs="Calibri"/>
          <w:vertAlign w:val="subscript"/>
        </w:rPr>
        <w:t>u</w:t>
      </w:r>
      <w:r>
        <w:rPr>
          <w:rFonts w:ascii="Calibri" w:eastAsia="Calibri" w:hAnsi="Calibri" w:cs="Calibri"/>
        </w:rPr>
        <w:t>)</w:t>
      </w:r>
    </w:p>
    <w:p w14:paraId="3C3F3A91" w14:textId="4A945A00" w:rsidR="002265C4" w:rsidRPr="002265C4" w:rsidRDefault="002265C4" w:rsidP="002265C4">
      <w:pPr>
        <w:spacing w:line="360" w:lineRule="auto"/>
        <w:ind w:firstLine="720"/>
        <w:jc w:val="center"/>
        <w:rPr>
          <w:rFonts w:ascii="Calibri" w:eastAsia="Calibri" w:hAnsi="Calibri" w:cs="Calibri"/>
        </w:rPr>
      </w:pPr>
      <w:proofErr w:type="spellStart"/>
      <w:r>
        <w:rPr>
          <w:rFonts w:ascii="Calibri" w:eastAsia="Calibri" w:hAnsi="Calibri" w:cs="Calibri"/>
        </w:rPr>
        <w:t>v</w:t>
      </w:r>
      <w:r>
        <w:rPr>
          <w:rFonts w:ascii="Calibri" w:eastAsia="Calibri" w:hAnsi="Calibri" w:cs="Calibri"/>
          <w:vertAlign w:val="subscript"/>
        </w:rPr>
        <w:t>j</w:t>
      </w:r>
      <w:proofErr w:type="spellEnd"/>
      <w:r>
        <w:rPr>
          <w:rFonts w:ascii="Calibri" w:eastAsia="Calibri" w:hAnsi="Calibri" w:cs="Calibri"/>
          <w:vertAlign w:val="subscript"/>
        </w:rPr>
        <w:t>(j)</w:t>
      </w:r>
      <w:r>
        <w:rPr>
          <w:rFonts w:ascii="Calibri" w:eastAsia="Calibri" w:hAnsi="Calibri" w:cs="Calibri"/>
        </w:rPr>
        <w:t xml:space="preserve"> ~ </w:t>
      </w:r>
      <w:proofErr w:type="gramStart"/>
      <w:r>
        <w:rPr>
          <w:rFonts w:ascii="Calibri" w:eastAsia="Calibri" w:hAnsi="Calibri" w:cs="Calibri"/>
        </w:rPr>
        <w:t>Normal(</w:t>
      </w:r>
      <w:proofErr w:type="gramEnd"/>
      <w:r>
        <w:rPr>
          <w:rFonts w:ascii="Calibri" w:eastAsia="Calibri" w:hAnsi="Calibri" w:cs="Calibri"/>
        </w:rPr>
        <w:t xml:space="preserve">0, </w:t>
      </w:r>
      <w:proofErr w:type="gramStart"/>
      <w:r w:rsidRPr="002265C4">
        <w:rPr>
          <w:rFonts w:ascii="Calibri" w:eastAsia="Calibri" w:hAnsi="Calibri" w:cs="Calibri"/>
        </w:rPr>
        <w:t>σ</w:t>
      </w:r>
      <w:r w:rsidRPr="002265C4">
        <w:rPr>
          <w:rFonts w:ascii="Calibri" w:eastAsia="Calibri" w:hAnsi="Calibri" w:cs="Calibri"/>
          <w:vertAlign w:val="superscript"/>
        </w:rPr>
        <w:t>2</w:t>
      </w:r>
      <w:r>
        <w:rPr>
          <w:rFonts w:ascii="Calibri" w:eastAsia="Calibri" w:hAnsi="Calibri" w:cs="Calibri"/>
          <w:vertAlign w:val="subscript"/>
        </w:rPr>
        <w:t>v</w:t>
      </w:r>
      <w:proofErr w:type="gramEnd"/>
      <w:r>
        <w:rPr>
          <w:rFonts w:ascii="Calibri" w:eastAsia="Calibri" w:hAnsi="Calibri" w:cs="Calibri"/>
        </w:rPr>
        <w:t>)</w:t>
      </w:r>
    </w:p>
    <w:p w14:paraId="2EAB1666" w14:textId="77777777" w:rsidR="002265C4" w:rsidRPr="002265C4" w:rsidRDefault="002265C4">
      <w:pPr>
        <w:spacing w:line="360" w:lineRule="auto"/>
        <w:ind w:firstLine="720"/>
        <w:jc w:val="center"/>
        <w:rPr>
          <w:rFonts w:ascii="Calibri" w:eastAsia="Calibri" w:hAnsi="Calibri" w:cs="Calibri"/>
        </w:rPr>
      </w:pPr>
    </w:p>
    <w:p w14:paraId="5C376E8E" w14:textId="17945ABE" w:rsidR="001300F4" w:rsidRDefault="00000000" w:rsidP="001300F4">
      <w:pPr>
        <w:spacing w:line="360" w:lineRule="auto"/>
        <w:rPr>
          <w:rFonts w:ascii="Calibri" w:eastAsia="Calibri" w:hAnsi="Calibri" w:cs="Calibri"/>
          <w:color w:val="FF0000"/>
        </w:rPr>
      </w:pPr>
      <w:r>
        <w:rPr>
          <w:rFonts w:ascii="Calibri" w:eastAsia="Calibri" w:hAnsi="Calibri" w:cs="Calibri"/>
        </w:rPr>
        <w:t xml:space="preserve">where </w:t>
      </w:r>
      <w:proofErr w:type="spellStart"/>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xml:space="preserve"> is the expected count of independent detections of red squirrels at site </w:t>
      </w:r>
      <w:proofErr w:type="spellStart"/>
      <w:r>
        <w:rPr>
          <w:rFonts w:ascii="Calibri" w:eastAsia="Calibri" w:hAnsi="Calibri" w:cs="Calibri"/>
          <w:i/>
        </w:rPr>
        <w:t>i</w:t>
      </w:r>
      <w:proofErr w:type="spellEnd"/>
      <w:r>
        <w:rPr>
          <w:rFonts w:ascii="Calibri" w:eastAsia="Calibri" w:hAnsi="Calibri" w:cs="Calibri"/>
        </w:rPr>
        <w:t xml:space="preserve"> in array </w:t>
      </w:r>
      <w:r>
        <w:rPr>
          <w:rFonts w:ascii="Calibri" w:eastAsia="Calibri" w:hAnsi="Calibri" w:cs="Calibri"/>
          <w:i/>
        </w:rPr>
        <w:t>j</w:t>
      </w:r>
      <w:r>
        <w:rPr>
          <w:rFonts w:ascii="Calibri" w:eastAsia="Calibri" w:hAnsi="Calibri" w:cs="Calibri"/>
        </w:rPr>
        <w:t xml:space="preserve"> during month </w:t>
      </w:r>
      <w:r>
        <w:rPr>
          <w:rFonts w:ascii="Calibri" w:eastAsia="Calibri" w:hAnsi="Calibri" w:cs="Calibri"/>
          <w:i/>
        </w:rPr>
        <w:t>k</w:t>
      </w:r>
      <w:r>
        <w:rPr>
          <w:rFonts w:ascii="Calibri" w:eastAsia="Calibri" w:hAnsi="Calibri" w:cs="Calibri"/>
        </w:rPr>
        <w:t xml:space="preserve">, θ is the </w:t>
      </w:r>
      <w:r w:rsidRPr="00636173">
        <w:rPr>
          <w:rFonts w:ascii="Calibri" w:eastAsia="Calibri" w:hAnsi="Calibri" w:cs="Calibri"/>
          <w:color w:val="000000" w:themeColor="text1"/>
        </w:rPr>
        <w:t>overdispersion parameter of the negative binomial distribution, β</w:t>
      </w:r>
      <w:r w:rsidRPr="00636173">
        <w:rPr>
          <w:rFonts w:ascii="Calibri" w:eastAsia="Calibri" w:hAnsi="Calibri" w:cs="Calibri"/>
          <w:color w:val="000000" w:themeColor="text1"/>
          <w:vertAlign w:val="subscript"/>
        </w:rPr>
        <w:t>n</w:t>
      </w:r>
      <w:r w:rsidRPr="00636173">
        <w:rPr>
          <w:rFonts w:ascii="Calibri" w:eastAsia="Calibri" w:hAnsi="Calibri" w:cs="Calibri"/>
          <w:color w:val="000000" w:themeColor="text1"/>
        </w:rPr>
        <w:t xml:space="preserve"> is the linear coefficient for landscape covariate </w:t>
      </w:r>
      <w:proofErr w:type="spellStart"/>
      <w:r w:rsidRPr="00636173">
        <w:rPr>
          <w:rFonts w:ascii="Calibri" w:eastAsia="Calibri" w:hAnsi="Calibri" w:cs="Calibri"/>
          <w:color w:val="000000" w:themeColor="text1"/>
        </w:rPr>
        <w:t>x</w:t>
      </w:r>
      <w:r w:rsidRPr="00636173">
        <w:rPr>
          <w:rFonts w:ascii="Calibri" w:eastAsia="Calibri" w:hAnsi="Calibri" w:cs="Calibri"/>
          <w:color w:val="000000" w:themeColor="text1"/>
          <w:vertAlign w:val="subscript"/>
        </w:rPr>
        <w:t>n</w:t>
      </w:r>
      <w:proofErr w:type="spellEnd"/>
      <w:r w:rsidRPr="00636173">
        <w:rPr>
          <w:rFonts w:ascii="Calibri" w:eastAsia="Calibri" w:hAnsi="Calibri" w:cs="Calibri"/>
          <w:color w:val="000000" w:themeColor="text1"/>
        </w:rPr>
        <w:t xml:space="preserve">, and </w:t>
      </w:r>
      <w:r w:rsidRPr="00636173">
        <w:rPr>
          <w:rFonts w:ascii="Calibri" w:eastAsia="Calibri" w:hAnsi="Calibri" w:cs="Calibri"/>
          <w:i/>
          <w:color w:val="000000" w:themeColor="text1"/>
        </w:rPr>
        <w:t>v</w:t>
      </w:r>
      <w:r w:rsidRPr="00636173">
        <w:rPr>
          <w:rFonts w:ascii="Calibri" w:eastAsia="Calibri" w:hAnsi="Calibri" w:cs="Calibri"/>
          <w:i/>
          <w:color w:val="000000" w:themeColor="text1"/>
          <w:vertAlign w:val="subscript"/>
        </w:rPr>
        <w:t>i(j)</w:t>
      </w:r>
      <w:r w:rsidRPr="00636173">
        <w:rPr>
          <w:rFonts w:ascii="Calibri" w:eastAsia="Calibri" w:hAnsi="Calibri" w:cs="Calibri"/>
          <w:color w:val="000000" w:themeColor="text1"/>
        </w:rPr>
        <w:t xml:space="preserve"> and </w:t>
      </w:r>
      <w:proofErr w:type="spellStart"/>
      <w:r w:rsidRPr="00636173">
        <w:rPr>
          <w:rFonts w:ascii="Calibri" w:eastAsia="Calibri" w:hAnsi="Calibri" w:cs="Calibri"/>
          <w:i/>
          <w:color w:val="000000" w:themeColor="text1"/>
        </w:rPr>
        <w:t>u</w:t>
      </w:r>
      <w:r w:rsidR="002265C4" w:rsidRPr="00636173">
        <w:rPr>
          <w:rFonts w:ascii="Calibri" w:eastAsia="Calibri" w:hAnsi="Calibri" w:cs="Calibri"/>
          <w:i/>
          <w:color w:val="000000" w:themeColor="text1"/>
          <w:vertAlign w:val="subscript"/>
        </w:rPr>
        <w:t>j</w:t>
      </w:r>
      <w:proofErr w:type="spellEnd"/>
      <w:r w:rsidRPr="00636173">
        <w:rPr>
          <w:rFonts w:ascii="Calibri" w:eastAsia="Calibri" w:hAnsi="Calibri" w:cs="Calibri"/>
          <w:i/>
          <w:color w:val="000000" w:themeColor="text1"/>
        </w:rPr>
        <w:t xml:space="preserve"> </w:t>
      </w:r>
      <w:r w:rsidRPr="00636173">
        <w:rPr>
          <w:rFonts w:ascii="Calibri" w:eastAsia="Calibri" w:hAnsi="Calibri" w:cs="Calibri"/>
          <w:color w:val="000000" w:themeColor="text1"/>
        </w:rPr>
        <w:t>are the nested random intercepts of site and array</w:t>
      </w:r>
      <w:r w:rsidR="002265C4" w:rsidRPr="00636173">
        <w:rPr>
          <w:rFonts w:ascii="Calibri" w:eastAsia="Calibri" w:hAnsi="Calibri" w:cs="Calibri"/>
          <w:color w:val="000000" w:themeColor="text1"/>
        </w:rPr>
        <w:t xml:space="preserve">, which were assumed to have a normally distributed variance. </w:t>
      </w:r>
      <w:r w:rsidRPr="00636173">
        <w:rPr>
          <w:rFonts w:ascii="Calibri" w:eastAsia="Calibri" w:hAnsi="Calibri" w:cs="Calibri"/>
          <w:color w:val="000000" w:themeColor="text1"/>
        </w:rPr>
        <w:t xml:space="preserve">All models were fit using maximum likelihood with the Laplace approximation. All explanatory variables were scaled using standardized z-scaling to improve model convergence and interpretability of relative effect sizes. </w:t>
      </w:r>
    </w:p>
    <w:p w14:paraId="76B83203" w14:textId="15596E69" w:rsidR="001D1A6E" w:rsidRPr="00636173" w:rsidRDefault="001D1A6E" w:rsidP="00636173">
      <w:pPr>
        <w:pStyle w:val="Heading4"/>
      </w:pPr>
      <w:r>
        <w:t>Scale analysis</w:t>
      </w:r>
    </w:p>
    <w:p w14:paraId="73D5B888" w14:textId="13E911AE" w:rsidR="001300F4" w:rsidRDefault="00000000" w:rsidP="001300F4">
      <w:pPr>
        <w:spacing w:line="360" w:lineRule="auto"/>
        <w:ind w:firstLine="720"/>
        <w:rPr>
          <w:rFonts w:ascii="Calibri" w:eastAsia="Calibri" w:hAnsi="Calibri" w:cs="Calibri"/>
          <w:highlight w:val="yellow"/>
        </w:rPr>
      </w:pPr>
      <w:r>
        <w:rPr>
          <w:rFonts w:ascii="Calibri" w:eastAsia="Calibri" w:hAnsi="Calibri" w:cs="Calibri"/>
        </w:rPr>
        <w:t xml:space="preserve">To test our ecological hypotheses about the relative importance of landscape composition and configuration on red squirrels, we first divided our explanatory </w:t>
      </w:r>
      <w:commentRangeStart w:id="130"/>
      <w:commentRangeStart w:id="131"/>
      <w:r>
        <w:rPr>
          <w:rFonts w:ascii="Calibri" w:eastAsia="Calibri" w:hAnsi="Calibri" w:cs="Calibri"/>
        </w:rPr>
        <w:t>variables into three categories: [</w:t>
      </w:r>
      <w:r w:rsidR="00040D98">
        <w:rPr>
          <w:rFonts w:ascii="Calibri" w:eastAsia="Calibri" w:hAnsi="Calibri" w:cs="Calibri"/>
        </w:rPr>
        <w:t>1</w:t>
      </w:r>
      <w:r>
        <w:rPr>
          <w:rFonts w:ascii="Calibri" w:eastAsia="Calibri" w:hAnsi="Calibri" w:cs="Calibri"/>
        </w:rPr>
        <w:t>] composition of natural habitat, [</w:t>
      </w:r>
      <w:r w:rsidR="00040D98">
        <w:rPr>
          <w:rFonts w:ascii="Calibri" w:eastAsia="Calibri" w:hAnsi="Calibri" w:cs="Calibri"/>
        </w:rPr>
        <w:t>2</w:t>
      </w:r>
      <w:r>
        <w:rPr>
          <w:rFonts w:ascii="Calibri" w:eastAsia="Calibri" w:hAnsi="Calibri" w:cs="Calibri"/>
        </w:rPr>
        <w:t>] composition of anthropogenic features, and [</w:t>
      </w:r>
      <w:r w:rsidR="00040D98">
        <w:rPr>
          <w:rFonts w:ascii="Calibri" w:eastAsia="Calibri" w:hAnsi="Calibri" w:cs="Calibri"/>
        </w:rPr>
        <w:t>3</w:t>
      </w:r>
      <w:r>
        <w:rPr>
          <w:rFonts w:ascii="Calibri" w:eastAsia="Calibri" w:hAnsi="Calibri" w:cs="Calibri"/>
        </w:rPr>
        <w:t xml:space="preserve">] landscape configuration (Table 1). </w:t>
      </w:r>
      <w:commentRangeEnd w:id="130"/>
      <w:r w:rsidR="00040D98">
        <w:rPr>
          <w:rStyle w:val="CommentReference"/>
        </w:rPr>
        <w:commentReference w:id="130"/>
      </w:r>
      <w:commentRangeEnd w:id="131"/>
      <w:r w:rsidR="00200438">
        <w:rPr>
          <w:rStyle w:val="CommentReference"/>
        </w:rPr>
        <w:commentReference w:id="131"/>
      </w:r>
      <w:r>
        <w:rPr>
          <w:rFonts w:ascii="Calibri" w:eastAsia="Calibri" w:hAnsi="Calibri" w:cs="Calibri"/>
        </w:rPr>
        <w:t xml:space="preserve">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w:t>
      </w:r>
      <w:del w:id="132" w:author="Marissa Dyck" w:date="2025-05-01T18:36:00Z" w16du:dateUtc="2025-05-02T01:36:00Z">
        <w:r w:rsidDel="00847DA0">
          <w:rPr>
            <w:rFonts w:ascii="Calibri" w:eastAsia="Calibri" w:hAnsi="Calibri" w:cs="Calibri"/>
          </w:rPr>
          <w:delText>twenty-two</w:delText>
        </w:r>
      </w:del>
      <w:ins w:id="133" w:author="Marissa Dyck" w:date="2025-05-01T18:36:00Z" w16du:dateUtc="2025-05-02T01:36:00Z">
        <w:r w:rsidR="00847DA0">
          <w:rPr>
            <w:rFonts w:ascii="Calibri" w:eastAsia="Calibri" w:hAnsi="Calibri" w:cs="Calibri"/>
          </w:rPr>
          <w:t>22</w:t>
        </w:r>
      </w:ins>
      <w:r>
        <w:rPr>
          <w:rFonts w:ascii="Calibri" w:eastAsia="Calibri" w:hAnsi="Calibri" w:cs="Calibri"/>
        </w:rPr>
        <w:t xml:space="preserve"> spatial scales (i.e., 50–5000m) and compared </w:t>
      </w:r>
      <w:ins w:id="134" w:author="Marissa Dyck" w:date="2025-05-01T18:37:00Z" w16du:dateUtc="2025-05-02T01:37:00Z">
        <w:r w:rsidR="00847DA0">
          <w:rPr>
            <w:rFonts w:ascii="Calibri" w:eastAsia="Calibri" w:hAnsi="Calibri" w:cs="Calibri"/>
          </w:rPr>
          <w:t xml:space="preserve">Akaike Information Criterion </w:t>
        </w:r>
        <w:del w:id="135" w:author="Emerald Arthurs" w:date="2025-05-02T10:30:00Z" w16du:dateUtc="2025-05-02T17:30:00Z">
          <w:r w:rsidR="00847DA0" w:rsidDel="006B3800">
            <w:rPr>
              <w:rFonts w:ascii="Calibri" w:eastAsia="Calibri" w:hAnsi="Calibri" w:cs="Calibri"/>
            </w:rPr>
            <w:delText>correctied</w:delText>
          </w:r>
        </w:del>
      </w:ins>
      <w:ins w:id="136" w:author="Emerald Arthurs" w:date="2025-05-02T10:30:00Z" w16du:dateUtc="2025-05-02T17:30:00Z">
        <w:r w:rsidR="006B3800">
          <w:rPr>
            <w:rFonts w:ascii="Calibri" w:eastAsia="Calibri" w:hAnsi="Calibri" w:cs="Calibri"/>
          </w:rPr>
          <w:t>corrected</w:t>
        </w:r>
      </w:ins>
      <w:ins w:id="137" w:author="Marissa Dyck" w:date="2025-05-01T18:37:00Z" w16du:dateUtc="2025-05-02T01:37:00Z">
        <w:r w:rsidR="00847DA0">
          <w:rPr>
            <w:rFonts w:ascii="Calibri" w:eastAsia="Calibri" w:hAnsi="Calibri" w:cs="Calibri"/>
          </w:rPr>
          <w:t xml:space="preserve"> for small sample </w:t>
        </w:r>
        <w:commentRangeStart w:id="138"/>
        <w:r w:rsidR="00847DA0">
          <w:rPr>
            <w:rFonts w:ascii="Calibri" w:eastAsia="Calibri" w:hAnsi="Calibri" w:cs="Calibri"/>
          </w:rPr>
          <w:t>size (</w:t>
        </w:r>
      </w:ins>
      <w:proofErr w:type="spellStart"/>
      <w:r>
        <w:rPr>
          <w:rFonts w:ascii="Calibri" w:eastAsia="Calibri" w:hAnsi="Calibri" w:cs="Calibri"/>
        </w:rPr>
        <w:t>AICc</w:t>
      </w:r>
      <w:proofErr w:type="spellEnd"/>
      <w:ins w:id="139" w:author="Marissa Dyck" w:date="2025-05-01T18:37:00Z" w16du:dateUtc="2025-05-02T01:37:00Z">
        <w:r w:rsidR="00847DA0">
          <w:rPr>
            <w:rFonts w:ascii="Calibri" w:eastAsia="Calibri" w:hAnsi="Calibri" w:cs="Calibri"/>
          </w:rPr>
          <w:t>)</w:t>
        </w:r>
      </w:ins>
      <w:ins w:id="140" w:author="Emerald Arthurs" w:date="2025-05-02T10:31:00Z" w16du:dateUtc="2025-05-02T17:31:00Z">
        <w:r w:rsidR="006B3800">
          <w:rPr>
            <w:rFonts w:ascii="Calibri" w:eastAsia="Calibri" w:hAnsi="Calibri" w:cs="Calibri"/>
          </w:rPr>
          <w:t xml:space="preserve"> (Akaike, 1998)</w:t>
        </w:r>
      </w:ins>
      <w:r>
        <w:rPr>
          <w:rFonts w:ascii="Calibri" w:eastAsia="Calibri" w:hAnsi="Calibri" w:cs="Calibri"/>
        </w:rPr>
        <w:t xml:space="preserve"> </w:t>
      </w:r>
      <w:commentRangeEnd w:id="138"/>
      <w:r w:rsidR="00847DA0">
        <w:rPr>
          <w:rStyle w:val="CommentReference"/>
        </w:rPr>
        <w:commentReference w:id="138"/>
      </w:r>
      <w:r>
        <w:rPr>
          <w:rFonts w:ascii="Calibri" w:eastAsia="Calibri" w:hAnsi="Calibri" w:cs="Calibri"/>
        </w:rPr>
        <w:t xml:space="preserve">scores across spatial scales to determine which one was best supported for </w:t>
      </w:r>
      <w:commentRangeStart w:id="141"/>
      <w:commentRangeStart w:id="142"/>
      <w:r>
        <w:rPr>
          <w:rFonts w:ascii="Calibri" w:eastAsia="Calibri" w:hAnsi="Calibri" w:cs="Calibri"/>
        </w:rPr>
        <w:t>statistical modelling</w:t>
      </w:r>
      <w:commentRangeEnd w:id="141"/>
      <w:r w:rsidR="00847DA0">
        <w:rPr>
          <w:rStyle w:val="CommentReference"/>
        </w:rPr>
        <w:commentReference w:id="141"/>
      </w:r>
      <w:commentRangeEnd w:id="142"/>
      <w:r w:rsidR="006B3800">
        <w:rPr>
          <w:rStyle w:val="CommentReference"/>
        </w:rPr>
        <w:commentReference w:id="142"/>
      </w:r>
      <w:r>
        <w:rPr>
          <w:rFonts w:ascii="Calibri" w:eastAsia="Calibri" w:hAnsi="Calibri" w:cs="Calibri"/>
        </w:rPr>
        <w:t>. This approach allowed us to empirically evaluate the appropriate scales for modelling and flexibly incorporate the effect of natural habitat composition, anthropogenic composition, and landscape configuration on red squirrel distribution at separate spatial scales.</w:t>
      </w:r>
      <w:r w:rsidR="001300F4" w:rsidRPr="001300F4">
        <w:rPr>
          <w:rFonts w:ascii="Calibri" w:eastAsia="Calibri" w:hAnsi="Calibri" w:cs="Calibri"/>
          <w:highlight w:val="yellow"/>
        </w:rPr>
        <w:t xml:space="preserve"> </w:t>
      </w:r>
    </w:p>
    <w:p w14:paraId="45D74AA4" w14:textId="21B82E04" w:rsidR="001D1A6E" w:rsidRPr="00636173" w:rsidRDefault="001D1A6E" w:rsidP="00636173">
      <w:pPr>
        <w:pStyle w:val="Heading4"/>
      </w:pPr>
      <w:r w:rsidRPr="00636173">
        <w:t xml:space="preserve">Model </w:t>
      </w:r>
      <w:r w:rsidR="00BE6D56" w:rsidRPr="00636173">
        <w:t>s</w:t>
      </w:r>
      <w:r w:rsidRPr="00636173">
        <w:t>election</w:t>
      </w:r>
    </w:p>
    <w:p w14:paraId="03528A27" w14:textId="50E8AA64" w:rsidR="0013131D" w:rsidRDefault="00000000" w:rsidP="000358C6">
      <w:pPr>
        <w:spacing w:line="360" w:lineRule="auto"/>
        <w:ind w:firstLine="720"/>
        <w:rPr>
          <w:rFonts w:ascii="Calibri" w:eastAsia="Calibri" w:hAnsi="Calibri" w:cs="Calibri"/>
        </w:rPr>
      </w:pPr>
      <w:r>
        <w:rPr>
          <w:rFonts w:ascii="Calibri" w:eastAsia="Calibri" w:hAnsi="Calibri" w:cs="Calibri"/>
        </w:rPr>
        <w:t>We combined covariates from each of the three categories</w:t>
      </w:r>
      <w:r w:rsidR="00ED20D3">
        <w:rPr>
          <w:rFonts w:ascii="Calibri" w:eastAsia="Calibri" w:hAnsi="Calibri" w:cs="Calibri"/>
        </w:rPr>
        <w:t xml:space="preserve"> at their respective best-fit spatial scales</w:t>
      </w:r>
      <w:r>
        <w:rPr>
          <w:rFonts w:ascii="Calibri" w:eastAsia="Calibri" w:hAnsi="Calibri" w:cs="Calibri"/>
        </w:rPr>
        <w:t xml:space="preserve"> </w:t>
      </w:r>
      <w:r w:rsidR="00CC34DC">
        <w:rPr>
          <w:rFonts w:ascii="Calibri" w:eastAsia="Calibri" w:hAnsi="Calibri" w:cs="Calibri"/>
        </w:rPr>
        <w:t xml:space="preserve">(Table 1) </w:t>
      </w:r>
      <w:r>
        <w:rPr>
          <w:rFonts w:ascii="Calibri" w:eastAsia="Calibri" w:hAnsi="Calibri" w:cs="Calibri"/>
        </w:rPr>
        <w:t xml:space="preserve">into a candidate model set describing </w:t>
      </w:r>
      <w:r w:rsidR="001D1A6E">
        <w:rPr>
          <w:rFonts w:ascii="Calibri" w:eastAsia="Calibri" w:hAnsi="Calibri" w:cs="Calibri"/>
        </w:rPr>
        <w:t xml:space="preserve">statistical </w:t>
      </w:r>
      <w:r>
        <w:rPr>
          <w:rFonts w:ascii="Calibri" w:eastAsia="Calibri" w:hAnsi="Calibri" w:cs="Calibri"/>
        </w:rPr>
        <w:t>hypotheses about the effects of</w:t>
      </w:r>
      <w:r w:rsidR="001D1A6E">
        <w:rPr>
          <w:rFonts w:ascii="Calibri" w:eastAsia="Calibri" w:hAnsi="Calibri" w:cs="Calibri"/>
        </w:rPr>
        <w:t xml:space="preserve"> natural habitat, anthropogenic disturbance, and landscape configuration </w:t>
      </w:r>
      <w:r>
        <w:rPr>
          <w:rFonts w:ascii="Calibri" w:eastAsia="Calibri" w:hAnsi="Calibri" w:cs="Calibri"/>
        </w:rPr>
        <w:t>on red squirrel distribution</w:t>
      </w:r>
      <w:r w:rsidR="0013131D">
        <w:rPr>
          <w:rFonts w:ascii="Calibri" w:eastAsia="Calibri" w:hAnsi="Calibri" w:cs="Calibri"/>
        </w:rPr>
        <w:t xml:space="preserve"> (Table 2)</w:t>
      </w:r>
      <w:r w:rsidR="000358C6">
        <w:rPr>
          <w:rFonts w:ascii="Calibri" w:eastAsia="Calibri" w:hAnsi="Calibri" w:cs="Calibri"/>
        </w:rPr>
        <w:t xml:space="preserve">. </w:t>
      </w:r>
      <w:r w:rsidR="00ED20D3">
        <w:rPr>
          <w:rFonts w:ascii="Calibri" w:eastAsia="Calibri" w:hAnsi="Calibri" w:cs="Calibri"/>
        </w:rPr>
        <w:lastRenderedPageBreak/>
        <w:t xml:space="preserve">Our </w:t>
      </w:r>
      <w:r w:rsidR="00ED20D3" w:rsidRPr="00636173">
        <w:rPr>
          <w:rFonts w:ascii="Calibri" w:eastAsia="Calibri" w:hAnsi="Calibri" w:cs="Calibri"/>
          <w:color w:val="000000" w:themeColor="text1"/>
        </w:rPr>
        <w:t>first five candidate models</w:t>
      </w:r>
      <w:r w:rsidR="00ED20D3">
        <w:rPr>
          <w:rFonts w:ascii="Calibri" w:eastAsia="Calibri" w:hAnsi="Calibri" w:cs="Calibri"/>
        </w:rPr>
        <w:t xml:space="preserve"> included only </w:t>
      </w:r>
      <w:r w:rsidR="0016692C">
        <w:rPr>
          <w:rFonts w:ascii="Calibri" w:eastAsia="Calibri" w:hAnsi="Calibri" w:cs="Calibri"/>
        </w:rPr>
        <w:t xml:space="preserve">fire and </w:t>
      </w:r>
      <w:r w:rsidR="00ED20D3">
        <w:rPr>
          <w:rFonts w:ascii="Calibri" w:eastAsia="Calibri" w:hAnsi="Calibri" w:cs="Calibri"/>
        </w:rPr>
        <w:t xml:space="preserve">natural land cover predictors. </w:t>
      </w:r>
      <w:r w:rsidR="0016692C">
        <w:rPr>
          <w:rFonts w:ascii="Calibri" w:eastAsia="Calibri" w:hAnsi="Calibri" w:cs="Calibri"/>
        </w:rPr>
        <w:t>From</w:t>
      </w:r>
      <w:r w:rsidR="00ED20D3">
        <w:rPr>
          <w:rFonts w:ascii="Calibri" w:eastAsia="Calibri" w:hAnsi="Calibri" w:cs="Calibri"/>
        </w:rPr>
        <w:t xml:space="preserve"> these candidate models, we identified the best-supported natural land cover predictors</w:t>
      </w:r>
      <w:r w:rsidR="0016692C">
        <w:rPr>
          <w:rFonts w:ascii="Calibri" w:eastAsia="Calibri" w:hAnsi="Calibri" w:cs="Calibri"/>
        </w:rPr>
        <w:t xml:space="preserve"> and</w:t>
      </w:r>
      <w:r w:rsidR="00ED20D3">
        <w:rPr>
          <w:rFonts w:ascii="Calibri" w:eastAsia="Calibri" w:hAnsi="Calibri" w:cs="Calibri"/>
        </w:rPr>
        <w:t xml:space="preserve"> deemed </w:t>
      </w:r>
      <w:r w:rsidR="0016692C">
        <w:rPr>
          <w:rFonts w:ascii="Calibri" w:eastAsia="Calibri" w:hAnsi="Calibri" w:cs="Calibri"/>
        </w:rPr>
        <w:t>this a</w:t>
      </w:r>
      <w:r w:rsidR="00ED20D3">
        <w:rPr>
          <w:rFonts w:ascii="Calibri" w:eastAsia="Calibri" w:hAnsi="Calibri" w:cs="Calibri"/>
        </w:rPr>
        <w:t xml:space="preserve"> ‘</w:t>
      </w:r>
      <w:r w:rsidR="0016692C">
        <w:rPr>
          <w:rFonts w:ascii="Calibri" w:eastAsia="Calibri" w:hAnsi="Calibri" w:cs="Calibri"/>
        </w:rPr>
        <w:t>core’</w:t>
      </w:r>
      <w:r w:rsidR="00ED20D3">
        <w:rPr>
          <w:rFonts w:ascii="Calibri" w:eastAsia="Calibri" w:hAnsi="Calibri" w:cs="Calibri"/>
        </w:rPr>
        <w:t xml:space="preserve"> model</w:t>
      </w:r>
      <w:r w:rsidR="0016692C">
        <w:rPr>
          <w:rFonts w:ascii="Calibri" w:eastAsia="Calibri" w:hAnsi="Calibri" w:cs="Calibri"/>
        </w:rPr>
        <w:t xml:space="preserve"> </w:t>
      </w:r>
      <w:commentRangeStart w:id="143"/>
      <w:commentRangeStart w:id="144"/>
      <w:del w:id="145" w:author="Emerald Arthurs" w:date="2025-05-02T10:32:00Z" w16du:dateUtc="2025-05-02T17:32:00Z">
        <w:r w:rsidR="0016692C" w:rsidDel="00D9589D">
          <w:rPr>
            <w:rFonts w:ascii="Calibri" w:eastAsia="Calibri" w:hAnsi="Calibri" w:cs="Calibri"/>
            <w:i/>
            <w:iCs/>
          </w:rPr>
          <w:delText>sensu</w:delText>
        </w:r>
        <w:commentRangeEnd w:id="143"/>
        <w:r w:rsidR="00847DA0" w:rsidDel="00D9589D">
          <w:rPr>
            <w:rStyle w:val="CommentReference"/>
          </w:rPr>
          <w:commentReference w:id="143"/>
        </w:r>
      </w:del>
      <w:commentRangeEnd w:id="144"/>
      <w:r w:rsidR="00D9589D">
        <w:rPr>
          <w:rStyle w:val="CommentReference"/>
        </w:rPr>
        <w:commentReference w:id="144"/>
      </w:r>
      <w:del w:id="146" w:author="Emerald Arthurs" w:date="2025-05-02T10:32:00Z" w16du:dateUtc="2025-05-02T17:32:00Z">
        <w:r w:rsidR="0016692C" w:rsidDel="00D9589D">
          <w:rPr>
            <w:rFonts w:ascii="Calibri" w:eastAsia="Calibri" w:hAnsi="Calibri" w:cs="Calibri"/>
            <w:i/>
            <w:iCs/>
          </w:rPr>
          <w:delText xml:space="preserve"> </w:delText>
        </w:r>
      </w:del>
      <w:ins w:id="147" w:author="Emerald Arthurs" w:date="2025-05-02T10:32:00Z" w16du:dateUtc="2025-05-02T17:32:00Z">
        <w:r w:rsidR="00D9589D">
          <w:rPr>
            <w:rFonts w:ascii="Calibri" w:eastAsia="Calibri" w:hAnsi="Calibri" w:cs="Calibri"/>
          </w:rPr>
          <w:t>(</w:t>
        </w:r>
      </w:ins>
      <w:r w:rsidR="0016692C">
        <w:rPr>
          <w:rFonts w:ascii="Calibri" w:eastAsia="Calibri" w:hAnsi="Calibri" w:cs="Calibri"/>
        </w:rPr>
        <w:t>Chow-Fraser et al.</w:t>
      </w:r>
      <w:ins w:id="148" w:author="Emerald Arthurs" w:date="2025-05-02T10:32:00Z" w16du:dateUtc="2025-05-02T17:32:00Z">
        <w:r w:rsidR="00D9589D">
          <w:rPr>
            <w:rFonts w:ascii="Calibri" w:eastAsia="Calibri" w:hAnsi="Calibri" w:cs="Calibri"/>
          </w:rPr>
          <w:t>,</w:t>
        </w:r>
      </w:ins>
      <w:r w:rsidR="0016692C">
        <w:rPr>
          <w:rFonts w:ascii="Calibri" w:eastAsia="Calibri" w:hAnsi="Calibri" w:cs="Calibri"/>
        </w:rPr>
        <w:t xml:space="preserve"> </w:t>
      </w:r>
      <w:del w:id="149" w:author="Emerald Arthurs" w:date="2025-05-02T10:32:00Z" w16du:dateUtc="2025-05-02T17:32:00Z">
        <w:r w:rsidR="0016692C" w:rsidDel="00D9589D">
          <w:rPr>
            <w:rFonts w:ascii="Calibri" w:eastAsia="Calibri" w:hAnsi="Calibri" w:cs="Calibri"/>
          </w:rPr>
          <w:delText>(</w:delText>
        </w:r>
      </w:del>
      <w:r w:rsidR="0016692C">
        <w:rPr>
          <w:rFonts w:ascii="Calibri" w:eastAsia="Calibri" w:hAnsi="Calibri" w:cs="Calibri"/>
        </w:rPr>
        <w:t>2022)</w:t>
      </w:r>
      <w:r w:rsidR="00ED20D3">
        <w:rPr>
          <w:rFonts w:ascii="Calibri" w:eastAsia="Calibri" w:hAnsi="Calibri" w:cs="Calibri"/>
        </w:rPr>
        <w:t xml:space="preserve">, </w:t>
      </w:r>
      <w:r w:rsidR="0016692C">
        <w:rPr>
          <w:rFonts w:ascii="Calibri" w:eastAsia="Calibri" w:hAnsi="Calibri" w:cs="Calibri"/>
        </w:rPr>
        <w:t>which we</w:t>
      </w:r>
      <w:r w:rsidR="00ED20D3">
        <w:rPr>
          <w:rFonts w:ascii="Calibri" w:eastAsia="Calibri" w:hAnsi="Calibri" w:cs="Calibri"/>
        </w:rPr>
        <w:t xml:space="preserve"> carried forward into all other candidate models</w:t>
      </w:r>
      <w:r w:rsidR="0016692C">
        <w:rPr>
          <w:rFonts w:ascii="Calibri" w:eastAsia="Calibri" w:hAnsi="Calibri" w:cs="Calibri"/>
        </w:rPr>
        <w:t>. The remainder of our final model set included anthropogenic disturbance and configuration metrics in addition to these ‘core’ predictors (Table 2)</w:t>
      </w:r>
      <w:r w:rsidR="00ED20D3">
        <w:rPr>
          <w:rFonts w:ascii="Calibri" w:eastAsia="Calibri" w:hAnsi="Calibri" w:cs="Calibri"/>
        </w:rPr>
        <w:t>.</w:t>
      </w:r>
      <w:r w:rsidR="0016692C">
        <w:rPr>
          <w:rFonts w:ascii="Calibri" w:eastAsia="Calibri" w:hAnsi="Calibri" w:cs="Calibri"/>
        </w:rPr>
        <w:t xml:space="preserve"> </w:t>
      </w:r>
      <w:r>
        <w:rPr>
          <w:rFonts w:ascii="Calibri" w:eastAsia="Calibri" w:hAnsi="Calibri" w:cs="Calibri"/>
        </w:rPr>
        <w:t xml:space="preserve">We did not include roads in any </w:t>
      </w:r>
      <w:r w:rsidR="0016692C">
        <w:rPr>
          <w:rFonts w:ascii="Calibri" w:eastAsia="Calibri" w:hAnsi="Calibri" w:cs="Calibri"/>
        </w:rPr>
        <w:t xml:space="preserve">candidate </w:t>
      </w:r>
      <w:r>
        <w:rPr>
          <w:rFonts w:ascii="Calibri" w:eastAsia="Calibri" w:hAnsi="Calibri" w:cs="Calibri"/>
        </w:rPr>
        <w:t xml:space="preserve">models due to their high correlation with </w:t>
      </w:r>
      <w:r w:rsidR="001A16DE">
        <w:rPr>
          <w:rFonts w:ascii="Calibri" w:eastAsia="Calibri" w:hAnsi="Calibri" w:cs="Calibri"/>
        </w:rPr>
        <w:t xml:space="preserve">most </w:t>
      </w:r>
      <w:r>
        <w:rPr>
          <w:rFonts w:ascii="Calibri" w:eastAsia="Calibri" w:hAnsi="Calibri" w:cs="Calibri"/>
        </w:rPr>
        <w:t>other anthropogenic disturbances (</w:t>
      </w:r>
      <w:commentRangeStart w:id="150"/>
      <w:commentRangeStart w:id="151"/>
      <w:commentRangeStart w:id="152"/>
      <w:r w:rsidR="001A16DE">
        <w:rPr>
          <w:rFonts w:ascii="Calibri" w:eastAsia="Calibri" w:hAnsi="Calibri" w:cs="Calibri"/>
        </w:rPr>
        <w:t xml:space="preserve">notably: Spearman’s r with </w:t>
      </w:r>
      <w:r>
        <w:rPr>
          <w:rFonts w:ascii="Calibri" w:eastAsia="Calibri" w:hAnsi="Calibri" w:cs="Calibri"/>
        </w:rPr>
        <w:t xml:space="preserve">well sites </w:t>
      </w:r>
      <w:r w:rsidR="001A16DE">
        <w:rPr>
          <w:rFonts w:ascii="Calibri" w:eastAsia="Calibri" w:hAnsi="Calibri" w:cs="Calibri"/>
        </w:rPr>
        <w:t xml:space="preserve">= 0.68, </w:t>
      </w:r>
      <w:r>
        <w:rPr>
          <w:rFonts w:ascii="Calibri" w:eastAsia="Calibri" w:hAnsi="Calibri" w:cs="Calibri"/>
        </w:rPr>
        <w:t>industrial facilities</w:t>
      </w:r>
      <w:r w:rsidR="001A16DE">
        <w:rPr>
          <w:rFonts w:ascii="Calibri" w:eastAsia="Calibri" w:hAnsi="Calibri" w:cs="Calibri"/>
        </w:rPr>
        <w:t xml:space="preserve"> = 0.81, pipelines &amp; transmission lines = 0.70</w:t>
      </w:r>
      <w:r>
        <w:rPr>
          <w:rFonts w:ascii="Calibri" w:eastAsia="Calibri" w:hAnsi="Calibri" w:cs="Calibri"/>
        </w:rPr>
        <w:t xml:space="preserve">) </w:t>
      </w:r>
      <w:commentRangeEnd w:id="150"/>
      <w:r w:rsidR="00E87405">
        <w:rPr>
          <w:rStyle w:val="CommentReference"/>
        </w:rPr>
        <w:commentReference w:id="150"/>
      </w:r>
      <w:commentRangeEnd w:id="151"/>
      <w:r w:rsidR="001A16DE">
        <w:rPr>
          <w:rStyle w:val="CommentReference"/>
        </w:rPr>
        <w:commentReference w:id="151"/>
      </w:r>
      <w:commentRangeEnd w:id="152"/>
      <w:r w:rsidR="00847DA0">
        <w:rPr>
          <w:rStyle w:val="CommentReference"/>
        </w:rPr>
        <w:commentReference w:id="152"/>
      </w:r>
      <w:r>
        <w:rPr>
          <w:rFonts w:ascii="Calibri" w:eastAsia="Calibri" w:hAnsi="Calibri" w:cs="Calibri"/>
        </w:rPr>
        <w:t>at our selected spatial scale. Configuration metrics were highly correlated with variables for anthropogenic disturbance type, so our candidate model set was not fully nested. Instead, we represented disturbance in any configuration models using interactions with the aggregate cumulative site disturbance metric, which was not highly correlated with any configuration variables. W</w:t>
      </w:r>
      <w:r w:rsidR="0016692C">
        <w:rPr>
          <w:rFonts w:ascii="Calibri" w:eastAsia="Calibri" w:hAnsi="Calibri" w:cs="Calibri"/>
        </w:rPr>
        <w:t xml:space="preserve">e performed model selection on the candidate set and </w:t>
      </w:r>
      <w:r>
        <w:rPr>
          <w:rFonts w:ascii="Calibri" w:eastAsia="Calibri" w:hAnsi="Calibri" w:cs="Calibri"/>
        </w:rPr>
        <w:t xml:space="preserve">ranked candidate models using </w:t>
      </w:r>
      <w:proofErr w:type="spellStart"/>
      <w:r>
        <w:rPr>
          <w:rFonts w:ascii="Calibri" w:eastAsia="Calibri" w:hAnsi="Calibri" w:cs="Calibri"/>
        </w:rPr>
        <w:t>AICc</w:t>
      </w:r>
      <w:proofErr w:type="spellEnd"/>
      <w:r>
        <w:rPr>
          <w:rFonts w:ascii="Calibri" w:eastAsia="Calibri" w:hAnsi="Calibri" w:cs="Calibri"/>
        </w:rPr>
        <w:t xml:space="preserve"> scores to compare the importance of various components of landscape structure for red squirrel distribution and identify a best-supported model (Burnham &amp; Anderson, 2002). </w:t>
      </w:r>
      <w:commentRangeStart w:id="153"/>
      <w:commentRangeStart w:id="154"/>
      <w:r>
        <w:rPr>
          <w:rFonts w:ascii="Calibri" w:eastAsia="Calibri" w:hAnsi="Calibri" w:cs="Calibri"/>
        </w:rPr>
        <w:t>We treated any candidate models with ∆AIC &lt;</w:t>
      </w:r>
      <w:r w:rsidR="001A16DE">
        <w:rPr>
          <w:rFonts w:ascii="Calibri" w:eastAsia="Calibri" w:hAnsi="Calibri" w:cs="Calibri"/>
        </w:rPr>
        <w:t>2</w:t>
      </w:r>
      <w:r>
        <w:rPr>
          <w:rFonts w:ascii="Calibri" w:eastAsia="Calibri" w:hAnsi="Calibri" w:cs="Calibri"/>
        </w:rPr>
        <w:t xml:space="preserve"> as well-supported and interpreted them accordingly. </w:t>
      </w:r>
      <w:commentRangeEnd w:id="153"/>
      <w:r w:rsidR="00E87405">
        <w:rPr>
          <w:rStyle w:val="CommentReference"/>
        </w:rPr>
        <w:commentReference w:id="153"/>
      </w:r>
      <w:commentRangeEnd w:id="154"/>
      <w:r w:rsidR="001A16DE">
        <w:rPr>
          <w:rStyle w:val="CommentReference"/>
        </w:rPr>
        <w:commentReference w:id="154"/>
      </w:r>
      <w:r>
        <w:rPr>
          <w:rFonts w:ascii="Calibri" w:eastAsia="Calibri" w:hAnsi="Calibri" w:cs="Calibri"/>
        </w:rPr>
        <w:t>Model validity</w:t>
      </w:r>
      <w:r w:rsidR="00E87405">
        <w:rPr>
          <w:rFonts w:ascii="Calibri" w:eastAsia="Calibri" w:hAnsi="Calibri" w:cs="Calibri"/>
        </w:rPr>
        <w:t xml:space="preserve"> </w:t>
      </w:r>
      <w:r w:rsidR="001A16DE">
        <w:rPr>
          <w:rFonts w:ascii="Calibri" w:eastAsia="Calibri" w:hAnsi="Calibri" w:cs="Calibri"/>
        </w:rPr>
        <w:t>of top models</w:t>
      </w:r>
      <w:r>
        <w:rPr>
          <w:rFonts w:ascii="Calibri" w:eastAsia="Calibri" w:hAnsi="Calibri" w:cs="Calibri"/>
        </w:rPr>
        <w:t xml:space="preserve"> was verified using diagnostic plots of residuals vs. fitted values and collinearity among predictors was assessed using variance inflation factors (VIFs; Zuur &amp; </w:t>
      </w:r>
      <w:r w:rsidR="000358C6">
        <w:rPr>
          <w:rFonts w:ascii="Calibri" w:eastAsia="Calibri" w:hAnsi="Calibri" w:cs="Calibri"/>
        </w:rPr>
        <w:t>L</w:t>
      </w:r>
      <w:r>
        <w:rPr>
          <w:rFonts w:ascii="Calibri" w:eastAsia="Calibri" w:hAnsi="Calibri" w:cs="Calibri"/>
        </w:rPr>
        <w:t xml:space="preserve">eno, 2016). </w:t>
      </w:r>
      <w:r w:rsidR="00A46B07">
        <w:rPr>
          <w:rFonts w:ascii="Calibri" w:eastAsia="Calibri" w:hAnsi="Calibri" w:cs="Calibri"/>
        </w:rPr>
        <w:t xml:space="preserve">All model selection and top model evaluation were performed using the </w:t>
      </w:r>
      <w:proofErr w:type="spellStart"/>
      <w:r w:rsidR="00A46B07">
        <w:rPr>
          <w:rFonts w:ascii="Calibri" w:eastAsia="Calibri" w:hAnsi="Calibri" w:cs="Calibri"/>
          <w:i/>
        </w:rPr>
        <w:t>MuMIn</w:t>
      </w:r>
      <w:proofErr w:type="spellEnd"/>
      <w:r w:rsidR="00A46B07">
        <w:rPr>
          <w:rFonts w:ascii="Calibri" w:eastAsia="Calibri" w:hAnsi="Calibri" w:cs="Calibri"/>
          <w:i/>
        </w:rPr>
        <w:t xml:space="preserve"> </w:t>
      </w:r>
      <w:r w:rsidR="00A46B07">
        <w:rPr>
          <w:rFonts w:ascii="Calibri" w:eastAsia="Calibri" w:hAnsi="Calibri" w:cs="Calibri"/>
        </w:rPr>
        <w:t xml:space="preserve">(Barton, 2015) and </w:t>
      </w:r>
      <w:r w:rsidR="00A46B07">
        <w:rPr>
          <w:rFonts w:ascii="Calibri" w:eastAsia="Calibri" w:hAnsi="Calibri" w:cs="Calibri"/>
          <w:i/>
        </w:rPr>
        <w:t xml:space="preserve">performance </w:t>
      </w:r>
      <w:r w:rsidR="00A46B07">
        <w:rPr>
          <w:rFonts w:ascii="Calibri" w:eastAsia="Calibri" w:hAnsi="Calibri" w:cs="Calibri"/>
        </w:rPr>
        <w:t>(</w:t>
      </w:r>
      <w:proofErr w:type="spellStart"/>
      <w:r w:rsidR="00A46B07">
        <w:rPr>
          <w:rFonts w:ascii="Calibri" w:eastAsia="Calibri" w:hAnsi="Calibri" w:cs="Calibri"/>
        </w:rPr>
        <w:t>Lüdecke</w:t>
      </w:r>
      <w:proofErr w:type="spellEnd"/>
      <w:r w:rsidR="00A46B07">
        <w:rPr>
          <w:rFonts w:ascii="Calibri" w:eastAsia="Calibri" w:hAnsi="Calibri" w:cs="Calibri"/>
        </w:rPr>
        <w:t xml:space="preserve"> et al., 2021) packages in R.</w:t>
      </w:r>
    </w:p>
    <w:p w14:paraId="28E35210" w14:textId="592D8095" w:rsidR="001D1A6E" w:rsidRPr="00636173" w:rsidRDefault="001D1A6E" w:rsidP="00636173">
      <w:pPr>
        <w:pStyle w:val="Heading4"/>
      </w:pPr>
      <w:r>
        <w:t>Simulations</w:t>
      </w:r>
    </w:p>
    <w:p w14:paraId="749AC5D0" w14:textId="576C093B" w:rsidR="00512322" w:rsidRDefault="00000000" w:rsidP="00636173">
      <w:pPr>
        <w:spacing w:line="360" w:lineRule="auto"/>
        <w:ind w:firstLine="720"/>
        <w:rPr>
          <w:rFonts w:ascii="Calibri" w:eastAsia="Calibri" w:hAnsi="Calibri" w:cs="Calibri"/>
        </w:rPr>
      </w:pPr>
      <w:r>
        <w:rPr>
          <w:rFonts w:ascii="Calibri" w:eastAsia="Calibri" w:hAnsi="Calibri" w:cs="Calibri"/>
        </w:rPr>
        <w:t xml:space="preserve">We further investigated model performance with parametric </w:t>
      </w:r>
      <w:r w:rsidR="002406E6">
        <w:rPr>
          <w:rFonts w:ascii="Calibri" w:eastAsia="Calibri" w:hAnsi="Calibri" w:cs="Calibri"/>
        </w:rPr>
        <w:t>simulations</w:t>
      </w:r>
      <w:r>
        <w:rPr>
          <w:rFonts w:ascii="Calibri" w:eastAsia="Calibri" w:hAnsi="Calibri" w:cs="Calibri"/>
        </w:rPr>
        <w:t xml:space="preserve"> by using our top-performing model as a ‘true’ data-generating process (full details in Supplementary Information</w:t>
      </w:r>
      <w:r w:rsidR="00A44A9F">
        <w:rPr>
          <w:rFonts w:ascii="Calibri" w:eastAsia="Calibri" w:hAnsi="Calibri" w:cs="Calibri"/>
        </w:rPr>
        <w:t xml:space="preserve"> S1</w:t>
      </w:r>
      <w:r>
        <w:rPr>
          <w:rFonts w:ascii="Calibri" w:eastAsia="Calibri" w:hAnsi="Calibri" w:cs="Calibri"/>
        </w:rPr>
        <w:t>).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of coefficient estimates, then assessed the empirical precision (standard error) and bias (mean) of our f</w:t>
      </w:r>
      <w:commentRangeStart w:id="155"/>
      <w:commentRangeStart w:id="156"/>
      <w:r>
        <w:rPr>
          <w:rFonts w:ascii="Calibri" w:eastAsia="Calibri" w:hAnsi="Calibri" w:cs="Calibri"/>
        </w:rPr>
        <w:t>ixed</w:t>
      </w:r>
      <w:r w:rsidR="002406E6">
        <w:rPr>
          <w:rFonts w:ascii="Calibri" w:eastAsia="Calibri" w:hAnsi="Calibri" w:cs="Calibri"/>
        </w:rPr>
        <w:t xml:space="preserve"> </w:t>
      </w:r>
      <w:r>
        <w:rPr>
          <w:rFonts w:ascii="Calibri" w:eastAsia="Calibri" w:hAnsi="Calibri" w:cs="Calibri"/>
        </w:rPr>
        <w:t xml:space="preserve">effect </w:t>
      </w:r>
      <w:r w:rsidR="001A16DE">
        <w:rPr>
          <w:rFonts w:ascii="Calibri" w:eastAsia="Calibri" w:hAnsi="Calibri" w:cs="Calibri"/>
        </w:rPr>
        <w:t xml:space="preserve">and random effect </w:t>
      </w:r>
      <w:r>
        <w:rPr>
          <w:rFonts w:ascii="Calibri" w:eastAsia="Calibri" w:hAnsi="Calibri" w:cs="Calibri"/>
        </w:rPr>
        <w:t xml:space="preserve">estimates </w:t>
      </w:r>
      <w:commentRangeEnd w:id="155"/>
      <w:r w:rsidR="003E4FC3">
        <w:rPr>
          <w:rStyle w:val="CommentReference"/>
        </w:rPr>
        <w:commentReference w:id="155"/>
      </w:r>
      <w:commentRangeEnd w:id="156"/>
      <w:r w:rsidR="001A16DE">
        <w:rPr>
          <w:rStyle w:val="CommentReference"/>
        </w:rPr>
        <w:commentReference w:id="156"/>
      </w:r>
      <w:r>
        <w:rPr>
          <w:rFonts w:ascii="Calibri" w:eastAsia="Calibri" w:hAnsi="Calibri" w:cs="Calibri"/>
        </w:rPr>
        <w:t xml:space="preserve">compared to the top model (Zuur et al., 2016). </w:t>
      </w:r>
    </w:p>
    <w:p w14:paraId="70A3ACA7" w14:textId="66AB08DA" w:rsidR="00512322" w:rsidRDefault="00000000">
      <w:pPr>
        <w:pStyle w:val="Heading2"/>
        <w:spacing w:line="360" w:lineRule="auto"/>
        <w:jc w:val="both"/>
      </w:pPr>
      <w:bookmarkStart w:id="157" w:name="_bslx4j2rockt" w:colFirst="0" w:colLast="0"/>
      <w:bookmarkEnd w:id="157"/>
      <w:commentRangeStart w:id="158"/>
      <w:commentRangeStart w:id="159"/>
      <w:r>
        <w:t>Results</w:t>
      </w:r>
      <w:commentRangeEnd w:id="158"/>
      <w:r w:rsidR="003E4FC3">
        <w:rPr>
          <w:rStyle w:val="CommentReference"/>
        </w:rPr>
        <w:commentReference w:id="158"/>
      </w:r>
      <w:commentRangeEnd w:id="159"/>
      <w:r w:rsidR="00852F25">
        <w:rPr>
          <w:rStyle w:val="CommentReference"/>
        </w:rPr>
        <w:commentReference w:id="159"/>
      </w:r>
    </w:p>
    <w:p w14:paraId="17ADC801" w14:textId="1A522CB9" w:rsidR="00852F25" w:rsidRDefault="00000000" w:rsidP="00852F25">
      <w:pPr>
        <w:spacing w:line="360" w:lineRule="auto"/>
        <w:ind w:firstLine="720"/>
        <w:rPr>
          <w:rFonts w:ascii="Calibri" w:eastAsia="Calibri" w:hAnsi="Calibri" w:cs="Calibri"/>
        </w:rPr>
      </w:pPr>
      <w:r>
        <w:rPr>
          <w:rFonts w:ascii="Calibri" w:eastAsia="Calibri" w:hAnsi="Calibri" w:cs="Calibri"/>
        </w:rPr>
        <w:t xml:space="preserve">We gathered 149,273 camera trap-days of data and 683,259 images, producing 7,399 images and 4,747 independent detections of red squirrels. </w:t>
      </w:r>
      <w:commentRangeStart w:id="160"/>
      <w:commentRangeStart w:id="161"/>
      <w:commentRangeStart w:id="162"/>
      <w:commentRangeStart w:id="163"/>
      <w:r>
        <w:rPr>
          <w:rFonts w:ascii="Calibri" w:eastAsia="Calibri" w:hAnsi="Calibri" w:cs="Calibri"/>
        </w:rPr>
        <w:t xml:space="preserve">Red squirrels were detected at least once at 305 of </w:t>
      </w:r>
      <w:r>
        <w:rPr>
          <w:rFonts w:ascii="Calibri" w:eastAsia="Calibri" w:hAnsi="Calibri" w:cs="Calibri"/>
        </w:rPr>
        <w:lastRenderedPageBreak/>
        <w:t xml:space="preserve">430 camera trap sites (naive occupancy = 0.709). </w:t>
      </w:r>
      <w:commentRangeEnd w:id="160"/>
      <w:r w:rsidR="006B3054">
        <w:rPr>
          <w:rStyle w:val="CommentReference"/>
        </w:rPr>
        <w:commentReference w:id="160"/>
      </w:r>
      <w:commentRangeEnd w:id="161"/>
      <w:r w:rsidR="007424BC">
        <w:rPr>
          <w:rStyle w:val="CommentReference"/>
        </w:rPr>
        <w:commentReference w:id="161"/>
      </w:r>
      <w:commentRangeEnd w:id="162"/>
      <w:r w:rsidR="007424BC">
        <w:rPr>
          <w:rStyle w:val="CommentReference"/>
        </w:rPr>
        <w:commentReference w:id="162"/>
      </w:r>
      <w:commentRangeEnd w:id="163"/>
      <w:r w:rsidR="00A47891">
        <w:rPr>
          <w:rStyle w:val="CommentReference"/>
        </w:rPr>
        <w:commentReference w:id="163"/>
      </w:r>
      <w:r w:rsidR="002265C4" w:rsidRPr="002265C4">
        <w:rPr>
          <w:rFonts w:ascii="Calibri" w:eastAsia="Calibri" w:hAnsi="Calibri" w:cs="Calibri"/>
        </w:rPr>
        <w:t xml:space="preserve"> </w:t>
      </w:r>
      <w:r w:rsidR="002265C4">
        <w:rPr>
          <w:rFonts w:ascii="Calibri" w:eastAsia="Calibri" w:hAnsi="Calibri" w:cs="Calibri"/>
        </w:rPr>
        <w:t xml:space="preserve">Across all sites, our final monthly dataset represented 4918 camera-months of data with a mean monthly detection rate of 0.93 squirrels. </w:t>
      </w:r>
    </w:p>
    <w:p w14:paraId="50C74A68" w14:textId="588475C5" w:rsidR="00D4094D" w:rsidRDefault="00D4094D" w:rsidP="00636173">
      <w:pPr>
        <w:pStyle w:val="Heading4"/>
      </w:pPr>
      <w:r>
        <w:t>Red squirrel modeling</w:t>
      </w:r>
    </w:p>
    <w:p w14:paraId="75508FB4" w14:textId="228E2B5C" w:rsidR="00512322" w:rsidRDefault="00000000">
      <w:pPr>
        <w:spacing w:line="360" w:lineRule="auto"/>
        <w:ind w:firstLine="720"/>
        <w:rPr>
          <w:rFonts w:ascii="Calibri" w:eastAsia="Calibri" w:hAnsi="Calibri" w:cs="Calibri"/>
        </w:rPr>
      </w:pPr>
      <w:r>
        <w:rPr>
          <w:rFonts w:ascii="Calibri" w:eastAsia="Calibri" w:hAnsi="Calibri" w:cs="Calibri"/>
        </w:rPr>
        <w:t xml:space="preserve">The first step of our analysis identified best-fit spatial scales for our three categories of landscape covariates at three separate spatial scales that had strong or moderate model support compared to other scales (Fig. </w:t>
      </w:r>
      <w:r w:rsidR="007424BC">
        <w:rPr>
          <w:rFonts w:ascii="Calibri" w:eastAsia="Calibri" w:hAnsi="Calibri" w:cs="Calibri"/>
        </w:rPr>
        <w:t>3</w:t>
      </w:r>
      <w:r>
        <w:rPr>
          <w:rFonts w:ascii="Calibri" w:eastAsia="Calibri" w:hAnsi="Calibri" w:cs="Calibri"/>
        </w:rPr>
        <w:t xml:space="preserve">). Natural land cover predictors were included in models at a 100 m spatial scale, while composition of anthropogenic features and landscape structure were both included at much larger spatial scales (4250 m and 2250 m, respectively; Fig. </w:t>
      </w:r>
      <w:r w:rsidR="007424BC">
        <w:rPr>
          <w:rFonts w:ascii="Calibri" w:eastAsia="Calibri" w:hAnsi="Calibri" w:cs="Calibri"/>
        </w:rPr>
        <w:t>3</w:t>
      </w:r>
      <w:r>
        <w:rPr>
          <w:rFonts w:ascii="Calibri" w:eastAsia="Calibri" w:hAnsi="Calibri" w:cs="Calibri"/>
        </w:rPr>
        <w:t xml:space="preserve">). </w:t>
      </w:r>
    </w:p>
    <w:p w14:paraId="38FFE4FF" w14:textId="77777777" w:rsidR="00D4094D" w:rsidRDefault="00D4094D">
      <w:pPr>
        <w:spacing w:line="360" w:lineRule="auto"/>
        <w:ind w:firstLine="720"/>
        <w:rPr>
          <w:rFonts w:ascii="Calibri" w:eastAsia="Calibri" w:hAnsi="Calibri" w:cs="Calibri"/>
        </w:rPr>
      </w:pPr>
    </w:p>
    <w:p w14:paraId="425B392F" w14:textId="7B087B5A" w:rsidR="00CC34DC" w:rsidRPr="008B0029" w:rsidRDefault="00A46B07" w:rsidP="00A46B07">
      <w:pPr>
        <w:spacing w:line="360" w:lineRule="auto"/>
        <w:ind w:firstLine="720"/>
        <w:rPr>
          <w:rFonts w:ascii="Calibri" w:eastAsia="Calibri" w:hAnsi="Calibri" w:cs="Calibri"/>
        </w:rPr>
      </w:pPr>
      <w:r>
        <w:rPr>
          <w:rFonts w:ascii="Calibri" w:eastAsia="Calibri" w:hAnsi="Calibri" w:cs="Calibri"/>
        </w:rPr>
        <w:t>Model selection revealed that t</w:t>
      </w:r>
      <w:commentRangeStart w:id="164"/>
      <w:commentRangeStart w:id="165"/>
      <w:r>
        <w:rPr>
          <w:rFonts w:ascii="Calibri" w:eastAsia="Calibri" w:hAnsi="Calibri" w:cs="Calibri"/>
        </w:rPr>
        <w:t xml:space="preserve">he highest performing ‘core’ natural land cover model variables included the proportion of conifer forest, </w:t>
      </w:r>
      <w:proofErr w:type="spellStart"/>
      <w:r>
        <w:rPr>
          <w:rFonts w:ascii="Calibri" w:eastAsia="Calibri" w:hAnsi="Calibri" w:cs="Calibri"/>
        </w:rPr>
        <w:t>mixedwood</w:t>
      </w:r>
      <w:proofErr w:type="spellEnd"/>
      <w:r>
        <w:rPr>
          <w:rFonts w:ascii="Calibri" w:eastAsia="Calibri" w:hAnsi="Calibri" w:cs="Calibri"/>
        </w:rPr>
        <w:t xml:space="preserve"> forest, broadleaf forest, and areas burned within 0–15 years (Table 2). </w:t>
      </w:r>
      <w:commentRangeEnd w:id="164"/>
      <w:r w:rsidR="00EF6B27">
        <w:rPr>
          <w:rStyle w:val="CommentReference"/>
        </w:rPr>
        <w:commentReference w:id="164"/>
      </w:r>
      <w:commentRangeEnd w:id="165"/>
      <w:r w:rsidR="000358C6">
        <w:rPr>
          <w:rStyle w:val="CommentReference"/>
        </w:rPr>
        <w:commentReference w:id="165"/>
      </w:r>
      <w:r>
        <w:rPr>
          <w:rFonts w:ascii="Calibri" w:eastAsia="Calibri" w:hAnsi="Calibri" w:cs="Calibri"/>
        </w:rPr>
        <w:t xml:space="preserve">The ‘core’ natural land cover model </w:t>
      </w:r>
      <w:commentRangeStart w:id="166"/>
      <w:commentRangeStart w:id="167"/>
      <w:ins w:id="168" w:author="Marissa Dyck" w:date="2025-05-01T18:47:00Z" w16du:dateUtc="2025-05-02T01:47:00Z">
        <w:r w:rsidR="00847DA0">
          <w:rPr>
            <w:rFonts w:ascii="Calibri" w:eastAsia="Calibri" w:hAnsi="Calibri" w:cs="Calibri"/>
          </w:rPr>
          <w:t>alone</w:t>
        </w:r>
        <w:commentRangeEnd w:id="166"/>
        <w:r w:rsidR="00847DA0">
          <w:rPr>
            <w:rStyle w:val="CommentReference"/>
          </w:rPr>
          <w:commentReference w:id="166"/>
        </w:r>
      </w:ins>
      <w:commentRangeEnd w:id="167"/>
      <w:r w:rsidR="002A47FF">
        <w:rPr>
          <w:rStyle w:val="CommentReference"/>
        </w:rPr>
        <w:commentReference w:id="167"/>
      </w:r>
      <w:ins w:id="169" w:author="Marissa Dyck" w:date="2025-05-01T18:47:00Z" w16du:dateUtc="2025-05-02T01:47:00Z">
        <w:r w:rsidR="00847DA0">
          <w:rPr>
            <w:rFonts w:ascii="Calibri" w:eastAsia="Calibri" w:hAnsi="Calibri" w:cs="Calibri"/>
          </w:rPr>
          <w:t xml:space="preserve"> </w:t>
        </w:r>
      </w:ins>
      <w:r>
        <w:rPr>
          <w:rFonts w:ascii="Calibri" w:eastAsia="Calibri" w:hAnsi="Calibri" w:cs="Calibri"/>
        </w:rPr>
        <w:t xml:space="preserve">was not well-supported compared to models that included </w:t>
      </w:r>
      <w:del w:id="170" w:author="Marissa Dyck" w:date="2025-05-01T18:48:00Z" w16du:dateUtc="2025-05-02T01:48:00Z">
        <w:r w:rsidDel="00847DA0">
          <w:rPr>
            <w:rFonts w:ascii="Calibri" w:eastAsia="Calibri" w:hAnsi="Calibri" w:cs="Calibri"/>
          </w:rPr>
          <w:delText xml:space="preserve">additional </w:delText>
        </w:r>
      </w:del>
      <w:r>
        <w:rPr>
          <w:rFonts w:ascii="Calibri" w:eastAsia="Calibri" w:hAnsi="Calibri" w:cs="Calibri"/>
        </w:rPr>
        <w:t xml:space="preserve">effects for anthropogenic disturbance or configuration variables </w:t>
      </w:r>
      <w:ins w:id="171" w:author="Marissa Dyck" w:date="2025-05-01T18:48:00Z" w16du:dateUtc="2025-05-02T01:48:00Z">
        <w:r w:rsidR="00847DA0">
          <w:rPr>
            <w:rFonts w:ascii="Calibri" w:eastAsia="Calibri" w:hAnsi="Calibri" w:cs="Calibri"/>
          </w:rPr>
          <w:t xml:space="preserve">in addition to the ‘core’ model </w:t>
        </w:r>
      </w:ins>
      <w:r>
        <w:rPr>
          <w:rFonts w:ascii="Calibri" w:eastAsia="Calibri" w:hAnsi="Calibri" w:cs="Calibri"/>
        </w:rPr>
        <w:t>(Table 2).</w:t>
      </w:r>
      <w:r>
        <w:rPr>
          <w:rFonts w:asciiTheme="majorHAnsi" w:hAnsiTheme="majorHAnsi" w:cstheme="majorHAnsi"/>
          <w:i/>
          <w:iCs/>
        </w:rPr>
        <w:t xml:space="preserve"> </w:t>
      </w:r>
      <w:r>
        <w:rPr>
          <w:rFonts w:asciiTheme="majorHAnsi" w:hAnsiTheme="majorHAnsi" w:cstheme="majorHAnsi"/>
        </w:rPr>
        <w:t>Instead, r</w:t>
      </w:r>
      <w:r>
        <w:rPr>
          <w:rFonts w:ascii="Calibri" w:eastAsia="Calibri" w:hAnsi="Calibri" w:cs="Calibri"/>
        </w:rPr>
        <w:t>ed squirrel distribution was best explained by a model including natural land cover</w:t>
      </w:r>
      <w:r w:rsidR="00BE6D56">
        <w:rPr>
          <w:rFonts w:ascii="Calibri" w:eastAsia="Calibri" w:hAnsi="Calibri" w:cs="Calibri"/>
        </w:rPr>
        <w:t xml:space="preserve"> </w:t>
      </w:r>
      <w:r>
        <w:rPr>
          <w:rFonts w:ascii="Calibri" w:eastAsia="Calibri" w:hAnsi="Calibri" w:cs="Calibri"/>
        </w:rPr>
        <w:t xml:space="preserve">and an interaction between edge density and site disturbance (AIC = 9394.44,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vertAlign w:val="subscript"/>
        </w:rPr>
        <w:t xml:space="preserve"> </w:t>
      </w:r>
      <w:r>
        <w:rPr>
          <w:rFonts w:ascii="Calibri" w:eastAsia="Calibri" w:hAnsi="Calibri" w:cs="Calibri"/>
        </w:rPr>
        <w:t>= 0.5</w:t>
      </w:r>
      <w:r w:rsidR="001D1A6E">
        <w:rPr>
          <w:rFonts w:ascii="Calibri" w:eastAsia="Calibri" w:hAnsi="Calibri" w:cs="Calibri"/>
        </w:rPr>
        <w:t>59</w:t>
      </w:r>
      <w:r>
        <w:rPr>
          <w:rFonts w:ascii="Calibri" w:eastAsia="Calibri" w:hAnsi="Calibri" w:cs="Calibri"/>
        </w:rPr>
        <w:t>, R</w:t>
      </w:r>
      <w:r>
        <w:rPr>
          <w:rFonts w:ascii="Calibri" w:eastAsia="Calibri" w:hAnsi="Calibri" w:cs="Calibri"/>
          <w:vertAlign w:val="superscript"/>
        </w:rPr>
        <w:t>2</w:t>
      </w:r>
      <w:r>
        <w:rPr>
          <w:rFonts w:ascii="Calibri" w:eastAsia="Calibri" w:hAnsi="Calibri" w:cs="Calibri"/>
          <w:vertAlign w:val="subscript"/>
        </w:rPr>
        <w:t>conditional</w:t>
      </w:r>
      <w:r>
        <w:rPr>
          <w:rFonts w:ascii="Calibri" w:eastAsia="Calibri" w:hAnsi="Calibri" w:cs="Calibri"/>
        </w:rPr>
        <w:t>= 0.101, R</w:t>
      </w:r>
      <w:r>
        <w:rPr>
          <w:rFonts w:ascii="Calibri" w:eastAsia="Calibri" w:hAnsi="Calibri" w:cs="Calibri"/>
          <w:vertAlign w:val="superscript"/>
        </w:rPr>
        <w:t>2</w:t>
      </w:r>
      <w:r>
        <w:rPr>
          <w:rFonts w:ascii="Calibri" w:eastAsia="Calibri" w:hAnsi="Calibri" w:cs="Calibri"/>
          <w:vertAlign w:val="subscript"/>
        </w:rPr>
        <w:t xml:space="preserve">marginal </w:t>
      </w:r>
      <w:r>
        <w:rPr>
          <w:rFonts w:ascii="Calibri" w:eastAsia="Calibri" w:hAnsi="Calibri" w:cs="Calibri"/>
        </w:rPr>
        <w:t>= 0.744; Table 2)</w:t>
      </w:r>
      <w:ins w:id="172" w:author="Emerald Arthurs" w:date="2025-05-02T10:34:00Z" w16du:dateUtc="2025-05-02T17:34:00Z">
        <w:r w:rsidR="002A47FF">
          <w:rPr>
            <w:rFonts w:ascii="Calibri" w:eastAsia="Calibri" w:hAnsi="Calibri" w:cs="Calibri"/>
          </w:rPr>
          <w:t>.</w:t>
        </w:r>
        <w:r w:rsidR="002A47FF" w:rsidDel="002A47FF">
          <w:rPr>
            <w:rFonts w:ascii="Calibri" w:eastAsia="Calibri" w:hAnsi="Calibri" w:cs="Calibri"/>
          </w:rPr>
          <w:t xml:space="preserve"> </w:t>
        </w:r>
      </w:ins>
      <w:del w:id="173" w:author="Emerald Arthurs" w:date="2025-05-02T10:34:00Z" w16du:dateUtc="2025-05-02T17:34:00Z">
        <w:r w:rsidDel="002A47FF">
          <w:rPr>
            <w:rFonts w:ascii="Calibri" w:eastAsia="Calibri" w:hAnsi="Calibri" w:cs="Calibri"/>
          </w:rPr>
          <w:delText xml:space="preserve">, </w:delText>
        </w:r>
        <w:commentRangeStart w:id="174"/>
        <w:commentRangeStart w:id="175"/>
        <w:r w:rsidDel="002A47FF">
          <w:rPr>
            <w:rFonts w:ascii="Calibri" w:eastAsia="Calibri" w:hAnsi="Calibri" w:cs="Calibri"/>
          </w:rPr>
          <w:delText xml:space="preserve">supporting our hypothesis of disturbance-mediated configuration effects. </w:delText>
        </w:r>
        <w:commentRangeEnd w:id="174"/>
        <w:r w:rsidR="00847DA0" w:rsidDel="002A47FF">
          <w:rPr>
            <w:rStyle w:val="CommentReference"/>
          </w:rPr>
          <w:commentReference w:id="174"/>
        </w:r>
      </w:del>
      <w:commentRangeEnd w:id="175"/>
      <w:r w:rsidR="002A47FF">
        <w:rPr>
          <w:rStyle w:val="CommentReference"/>
        </w:rPr>
        <w:commentReference w:id="175"/>
      </w:r>
      <w:r>
        <w:rPr>
          <w:rFonts w:ascii="Calibri" w:eastAsia="Calibri" w:hAnsi="Calibri" w:cs="Calibri"/>
        </w:rPr>
        <w:t xml:space="preserve">Red squirrel detections were negatively related to the proportion of broadleaf forest (β = -0.51, SE = 0.12, p &lt;0.001; Fig. </w:t>
      </w:r>
      <w:r w:rsidR="007424BC">
        <w:rPr>
          <w:rFonts w:ascii="Calibri" w:eastAsia="Calibri" w:hAnsi="Calibri" w:cs="Calibri"/>
        </w:rPr>
        <w:t>4</w:t>
      </w:r>
      <w:r>
        <w:rPr>
          <w:rFonts w:ascii="Calibri" w:eastAsia="Calibri" w:hAnsi="Calibri" w:cs="Calibri"/>
        </w:rPr>
        <w:t xml:space="preserve">, Table 3), positively related to the proportion of mixed wood forest (β = 0.16, SE = 0.09, p = 0.08, Fig. </w:t>
      </w:r>
      <w:r w:rsidR="007424BC">
        <w:rPr>
          <w:rFonts w:ascii="Calibri" w:eastAsia="Calibri" w:hAnsi="Calibri" w:cs="Calibri"/>
        </w:rPr>
        <w:t>4</w:t>
      </w:r>
      <w:r>
        <w:rPr>
          <w:rFonts w:ascii="Calibri" w:eastAsia="Calibri" w:hAnsi="Calibri" w:cs="Calibri"/>
        </w:rPr>
        <w:t xml:space="preserve">, Table 3), and unrelated to the proportion of conifer forest (β = -0.03, SE = 0.11, p = 0.771; Fig. </w:t>
      </w:r>
      <w:r w:rsidR="007424BC">
        <w:rPr>
          <w:rFonts w:ascii="Calibri" w:eastAsia="Calibri" w:hAnsi="Calibri" w:cs="Calibri"/>
        </w:rPr>
        <w:t>4</w:t>
      </w:r>
      <w:r>
        <w:rPr>
          <w:rFonts w:ascii="Calibri" w:eastAsia="Calibri" w:hAnsi="Calibri" w:cs="Calibri"/>
        </w:rPr>
        <w:t xml:space="preserve">, Table 3). The amount of recent fire had a weak positive effect on red squirrels (β = 0.158, SE = 0.11, p = 0.16; Fig. </w:t>
      </w:r>
      <w:r w:rsidR="007424BC">
        <w:rPr>
          <w:rFonts w:ascii="Calibri" w:eastAsia="Calibri" w:hAnsi="Calibri" w:cs="Calibri"/>
        </w:rPr>
        <w:t>4</w:t>
      </w:r>
      <w:r>
        <w:rPr>
          <w:rFonts w:ascii="Calibri" w:eastAsia="Calibri" w:hAnsi="Calibri" w:cs="Calibri"/>
        </w:rPr>
        <w:t xml:space="preserve">). Overall, anthropogenic edge density had a weak effect on squirrel detections (β = -0.09, SE = 0.17, p = 0.59; Fig. </w:t>
      </w:r>
      <w:r w:rsidR="007424BC">
        <w:rPr>
          <w:rFonts w:ascii="Calibri" w:eastAsia="Calibri" w:hAnsi="Calibri" w:cs="Calibri"/>
        </w:rPr>
        <w:t>4</w:t>
      </w:r>
      <w:r>
        <w:rPr>
          <w:rFonts w:ascii="Calibri" w:eastAsia="Calibri" w:hAnsi="Calibri" w:cs="Calibri"/>
        </w:rPr>
        <w:t xml:space="preserve">, Table 3) that became much more strongly negative at high levels of cumulative site disturbance via an interaction term (β = -0.26, SE = 0.10, p = 0.01; Fig. </w:t>
      </w:r>
      <w:r w:rsidR="007424BC">
        <w:rPr>
          <w:rFonts w:ascii="Calibri" w:eastAsia="Calibri" w:hAnsi="Calibri" w:cs="Calibri"/>
        </w:rPr>
        <w:t>5</w:t>
      </w:r>
      <w:r>
        <w:rPr>
          <w:rFonts w:ascii="Calibri" w:eastAsia="Calibri" w:hAnsi="Calibri" w:cs="Calibri"/>
        </w:rPr>
        <w:t xml:space="preserve">). Unexpectedly, the effect of cumulative site disturbance itself was the opposite of our predictions and had a positive effect (β = 0.30, SE = 0.12, p = 0.01; Fig. </w:t>
      </w:r>
      <w:r w:rsidR="007424BC">
        <w:rPr>
          <w:rFonts w:ascii="Calibri" w:eastAsia="Calibri" w:hAnsi="Calibri" w:cs="Calibri"/>
        </w:rPr>
        <w:t>4</w:t>
      </w:r>
      <w:r>
        <w:rPr>
          <w:rFonts w:ascii="Calibri" w:eastAsia="Calibri" w:hAnsi="Calibri" w:cs="Calibri"/>
        </w:rPr>
        <w:t>). Random intercepts for site and array had high variance (</w:t>
      </w:r>
      <w:r w:rsidRPr="00A46B07">
        <w:rPr>
          <w:rFonts w:ascii="Calibri" w:eastAsia="Calibri" w:hAnsi="Calibri" w:cs="Calibri"/>
        </w:rPr>
        <w:t>σ²</w:t>
      </w:r>
      <w:r>
        <w:rPr>
          <w:rFonts w:ascii="Calibri" w:eastAsia="Calibri" w:hAnsi="Calibri" w:cs="Calibri"/>
          <w:vertAlign w:val="subscript"/>
        </w:rPr>
        <w:t>site(array)</w:t>
      </w:r>
      <w:r>
        <w:rPr>
          <w:rFonts w:ascii="Calibri" w:eastAsia="Calibri" w:hAnsi="Calibri" w:cs="Calibri"/>
        </w:rPr>
        <w:t xml:space="preserve"> = 2.503 and </w:t>
      </w:r>
      <w:r w:rsidRPr="00A46B07">
        <w:rPr>
          <w:rFonts w:ascii="Calibri" w:eastAsia="Calibri" w:hAnsi="Calibri" w:cs="Calibri"/>
        </w:rPr>
        <w:t>σ²</w:t>
      </w:r>
      <w:r>
        <w:rPr>
          <w:rFonts w:ascii="Calibri" w:eastAsia="Calibri" w:hAnsi="Calibri" w:cs="Calibri"/>
          <w:vertAlign w:val="subscript"/>
        </w:rPr>
        <w:t>array</w:t>
      </w:r>
      <w:r>
        <w:rPr>
          <w:rFonts w:ascii="Calibri" w:eastAsia="Calibri" w:hAnsi="Calibri" w:cs="Calibri"/>
        </w:rPr>
        <w:t xml:space="preserve"> = 0.410; Table 3)</w:t>
      </w:r>
      <w:r w:rsidR="008B0029">
        <w:rPr>
          <w:rFonts w:ascii="Calibri" w:eastAsia="Calibri" w:hAnsi="Calibri" w:cs="Calibri"/>
        </w:rPr>
        <w:t>, and drastically improved model fit compared to a model with no random effects based on a likelihood ratio test (</w:t>
      </w:r>
      <w:r w:rsidR="008B0029" w:rsidRPr="008B0029">
        <w:rPr>
          <w:rFonts w:ascii="Calibri" w:eastAsia="Calibri" w:hAnsi="Calibri" w:cs="Calibri"/>
        </w:rPr>
        <w:t>χ</w:t>
      </w:r>
      <w:r w:rsidR="008B0029">
        <w:rPr>
          <w:rFonts w:ascii="Calibri" w:eastAsia="Calibri" w:hAnsi="Calibri" w:cs="Calibri"/>
          <w:vertAlign w:val="superscript"/>
        </w:rPr>
        <w:t>2</w:t>
      </w:r>
      <w:r w:rsidR="008B0029">
        <w:rPr>
          <w:rFonts w:ascii="Calibri" w:eastAsia="Calibri" w:hAnsi="Calibri" w:cs="Calibri"/>
        </w:rPr>
        <w:t xml:space="preserve"> = 1349.1, p &lt; 0.001). </w:t>
      </w:r>
    </w:p>
    <w:p w14:paraId="074A5419" w14:textId="77777777" w:rsidR="00D4094D" w:rsidRPr="00A46B07" w:rsidRDefault="00D4094D" w:rsidP="00A46B07">
      <w:pPr>
        <w:spacing w:line="360" w:lineRule="auto"/>
        <w:ind w:firstLine="720"/>
        <w:rPr>
          <w:rFonts w:ascii="Calibri" w:eastAsia="Calibri" w:hAnsi="Calibri" w:cs="Calibri"/>
        </w:rPr>
      </w:pPr>
    </w:p>
    <w:p w14:paraId="660BD3E7" w14:textId="62D6AF25" w:rsidR="00DA537A" w:rsidRPr="003C383A" w:rsidRDefault="00DA537A" w:rsidP="00DA537A">
      <w:pPr>
        <w:spacing w:line="360" w:lineRule="auto"/>
        <w:ind w:firstLine="720"/>
        <w:rPr>
          <w:rFonts w:ascii="Calibri" w:eastAsia="Calibri" w:hAnsi="Calibri" w:cs="Calibri"/>
        </w:rPr>
      </w:pPr>
      <w:r>
        <w:rPr>
          <w:rFonts w:ascii="Calibri" w:eastAsia="Calibri" w:hAnsi="Calibri" w:cs="Calibri"/>
        </w:rPr>
        <w:t xml:space="preserve">Our top model only had moderate separation </w:t>
      </w:r>
      <w:r w:rsidRPr="003C383A">
        <w:rPr>
          <w:rFonts w:ascii="Calibri" w:eastAsia="Calibri" w:hAnsi="Calibri" w:cs="Calibri"/>
        </w:rPr>
        <w:t>from the second-ranked model (</w:t>
      </w:r>
      <w:proofErr w:type="spellStart"/>
      <w:r w:rsidRPr="003C383A">
        <w:rPr>
          <w:rFonts w:ascii="Calibri" w:eastAsia="Calibri" w:hAnsi="Calibri" w:cs="Calibri"/>
        </w:rPr>
        <w:t>ΔAICc</w:t>
      </w:r>
      <w:proofErr w:type="spellEnd"/>
      <w:r w:rsidRPr="003C383A">
        <w:rPr>
          <w:rFonts w:ascii="Calibri" w:eastAsia="Calibri" w:hAnsi="Calibri" w:cs="Calibri"/>
        </w:rPr>
        <w:t xml:space="preserve"> = 2.5</w:t>
      </w:r>
      <w:r w:rsidR="001D1A6E" w:rsidRPr="003C383A">
        <w:rPr>
          <w:rFonts w:ascii="Calibri" w:eastAsia="Calibri" w:hAnsi="Calibri" w:cs="Calibri"/>
        </w:rPr>
        <w:t>9</w:t>
      </w:r>
      <w:r w:rsidRPr="003C383A">
        <w:rPr>
          <w:rFonts w:ascii="Calibri" w:eastAsia="Calibri" w:hAnsi="Calibri" w:cs="Calibri"/>
        </w:rPr>
        <w:t xml:space="preserve">, </w:t>
      </w:r>
      <w:proofErr w:type="spellStart"/>
      <w:r w:rsidRPr="003C383A">
        <w:rPr>
          <w:rFonts w:ascii="Calibri" w:eastAsia="Calibri" w:hAnsi="Calibri" w:cs="Calibri"/>
        </w:rPr>
        <w:t>AIC</w:t>
      </w:r>
      <w:r w:rsidRPr="003C383A">
        <w:rPr>
          <w:rFonts w:ascii="Calibri" w:eastAsia="Calibri" w:hAnsi="Calibri" w:cs="Calibri"/>
          <w:vertAlign w:val="subscript"/>
        </w:rPr>
        <w:t>w</w:t>
      </w:r>
      <w:proofErr w:type="spellEnd"/>
      <w:r w:rsidRPr="003C383A">
        <w:rPr>
          <w:rFonts w:ascii="Calibri" w:eastAsia="Calibri" w:hAnsi="Calibri" w:cs="Calibri"/>
        </w:rPr>
        <w:t xml:space="preserve"> = 0.153; Table 2), which included effects for the composition of most persistent energy-sector </w:t>
      </w:r>
      <w:r w:rsidRPr="003C383A">
        <w:rPr>
          <w:rFonts w:ascii="Calibri" w:eastAsia="Calibri" w:hAnsi="Calibri" w:cs="Calibri"/>
        </w:rPr>
        <w:lastRenderedPageBreak/>
        <w:t>anthropogenic disturbances. Timber harvesting was not included in any well-supported models. In this model, red squirrel detections were negatively related to the proportion cover of seismic lines (β = -0.45, SE = 0.13, p = 0.001; Fig. 4), positively related to pipelines and transmission lines (β = 0.31, SE = 0.13, p = 0.02; Fig. 3), and neutrally related to inactive well sites (β = 0.01, SE = 0.14, p = 0.97; Fig. 4).</w:t>
      </w:r>
    </w:p>
    <w:p w14:paraId="33157540" w14:textId="610A1068" w:rsidR="00DA537A" w:rsidRPr="003C383A" w:rsidRDefault="00D4094D" w:rsidP="00636173">
      <w:pPr>
        <w:pStyle w:val="Heading4"/>
        <w:rPr>
          <w:color w:val="auto"/>
          <w:rPrChange w:id="176" w:author="Aidan Brushett" w:date="2025-04-30T14:14:00Z" w16du:dateUtc="2025-04-30T21:14:00Z">
            <w:rPr/>
          </w:rPrChange>
        </w:rPr>
      </w:pPr>
      <w:r w:rsidRPr="003C383A">
        <w:rPr>
          <w:color w:val="auto"/>
          <w:rPrChange w:id="177" w:author="Aidan Brushett" w:date="2025-04-30T14:14:00Z" w16du:dateUtc="2025-04-30T21:14:00Z">
            <w:rPr/>
          </w:rPrChange>
        </w:rPr>
        <w:t>Top model s</w:t>
      </w:r>
      <w:r w:rsidR="00DA537A" w:rsidRPr="003C383A">
        <w:rPr>
          <w:color w:val="auto"/>
          <w:rPrChange w:id="178" w:author="Aidan Brushett" w:date="2025-04-30T14:14:00Z" w16du:dateUtc="2025-04-30T21:14:00Z">
            <w:rPr/>
          </w:rPrChange>
        </w:rPr>
        <w:t>imulations</w:t>
      </w:r>
    </w:p>
    <w:p w14:paraId="73662F00" w14:textId="6D087902" w:rsidR="005E5185" w:rsidRPr="003C383A" w:rsidRDefault="00DA537A" w:rsidP="00B81769">
      <w:pPr>
        <w:spacing w:line="360" w:lineRule="auto"/>
        <w:ind w:firstLine="720"/>
        <w:rPr>
          <w:rFonts w:ascii="Calibri" w:eastAsia="Calibri" w:hAnsi="Calibri" w:cs="Calibri"/>
        </w:rPr>
      </w:pPr>
      <w:r w:rsidRPr="003C383A">
        <w:rPr>
          <w:rFonts w:ascii="Calibri" w:eastAsia="Calibri" w:hAnsi="Calibri" w:cs="Calibri"/>
          <w:rPrChange w:id="179" w:author="Aidan Brushett" w:date="2025-04-30T14:14:00Z" w16du:dateUtc="2025-04-30T21:14:00Z">
            <w:rPr>
              <w:rFonts w:ascii="Calibri" w:eastAsia="Calibri" w:hAnsi="Calibri" w:cs="Calibri"/>
              <w:color w:val="FF0000"/>
            </w:rPr>
          </w:rPrChange>
        </w:rPr>
        <w:t xml:space="preserve">Simulations indicated that coefficients were estimated </w:t>
      </w:r>
      <w:r w:rsidR="00BE6D56" w:rsidRPr="003C383A">
        <w:rPr>
          <w:rFonts w:ascii="Calibri" w:eastAsia="Calibri" w:hAnsi="Calibri" w:cs="Calibri"/>
          <w:rPrChange w:id="180" w:author="Aidan Brushett" w:date="2025-04-30T14:14:00Z" w16du:dateUtc="2025-04-30T21:14:00Z">
            <w:rPr>
              <w:rFonts w:ascii="Calibri" w:eastAsia="Calibri" w:hAnsi="Calibri" w:cs="Calibri"/>
              <w:color w:val="FF0000"/>
            </w:rPr>
          </w:rPrChange>
        </w:rPr>
        <w:t xml:space="preserve">with reasonably low bias for all variables (see Supplementary Information S1). </w:t>
      </w:r>
      <w:r w:rsidR="00BE6D56" w:rsidRPr="003C383A">
        <w:rPr>
          <w:rFonts w:ascii="Calibri" w:eastAsia="Calibri" w:hAnsi="Calibri" w:cs="Calibri"/>
        </w:rPr>
        <w:t>The mean coefficient estimate from simulations was similar to the ‘true’ coefficient estimates of the top model (</w:t>
      </w:r>
      <w:r w:rsidR="005E5185" w:rsidRPr="003C383A">
        <w:rPr>
          <w:rFonts w:ascii="Calibri" w:eastAsia="Calibri" w:hAnsi="Calibri" w:cs="Calibri"/>
        </w:rPr>
        <w:t xml:space="preserve">mean </w:t>
      </w:r>
      <w:r w:rsidR="00BE6D56" w:rsidRPr="003C383A">
        <w:rPr>
          <w:rFonts w:ascii="Calibri" w:eastAsia="Calibri" w:hAnsi="Calibri" w:cs="Calibri"/>
        </w:rPr>
        <w:t xml:space="preserve">deviation from ‘true’ model coefficients </w:t>
      </w:r>
      <w:commentRangeStart w:id="181"/>
      <w:commentRangeStart w:id="182"/>
      <w:r w:rsidR="00BE6D56" w:rsidRPr="003C383A">
        <w:rPr>
          <w:rFonts w:ascii="Calibri" w:eastAsia="Calibri" w:hAnsi="Calibri" w:cs="Calibri"/>
        </w:rPr>
        <w:t>&lt;0.003</w:t>
      </w:r>
      <w:r w:rsidR="005E5185" w:rsidRPr="003C383A">
        <w:rPr>
          <w:rFonts w:ascii="Calibri" w:eastAsia="Calibri" w:hAnsi="Calibri" w:cs="Calibri"/>
        </w:rPr>
        <w:t>; Supplementary Information S1</w:t>
      </w:r>
      <w:commentRangeEnd w:id="181"/>
      <w:r w:rsidR="00BE6D56" w:rsidRPr="003C383A">
        <w:rPr>
          <w:rStyle w:val="CommentReference"/>
        </w:rPr>
        <w:commentReference w:id="181"/>
      </w:r>
      <w:commentRangeEnd w:id="182"/>
      <w:r w:rsidR="00B81769" w:rsidRPr="003C383A">
        <w:rPr>
          <w:rStyle w:val="CommentReference"/>
        </w:rPr>
        <w:commentReference w:id="182"/>
      </w:r>
      <w:r w:rsidR="00BE6D56" w:rsidRPr="003C383A">
        <w:rPr>
          <w:rFonts w:ascii="Calibri" w:eastAsia="Calibri" w:hAnsi="Calibri" w:cs="Calibri"/>
        </w:rPr>
        <w:t>) for all variables except recent fire (deviation = 0.13</w:t>
      </w:r>
      <w:r w:rsidR="005E5185" w:rsidRPr="003C383A">
        <w:rPr>
          <w:rFonts w:ascii="Calibri" w:eastAsia="Calibri" w:hAnsi="Calibri" w:cs="Calibri"/>
        </w:rPr>
        <w:t>; Supplementary Information S1</w:t>
      </w:r>
      <w:r w:rsidR="00BE6D56" w:rsidRPr="003C383A">
        <w:rPr>
          <w:rFonts w:ascii="Calibri" w:eastAsia="Calibri" w:hAnsi="Calibri" w:cs="Calibri"/>
        </w:rPr>
        <w:t xml:space="preserve">). </w:t>
      </w:r>
      <w:r w:rsidR="005E5185" w:rsidRPr="003C383A">
        <w:rPr>
          <w:rFonts w:ascii="Calibri" w:eastAsia="Calibri" w:hAnsi="Calibri" w:cs="Calibri"/>
        </w:rPr>
        <w:t>The precision of coefficient estimates was high</w:t>
      </w:r>
      <w:r w:rsidR="00B81769" w:rsidRPr="003C383A">
        <w:rPr>
          <w:rFonts w:ascii="Calibri" w:eastAsia="Calibri" w:hAnsi="Calibri" w:cs="Calibri"/>
        </w:rPr>
        <w:t xml:space="preserve"> or moderate</w:t>
      </w:r>
      <w:r w:rsidR="005E5185" w:rsidRPr="003C383A">
        <w:rPr>
          <w:rFonts w:ascii="Calibri" w:eastAsia="Calibri" w:hAnsi="Calibri" w:cs="Calibri"/>
        </w:rPr>
        <w:t xml:space="preserve"> for forest type, </w:t>
      </w:r>
      <w:r w:rsidR="00B81769" w:rsidRPr="003C383A">
        <w:rPr>
          <w:rFonts w:ascii="Calibri" w:eastAsia="Calibri" w:hAnsi="Calibri" w:cs="Calibri"/>
        </w:rPr>
        <w:t xml:space="preserve">high for </w:t>
      </w:r>
      <w:r w:rsidR="005E5185" w:rsidRPr="003C383A">
        <w:rPr>
          <w:rFonts w:ascii="Calibri" w:eastAsia="Calibri" w:hAnsi="Calibri" w:cs="Calibri"/>
        </w:rPr>
        <w:t>edge density</w:t>
      </w:r>
      <w:r w:rsidR="00B81769" w:rsidRPr="003C383A">
        <w:rPr>
          <w:rFonts w:ascii="Calibri" w:eastAsia="Calibri" w:hAnsi="Calibri" w:cs="Calibri"/>
        </w:rPr>
        <w:t xml:space="preserve"> (SD of simulated coefficients = 0.08)</w:t>
      </w:r>
      <w:r w:rsidR="005E5185" w:rsidRPr="003C383A">
        <w:rPr>
          <w:rFonts w:ascii="Calibri" w:eastAsia="Calibri" w:hAnsi="Calibri" w:cs="Calibri"/>
        </w:rPr>
        <w:t xml:space="preserve">, </w:t>
      </w:r>
      <w:r w:rsidR="00B81769" w:rsidRPr="003C383A">
        <w:rPr>
          <w:rFonts w:ascii="Calibri" w:eastAsia="Calibri" w:hAnsi="Calibri" w:cs="Calibri"/>
        </w:rPr>
        <w:t>high for</w:t>
      </w:r>
      <w:r w:rsidR="005E5185" w:rsidRPr="003C383A">
        <w:rPr>
          <w:rFonts w:ascii="Calibri" w:eastAsia="Calibri" w:hAnsi="Calibri" w:cs="Calibri"/>
        </w:rPr>
        <w:t xml:space="preserve"> site disturbance </w:t>
      </w:r>
      <w:r w:rsidR="00B81769" w:rsidRPr="003C383A">
        <w:rPr>
          <w:rFonts w:ascii="Calibri" w:eastAsia="Calibri" w:hAnsi="Calibri" w:cs="Calibri"/>
        </w:rPr>
        <w:t>(SD = 0.06)</w:t>
      </w:r>
      <w:r w:rsidR="005E5185" w:rsidRPr="003C383A">
        <w:rPr>
          <w:rFonts w:ascii="Calibri" w:eastAsia="Calibri" w:hAnsi="Calibri" w:cs="Calibri"/>
        </w:rPr>
        <w:t>, but very low for recent fire</w:t>
      </w:r>
      <w:r w:rsidR="00B81769" w:rsidRPr="003C383A">
        <w:rPr>
          <w:rFonts w:ascii="Calibri" w:eastAsia="Calibri" w:hAnsi="Calibri" w:cs="Calibri"/>
        </w:rPr>
        <w:t xml:space="preserve"> (SD = 3.71)</w:t>
      </w:r>
      <w:r w:rsidR="005E5185" w:rsidRPr="003C383A">
        <w:rPr>
          <w:rFonts w:ascii="Calibri" w:eastAsia="Calibri" w:hAnsi="Calibri" w:cs="Calibri"/>
        </w:rPr>
        <w:t xml:space="preserve">. </w:t>
      </w:r>
      <w:r w:rsidR="00B81769" w:rsidRPr="003C383A">
        <w:rPr>
          <w:rFonts w:ascii="Calibri" w:eastAsia="Calibri" w:hAnsi="Calibri" w:cs="Calibri"/>
        </w:rPr>
        <w:t>Overall, the</w:t>
      </w:r>
      <w:r w:rsidR="005E5185" w:rsidRPr="003C383A">
        <w:rPr>
          <w:rFonts w:ascii="Calibri" w:eastAsia="Calibri" w:hAnsi="Calibri" w:cs="Calibri"/>
        </w:rPr>
        <w:t xml:space="preserve"> variance in simulated coefficient estimates was similar to the distribution expected from standard errors in the top model</w:t>
      </w:r>
      <w:r w:rsidR="00B81769" w:rsidRPr="003C383A">
        <w:rPr>
          <w:rFonts w:ascii="Calibri" w:eastAsia="Calibri" w:hAnsi="Calibri" w:cs="Calibri"/>
        </w:rPr>
        <w:t xml:space="preserve">, resulting in a small proportion of simulated coefficient estimates for edge density were slightly positive (Supplementary Information S1). </w:t>
      </w:r>
      <w:r w:rsidR="00D4094D" w:rsidRPr="003C383A">
        <w:rPr>
          <w:rFonts w:ascii="Calibri" w:eastAsia="Calibri" w:hAnsi="Calibri" w:cs="Calibri"/>
        </w:rPr>
        <w:t>The variance of simulated random effects for site and array was similar to the top model, although some models predicted close to zero variance for array random effects (Supplementary Information S1).</w:t>
      </w:r>
    </w:p>
    <w:p w14:paraId="6DA9AA75" w14:textId="77777777" w:rsidR="00512322" w:rsidRPr="003C383A" w:rsidRDefault="00000000">
      <w:pPr>
        <w:pStyle w:val="Heading2"/>
        <w:spacing w:line="360" w:lineRule="auto"/>
      </w:pPr>
      <w:bookmarkStart w:id="183" w:name="_9f8fh6nyt2bw" w:colFirst="0" w:colLast="0"/>
      <w:bookmarkEnd w:id="183"/>
      <w:r w:rsidRPr="003C383A">
        <w:t>Discussion</w:t>
      </w:r>
      <w:r w:rsidRPr="003C383A">
        <w:tab/>
      </w:r>
      <w:r w:rsidRPr="003C383A">
        <w:tab/>
      </w:r>
      <w:r w:rsidRPr="003C383A">
        <w:tab/>
      </w:r>
      <w:r w:rsidRPr="003C383A">
        <w:tab/>
      </w:r>
      <w:r w:rsidRPr="003C383A">
        <w:tab/>
      </w:r>
      <w:r w:rsidRPr="003C383A">
        <w:tab/>
      </w:r>
      <w:r w:rsidRPr="003C383A">
        <w:tab/>
      </w:r>
    </w:p>
    <w:p w14:paraId="20FD2B9D" w14:textId="38034AD2" w:rsidR="00512322" w:rsidRDefault="00000000">
      <w:pPr>
        <w:spacing w:line="360" w:lineRule="auto"/>
        <w:ind w:firstLine="720"/>
        <w:rPr>
          <w:rFonts w:ascii="Calibri" w:eastAsia="Calibri" w:hAnsi="Calibri" w:cs="Calibri"/>
        </w:rPr>
      </w:pPr>
      <w:r w:rsidRPr="003C383A">
        <w:rPr>
          <w:rFonts w:ascii="Calibri" w:eastAsia="Calibri" w:hAnsi="Calibri" w:cs="Calibri"/>
        </w:rPr>
        <w:t xml:space="preserve">Disturbance-mediated landscape configuration best-explained the spatial distribution of red squirrels in our study system. Our results highlight a complex, context-dependent relationship between red squirrel distribution, landscape composition, and </w:t>
      </w:r>
      <w:commentRangeStart w:id="184"/>
      <w:commentRangeStart w:id="185"/>
      <w:r w:rsidRPr="003C383A">
        <w:rPr>
          <w:rFonts w:ascii="Calibri" w:eastAsia="Calibri" w:hAnsi="Calibri" w:cs="Calibri"/>
        </w:rPr>
        <w:t>landscape configuration that varies across locations and spatial scales</w:t>
      </w:r>
      <w:commentRangeEnd w:id="184"/>
      <w:commentRangeEnd w:id="185"/>
      <w:r w:rsidR="00852F25" w:rsidRPr="003C383A">
        <w:rPr>
          <w:rFonts w:ascii="Calibri" w:eastAsia="Calibri" w:hAnsi="Calibri" w:cs="Calibri"/>
        </w:rPr>
        <w:t xml:space="preserve"> </w:t>
      </w:r>
      <w:r w:rsidR="00DA537A" w:rsidRPr="003C383A">
        <w:rPr>
          <w:rFonts w:ascii="Calibri" w:eastAsia="Calibri" w:hAnsi="Calibri" w:cs="Calibri"/>
        </w:rPr>
        <w:t>(</w:t>
      </w:r>
      <w:r w:rsidR="00DA537A" w:rsidRPr="003C383A">
        <w:rPr>
          <w:rFonts w:ascii="Calibri" w:eastAsia="Calibri" w:hAnsi="Calibri" w:cs="Calibri"/>
          <w:rPrChange w:id="186" w:author="Aidan Brushett" w:date="2025-04-30T14:14:00Z" w16du:dateUtc="2025-04-30T21:14:00Z">
            <w:rPr>
              <w:rFonts w:ascii="Calibri" w:eastAsia="Calibri" w:hAnsi="Calibri" w:cs="Calibri"/>
              <w:highlight w:val="yellow"/>
            </w:rPr>
          </w:rPrChange>
        </w:rPr>
        <w:t>Barnas et al., 2024</w:t>
      </w:r>
      <w:r w:rsidR="00DA537A" w:rsidRPr="003C383A">
        <w:rPr>
          <w:rFonts w:ascii="Calibri" w:eastAsia="Calibri" w:hAnsi="Calibri" w:cs="Calibri"/>
        </w:rPr>
        <w:t>)</w:t>
      </w:r>
      <w:r w:rsidR="00074002" w:rsidRPr="003C383A">
        <w:rPr>
          <w:rStyle w:val="CommentReference"/>
        </w:rPr>
        <w:commentReference w:id="184"/>
      </w:r>
      <w:r w:rsidR="00A47891" w:rsidRPr="003C383A">
        <w:rPr>
          <w:rStyle w:val="CommentReference"/>
        </w:rPr>
        <w:commentReference w:id="185"/>
      </w:r>
      <w:r w:rsidRPr="003C383A">
        <w:rPr>
          <w:rFonts w:ascii="Calibri" w:eastAsia="Calibri" w:hAnsi="Calibri" w:cs="Calibri"/>
        </w:rPr>
        <w:t xml:space="preserve">. Overall, </w:t>
      </w:r>
      <w:r>
        <w:rPr>
          <w:rFonts w:ascii="Calibri" w:eastAsia="Calibri" w:hAnsi="Calibri" w:cs="Calibri"/>
        </w:rPr>
        <w:t xml:space="preserve">the effect of anthropogenic edge creation had a negative effect on red squirrels that held more explanatory power than any relationship to the composition of specific disturbance features. In alignment with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exceeded 25% of the total habitat matrix. The negative relationship between habitat </w:t>
      </w:r>
      <w:r w:rsidR="00DA537A">
        <w:rPr>
          <w:rFonts w:ascii="Calibri" w:eastAsia="Calibri" w:hAnsi="Calibri" w:cs="Calibri"/>
        </w:rPr>
        <w:t>amounts</w:t>
      </w:r>
      <w:r>
        <w:rPr>
          <w:rFonts w:ascii="Calibri" w:eastAsia="Calibri" w:hAnsi="Calibri" w:cs="Calibri"/>
        </w:rPr>
        <w:t xml:space="preserve"> and squirrel abundance predicted by theory (Andrén, 1994; </w:t>
      </w:r>
      <w:proofErr w:type="spellStart"/>
      <w:r>
        <w:rPr>
          <w:rFonts w:ascii="Calibri" w:eastAsia="Calibri" w:hAnsi="Calibri" w:cs="Calibri"/>
        </w:rPr>
        <w:t>Didham</w:t>
      </w:r>
      <w:proofErr w:type="spellEnd"/>
      <w:r>
        <w:rPr>
          <w:rFonts w:ascii="Calibri" w:eastAsia="Calibri" w:hAnsi="Calibri" w:cs="Calibri"/>
        </w:rPr>
        <w:t xml:space="preserve"> et al., 2012) may not manifest until a higher threshold of cumulative disturbance that is less common in Boreal Plains </w:t>
      </w:r>
      <w:r>
        <w:rPr>
          <w:rFonts w:ascii="Calibri" w:eastAsia="Calibri" w:hAnsi="Calibri" w:cs="Calibri"/>
        </w:rPr>
        <w:lastRenderedPageBreak/>
        <w:t xml:space="preserve">landscapes. Even in highly fragmented landscapes, red squirrels are adaptable and resilient to high amounts of habitat loss (Bayne &amp; Hobson, 2000), suggesting that the industrial disturbances in our study system do not necessarily contribute to a complete loss of functional habitat and influence red squirrels through other ecological mechanisms. </w:t>
      </w:r>
    </w:p>
    <w:p w14:paraId="6EEBB5FC" w14:textId="77777777" w:rsidR="00D4094D" w:rsidRDefault="00D4094D">
      <w:pPr>
        <w:spacing w:line="360" w:lineRule="auto"/>
        <w:ind w:firstLine="720"/>
        <w:rPr>
          <w:rFonts w:ascii="Calibri" w:eastAsia="Calibri" w:hAnsi="Calibri" w:cs="Calibri"/>
        </w:rPr>
      </w:pPr>
    </w:p>
    <w:p w14:paraId="2B7EE919" w14:textId="6AABC753" w:rsidR="00512322" w:rsidRDefault="00000000">
      <w:pPr>
        <w:spacing w:line="360" w:lineRule="auto"/>
        <w:ind w:firstLine="720"/>
        <w:rPr>
          <w:rFonts w:ascii="Calibri" w:eastAsia="Calibri" w:hAnsi="Calibri" w:cs="Calibri"/>
        </w:rPr>
      </w:pPr>
      <w:commentRangeStart w:id="187"/>
      <w:commentRangeStart w:id="188"/>
      <w:commentRangeStart w:id="189"/>
      <w:r>
        <w:rPr>
          <w:rFonts w:ascii="Calibri" w:eastAsia="Calibri" w:hAnsi="Calibri" w:cs="Calibri"/>
        </w:rPr>
        <w:t xml:space="preserve">Natural habitat </w:t>
      </w:r>
      <w:commentRangeEnd w:id="187"/>
      <w:r w:rsidR="002B782A">
        <w:rPr>
          <w:rStyle w:val="CommentReference"/>
        </w:rPr>
        <w:commentReference w:id="187"/>
      </w:r>
      <w:commentRangeEnd w:id="188"/>
      <w:r w:rsidR="005F083E">
        <w:rPr>
          <w:rStyle w:val="CommentReference"/>
        </w:rPr>
        <w:commentReference w:id="188"/>
      </w:r>
      <w:commentRangeEnd w:id="189"/>
      <w:r w:rsidR="00291338">
        <w:rPr>
          <w:rStyle w:val="CommentReference"/>
        </w:rPr>
        <w:commentReference w:id="189"/>
      </w:r>
      <w:r>
        <w:rPr>
          <w:rFonts w:ascii="Calibri" w:eastAsia="Calibri" w:hAnsi="Calibri" w:cs="Calibri"/>
        </w:rPr>
        <w:t>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matching their small body size and home range</w:t>
      </w:r>
      <w:r w:rsidR="001E155D">
        <w:rPr>
          <w:rFonts w:ascii="Calibri" w:eastAsia="Calibri" w:hAnsi="Calibri" w:cs="Calibri"/>
        </w:rPr>
        <w:t xml:space="preserve">s of approximately </w:t>
      </w:r>
      <w:r w:rsidR="00291338">
        <w:rPr>
          <w:rFonts w:ascii="Calibri" w:eastAsia="Calibri" w:hAnsi="Calibri" w:cs="Calibri"/>
        </w:rPr>
        <w:t xml:space="preserve">0.5 to 2 </w:t>
      </w:r>
      <w:r w:rsidR="001E155D">
        <w:rPr>
          <w:rFonts w:ascii="Calibri" w:eastAsia="Calibri" w:hAnsi="Calibri" w:cs="Calibri"/>
        </w:rPr>
        <w:t>Ha</w:t>
      </w:r>
      <w:r>
        <w:rPr>
          <w:rFonts w:ascii="Calibri" w:eastAsia="Calibri" w:hAnsi="Calibri" w:cs="Calibri"/>
        </w:rPr>
        <w:t xml:space="preserve"> (Fisher et al., 1999). The 100 m scale at which natural composition influenced squirrels indicates that differences in squirrel detections across land cover types are most likely due to individual foraging </w:t>
      </w:r>
      <w:proofErr w:type="spellStart"/>
      <w:r>
        <w:rPr>
          <w:rFonts w:ascii="Calibri" w:eastAsia="Calibri" w:hAnsi="Calibri" w:cs="Calibri"/>
        </w:rPr>
        <w:t>behaviour</w:t>
      </w:r>
      <w:proofErr w:type="spellEnd"/>
      <w:r>
        <w:rPr>
          <w:rFonts w:ascii="Calibri" w:eastAsia="Calibri" w:hAnsi="Calibri" w:cs="Calibri"/>
        </w:rPr>
        <w:t xml:space="preserve"> and local habitat use (Rusch &amp; Reeder, 1978). For instance, </w:t>
      </w:r>
      <w:r w:rsidR="00C603C5">
        <w:rPr>
          <w:rFonts w:ascii="Calibri" w:eastAsia="Calibri" w:hAnsi="Calibri" w:cs="Calibri"/>
        </w:rPr>
        <w:t>the relative</w:t>
      </w:r>
      <w:r>
        <w:rPr>
          <w:rFonts w:ascii="Calibri" w:eastAsia="Calibri" w:hAnsi="Calibri" w:cs="Calibri"/>
        </w:rPr>
        <w:t xml:space="preserve"> abundance of squirrels decreased sharply in landscapes with high proportions of deciduous forest, which contain few cone resources compared to conifer and </w:t>
      </w:r>
      <w:proofErr w:type="spellStart"/>
      <w:r>
        <w:rPr>
          <w:rFonts w:ascii="Calibri" w:eastAsia="Calibri" w:hAnsi="Calibri" w:cs="Calibri"/>
        </w:rPr>
        <w:t>mixedwood</w:t>
      </w:r>
      <w:proofErr w:type="spellEnd"/>
      <w:r>
        <w:rPr>
          <w:rFonts w:ascii="Calibri" w:eastAsia="Calibri" w:hAnsi="Calibri" w:cs="Calibri"/>
        </w:rPr>
        <w:t xml:space="preserve"> forests. The complementary resources found in mixed </w:t>
      </w:r>
      <w:r w:rsidR="00C603C5">
        <w:rPr>
          <w:rFonts w:ascii="Calibri" w:eastAsia="Calibri" w:hAnsi="Calibri" w:cs="Calibri"/>
        </w:rPr>
        <w:t>forests</w:t>
      </w:r>
      <w:r>
        <w:rPr>
          <w:rFonts w:ascii="Calibri" w:eastAsia="Calibri" w:hAnsi="Calibri" w:cs="Calibri"/>
        </w:rPr>
        <w:t xml:space="preserve"> may provide greater foraging opportunities to red squirrels, especially through the boom-bust cycles of spruce cone masting (Hallworth et al., 2024). Although red squirrels are conifer specialists, they are also opportunistic foragers that will consume berries and fungi (Benhamou, 1996). The neutral effect of coniferous forest, however, suggests that in conifer-dominated systems like the Boreal Plains, even low densities of cone-producing trees may meet red squirrels’ resource requirements. Variation beyond a baseline amount of conifer may have a limited influence on the local abundance of </w:t>
      </w:r>
      <w:r w:rsidR="00C603C5">
        <w:rPr>
          <w:rFonts w:ascii="Calibri" w:eastAsia="Calibri" w:hAnsi="Calibri" w:cs="Calibri"/>
        </w:rPr>
        <w:t>despotic</w:t>
      </w:r>
      <w:r>
        <w:rPr>
          <w:rFonts w:ascii="Calibri" w:eastAsia="Calibri" w:hAnsi="Calibri" w:cs="Calibri"/>
        </w:rPr>
        <w:t xml:space="preserve"> species like the red squirrel. Our results also suggest that fire may increase resource availability for red squirrels by increasing production for tree species with cones opened and distributed by fire (Weber &amp; Flannigan, 1997), but we have low certainty in this effect. </w:t>
      </w:r>
      <w:r w:rsidR="00C603C5">
        <w:rPr>
          <w:rFonts w:ascii="Calibri" w:eastAsia="Calibri" w:hAnsi="Calibri" w:cs="Calibri"/>
        </w:rPr>
        <w:t>Low</w:t>
      </w:r>
      <w:r>
        <w:rPr>
          <w:rFonts w:ascii="Calibri" w:eastAsia="Calibri" w:hAnsi="Calibri" w:cs="Calibri"/>
        </w:rPr>
        <w:t>-intensity fire, including prescribed burning, may not have a negative effect on squirrels when key habitat features are retained (Russel et al., 2010). Overall, we suggest that red squirrels are distributed locally relative to resource quantity and quality on a spatial grain that is a function of their individual ecology.</w:t>
      </w:r>
    </w:p>
    <w:p w14:paraId="3EC12D5D" w14:textId="77777777" w:rsidR="00512322" w:rsidRDefault="00512322">
      <w:pPr>
        <w:spacing w:line="360" w:lineRule="auto"/>
        <w:ind w:firstLine="720"/>
        <w:jc w:val="both"/>
        <w:rPr>
          <w:rFonts w:ascii="Calibri" w:eastAsia="Calibri" w:hAnsi="Calibri" w:cs="Calibri"/>
        </w:rPr>
      </w:pPr>
    </w:p>
    <w:p w14:paraId="13F614FE" w14:textId="4221ED81" w:rsidR="00512322" w:rsidRDefault="00000000">
      <w:pPr>
        <w:spacing w:line="360" w:lineRule="auto"/>
        <w:ind w:firstLine="720"/>
        <w:jc w:val="both"/>
        <w:rPr>
          <w:rFonts w:ascii="Calibri" w:eastAsia="Calibri" w:hAnsi="Calibri" w:cs="Calibri"/>
        </w:rPr>
      </w:pPr>
      <w:commentRangeStart w:id="190"/>
      <w:r>
        <w:rPr>
          <w:rFonts w:ascii="Calibri" w:eastAsia="Calibri" w:hAnsi="Calibri" w:cs="Calibri"/>
        </w:rPr>
        <w:t xml:space="preserve">In contrast to natural land cover, the effects of anthropogenic disturbance composition and configuration were best explained at much larger spatial scales (4250 m and 2250 m, respectively) that exceed the spatial perception of individual animals </w:t>
      </w:r>
      <w:commentRangeEnd w:id="190"/>
      <w:r w:rsidR="002B782A">
        <w:rPr>
          <w:rStyle w:val="CommentReference"/>
        </w:rPr>
        <w:commentReference w:id="190"/>
      </w:r>
      <w:r>
        <w:rPr>
          <w:rFonts w:ascii="Calibri" w:eastAsia="Calibri" w:hAnsi="Calibri" w:cs="Calibri"/>
        </w:rPr>
        <w:t>(</w:t>
      </w:r>
      <w:proofErr w:type="spellStart"/>
      <w:r>
        <w:rPr>
          <w:rFonts w:ascii="Calibri" w:eastAsia="Calibri" w:hAnsi="Calibri" w:cs="Calibri"/>
        </w:rPr>
        <w:t>Kotliar</w:t>
      </w:r>
      <w:proofErr w:type="spellEnd"/>
      <w:r>
        <w:rPr>
          <w:rFonts w:ascii="Calibri" w:eastAsia="Calibri" w:hAnsi="Calibri" w:cs="Calibri"/>
        </w:rPr>
        <w:t xml:space="preserve"> &amp; Wiens, 1990), suggesting an influence on population-level processes rather than individual space use. Anthropogenic disturbances may mediate </w:t>
      </w:r>
      <w:r>
        <w:rPr>
          <w:rFonts w:ascii="Calibri" w:eastAsia="Calibri" w:hAnsi="Calibri" w:cs="Calibri"/>
        </w:rPr>
        <w:lastRenderedPageBreak/>
        <w:t>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 Thus, we suggest that local resource availability and the configuration of landscape disturbances simultaneously impact red squirrel populations via mechanisms operating on separate 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628FFD55" w14:textId="77777777" w:rsidR="00512322" w:rsidRDefault="00512322">
      <w:pPr>
        <w:spacing w:line="360" w:lineRule="auto"/>
        <w:ind w:firstLine="720"/>
        <w:jc w:val="both"/>
        <w:rPr>
          <w:rFonts w:ascii="Calibri" w:eastAsia="Calibri" w:hAnsi="Calibri" w:cs="Calibri"/>
        </w:rPr>
      </w:pPr>
    </w:p>
    <w:p w14:paraId="48F69466" w14:textId="21B5D179" w:rsidR="00512322" w:rsidRDefault="00000000">
      <w:pPr>
        <w:spacing w:line="360" w:lineRule="auto"/>
        <w:ind w:firstLine="720"/>
        <w:jc w:val="both"/>
        <w:rPr>
          <w:rFonts w:ascii="Calibri" w:eastAsia="Calibri" w:hAnsi="Calibri" w:cs="Calibri"/>
        </w:rPr>
      </w:pPr>
      <w:commentRangeStart w:id="191"/>
      <w:r>
        <w:rPr>
          <w:rFonts w:ascii="Calibri" w:eastAsia="Calibri" w:hAnsi="Calibri" w:cs="Calibri"/>
        </w:rPr>
        <w:t xml:space="preserve">The exact population-level mechanisms through which edge density negatively affected red squirrels are difficult to discern from this pattern-describing study. </w:t>
      </w:r>
      <w:commentRangeEnd w:id="191"/>
      <w:r w:rsidR="002B782A">
        <w:rPr>
          <w:rStyle w:val="CommentReference"/>
        </w:rPr>
        <w:commentReference w:id="191"/>
      </w:r>
      <w:r>
        <w:rPr>
          <w:rFonts w:ascii="Calibri" w:eastAsia="Calibri" w:hAnsi="Calibri" w:cs="Calibri"/>
        </w:rPr>
        <w:t xml:space="preserve">We propose several potential explanations for this relationship. First, the negative effect of edge density could </w:t>
      </w:r>
      <w:r w:rsidR="00C603C5">
        <w:rPr>
          <w:rFonts w:ascii="Calibri" w:eastAsia="Calibri" w:hAnsi="Calibri" w:cs="Calibri"/>
        </w:rPr>
        <w:t>reflect</w:t>
      </w:r>
      <w:r>
        <w:rPr>
          <w:rFonts w:ascii="Calibri" w:eastAsia="Calibri" w:hAnsi="Calibri" w:cs="Calibri"/>
        </w:rPr>
        <w:t xml:space="preserve"> decreased dispersal. Long-range sciurid dispersal is impacted by landscape structure (Hämäläinen et al., 2019; Merrick &amp; Koprowski, 2016), and red squirrels are generally averse to crossing open habitat including timber harvest blocks (Bakker &amp; Van Vuren, 2004</w:t>
      </w:r>
      <w:r w:rsidR="00C603C5">
        <w:rPr>
          <w:rFonts w:ascii="Calibri" w:eastAsia="Calibri" w:hAnsi="Calibri" w:cs="Calibri"/>
        </w:rPr>
        <w:t>) and</w:t>
      </w:r>
      <w:r>
        <w:rPr>
          <w:rFonts w:ascii="Calibri" w:eastAsia="Calibri" w:hAnsi="Calibri" w:cs="Calibri"/>
        </w:rPr>
        <w:t xml:space="preserve"> disperse shorter distances in younger forest stands (Larsen, 2009). However, we note 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models, so we are cautious to accept this interpretation of edge density’s effect.</w:t>
      </w:r>
    </w:p>
    <w:p w14:paraId="36A7E3D3" w14:textId="77777777" w:rsidR="00512322" w:rsidRDefault="00512322">
      <w:pPr>
        <w:spacing w:line="360" w:lineRule="auto"/>
        <w:ind w:firstLine="720"/>
        <w:jc w:val="both"/>
        <w:rPr>
          <w:rFonts w:ascii="Calibri" w:eastAsia="Calibri" w:hAnsi="Calibri" w:cs="Calibri"/>
        </w:rPr>
      </w:pPr>
    </w:p>
    <w:p w14:paraId="61DBD62A" w14:textId="2D5B72B6" w:rsidR="00512322" w:rsidRDefault="00000000">
      <w:pPr>
        <w:spacing w:line="360" w:lineRule="auto"/>
        <w:ind w:firstLine="720"/>
        <w:jc w:val="both"/>
        <w:rPr>
          <w:rFonts w:ascii="Calibri" w:eastAsia="Calibri" w:hAnsi="Calibri" w:cs="Calibri"/>
        </w:rPr>
      </w:pPr>
      <w:r>
        <w:rPr>
          <w:rFonts w:ascii="Calibri" w:eastAsia="Calibri" w:hAnsi="Calibri" w:cs="Calibri"/>
        </w:rPr>
        <w:t xml:space="preserve">Alternatively, the negative impact of edge density may be 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squirrels, especially if red squirrels are frequently exposed by crossing cleared disturbance features. </w:t>
      </w:r>
      <w:r w:rsidR="00C603C5">
        <w:rPr>
          <w:rFonts w:ascii="Calibri" w:eastAsia="Calibri" w:hAnsi="Calibri" w:cs="Calibri"/>
        </w:rPr>
        <w:t>In particular, a</w:t>
      </w:r>
      <w:r>
        <w:rPr>
          <w:rFonts w:ascii="Calibri" w:eastAsia="Calibri" w:hAnsi="Calibri" w:cs="Calibri"/>
        </w:rPr>
        <w:t>vian predators are likely influential for red squirrel populations since red squirrels are a main prey species of raptors like the northern goshawk (</w:t>
      </w:r>
      <w:proofErr w:type="spellStart"/>
      <w:r>
        <w:rPr>
          <w:rFonts w:ascii="Calibri" w:eastAsia="Calibri" w:hAnsi="Calibri" w:cs="Calibri"/>
        </w:rPr>
        <w:t>Salafsky</w:t>
      </w:r>
      <w:proofErr w:type="spellEnd"/>
      <w:r>
        <w:rPr>
          <w:rFonts w:ascii="Calibri" w:eastAsia="Calibri" w:hAnsi="Calibri" w:cs="Calibri"/>
        </w:rPr>
        <w:t xml:space="preserve"> et al., 2007). Raptors use forest edges for perching (Mirski &amp; Väli, 2021) in agricultural landscapes; edge </w:t>
      </w:r>
      <w:r>
        <w:rPr>
          <w:rFonts w:ascii="Calibri" w:eastAsia="Calibri" w:hAnsi="Calibri" w:cs="Calibri"/>
        </w:rPr>
        <w:lastRenderedPageBreak/>
        <w:t>features that permeate boreal habitat may provide increased visibility, which has been shown to increase predation rates by raptors (</w:t>
      </w:r>
      <w:commentRangeStart w:id="192"/>
      <w:commentRangeStart w:id="193"/>
      <w:proofErr w:type="spellStart"/>
      <w:r>
        <w:rPr>
          <w:rFonts w:ascii="Calibri" w:eastAsia="Calibri" w:hAnsi="Calibri" w:cs="Calibri"/>
        </w:rPr>
        <w:t>Opermanis</w:t>
      </w:r>
      <w:proofErr w:type="spellEnd"/>
      <w:r>
        <w:rPr>
          <w:rFonts w:ascii="Calibri" w:eastAsia="Calibri" w:hAnsi="Calibri" w:cs="Calibri"/>
        </w:rPr>
        <w:t xml:space="preserve">, 2004). </w:t>
      </w:r>
      <w:commentRangeEnd w:id="192"/>
      <w:r w:rsidR="002B782A">
        <w:rPr>
          <w:rStyle w:val="CommentReference"/>
        </w:rPr>
        <w:commentReference w:id="192"/>
      </w:r>
      <w:commentRangeEnd w:id="193"/>
      <w:r w:rsidR="0009054F">
        <w:rPr>
          <w:rStyle w:val="CommentReference"/>
        </w:rPr>
        <w:commentReference w:id="193"/>
      </w:r>
    </w:p>
    <w:p w14:paraId="49B3F228" w14:textId="77777777" w:rsidR="00512322" w:rsidRDefault="00512322">
      <w:pPr>
        <w:spacing w:line="360" w:lineRule="auto"/>
        <w:ind w:firstLine="720"/>
        <w:jc w:val="both"/>
        <w:rPr>
          <w:rFonts w:ascii="Calibri" w:eastAsia="Calibri" w:hAnsi="Calibri" w:cs="Calibri"/>
        </w:rPr>
      </w:pPr>
    </w:p>
    <w:p w14:paraId="175DCDC3" w14:textId="2904E678" w:rsidR="00512322" w:rsidRDefault="00000000">
      <w:pPr>
        <w:spacing w:line="360" w:lineRule="auto"/>
        <w:rPr>
          <w:rFonts w:ascii="Calibri" w:eastAsia="Calibri" w:hAnsi="Calibri" w:cs="Calibri"/>
          <w:highlight w:val="white"/>
        </w:rPr>
      </w:pPr>
      <w:r>
        <w:rPr>
          <w:rFonts w:ascii="Calibri" w:eastAsia="Calibri" w:hAnsi="Calibri" w:cs="Calibri"/>
        </w:rPr>
        <w:tab/>
        <w:t xml:space="preserve">Contrary to our hypotheses, red squirrel detections were positively related to cumulative site disturbance itself. Cleared anthropogenic features may offer resource complements (Dunning et al., 1992) to red squirrels by altering edge vegetation characterized by denser berry-producing shrubs, fungi, and </w:t>
      </w:r>
      <w:r w:rsidR="00DA537A">
        <w:rPr>
          <w:rFonts w:ascii="Calibri" w:eastAsia="Calibri" w:hAnsi="Calibri" w:cs="Calibri"/>
        </w:rPr>
        <w:t>early successional</w:t>
      </w:r>
      <w:r>
        <w:rPr>
          <w:rFonts w:ascii="Calibri" w:eastAsia="Calibri" w:hAnsi="Calibri" w:cs="Calibri"/>
        </w:rPr>
        <w:t xml:space="preserve"> herbaceous plants (Harper et al., 2015; Jackson et al., 2023). Fisher et al. (1999) demonstrated that red squirrels use a variety of food resources aside from conifer cones in western boreal systems, and that home range size decreased with increasing resource heterogeneity. Each specific disturbance type in our second-supported model had a different influence on the abundance of red squirrels, and we propose that this disparity is driven by the varying amounts of predation risk and resource complementation that they represent. For instance, pipelines and transmission lines, which had a positive effect in our model, are generally much wider features than seismic lines. These wider features allow for stronger intensity of light, microclimate changes, and edge effects that extend further into surrounding habitat (Franklin et al., 2021; Abib et al., 2019), in turn increasing their potential value as a resource complement. In addition, there is widespread evidence for mesocarnivore use of seismic lines, especially coyotes (Tattersall et al., 2020; Clare et al., 2023), a predator of red squirrels (O’Donoghue et al., 2001; Latham et al., 2013), but there is less evidence for predator use along more exposed features like transmission lines. </w:t>
      </w:r>
      <w:r>
        <w:rPr>
          <w:rFonts w:ascii="Calibri" w:eastAsia="Calibri" w:hAnsi="Calibri" w:cs="Calibri"/>
          <w:highlight w:val="white"/>
        </w:rPr>
        <w:t xml:space="preserve">As such, we suggest that pipelines and transmission lines provide complementary resources for red squirrels while seismic lines provide comparatively fewer resources, while also representing increased predation risk. </w:t>
      </w:r>
      <w:r>
        <w:rPr>
          <w:rFonts w:ascii="Calibri" w:eastAsia="Calibri" w:hAnsi="Calibri" w:cs="Calibri"/>
        </w:rPr>
        <w:t xml:space="preserve">Previous research aligns with this inference: Beirne et al. (2021) found that a negative relationship between seismic line density and red squirrel abundance that accompanied by increased predator use, and </w:t>
      </w:r>
      <w:proofErr w:type="spellStart"/>
      <w:r>
        <w:rPr>
          <w:rFonts w:ascii="Calibri" w:eastAsia="Calibri" w:hAnsi="Calibri" w:cs="Calibri"/>
        </w:rPr>
        <w:t>Skatter</w:t>
      </w:r>
      <w:proofErr w:type="spellEnd"/>
      <w:r>
        <w:rPr>
          <w:rFonts w:ascii="Calibri" w:eastAsia="Calibri" w:hAnsi="Calibri" w:cs="Calibri"/>
        </w:rPr>
        <w:t xml:space="preserve"> et al. (2020) found that a positive relationship between red squirrels and pipelines or transmission lines (</w:t>
      </w:r>
      <w:proofErr w:type="spellStart"/>
      <w:r>
        <w:rPr>
          <w:rFonts w:ascii="Calibri" w:eastAsia="Calibri" w:hAnsi="Calibri" w:cs="Calibri"/>
        </w:rPr>
        <w:t>Skatter</w:t>
      </w:r>
      <w:proofErr w:type="spellEnd"/>
      <w:r>
        <w:rPr>
          <w:rFonts w:ascii="Calibri" w:eastAsia="Calibri" w:hAnsi="Calibri" w:cs="Calibri"/>
        </w:rPr>
        <w:t xml:space="preserve"> et al., 2020). </w:t>
      </w:r>
    </w:p>
    <w:p w14:paraId="04AB7488" w14:textId="77777777" w:rsidR="00512322" w:rsidRDefault="00000000">
      <w:pPr>
        <w:pStyle w:val="Heading3"/>
        <w:spacing w:line="360" w:lineRule="auto"/>
      </w:pPr>
      <w:bookmarkStart w:id="194" w:name="_22issswytjem" w:colFirst="0" w:colLast="0"/>
      <w:bookmarkEnd w:id="194"/>
      <w:commentRangeStart w:id="195"/>
      <w:r>
        <w:t>Caveats paragraph (collapsed into discussion)</w:t>
      </w:r>
      <w:commentRangeEnd w:id="195"/>
      <w:r w:rsidR="00074002">
        <w:rPr>
          <w:rStyle w:val="CommentReference"/>
          <w:color w:val="auto"/>
        </w:rPr>
        <w:commentReference w:id="195"/>
      </w:r>
    </w:p>
    <w:p w14:paraId="2878DE47" w14:textId="261EB0CB" w:rsidR="00512322" w:rsidRDefault="00000000">
      <w:pPr>
        <w:spacing w:line="360" w:lineRule="auto"/>
        <w:rPr>
          <w:rFonts w:ascii="Calibri" w:eastAsia="Calibri" w:hAnsi="Calibri" w:cs="Calibri"/>
        </w:rPr>
      </w:pPr>
      <w:r>
        <w:rPr>
          <w:rFonts w:ascii="Calibri" w:eastAsia="Calibri" w:hAnsi="Calibri" w:cs="Calibri"/>
        </w:rPr>
        <w:tab/>
      </w:r>
      <w:commentRangeStart w:id="196"/>
      <w:commentRangeStart w:id="197"/>
      <w:r>
        <w:rPr>
          <w:rFonts w:ascii="Calibri" w:eastAsia="Calibri" w:hAnsi="Calibri" w:cs="Calibri"/>
        </w:rPr>
        <w:t xml:space="preserve">Small, cursorial species such as red squirrels can be difficult to measure with precision using camera traps. Our camera traps were designed to simultaneously capture a wide variety of mammal </w:t>
      </w:r>
      <w:r w:rsidR="00DA537A">
        <w:rPr>
          <w:rFonts w:ascii="Calibri" w:eastAsia="Calibri" w:hAnsi="Calibri" w:cs="Calibri"/>
        </w:rPr>
        <w:t>species and</w:t>
      </w:r>
      <w:r>
        <w:rPr>
          <w:rFonts w:ascii="Calibri" w:eastAsia="Calibri" w:hAnsi="Calibri" w:cs="Calibri"/>
        </w:rPr>
        <w:t xml:space="preserve"> effectively allowed us to model red squirrel distribution across a large spatial extent that would be unfeasible using other field-based methods. </w:t>
      </w:r>
      <w:commentRangeEnd w:id="196"/>
      <w:r w:rsidR="00847DA0">
        <w:rPr>
          <w:rStyle w:val="CommentReference"/>
        </w:rPr>
        <w:commentReference w:id="196"/>
      </w:r>
      <w:commentRangeEnd w:id="197"/>
      <w:r w:rsidR="002A47FF">
        <w:rPr>
          <w:rStyle w:val="CommentReference"/>
        </w:rPr>
        <w:commentReference w:id="197"/>
      </w:r>
      <w:ins w:id="198" w:author="Emerald Arthurs" w:date="2025-05-02T10:36:00Z" w16du:dateUtc="2025-05-02T17:36:00Z">
        <w:r w:rsidR="002A47FF">
          <w:rPr>
            <w:rFonts w:ascii="Calibri" w:eastAsia="Calibri" w:hAnsi="Calibri" w:cs="Calibri"/>
          </w:rPr>
          <w:t>Our modelling approach treated non-detections of squirrels as true absences</w:t>
        </w:r>
      </w:ins>
      <w:ins w:id="199" w:author="Emerald Arthurs" w:date="2025-05-02T10:37:00Z" w16du:dateUtc="2025-05-02T17:37:00Z">
        <w:r w:rsidR="002A47FF">
          <w:rPr>
            <w:rFonts w:ascii="Calibri" w:eastAsia="Calibri" w:hAnsi="Calibri" w:cs="Calibri"/>
          </w:rPr>
          <w:t>, however, in some cases non-detection</w:t>
        </w:r>
      </w:ins>
      <w:ins w:id="200" w:author="Emerald Arthurs" w:date="2025-05-02T10:38:00Z" w16du:dateUtc="2025-05-02T17:38:00Z">
        <w:r w:rsidR="002A47FF">
          <w:rPr>
            <w:rFonts w:ascii="Calibri" w:eastAsia="Calibri" w:hAnsi="Calibri" w:cs="Calibri"/>
          </w:rPr>
          <w:t>s may be false absences (red squirrel out of camera frame or missed during manual image processing)</w:t>
        </w:r>
      </w:ins>
      <w:ins w:id="201" w:author="Emerald Arthurs" w:date="2025-05-02T10:39:00Z" w16du:dateUtc="2025-05-02T17:39:00Z">
        <w:r w:rsidR="002A47FF">
          <w:rPr>
            <w:rFonts w:ascii="Calibri" w:eastAsia="Calibri" w:hAnsi="Calibri" w:cs="Calibri"/>
          </w:rPr>
          <w:t xml:space="preserve">, which could change our model </w:t>
        </w:r>
        <w:r w:rsidR="002A47FF">
          <w:rPr>
            <w:rFonts w:ascii="Calibri" w:eastAsia="Calibri" w:hAnsi="Calibri" w:cs="Calibri"/>
          </w:rPr>
          <w:lastRenderedPageBreak/>
          <w:t xml:space="preserve">results. </w:t>
        </w:r>
      </w:ins>
      <w:del w:id="202" w:author="Emerald Arthurs" w:date="2025-05-02T10:36:00Z" w16du:dateUtc="2025-05-02T17:36:00Z">
        <w:r w:rsidDel="002A47FF">
          <w:rPr>
            <w:rFonts w:ascii="Calibri" w:eastAsia="Calibri" w:hAnsi="Calibri" w:cs="Calibri"/>
          </w:rPr>
          <w:delText>Furthermore</w:delText>
        </w:r>
      </w:del>
      <w:proofErr w:type="gramStart"/>
      <w:r>
        <w:rPr>
          <w:rFonts w:ascii="Calibri" w:eastAsia="Calibri" w:hAnsi="Calibri" w:cs="Calibri"/>
        </w:rPr>
        <w:t>, although</w:t>
      </w:r>
      <w:proofErr w:type="gramEnd"/>
      <w:r>
        <w:rPr>
          <w:rFonts w:ascii="Calibri" w:eastAsia="Calibri" w:hAnsi="Calibri" w:cs="Calibri"/>
        </w:rPr>
        <w:t xml:space="preserve"> we sampled a gradient of anthropogenic disturbance, camera traps were not directly deployed on anthropogenic disturbance features. Our stratified design was intended to measure </w:t>
      </w:r>
      <w:del w:id="203" w:author="Marissa Dyck" w:date="2025-05-01T19:17:00Z" w16du:dateUtc="2025-05-02T02:17:00Z">
        <w:r w:rsidDel="00847DA0">
          <w:rPr>
            <w:rFonts w:ascii="Calibri" w:eastAsia="Calibri" w:hAnsi="Calibri" w:cs="Calibri"/>
          </w:rPr>
          <w:delText>red squirrel</w:delText>
        </w:r>
      </w:del>
      <w:commentRangeStart w:id="204"/>
      <w:commentRangeStart w:id="205"/>
      <w:ins w:id="206" w:author="Marissa Dyck" w:date="2025-05-01T19:17:00Z" w16du:dateUtc="2025-05-02T02:17:00Z">
        <w:r w:rsidR="00847DA0">
          <w:rPr>
            <w:rFonts w:ascii="Calibri" w:eastAsia="Calibri" w:hAnsi="Calibri" w:cs="Calibri"/>
          </w:rPr>
          <w:t>mammal</w:t>
        </w:r>
      </w:ins>
      <w:r>
        <w:rPr>
          <w:rFonts w:ascii="Calibri" w:eastAsia="Calibri" w:hAnsi="Calibri" w:cs="Calibri"/>
        </w:rPr>
        <w:t xml:space="preserve"> </w:t>
      </w:r>
      <w:commentRangeEnd w:id="204"/>
      <w:r w:rsidR="00847DA0">
        <w:rPr>
          <w:rStyle w:val="CommentReference"/>
        </w:rPr>
        <w:commentReference w:id="204"/>
      </w:r>
      <w:commentRangeEnd w:id="205"/>
      <w:r w:rsidR="002A47FF">
        <w:rPr>
          <w:rStyle w:val="CommentReference"/>
        </w:rPr>
        <w:commentReference w:id="205"/>
      </w:r>
      <w:r>
        <w:rPr>
          <w:rFonts w:ascii="Calibri" w:eastAsia="Calibri" w:hAnsi="Calibri" w:cs="Calibri"/>
        </w:rPr>
        <w:t xml:space="preserve">distribution within the matrix of remaining boreal habitat. As a result, this study may not have captured localized, individual responses to disturbance features, such as the negative effect of timber harvesting documented in other studies (Fisher &amp; Wilkinson, 2005). The proposed mechanism of changes to predation at forest edges warrants further investigation by studies of predation rates or co-occurrence with red squirrels at the edges of anthropogenic disturbance features. We suspect that a large proportion of this shift in predation is driven by raptors like great-horned owls and northern goshawks, but raptor dynamics in disturbed boreal landscapes are poorly understood. Since </w:t>
      </w:r>
      <w:r w:rsidR="0009054F">
        <w:rPr>
          <w:rFonts w:ascii="Calibri" w:eastAsia="Calibri" w:hAnsi="Calibri" w:cs="Calibri"/>
        </w:rPr>
        <w:t xml:space="preserve">mammal-oriented </w:t>
      </w:r>
      <w:commentRangeStart w:id="207"/>
      <w:commentRangeStart w:id="208"/>
      <w:r>
        <w:rPr>
          <w:rFonts w:ascii="Calibri" w:eastAsia="Calibri" w:hAnsi="Calibri" w:cs="Calibri"/>
        </w:rPr>
        <w:t xml:space="preserve">camera traps generally do not reliably detect birds, </w:t>
      </w:r>
      <w:commentRangeEnd w:id="207"/>
      <w:r w:rsidR="00074002">
        <w:rPr>
          <w:rStyle w:val="CommentReference"/>
        </w:rPr>
        <w:commentReference w:id="207"/>
      </w:r>
      <w:commentRangeEnd w:id="208"/>
      <w:r w:rsidR="0009054F">
        <w:rPr>
          <w:rStyle w:val="CommentReference"/>
        </w:rPr>
        <w:commentReference w:id="208"/>
      </w:r>
      <w:r>
        <w:rPr>
          <w:rFonts w:ascii="Calibri" w:eastAsia="Calibri" w:hAnsi="Calibri" w:cs="Calibri"/>
        </w:rPr>
        <w:t xml:space="preserve">synthetic studies or supplementary sources of data (e.g., automated recording units) will likely be required to study mammalian and avian communities concurrently. </w:t>
      </w:r>
    </w:p>
    <w:p w14:paraId="3FF41758" w14:textId="77777777" w:rsidR="00512322" w:rsidRDefault="00000000">
      <w:pPr>
        <w:pStyle w:val="Heading2"/>
        <w:spacing w:line="360" w:lineRule="auto"/>
      </w:pPr>
      <w:bookmarkStart w:id="209" w:name="_9vhq2xeu7ytl" w:colFirst="0" w:colLast="0"/>
      <w:bookmarkEnd w:id="209"/>
      <w:r>
        <w:t>Conclusions</w:t>
      </w:r>
    </w:p>
    <w:p w14:paraId="123064BC" w14:textId="76620EAB" w:rsidR="00512322" w:rsidRDefault="00000000">
      <w:pPr>
        <w:spacing w:line="360" w:lineRule="auto"/>
        <w:ind w:firstLine="720"/>
        <w:rPr>
          <w:rFonts w:ascii="Calibri" w:eastAsia="Calibri" w:hAnsi="Calibri" w:cs="Calibri"/>
          <w:b/>
        </w:rPr>
      </w:pPr>
      <w:r>
        <w:rPr>
          <w:rFonts w:ascii="Calibri" w:eastAsia="Calibri" w:hAnsi="Calibri" w:cs="Calibri"/>
        </w:rPr>
        <w:t xml:space="preserve">Our study demonstrates that red squirrel distribution in the Boreal Plains is influenced by landscape composition and configuration across multiple spatial scales. Each type of disturbance in our study had different influences on red squirrel abundance. We successfully generalized this relationship into a single model describing interacting positive effects of disturbance amount and negative effects of edge density, which we propose are mediated through resource complementation and increased predation, respectively. </w:t>
      </w:r>
      <w:r>
        <w:rPr>
          <w:rFonts w:ascii="Calibri" w:eastAsia="Calibri" w:hAnsi="Calibri" w:cs="Calibri"/>
          <w:highlight w:val="white"/>
        </w:rPr>
        <w:t>The ecological mechanisms through which landscape structure impacts red squirrels extend beyond straightforward measures of habitat loss. E</w:t>
      </w:r>
      <w:r>
        <w:rPr>
          <w:rFonts w:ascii="Calibri" w:eastAsia="Calibri" w:hAnsi="Calibri" w:cs="Calibri"/>
        </w:rPr>
        <w:t xml:space="preserve">xpanding the findings of Smith et al. (2024), our work emphasizes the </w:t>
      </w:r>
      <w:r>
        <w:rPr>
          <w:rFonts w:ascii="Calibri" w:eastAsia="Calibri" w:hAnsi="Calibri" w:cs="Calibri"/>
          <w:highlight w:val="white"/>
        </w:rPr>
        <w:t xml:space="preserve">multi-faceted influence of energy sector disturbances in boreal systems. </w:t>
      </w:r>
      <w:r>
        <w:rPr>
          <w:rFonts w:ascii="Calibri" w:eastAsia="Calibri" w:hAnsi="Calibri" w:cs="Calibri"/>
        </w:rPr>
        <w:t xml:space="preserve">Although red squirrels do not top the </w:t>
      </w:r>
      <w:commentRangeStart w:id="210"/>
      <w:commentRangeStart w:id="211"/>
      <w:r>
        <w:rPr>
          <w:rFonts w:ascii="Calibri" w:eastAsia="Calibri" w:hAnsi="Calibri" w:cs="Calibri"/>
        </w:rPr>
        <w:t xml:space="preserve">list of conservation priorities in the Boreal Plains, </w:t>
      </w:r>
      <w:ins w:id="212" w:author="Emerald Arthurs" w:date="2025-05-02T10:41:00Z" w16du:dateUtc="2025-05-02T17:41:00Z">
        <w:r w:rsidR="002A47FF">
          <w:rPr>
            <w:rFonts w:ascii="Calibri" w:eastAsia="Calibri" w:hAnsi="Calibri" w:cs="Calibri"/>
          </w:rPr>
          <w:t xml:space="preserve">they are an important prey species for </w:t>
        </w:r>
      </w:ins>
      <w:ins w:id="213" w:author="Emerald Arthurs" w:date="2025-05-02T10:42:00Z" w16du:dateUtc="2025-05-02T17:42:00Z">
        <w:r w:rsidR="002A47FF">
          <w:rPr>
            <w:rFonts w:ascii="Calibri" w:eastAsia="Calibri" w:hAnsi="Calibri" w:cs="Calibri"/>
          </w:rPr>
          <w:t>many terrestrial</w:t>
        </w:r>
      </w:ins>
      <w:ins w:id="214" w:author="Emerald Arthurs" w:date="2025-05-02T10:41:00Z" w16du:dateUtc="2025-05-02T17:41:00Z">
        <w:r w:rsidR="002A47FF">
          <w:rPr>
            <w:rFonts w:ascii="Calibri" w:eastAsia="Calibri" w:hAnsi="Calibri" w:cs="Calibri"/>
          </w:rPr>
          <w:t xml:space="preserve"> and avian preda</w:t>
        </w:r>
      </w:ins>
      <w:ins w:id="215" w:author="Emerald Arthurs" w:date="2025-05-02T10:42:00Z" w16du:dateUtc="2025-05-02T17:42:00Z">
        <w:r w:rsidR="002A47FF">
          <w:rPr>
            <w:rFonts w:ascii="Calibri" w:eastAsia="Calibri" w:hAnsi="Calibri" w:cs="Calibri"/>
          </w:rPr>
          <w:t xml:space="preserve">tors and </w:t>
        </w:r>
      </w:ins>
      <w:r>
        <w:rPr>
          <w:rFonts w:ascii="Calibri" w:eastAsia="Calibri" w:hAnsi="Calibri" w:cs="Calibri"/>
        </w:rPr>
        <w:t xml:space="preserve">their responses to industrial land-use underscore the importance of considering both configuration and composition of anthropogenic disturbances when assessing impacts </w:t>
      </w:r>
      <w:proofErr w:type="gramStart"/>
      <w:r>
        <w:rPr>
          <w:rFonts w:ascii="Calibri" w:eastAsia="Calibri" w:hAnsi="Calibri" w:cs="Calibri"/>
        </w:rPr>
        <w:t>to</w:t>
      </w:r>
      <w:proofErr w:type="gramEnd"/>
      <w:r>
        <w:rPr>
          <w:rFonts w:ascii="Calibri" w:eastAsia="Calibri" w:hAnsi="Calibri" w:cs="Calibri"/>
        </w:rPr>
        <w:t xml:space="preserve"> mammal populations. </w:t>
      </w:r>
      <w:commentRangeEnd w:id="210"/>
      <w:r w:rsidR="00847DA0">
        <w:rPr>
          <w:rStyle w:val="CommentReference"/>
        </w:rPr>
        <w:commentReference w:id="210"/>
      </w:r>
      <w:commentRangeEnd w:id="211"/>
      <w:r w:rsidR="002A47FF">
        <w:rPr>
          <w:rStyle w:val="CommentReference"/>
        </w:rPr>
        <w:commentReference w:id="211"/>
      </w:r>
      <w:r>
        <w:rPr>
          <w:rFonts w:ascii="Calibri" w:eastAsia="Calibri" w:hAnsi="Calibri" w:cs="Calibri"/>
        </w:rPr>
        <w:t xml:space="preserve">Habitat alteration via industrial development and fragmentation are often collinear—there are few industrial development scenarios in which cumulative site disturbance is high but impacts on configuration are low. Our work provides evidence that a strict focus on landscape composition may underestimate the full ecological impact of industrial development on wildlife communities. The multiscale modeling framework presented in this study encompassed an integration of multiple individual- and population-level </w:t>
      </w:r>
      <w:r w:rsidR="00DA537A">
        <w:rPr>
          <w:rFonts w:ascii="Calibri" w:eastAsia="Calibri" w:hAnsi="Calibri" w:cs="Calibri"/>
        </w:rPr>
        <w:lastRenderedPageBreak/>
        <w:t>processes and</w:t>
      </w:r>
      <w:r>
        <w:rPr>
          <w:rFonts w:ascii="Calibri" w:eastAsia="Calibri" w:hAnsi="Calibri" w:cs="Calibri"/>
        </w:rPr>
        <w:t xml:space="preserve">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Default="00000000">
      <w:pPr>
        <w:pStyle w:val="Heading2"/>
        <w:spacing w:line="360" w:lineRule="auto"/>
      </w:pPr>
      <w:bookmarkStart w:id="216" w:name="_nxm74ocr671m" w:colFirst="0" w:colLast="0"/>
      <w:bookmarkEnd w:id="216"/>
      <w:r>
        <w:lastRenderedPageBreak/>
        <w:t>Author contributions</w:t>
      </w:r>
    </w:p>
    <w:p w14:paraId="2B6B1C83" w14:textId="77777777" w:rsidR="00512322" w:rsidRDefault="00000000">
      <w:pPr>
        <w:spacing w:line="360" w:lineRule="auto"/>
        <w:rPr>
          <w:rFonts w:ascii="Calibri" w:eastAsia="Calibri" w:hAnsi="Calibri" w:cs="Calibri"/>
          <w:highlight w:val="white"/>
        </w:rPr>
      </w:pPr>
      <w:commentRangeStart w:id="217"/>
      <w:r>
        <w:rPr>
          <w:rFonts w:ascii="Calibri" w:eastAsia="Calibri" w:hAnsi="Calibri" w:cs="Calibri"/>
          <w:highlight w:val="white"/>
        </w:rPr>
        <w:t xml:space="preserve">Aidan </w:t>
      </w:r>
      <w:proofErr w:type="spellStart"/>
      <w:r>
        <w:rPr>
          <w:rFonts w:ascii="Calibri" w:eastAsia="Calibri" w:hAnsi="Calibri" w:cs="Calibri"/>
          <w:highlight w:val="white"/>
        </w:rPr>
        <w:t>Brushett</w:t>
      </w:r>
      <w:proofErr w:type="spellEnd"/>
      <w:r>
        <w:rPr>
          <w:rFonts w:ascii="Calibri" w:eastAsia="Calibri" w:hAnsi="Calibri" w:cs="Calibri"/>
          <w:highlight w:val="white"/>
        </w:rPr>
        <w:t xml:space="preserve"> and Emerald Arthurs conceived the study, designed the methodology, analyzed the data, and wrote the first draft of the manuscript; Aidan </w:t>
      </w:r>
      <w:proofErr w:type="spellStart"/>
      <w:r>
        <w:rPr>
          <w:rFonts w:ascii="Calibri" w:eastAsia="Calibri" w:hAnsi="Calibri" w:cs="Calibri"/>
          <w:highlight w:val="white"/>
        </w:rPr>
        <w:t>Brushett</w:t>
      </w:r>
      <w:proofErr w:type="spellEnd"/>
      <w:r>
        <w:rPr>
          <w:rFonts w:ascii="Calibri" w:eastAsia="Calibri" w:hAnsi="Calibri" w:cs="Calibri"/>
          <w:highlight w:val="white"/>
        </w:rPr>
        <w:t>, Emerald Arthurs, and Jason Fisher collected the data; Jason Fisher oversaw the experimental design; All authors contributed meaningfully to the final draft of the manuscript and gave final approval for publication.</w:t>
      </w:r>
      <w:commentRangeEnd w:id="217"/>
      <w:r w:rsidR="003579BE">
        <w:rPr>
          <w:rStyle w:val="CommentReference"/>
        </w:rPr>
        <w:commentReference w:id="217"/>
      </w:r>
    </w:p>
    <w:p w14:paraId="47319B71" w14:textId="77777777" w:rsidR="00512322" w:rsidRDefault="00000000">
      <w:pPr>
        <w:pStyle w:val="Heading2"/>
        <w:spacing w:before="80" w:after="240" w:line="360" w:lineRule="auto"/>
      </w:pPr>
      <w:bookmarkStart w:id="218" w:name="_n50qcarm0yrg" w:colFirst="0" w:colLast="0"/>
      <w:bookmarkEnd w:id="218"/>
      <w:commentRangeStart w:id="219"/>
      <w:commentRangeStart w:id="220"/>
      <w:r>
        <w:t>Acknowledgements</w:t>
      </w:r>
      <w:commentRangeEnd w:id="219"/>
      <w:r w:rsidR="00847DA0">
        <w:rPr>
          <w:rStyle w:val="CommentReference"/>
        </w:rPr>
        <w:commentReference w:id="219"/>
      </w:r>
      <w:commentRangeEnd w:id="220"/>
      <w:r w:rsidR="003579BE">
        <w:rPr>
          <w:rStyle w:val="CommentReference"/>
        </w:rPr>
        <w:commentReference w:id="220"/>
      </w:r>
    </w:p>
    <w:p w14:paraId="55250D53" w14:textId="119D3C5A"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Field data were collected by </w:t>
      </w:r>
      <w:del w:id="221" w:author="Emerald Arthurs" w:date="2025-05-02T10:45:00Z" w16du:dateUtc="2025-05-02T17:45:00Z">
        <w:r w:rsidDel="00A869BF">
          <w:rPr>
            <w:rFonts w:ascii="Calibri" w:eastAsia="Calibri" w:hAnsi="Calibri" w:cs="Calibri"/>
            <w:highlight w:val="white"/>
          </w:rPr>
          <w:delText xml:space="preserve">______________. </w:delText>
        </w:r>
      </w:del>
      <w:ins w:id="222" w:author="Emerald Arthurs" w:date="2025-05-02T10:45:00Z" w16du:dateUtc="2025-05-02T17:45:00Z">
        <w:r w:rsidR="00A869BF">
          <w:rPr>
            <w:rFonts w:ascii="Calibri" w:eastAsia="Calibri" w:hAnsi="Calibri" w:cs="Calibri"/>
            <w:highlight w:val="white"/>
          </w:rPr>
          <w:t>Millicent</w:t>
        </w:r>
      </w:ins>
      <w:ins w:id="223" w:author="Emerald Arthurs" w:date="2025-05-02T10:46:00Z" w16du:dateUtc="2025-05-02T17:46:00Z">
        <w:r w:rsidR="00A869BF">
          <w:rPr>
            <w:rFonts w:ascii="Calibri" w:eastAsia="Calibri" w:hAnsi="Calibri" w:cs="Calibri"/>
            <w:highlight w:val="white"/>
          </w:rPr>
          <w:t xml:space="preserve"> Gaston, Rebecca Smith, Andrew Barnas, </w:t>
        </w:r>
      </w:ins>
      <w:ins w:id="224" w:author="Emerald Arthurs" w:date="2025-05-02T10:47:00Z" w16du:dateUtc="2025-05-02T17:47:00Z">
        <w:r w:rsidR="00A869BF">
          <w:rPr>
            <w:rFonts w:ascii="Calibri" w:eastAsia="Calibri" w:hAnsi="Calibri" w:cs="Calibri"/>
            <w:highlight w:val="white"/>
          </w:rPr>
          <w:t>MacGre</w:t>
        </w:r>
      </w:ins>
      <w:ins w:id="225" w:author="Emerald Arthurs" w:date="2025-05-02T10:48:00Z" w16du:dateUtc="2025-05-02T17:48:00Z">
        <w:r w:rsidR="00A869BF">
          <w:rPr>
            <w:rFonts w:ascii="Calibri" w:eastAsia="Calibri" w:hAnsi="Calibri" w:cs="Calibri"/>
            <w:highlight w:val="white"/>
          </w:rPr>
          <w:t xml:space="preserve">gor </w:t>
        </w:r>
      </w:ins>
      <w:ins w:id="226" w:author="Emerald Arthurs" w:date="2025-05-02T10:53:00Z" w16du:dateUtc="2025-05-02T17:53:00Z">
        <w:r w:rsidR="003579BE">
          <w:rPr>
            <w:rFonts w:ascii="Calibri" w:eastAsia="Calibri" w:hAnsi="Calibri" w:cs="Calibri"/>
            <w:highlight w:val="white"/>
          </w:rPr>
          <w:t>A</w:t>
        </w:r>
      </w:ins>
      <w:ins w:id="227" w:author="Emerald Arthurs" w:date="2025-05-02T10:54:00Z" w16du:dateUtc="2025-05-02T17:54:00Z">
        <w:r w:rsidR="003579BE">
          <w:rPr>
            <w:rFonts w:ascii="Calibri" w:eastAsia="Calibri" w:hAnsi="Calibri" w:cs="Calibri"/>
            <w:highlight w:val="white"/>
          </w:rPr>
          <w:t>ubertin-</w:t>
        </w:r>
      </w:ins>
      <w:ins w:id="228" w:author="Emerald Arthurs" w:date="2025-05-02T10:48:00Z" w16du:dateUtc="2025-05-02T17:48:00Z">
        <w:r w:rsidR="00A869BF">
          <w:rPr>
            <w:rFonts w:ascii="Calibri" w:eastAsia="Calibri" w:hAnsi="Calibri" w:cs="Calibri"/>
            <w:highlight w:val="white"/>
          </w:rPr>
          <w:t>Young, Laura</w:t>
        </w:r>
      </w:ins>
      <w:ins w:id="229" w:author="Emerald Arthurs" w:date="2025-05-02T10:54:00Z" w16du:dateUtc="2025-05-02T17:54:00Z">
        <w:r w:rsidR="003579BE">
          <w:rPr>
            <w:rFonts w:ascii="Calibri" w:eastAsia="Calibri" w:hAnsi="Calibri" w:cs="Calibri"/>
            <w:highlight w:val="white"/>
          </w:rPr>
          <w:t xml:space="preserve"> </w:t>
        </w:r>
        <w:proofErr w:type="spellStart"/>
        <w:r w:rsidR="003579BE">
          <w:rPr>
            <w:rFonts w:ascii="Calibri" w:eastAsia="Calibri" w:hAnsi="Calibri" w:cs="Calibri"/>
            <w:highlight w:val="white"/>
          </w:rPr>
          <w:t>Eliuk</w:t>
        </w:r>
        <w:proofErr w:type="spellEnd"/>
        <w:r w:rsidR="003579BE">
          <w:rPr>
            <w:rFonts w:ascii="Calibri" w:eastAsia="Calibri" w:hAnsi="Calibri" w:cs="Calibri"/>
            <w:highlight w:val="white"/>
          </w:rPr>
          <w:t>, Sandra Frey</w:t>
        </w:r>
      </w:ins>
      <w:ins w:id="230" w:author="Emerald Arthurs" w:date="2025-05-02T10:48:00Z" w16du:dateUtc="2025-05-02T17:48:00Z">
        <w:r w:rsidR="00A869BF">
          <w:rPr>
            <w:rFonts w:ascii="Calibri" w:eastAsia="Calibri" w:hAnsi="Calibri" w:cs="Calibri"/>
            <w:highlight w:val="white"/>
          </w:rPr>
          <w:t xml:space="preserve">, </w:t>
        </w:r>
      </w:ins>
      <w:ins w:id="231" w:author="Emerald Arthurs" w:date="2025-05-02T10:55:00Z" w16du:dateUtc="2025-05-02T17:55:00Z">
        <w:r w:rsidR="003579BE">
          <w:rPr>
            <w:rFonts w:ascii="Calibri" w:eastAsia="Calibri" w:hAnsi="Calibri" w:cs="Calibri"/>
            <w:highlight w:val="white"/>
          </w:rPr>
          <w:t xml:space="preserve">Nicole Boucher, Shay Marks, Emerald Arthurs, Aidan </w:t>
        </w:r>
        <w:proofErr w:type="spellStart"/>
        <w:r w:rsidR="003579BE">
          <w:rPr>
            <w:rFonts w:ascii="Calibri" w:eastAsia="Calibri" w:hAnsi="Calibri" w:cs="Calibri"/>
            <w:highlight w:val="white"/>
          </w:rPr>
          <w:t>Brushett</w:t>
        </w:r>
        <w:proofErr w:type="spellEnd"/>
        <w:r w:rsidR="003579BE">
          <w:rPr>
            <w:rFonts w:ascii="Calibri" w:eastAsia="Calibri" w:hAnsi="Calibri" w:cs="Calibri"/>
            <w:highlight w:val="white"/>
          </w:rPr>
          <w:t>, Madison Carlson, Megan Braun, Jamie Clar</w:t>
        </w:r>
      </w:ins>
      <w:ins w:id="232" w:author="Emerald Arthurs" w:date="2025-05-02T10:56:00Z" w16du:dateUtc="2025-05-02T17:56:00Z">
        <w:r w:rsidR="003579BE">
          <w:rPr>
            <w:rFonts w:ascii="Calibri" w:eastAsia="Calibri" w:hAnsi="Calibri" w:cs="Calibri"/>
            <w:highlight w:val="white"/>
          </w:rPr>
          <w:t>k, and Marissa Dyck</w:t>
        </w:r>
      </w:ins>
      <w:ins w:id="233" w:author="Emerald Arthurs" w:date="2025-05-02T10:45:00Z" w16du:dateUtc="2025-05-02T17:45:00Z">
        <w:r w:rsidR="00A869BF">
          <w:rPr>
            <w:rFonts w:ascii="Calibri" w:eastAsia="Calibri" w:hAnsi="Calibri" w:cs="Calibri"/>
            <w:highlight w:val="white"/>
          </w:rPr>
          <w:t xml:space="preserve">. </w:t>
        </w:r>
      </w:ins>
      <w:r>
        <w:rPr>
          <w:rFonts w:ascii="Calibri" w:eastAsia="Calibri" w:hAnsi="Calibri" w:cs="Calibri"/>
          <w:highlight w:val="white"/>
        </w:rPr>
        <w:t xml:space="preserve">We are grateful for the comments of </w:t>
      </w:r>
      <w:ins w:id="234" w:author="Emerald Arthurs" w:date="2025-05-02T10:56:00Z" w16du:dateUtc="2025-05-02T17:56:00Z">
        <w:r w:rsidR="003579BE">
          <w:rPr>
            <w:rFonts w:ascii="Calibri" w:eastAsia="Calibri" w:hAnsi="Calibri" w:cs="Calibri"/>
            <w:highlight w:val="white"/>
          </w:rPr>
          <w:t>Andr</w:t>
        </w:r>
      </w:ins>
      <w:ins w:id="235" w:author="Emerald Arthurs" w:date="2025-05-02T10:57:00Z" w16du:dateUtc="2025-05-02T17:57:00Z">
        <w:r w:rsidR="003579BE">
          <w:rPr>
            <w:rFonts w:ascii="Calibri" w:eastAsia="Calibri" w:hAnsi="Calibri" w:cs="Calibri"/>
            <w:highlight w:val="white"/>
          </w:rPr>
          <w:t>ew Barnas and Marissa Dyck</w:t>
        </w:r>
      </w:ins>
      <w:del w:id="236" w:author="Emerald Arthurs" w:date="2025-05-02T10:57:00Z" w16du:dateUtc="2025-05-02T17:57:00Z">
        <w:r w:rsidDel="003579BE">
          <w:rPr>
            <w:rFonts w:ascii="Calibri" w:eastAsia="Calibri" w:hAnsi="Calibri" w:cs="Calibri"/>
            <w:highlight w:val="white"/>
          </w:rPr>
          <w:delText>_______</w:delText>
        </w:r>
      </w:del>
      <w:r>
        <w:rPr>
          <w:rFonts w:ascii="Calibri" w:eastAsia="Calibri" w:hAnsi="Calibri" w:cs="Calibri"/>
          <w:highlight w:val="white"/>
        </w:rPr>
        <w:t xml:space="preserve">. </w:t>
      </w:r>
      <w:commentRangeStart w:id="237"/>
      <w:ins w:id="238" w:author="Emerald Arthurs" w:date="2025-05-02T10:42:00Z" w16du:dateUtc="2025-05-02T17:42:00Z">
        <w:r w:rsidR="002A47FF">
          <w:rPr>
            <w:rFonts w:ascii="Calibri" w:eastAsia="Calibri" w:hAnsi="Calibri" w:cs="Calibri"/>
            <w:highlight w:val="white"/>
          </w:rPr>
          <w:t>W</w:t>
        </w:r>
      </w:ins>
      <w:ins w:id="239" w:author="Emerald Arthurs" w:date="2025-05-02T10:43:00Z" w16du:dateUtc="2025-05-02T17:43:00Z">
        <w:r w:rsidR="002A47FF">
          <w:rPr>
            <w:rFonts w:ascii="Calibri" w:eastAsia="Calibri" w:hAnsi="Calibri" w:cs="Calibri"/>
            <w:highlight w:val="white"/>
          </w:rPr>
          <w:t xml:space="preserve">e are thankful for </w:t>
        </w:r>
        <w:r w:rsidR="00A869BF">
          <w:rPr>
            <w:rFonts w:ascii="Calibri" w:eastAsia="Calibri" w:hAnsi="Calibri" w:cs="Calibri"/>
            <w:highlight w:val="white"/>
          </w:rPr>
          <w:t>Mil</w:t>
        </w:r>
      </w:ins>
      <w:ins w:id="240" w:author="Emerald Arthurs" w:date="2025-05-02T10:44:00Z" w16du:dateUtc="2025-05-02T17:44:00Z">
        <w:r w:rsidR="00A869BF">
          <w:rPr>
            <w:rFonts w:ascii="Calibri" w:eastAsia="Calibri" w:hAnsi="Calibri" w:cs="Calibri"/>
            <w:highlight w:val="white"/>
          </w:rPr>
          <w:t>licent Gaston, Shay Marks, Madison Carlson, and Megan</w:t>
        </w:r>
      </w:ins>
      <w:ins w:id="241" w:author="Emerald Arthurs" w:date="2025-05-02T10:57:00Z" w16du:dateUtc="2025-05-02T17:57:00Z">
        <w:r w:rsidR="003579BE">
          <w:rPr>
            <w:rFonts w:ascii="Calibri" w:eastAsia="Calibri" w:hAnsi="Calibri" w:cs="Calibri"/>
            <w:highlight w:val="white"/>
          </w:rPr>
          <w:t xml:space="preserve"> Braun</w:t>
        </w:r>
      </w:ins>
      <w:ins w:id="242" w:author="Emerald Arthurs" w:date="2025-05-02T10:44:00Z" w16du:dateUtc="2025-05-02T17:44:00Z">
        <w:r w:rsidR="00A869BF">
          <w:rPr>
            <w:rFonts w:ascii="Calibri" w:eastAsia="Calibri" w:hAnsi="Calibri" w:cs="Calibri"/>
            <w:highlight w:val="white"/>
          </w:rPr>
          <w:t xml:space="preserve"> for </w:t>
        </w:r>
      </w:ins>
      <w:ins w:id="243" w:author="Emerald Arthurs" w:date="2025-05-02T10:58:00Z" w16du:dateUtc="2025-05-02T17:58:00Z">
        <w:r w:rsidR="003579BE">
          <w:rPr>
            <w:rFonts w:ascii="Calibri" w:eastAsia="Calibri" w:hAnsi="Calibri" w:cs="Calibri"/>
            <w:highlight w:val="white"/>
          </w:rPr>
          <w:t>the many</w:t>
        </w:r>
      </w:ins>
      <w:ins w:id="244" w:author="Emerald Arthurs" w:date="2025-05-02T10:45:00Z" w16du:dateUtc="2025-05-02T17:45:00Z">
        <w:r w:rsidR="00A869BF">
          <w:rPr>
            <w:rFonts w:ascii="Calibri" w:eastAsia="Calibri" w:hAnsi="Calibri" w:cs="Calibri"/>
            <w:highlight w:val="white"/>
          </w:rPr>
          <w:t xml:space="preserve"> hours spent image processing. </w:t>
        </w:r>
        <w:commentRangeEnd w:id="237"/>
        <w:r w:rsidR="00A869BF">
          <w:rPr>
            <w:rStyle w:val="CommentReference"/>
          </w:rPr>
          <w:commentReference w:id="237"/>
        </w:r>
      </w:ins>
      <w:r>
        <w:rPr>
          <w:rFonts w:ascii="Calibri" w:eastAsia="Calibri" w:hAnsi="Calibri" w:cs="Calibri"/>
          <w:highlight w:val="white"/>
        </w:rPr>
        <w:t xml:space="preserve">Funding was provided by the Oil Sands Monitoring (OSM) program, Natural Sciences and Engineering </w:t>
      </w:r>
      <w:proofErr w:type="spellStart"/>
      <w:r>
        <w:rPr>
          <w:rFonts w:ascii="Calibri" w:eastAsia="Calibri" w:hAnsi="Calibri" w:cs="Calibri"/>
          <w:highlight w:val="white"/>
        </w:rPr>
        <w:t>REsearch</w:t>
      </w:r>
      <w:proofErr w:type="spellEnd"/>
      <w:r>
        <w:rPr>
          <w:rFonts w:ascii="Calibri" w:eastAsia="Calibri" w:hAnsi="Calibri" w:cs="Calibri"/>
          <w:highlight w:val="white"/>
        </w:rPr>
        <w:t xml:space="preserve"> Council (NSERC), and University of Victoria’s Applied Conservation Macro Ecology (ACME) lab. </w:t>
      </w:r>
      <w:r w:rsidR="00074002">
        <w:rPr>
          <w:rFonts w:ascii="Calibri" w:eastAsia="Calibri" w:hAnsi="Calibri" w:cs="Calibri"/>
          <w:highlight w:val="white"/>
        </w:rPr>
        <w:t xml:space="preserve">Mention your </w:t>
      </w:r>
      <w:proofErr w:type="spellStart"/>
      <w:r w:rsidR="00074002">
        <w:rPr>
          <w:rFonts w:ascii="Calibri" w:eastAsia="Calibri" w:hAnsi="Calibri" w:cs="Calibri"/>
          <w:highlight w:val="white"/>
        </w:rPr>
        <w:t>favourite</w:t>
      </w:r>
      <w:proofErr w:type="spellEnd"/>
      <w:r w:rsidR="00074002">
        <w:rPr>
          <w:rFonts w:ascii="Calibri" w:eastAsia="Calibri" w:hAnsi="Calibri" w:cs="Calibri"/>
          <w:highlight w:val="white"/>
        </w:rPr>
        <w:t xml:space="preserve"> soundtrack here for </w:t>
      </w:r>
      <w:proofErr w:type="spellStart"/>
      <w:r w:rsidR="00074002">
        <w:rPr>
          <w:rFonts w:ascii="Calibri" w:eastAsia="Calibri" w:hAnsi="Calibri" w:cs="Calibri"/>
          <w:highlight w:val="white"/>
        </w:rPr>
        <w:t>lols</w:t>
      </w:r>
      <w:proofErr w:type="spellEnd"/>
      <w:r w:rsidR="0009054F">
        <w:rPr>
          <w:rFonts w:ascii="Calibri" w:eastAsia="Calibri" w:hAnsi="Calibri" w:cs="Calibri"/>
          <w:highlight w:val="white"/>
        </w:rPr>
        <w:t>. Shoutout to The Kardashians for keeping company during a bazillion hours of image tagging lol</w:t>
      </w:r>
    </w:p>
    <w:p w14:paraId="097D09BD" w14:textId="77777777" w:rsidR="00512322" w:rsidRDefault="00000000">
      <w:pPr>
        <w:pStyle w:val="Heading2"/>
        <w:spacing w:before="80" w:after="240" w:line="360" w:lineRule="auto"/>
      </w:pPr>
      <w:bookmarkStart w:id="245" w:name="_geax5ozcw9q5" w:colFirst="0" w:colLast="0"/>
      <w:bookmarkEnd w:id="245"/>
      <w:r>
        <w:t>Conflict of interest</w:t>
      </w:r>
    </w:p>
    <w:p w14:paraId="1CEB504F" w14:textId="77777777"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The authors have no conflict of interest to declare. </w:t>
      </w:r>
    </w:p>
    <w:p w14:paraId="0A74A677" w14:textId="77777777" w:rsidR="00512322" w:rsidRDefault="00000000">
      <w:pPr>
        <w:pStyle w:val="Heading2"/>
        <w:spacing w:line="360" w:lineRule="auto"/>
      </w:pPr>
      <w:bookmarkStart w:id="246" w:name="_r71kelrhzcb4" w:colFirst="0" w:colLast="0"/>
      <w:bookmarkEnd w:id="246"/>
      <w:r>
        <w:t>Data availability statement</w:t>
      </w:r>
    </w:p>
    <w:p w14:paraId="3822ECD0" w14:textId="77777777" w:rsidR="00512322" w:rsidRDefault="00000000">
      <w:pPr>
        <w:spacing w:line="360" w:lineRule="auto"/>
        <w:rPr>
          <w:rFonts w:ascii="Calibri" w:eastAsia="Calibri" w:hAnsi="Calibri" w:cs="Calibri"/>
        </w:rPr>
      </w:pPr>
      <w:r>
        <w:rPr>
          <w:rFonts w:ascii="Calibri" w:eastAsia="Calibri" w:hAnsi="Calibri" w:cs="Calibri"/>
        </w:rPr>
        <w:t>All data and scripts used to conduct this analysis are available in the GitHub repository https://github.com/aidanbrushett/OSM_red_squirrel_distribution</w:t>
      </w:r>
    </w:p>
    <w:p w14:paraId="2EE3A947" w14:textId="77777777" w:rsidR="00512322" w:rsidRDefault="00000000">
      <w:pPr>
        <w:pStyle w:val="Heading2"/>
      </w:pPr>
      <w:bookmarkStart w:id="247" w:name="_qr3he6fkeia2" w:colFirst="0" w:colLast="0"/>
      <w:bookmarkEnd w:id="247"/>
      <w:r>
        <w:t>Graphical Abstract</w:t>
      </w:r>
    </w:p>
    <w:p w14:paraId="6EE1C7BB" w14:textId="77777777" w:rsidR="00512322" w:rsidRDefault="00000000">
      <w:pPr>
        <w:jc w:val="both"/>
        <w:rPr>
          <w:rFonts w:ascii="Calibri" w:eastAsia="Calibri" w:hAnsi="Calibri" w:cs="Calibri"/>
          <w:highlight w:val="yellow"/>
        </w:rPr>
      </w:pPr>
      <w:r>
        <w:rPr>
          <w:rFonts w:ascii="Calibri" w:eastAsia="Calibri" w:hAnsi="Calibri" w:cs="Calibri"/>
          <w:highlight w:val="yellow"/>
        </w:rPr>
        <w:t>Does anyone have any ideas?? Jeff Dixon??</w:t>
      </w:r>
    </w:p>
    <w:p w14:paraId="66B840F3" w14:textId="77777777" w:rsidR="00512322" w:rsidRDefault="00512322"/>
    <w:p w14:paraId="45A09965" w14:textId="77777777" w:rsidR="00512322" w:rsidRDefault="00000000">
      <w:pPr>
        <w:pStyle w:val="Heading2"/>
      </w:pPr>
      <w:bookmarkStart w:id="248" w:name="_5ba5u8x12n52" w:colFirst="0" w:colLast="0"/>
      <w:bookmarkEnd w:id="248"/>
      <w:r>
        <w:lastRenderedPageBreak/>
        <w:t>Supporting Information</w:t>
      </w:r>
    </w:p>
    <w:p w14:paraId="3D299FD8" w14:textId="11092D94" w:rsidR="00512322" w:rsidRDefault="00000000">
      <w:pPr>
        <w:spacing w:line="360" w:lineRule="auto"/>
        <w:rPr>
          <w:rFonts w:ascii="Calibri" w:eastAsia="Calibri" w:hAnsi="Calibri" w:cs="Calibri"/>
        </w:rPr>
      </w:pPr>
      <w:r>
        <w:rPr>
          <w:rFonts w:ascii="Calibri" w:eastAsia="Calibri" w:hAnsi="Calibri" w:cs="Calibri"/>
        </w:rPr>
        <w:t xml:space="preserve">Detailed simulation outputs, including coefficient distributions and diagnostics, are available in </w:t>
      </w:r>
      <w:r w:rsidR="00A44A9F">
        <w:rPr>
          <w:rFonts w:ascii="Calibri" w:eastAsia="Calibri" w:hAnsi="Calibri" w:cs="Calibri"/>
        </w:rPr>
        <w:t>the supporting file</w:t>
      </w:r>
      <w:r>
        <w:rPr>
          <w:rFonts w:ascii="Calibri" w:eastAsia="Calibri" w:hAnsi="Calibri" w:cs="Calibri"/>
        </w:rPr>
        <w:t xml:space="preserve"> (</w:t>
      </w:r>
      <w:r w:rsidR="00A44A9F">
        <w:rPr>
          <w:rFonts w:ascii="Calibri" w:eastAsia="Calibri" w:hAnsi="Calibri" w:cs="Calibri"/>
        </w:rPr>
        <w:t>S1_top_model_s</w:t>
      </w:r>
      <w:r>
        <w:rPr>
          <w:rFonts w:ascii="Calibri" w:eastAsia="Calibri" w:hAnsi="Calibri" w:cs="Calibri"/>
        </w:rPr>
        <w:t>imulations.html).</w:t>
      </w:r>
      <w:r>
        <w:br w:type="page"/>
      </w:r>
    </w:p>
    <w:p w14:paraId="00E5E762" w14:textId="77777777" w:rsidR="00512322" w:rsidRDefault="00000000">
      <w:pPr>
        <w:pStyle w:val="Heading2"/>
        <w:spacing w:line="360" w:lineRule="auto"/>
      </w:pPr>
      <w:bookmarkStart w:id="249" w:name="_lgnt7crpj5en" w:colFirst="0" w:colLast="0"/>
      <w:bookmarkEnd w:id="249"/>
      <w:r>
        <w:lastRenderedPageBreak/>
        <w:t>References</w:t>
      </w:r>
    </w:p>
    <w:p w14:paraId="0EEA39C6" w14:textId="77777777" w:rsidR="00512322" w:rsidRDefault="00000000">
      <w:pPr>
        <w:spacing w:after="240"/>
        <w:ind w:left="630"/>
        <w:rPr>
          <w:ins w:id="250" w:author="Emerald Arthurs" w:date="2025-05-02T10:31:00Z" w16du:dateUtc="2025-05-02T17:31:00Z"/>
          <w:rFonts w:ascii="Calibri" w:eastAsia="Calibri" w:hAnsi="Calibri" w:cs="Calibri"/>
          <w:sz w:val="20"/>
          <w:szCs w:val="20"/>
        </w:rPr>
      </w:pPr>
      <w:bookmarkStart w:id="251" w:name="_6a4kq0etjl5t" w:colFirst="0" w:colLast="0"/>
      <w:bookmarkEnd w:id="251"/>
      <w:r>
        <w:rPr>
          <w:rFonts w:ascii="Calibri" w:eastAsia="Calibri" w:hAnsi="Calibri" w:cs="Calibri"/>
          <w:sz w:val="20"/>
          <w:szCs w:val="20"/>
        </w:rPr>
        <w:t xml:space="preserve">Abib, T. H., </w:t>
      </w:r>
      <w:proofErr w:type="spellStart"/>
      <w:r>
        <w:rPr>
          <w:rFonts w:ascii="Calibri" w:eastAsia="Calibri" w:hAnsi="Calibri" w:cs="Calibri"/>
          <w:sz w:val="20"/>
          <w:szCs w:val="20"/>
        </w:rPr>
        <w:t>Chasmer</w:t>
      </w:r>
      <w:proofErr w:type="spellEnd"/>
      <w:r>
        <w:rPr>
          <w:rFonts w:ascii="Calibri" w:eastAsia="Calibri" w:hAnsi="Calibri" w:cs="Calibri"/>
          <w:sz w:val="20"/>
          <w:szCs w:val="20"/>
        </w:rPr>
        <w:t xml:space="preserve">, L., Hopkinson, C., Mahoney, C., &amp; Rodriguez, L. C. E. (2019). Seismic line impacts on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245F2FB7" w14:textId="1431D845" w:rsidR="006B3800" w:rsidRPr="006B3800" w:rsidRDefault="006B3800" w:rsidP="006B3800">
      <w:pPr>
        <w:spacing w:after="240"/>
        <w:ind w:left="630"/>
        <w:rPr>
          <w:rFonts w:ascii="Calibri" w:eastAsia="Calibri" w:hAnsi="Calibri" w:cs="Calibri"/>
          <w:sz w:val="20"/>
          <w:szCs w:val="20"/>
          <w:lang w:val="en-CA"/>
          <w:rPrChange w:id="252" w:author="Emerald Arthurs" w:date="2025-05-02T10:32:00Z" w16du:dateUtc="2025-05-02T17:32:00Z">
            <w:rPr>
              <w:rFonts w:ascii="Calibri" w:eastAsia="Calibri" w:hAnsi="Calibri" w:cs="Calibri"/>
              <w:sz w:val="20"/>
              <w:szCs w:val="20"/>
            </w:rPr>
          </w:rPrChange>
        </w:rPr>
      </w:pPr>
      <w:ins w:id="253" w:author="Emerald Arthurs" w:date="2025-05-02T10:32:00Z">
        <w:r w:rsidRPr="006B3800">
          <w:rPr>
            <w:rFonts w:ascii="Calibri" w:eastAsia="Calibri" w:hAnsi="Calibri" w:cs="Calibri"/>
            <w:sz w:val="20"/>
            <w:szCs w:val="20"/>
            <w:lang w:val="en-CA"/>
          </w:rPr>
          <w:t xml:space="preserve">Akaike, H., 1998. Information theory and an extension of the maximum likelihood principle. In Selected papers of </w:t>
        </w:r>
        <w:proofErr w:type="spellStart"/>
        <w:r w:rsidRPr="006B3800">
          <w:rPr>
            <w:rFonts w:ascii="Calibri" w:eastAsia="Calibri" w:hAnsi="Calibri" w:cs="Calibri"/>
            <w:sz w:val="20"/>
            <w:szCs w:val="20"/>
            <w:lang w:val="en-CA"/>
          </w:rPr>
          <w:t>hirotugu</w:t>
        </w:r>
        <w:proofErr w:type="spellEnd"/>
        <w:r w:rsidRPr="006B3800">
          <w:rPr>
            <w:rFonts w:ascii="Calibri" w:eastAsia="Calibri" w:hAnsi="Calibri" w:cs="Calibri"/>
            <w:sz w:val="20"/>
            <w:szCs w:val="20"/>
            <w:lang w:val="en-CA"/>
          </w:rPr>
          <w:t xml:space="preserve"> </w:t>
        </w:r>
        <w:proofErr w:type="spellStart"/>
        <w:r w:rsidRPr="006B3800">
          <w:rPr>
            <w:rFonts w:ascii="Calibri" w:eastAsia="Calibri" w:hAnsi="Calibri" w:cs="Calibri"/>
            <w:sz w:val="20"/>
            <w:szCs w:val="20"/>
            <w:lang w:val="en-CA"/>
          </w:rPr>
          <w:t>akaike</w:t>
        </w:r>
        <w:proofErr w:type="spellEnd"/>
        <w:r w:rsidRPr="006B3800">
          <w:rPr>
            <w:rFonts w:ascii="Calibri" w:eastAsia="Calibri" w:hAnsi="Calibri" w:cs="Calibri"/>
            <w:sz w:val="20"/>
            <w:szCs w:val="20"/>
            <w:lang w:val="en-CA"/>
          </w:rPr>
          <w:t xml:space="preserve"> (pp. 199-213). New York, NY: Springer New York.</w:t>
        </w:r>
      </w:ins>
    </w:p>
    <w:p w14:paraId="4AB729FC" w14:textId="77777777" w:rsidR="00512322" w:rsidRDefault="00000000">
      <w:pPr>
        <w:spacing w:after="240"/>
        <w:ind w:left="630"/>
        <w:rPr>
          <w:rFonts w:ascii="Calibri" w:eastAsia="Calibri" w:hAnsi="Calibri" w:cs="Calibri"/>
          <w:sz w:val="20"/>
          <w:szCs w:val="20"/>
        </w:rPr>
      </w:pPr>
      <w:bookmarkStart w:id="254" w:name="_otzho7fg7dfk" w:colFirst="0" w:colLast="0"/>
      <w:bookmarkEnd w:id="254"/>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Anderson, E. M., &amp; Boutin, S. (2002). Edge effects on survival and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of juvenile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Pr="00CE3AC8"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w:t>
      </w:r>
      <w:r w:rsidRPr="00CE3AC8">
        <w:rPr>
          <w:rFonts w:ascii="Calibri" w:eastAsia="Calibri" w:hAnsi="Calibri" w:cs="Calibri"/>
          <w:sz w:val="20"/>
          <w:szCs w:val="20"/>
        </w:rPr>
        <w:t xml:space="preserve">Small Mammal. </w:t>
      </w:r>
      <w:r w:rsidRPr="00CE3AC8">
        <w:rPr>
          <w:rFonts w:ascii="Calibri" w:eastAsia="Calibri" w:hAnsi="Calibri" w:cs="Calibri"/>
          <w:i/>
          <w:sz w:val="20"/>
          <w:szCs w:val="20"/>
        </w:rPr>
        <w:t>Conservation Biology</w:t>
      </w:r>
      <w:r w:rsidRPr="00CE3AC8">
        <w:rPr>
          <w:rFonts w:ascii="Calibri" w:eastAsia="Calibri" w:hAnsi="Calibri" w:cs="Calibri"/>
          <w:sz w:val="20"/>
          <w:szCs w:val="20"/>
        </w:rPr>
        <w:t xml:space="preserve">, </w:t>
      </w:r>
      <w:r w:rsidRPr="00CE3AC8">
        <w:rPr>
          <w:rFonts w:ascii="Calibri" w:eastAsia="Calibri" w:hAnsi="Calibri" w:cs="Calibri"/>
          <w:i/>
          <w:sz w:val="20"/>
          <w:szCs w:val="20"/>
        </w:rPr>
        <w:t>18</w:t>
      </w:r>
      <w:r w:rsidRPr="00CE3AC8">
        <w:rPr>
          <w:rFonts w:ascii="Calibri" w:eastAsia="Calibri" w:hAnsi="Calibri" w:cs="Calibri"/>
          <w:sz w:val="20"/>
          <w:szCs w:val="20"/>
        </w:rPr>
        <w:t>(3), 689–697. https://doi.org/10.1111/j.1523-1739.2004.00149.x</w:t>
      </w:r>
    </w:p>
    <w:p w14:paraId="6D5F5940" w14:textId="77777777" w:rsidR="00512322" w:rsidRPr="00CE3AC8" w:rsidRDefault="00000000">
      <w:pPr>
        <w:spacing w:after="240"/>
        <w:ind w:left="630"/>
        <w:rPr>
          <w:rFonts w:ascii="Calibri" w:eastAsia="Calibri" w:hAnsi="Calibri" w:cs="Calibri"/>
          <w:i/>
          <w:sz w:val="20"/>
          <w:szCs w:val="20"/>
        </w:rPr>
      </w:pPr>
      <w:r w:rsidRPr="00CE3AC8">
        <w:rPr>
          <w:rFonts w:ascii="Calibri" w:eastAsia="Calibri" w:hAnsi="Calibri" w:cs="Calibri"/>
          <w:sz w:val="20"/>
          <w:szCs w:val="20"/>
        </w:rPr>
        <w:t>Barton, K. (2015). Package ‘</w:t>
      </w:r>
      <w:proofErr w:type="spellStart"/>
      <w:r w:rsidRPr="00CE3AC8">
        <w:rPr>
          <w:rFonts w:ascii="Calibri" w:eastAsia="Calibri" w:hAnsi="Calibri" w:cs="Calibri"/>
          <w:sz w:val="20"/>
          <w:szCs w:val="20"/>
        </w:rPr>
        <w:t>mumin</w:t>
      </w:r>
      <w:proofErr w:type="spellEnd"/>
      <w:r w:rsidRPr="00CE3AC8">
        <w:rPr>
          <w:rFonts w:ascii="Calibri" w:eastAsia="Calibri" w:hAnsi="Calibri" w:cs="Calibri"/>
          <w:sz w:val="20"/>
          <w:szCs w:val="20"/>
        </w:rPr>
        <w:t xml:space="preserve">.’ </w:t>
      </w:r>
      <w:r w:rsidRPr="00CE3AC8">
        <w:rPr>
          <w:rFonts w:ascii="Calibri" w:eastAsia="Calibri" w:hAnsi="Calibri" w:cs="Calibri"/>
          <w:i/>
          <w:sz w:val="20"/>
          <w:szCs w:val="20"/>
        </w:rPr>
        <w:t>Version</w:t>
      </w:r>
      <w:r w:rsidRPr="00CE3AC8">
        <w:rPr>
          <w:rFonts w:ascii="Calibri" w:eastAsia="Calibri" w:hAnsi="Calibri" w:cs="Calibri"/>
          <w:sz w:val="20"/>
          <w:szCs w:val="20"/>
        </w:rPr>
        <w:t xml:space="preserve"> </w:t>
      </w:r>
      <w:r w:rsidRPr="00CE3AC8">
        <w:rPr>
          <w:rFonts w:ascii="Calibri" w:eastAsia="Calibri" w:hAnsi="Calibri" w:cs="Calibri"/>
          <w:i/>
          <w:sz w:val="20"/>
          <w:szCs w:val="20"/>
        </w:rPr>
        <w:t>1</w:t>
      </w:r>
      <w:r w:rsidRPr="00CE3AC8">
        <w:rPr>
          <w:rFonts w:ascii="Calibri" w:eastAsia="Calibri" w:hAnsi="Calibri" w:cs="Calibri"/>
          <w:sz w:val="20"/>
          <w:szCs w:val="20"/>
        </w:rPr>
        <w:t>.</w:t>
      </w:r>
      <w:r w:rsidRPr="00CE3AC8">
        <w:rPr>
          <w:rFonts w:ascii="Calibri" w:eastAsia="Calibri" w:hAnsi="Calibri" w:cs="Calibri"/>
          <w:i/>
          <w:sz w:val="20"/>
          <w:szCs w:val="20"/>
        </w:rPr>
        <w:t>18.</w:t>
      </w:r>
    </w:p>
    <w:p w14:paraId="22F6D554" w14:textId="302F11C2" w:rsidR="00E46A36" w:rsidRPr="00636173" w:rsidRDefault="00E46A36" w:rsidP="00E46A36">
      <w:pPr>
        <w:spacing w:after="240"/>
        <w:ind w:left="630"/>
        <w:rPr>
          <w:rFonts w:ascii="Calibri" w:eastAsia="Calibri" w:hAnsi="Calibri" w:cs="Calibri"/>
          <w:iCs/>
          <w:sz w:val="20"/>
          <w:szCs w:val="20"/>
          <w:lang w:val="en-CA"/>
        </w:rPr>
      </w:pPr>
      <w:r w:rsidRPr="00CE3AC8">
        <w:rPr>
          <w:rFonts w:ascii="Calibri" w:eastAsia="Calibri" w:hAnsi="Calibri" w:cs="Calibri"/>
          <w:iCs/>
          <w:sz w:val="20"/>
          <w:szCs w:val="20"/>
          <w:lang w:val="en-CA"/>
        </w:rPr>
        <w:t xml:space="preserve">Barnas, A. F., Ladle, A., </w:t>
      </w:r>
      <w:proofErr w:type="spellStart"/>
      <w:r w:rsidRPr="00CE3AC8">
        <w:rPr>
          <w:rFonts w:ascii="Calibri" w:eastAsia="Calibri" w:hAnsi="Calibri" w:cs="Calibri"/>
          <w:iCs/>
          <w:sz w:val="20"/>
          <w:szCs w:val="20"/>
          <w:lang w:val="en-CA"/>
        </w:rPr>
        <w:t>Burgar</w:t>
      </w:r>
      <w:proofErr w:type="spellEnd"/>
      <w:r w:rsidRPr="00CE3AC8">
        <w:rPr>
          <w:rFonts w:ascii="Calibri" w:eastAsia="Calibri" w:hAnsi="Calibri" w:cs="Calibri"/>
          <w:iCs/>
          <w:sz w:val="20"/>
          <w:szCs w:val="20"/>
          <w:lang w:val="en-CA"/>
        </w:rPr>
        <w:t xml:space="preserve">, J. M., Burton, A. C., Boyce, M. S., </w:t>
      </w:r>
      <w:proofErr w:type="spellStart"/>
      <w:r w:rsidRPr="00CE3AC8">
        <w:rPr>
          <w:rFonts w:ascii="Calibri" w:eastAsia="Calibri" w:hAnsi="Calibri" w:cs="Calibri"/>
          <w:iCs/>
          <w:sz w:val="20"/>
          <w:szCs w:val="20"/>
          <w:lang w:val="en-CA"/>
        </w:rPr>
        <w:t>Eliuk</w:t>
      </w:r>
      <w:proofErr w:type="spellEnd"/>
      <w:r w:rsidRPr="00CE3AC8">
        <w:rPr>
          <w:rFonts w:ascii="Calibri" w:eastAsia="Calibri" w:hAnsi="Calibri" w:cs="Calibri"/>
          <w:iCs/>
          <w:sz w:val="20"/>
          <w:szCs w:val="20"/>
          <w:lang w:val="en-CA"/>
        </w:rPr>
        <w:t xml:space="preserve">, L., Grey, F., Heim, N., Paczkowski, J., Stewart, F. E. C., Tattersall, E., &amp; Fisher, J. T. (2024). How landscape traits affect boreal mammal responses to anthropogenic disturbance. </w:t>
      </w:r>
      <w:r w:rsidRPr="00CE3AC8">
        <w:rPr>
          <w:rFonts w:ascii="Calibri" w:eastAsia="Calibri" w:hAnsi="Calibri" w:cs="Calibri"/>
          <w:i/>
          <w:iCs/>
          <w:sz w:val="20"/>
          <w:szCs w:val="20"/>
          <w:lang w:val="en-CA"/>
        </w:rPr>
        <w:t>The Science of the Total Environment</w:t>
      </w:r>
      <w:r w:rsidRPr="00CE3AC8">
        <w:rPr>
          <w:rFonts w:ascii="Calibri" w:eastAsia="Calibri" w:hAnsi="Calibri" w:cs="Calibri"/>
          <w:iCs/>
          <w:sz w:val="20"/>
          <w:szCs w:val="20"/>
          <w:lang w:val="en-CA"/>
        </w:rPr>
        <w:t xml:space="preserve">, </w:t>
      </w:r>
      <w:r w:rsidRPr="00CE3AC8">
        <w:rPr>
          <w:rFonts w:ascii="Calibri" w:eastAsia="Calibri" w:hAnsi="Calibri" w:cs="Calibri"/>
          <w:i/>
          <w:iCs/>
          <w:sz w:val="20"/>
          <w:szCs w:val="20"/>
          <w:lang w:val="en-CA"/>
        </w:rPr>
        <w:t>915</w:t>
      </w:r>
      <w:r w:rsidRPr="00CE3AC8">
        <w:rPr>
          <w:rFonts w:ascii="Calibri" w:eastAsia="Calibri" w:hAnsi="Calibri" w:cs="Calibri"/>
          <w:iCs/>
          <w:sz w:val="20"/>
          <w:szCs w:val="20"/>
          <w:lang w:val="en-CA"/>
        </w:rPr>
        <w:t>, 169285–169285. https://doi.org/10.1016/j.scitotenv.2023.169285</w:t>
      </w:r>
    </w:p>
    <w:p w14:paraId="7DEFCF3A" w14:textId="79234E47" w:rsidR="00512322" w:rsidRDefault="00000000">
      <w:pPr>
        <w:spacing w:after="240"/>
        <w:ind w:left="630"/>
        <w:rPr>
          <w:rFonts w:ascii="Calibri" w:eastAsia="Calibri" w:hAnsi="Calibri" w:cs="Calibri"/>
          <w:sz w:val="20"/>
          <w:szCs w:val="20"/>
        </w:rPr>
      </w:pPr>
      <w:r w:rsidRPr="00CE3AC8">
        <w:rPr>
          <w:rFonts w:ascii="Calibri" w:eastAsia="Calibri" w:hAnsi="Calibri" w:cs="Calibri"/>
          <w:sz w:val="20"/>
          <w:szCs w:val="20"/>
        </w:rPr>
        <w:t xml:space="preserve">Bayne, E., Dennett, J., Kohler, M., Ball, J., Bidwell, M., Braid, A., Chetelat, J., </w:t>
      </w:r>
      <w:proofErr w:type="spellStart"/>
      <w:r w:rsidRPr="00CE3AC8">
        <w:rPr>
          <w:rFonts w:ascii="Calibri" w:eastAsia="Calibri" w:hAnsi="Calibri" w:cs="Calibri"/>
          <w:sz w:val="20"/>
          <w:szCs w:val="20"/>
        </w:rPr>
        <w:t>Dillegeard</w:t>
      </w:r>
      <w:proofErr w:type="spellEnd"/>
      <w:r w:rsidRPr="00CE3AC8">
        <w:rPr>
          <w:rFonts w:ascii="Calibri" w:eastAsia="Calibri" w:hAnsi="Calibri" w:cs="Calibri"/>
          <w:sz w:val="20"/>
          <w:szCs w:val="20"/>
        </w:rPr>
        <w:t>, E., Farr, D., Fisher, J., Freemark, M., Foster, K., Godwin, C</w:t>
      </w:r>
      <w:r>
        <w:rPr>
          <w:rFonts w:ascii="Calibri" w:eastAsia="Calibri" w:hAnsi="Calibri" w:cs="Calibri"/>
          <w:sz w:val="20"/>
          <w:szCs w:val="20"/>
        </w:rPr>
        <w:t xml:space="preserve">., Hebert, C., Huggard, D., </w:t>
      </w:r>
      <w:proofErr w:type="spellStart"/>
      <w:r>
        <w:rPr>
          <w:rFonts w:ascii="Calibri" w:eastAsia="Calibri" w:hAnsi="Calibri" w:cs="Calibri"/>
          <w:sz w:val="20"/>
          <w:szCs w:val="20"/>
        </w:rPr>
        <w:t>McIssac</w:t>
      </w:r>
      <w:proofErr w:type="spellEnd"/>
      <w:r>
        <w:rPr>
          <w:rFonts w:ascii="Calibri" w:eastAsia="Calibri" w:hAnsi="Calibri" w:cs="Calibri"/>
          <w:sz w:val="20"/>
          <w:szCs w:val="20"/>
        </w:rPr>
        <w:t xml:space="preserve">, D., </w:t>
      </w:r>
      <w:proofErr w:type="spellStart"/>
      <w:r>
        <w:rPr>
          <w:rFonts w:ascii="Calibri" w:eastAsia="Calibri" w:hAnsi="Calibri" w:cs="Calibri"/>
          <w:sz w:val="20"/>
          <w:szCs w:val="20"/>
        </w:rPr>
        <w:t>Narwani</w:t>
      </w:r>
      <w:proofErr w:type="spellEnd"/>
      <w:r>
        <w:rPr>
          <w:rFonts w:ascii="Calibri" w:eastAsia="Calibri" w:hAnsi="Calibri" w:cs="Calibri"/>
          <w:sz w:val="20"/>
          <w:szCs w:val="20"/>
        </w:rPr>
        <w:t xml:space="preserve">, T., Nielsen, S., Pauli, B., … Mundy, L. (2021). </w:t>
      </w:r>
      <w:r>
        <w:rPr>
          <w:rFonts w:ascii="Calibri" w:eastAsia="Calibri" w:hAnsi="Calibri" w:cs="Calibri"/>
          <w:i/>
          <w:sz w:val="20"/>
          <w:szCs w:val="20"/>
        </w:rPr>
        <w:t>Oil Sands Monitoring Program: A Before-After Dose</w:t>
      </w:r>
      <w:ins w:id="255" w:author="Emerald Arthurs" w:date="2025-05-02T10:09:00Z" w16du:dateUtc="2025-05-02T17:09:00Z">
        <w:r w:rsidR="006B06FC">
          <w:rPr>
            <w:rFonts w:ascii="Calibri" w:eastAsia="Calibri" w:hAnsi="Calibri" w:cs="Calibri"/>
            <w:i/>
            <w:sz w:val="20"/>
            <w:szCs w:val="20"/>
          </w:rPr>
          <w:t xml:space="preserve"> </w:t>
        </w:r>
      </w:ins>
      <w:r>
        <w:rPr>
          <w:rFonts w:ascii="Calibri" w:eastAsia="Calibri" w:hAnsi="Calibri" w:cs="Calibri"/>
          <w:i/>
          <w:sz w:val="20"/>
          <w:szCs w:val="20"/>
        </w:rPr>
        <w:t>Response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Bayne, E., &amp; Hobson, K. (2000). Relative use of contiguous and fragmented boreal forest by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proofErr w:type="spellStart"/>
      <w:r>
        <w:rPr>
          <w:rFonts w:ascii="Calibri" w:eastAsia="Calibri" w:hAnsi="Calibri" w:cs="Calibri"/>
          <w:i/>
          <w:sz w:val="20"/>
          <w:szCs w:val="20"/>
        </w:rPr>
        <w:t>Behavioural</w:t>
      </w:r>
      <w:proofErr w:type="spellEnd"/>
      <w:r>
        <w:rPr>
          <w:rFonts w:ascii="Calibri" w:eastAsia="Calibri" w:hAnsi="Calibri" w:cs="Calibri"/>
          <w:i/>
          <w:sz w:val="20"/>
          <w:szCs w:val="20"/>
        </w:rPr>
        <w:t xml:space="preserve">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Brooks, T. M., Mittermeier, R. A., Mittermeier, C. G., Da Fonseca, G. A. B., Rylands, A. B., Konstant, W. R., Flick, P., Pilgrim, J., Oldfield, S., Magin, G., &amp; Hilton‐Taylor, C. (2002). Habitat Loss and Extinction in the 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Burton, A. C., &amp; Fisher, J. T. (2019). The importance of considering multiple interacting species for conservation of species at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Burnham, K., &amp; Anderson, D. (2002). </w:t>
      </w:r>
      <w:r>
        <w:rPr>
          <w:rFonts w:ascii="Calibri" w:eastAsia="Calibri" w:hAnsi="Calibri" w:cs="Calibri"/>
          <w:i/>
          <w:sz w:val="20"/>
          <w:szCs w:val="20"/>
        </w:rPr>
        <w:t xml:space="preserve">Model Selection and </w:t>
      </w:r>
      <w:proofErr w:type="spellStart"/>
      <w:r>
        <w:rPr>
          <w:rFonts w:ascii="Calibri" w:eastAsia="Calibri" w:hAnsi="Calibri" w:cs="Calibri"/>
          <w:i/>
          <w:sz w:val="20"/>
          <w:szCs w:val="20"/>
        </w:rPr>
        <w:t>Multimodel</w:t>
      </w:r>
      <w:proofErr w:type="spellEnd"/>
      <w:r>
        <w:rPr>
          <w:rFonts w:ascii="Calibri" w:eastAsia="Calibri" w:hAnsi="Calibri" w:cs="Calibri"/>
          <w:i/>
          <w:sz w:val="20"/>
          <w:szCs w:val="20"/>
        </w:rPr>
        <w:t xml:space="preserve">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w:t>
      </w:r>
      <w:proofErr w:type="spellStart"/>
      <w:r>
        <w:rPr>
          <w:rFonts w:ascii="Calibri" w:eastAsia="Calibri" w:hAnsi="Calibri" w:cs="Calibri"/>
          <w:sz w:val="20"/>
          <w:szCs w:val="20"/>
        </w:rPr>
        <w:t>Steenweg</w:t>
      </w:r>
      <w:proofErr w:type="spellEnd"/>
      <w:r>
        <w:rPr>
          <w:rFonts w:ascii="Calibri" w:eastAsia="Calibri" w:hAnsi="Calibri" w:cs="Calibri"/>
          <w:sz w:val="20"/>
          <w:szCs w:val="20"/>
        </w:rPr>
        <w:t xml:space="preserve">,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31123DF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Chow-Fraser, G., Heim, N., Paczkowski, J., Volpe, J. P., &amp; Fisher, J. T. (2022). Landscape change shifts competitive dynamics between declining at-risk wolverines and range-expanding coyotes, compelling a new conservation focus.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266</w:t>
      </w:r>
      <w:r>
        <w:rPr>
          <w:rFonts w:ascii="Calibri" w:eastAsia="Calibri" w:hAnsi="Calibri" w:cs="Calibri"/>
          <w:sz w:val="20"/>
          <w:szCs w:val="20"/>
        </w:rPr>
        <w:t>, 109435. https://doi.org/10.1016/j.biocon.2021.109435</w:t>
      </w:r>
    </w:p>
    <w:p w14:paraId="23E0406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Clare, J. D. J., Zuckerberg, B., Liu, N., Stenglein, J. L., Van </w:t>
      </w:r>
      <w:proofErr w:type="spellStart"/>
      <w:r>
        <w:rPr>
          <w:rFonts w:ascii="Calibri" w:eastAsia="Calibri" w:hAnsi="Calibri" w:cs="Calibri"/>
          <w:sz w:val="20"/>
          <w:szCs w:val="20"/>
        </w:rPr>
        <w:t>Deelen</w:t>
      </w:r>
      <w:proofErr w:type="spellEnd"/>
      <w:r>
        <w:rPr>
          <w:rFonts w:ascii="Calibri" w:eastAsia="Calibri" w:hAnsi="Calibri" w:cs="Calibri"/>
          <w:sz w:val="20"/>
          <w:szCs w:val="20"/>
        </w:rPr>
        <w:t>,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Curveira</w:t>
      </w:r>
      <w:proofErr w:type="spellEnd"/>
      <w:r>
        <w:rPr>
          <w:rFonts w:ascii="Calibri" w:eastAsia="Calibri" w:hAnsi="Calibri" w:cs="Calibri"/>
          <w:sz w:val="20"/>
          <w:szCs w:val="20"/>
        </w:rPr>
        <w:t xml:space="preserve">-Santos, G., Marion, S., Sutherland, C., Beirne, C., Herdman, E. J.,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Dabros</w:t>
      </w:r>
      <w:proofErr w:type="spellEnd"/>
      <w:r>
        <w:rPr>
          <w:rFonts w:ascii="Calibri" w:eastAsia="Calibri" w:hAnsi="Calibri" w:cs="Calibri"/>
          <w:sz w:val="20"/>
          <w:szCs w:val="20"/>
        </w:rPr>
        <w:t xml:space="preserve">,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0C17992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Faraway, J. J. (2016). </w:t>
      </w:r>
      <w:r>
        <w:rPr>
          <w:rFonts w:ascii="Calibri" w:eastAsia="Calibri" w:hAnsi="Calibri" w:cs="Calibri"/>
          <w:i/>
          <w:sz w:val="20"/>
          <w:szCs w:val="20"/>
        </w:rPr>
        <w:t>Extending the Linear Model with R</w:t>
      </w:r>
      <w:r>
        <w:rPr>
          <w:rFonts w:ascii="Calibri" w:eastAsia="Calibri" w:hAnsi="Calibri" w:cs="Calibri"/>
          <w:sz w:val="20"/>
          <w:szCs w:val="20"/>
        </w:rPr>
        <w:t>. Chapman and Hall/CRC. https://doi.org/10.1201/9781315382722</w:t>
      </w:r>
    </w:p>
    <w:p w14:paraId="66BE3D11" w14:textId="2F009EA2" w:rsidR="00291338" w:rsidRDefault="00291338">
      <w:pPr>
        <w:spacing w:after="240"/>
        <w:ind w:left="630"/>
        <w:rPr>
          <w:rFonts w:ascii="Calibri" w:eastAsia="Calibri" w:hAnsi="Calibri" w:cs="Calibri"/>
          <w:sz w:val="20"/>
          <w:szCs w:val="20"/>
        </w:rPr>
      </w:pPr>
      <w:r w:rsidRPr="00291338">
        <w:rPr>
          <w:rFonts w:ascii="Calibri" w:eastAsia="Calibri" w:hAnsi="Calibri" w:cs="Calibri"/>
          <w:sz w:val="20"/>
          <w:szCs w:val="20"/>
        </w:rPr>
        <w:t xml:space="preserve">Fisher, J. (1999). </w:t>
      </w:r>
      <w:r w:rsidRPr="00291338">
        <w:rPr>
          <w:rFonts w:ascii="Calibri" w:eastAsia="Calibri" w:hAnsi="Calibri" w:cs="Calibri"/>
          <w:i/>
          <w:iCs/>
          <w:sz w:val="20"/>
          <w:szCs w:val="20"/>
        </w:rPr>
        <w:t xml:space="preserve">The </w:t>
      </w:r>
      <w:r>
        <w:rPr>
          <w:rFonts w:ascii="Calibri" w:eastAsia="Calibri" w:hAnsi="Calibri" w:cs="Calibri"/>
          <w:i/>
          <w:iCs/>
          <w:sz w:val="20"/>
          <w:szCs w:val="20"/>
        </w:rPr>
        <w:t>i</w:t>
      </w:r>
      <w:r w:rsidRPr="00291338">
        <w:rPr>
          <w:rFonts w:ascii="Calibri" w:eastAsia="Calibri" w:hAnsi="Calibri" w:cs="Calibri"/>
          <w:i/>
          <w:iCs/>
          <w:sz w:val="20"/>
          <w:szCs w:val="20"/>
        </w:rPr>
        <w:t xml:space="preserve">nfluence of </w:t>
      </w:r>
      <w:r>
        <w:rPr>
          <w:rFonts w:ascii="Calibri" w:eastAsia="Calibri" w:hAnsi="Calibri" w:cs="Calibri"/>
          <w:i/>
          <w:iCs/>
          <w:sz w:val="20"/>
          <w:szCs w:val="20"/>
        </w:rPr>
        <w:t>l</w:t>
      </w:r>
      <w:r w:rsidRPr="00291338">
        <w:rPr>
          <w:rFonts w:ascii="Calibri" w:eastAsia="Calibri" w:hAnsi="Calibri" w:cs="Calibri"/>
          <w:i/>
          <w:iCs/>
          <w:sz w:val="20"/>
          <w:szCs w:val="20"/>
        </w:rPr>
        <w:t xml:space="preserve">andscape </w:t>
      </w:r>
      <w:r>
        <w:rPr>
          <w:rFonts w:ascii="Calibri" w:eastAsia="Calibri" w:hAnsi="Calibri" w:cs="Calibri"/>
          <w:i/>
          <w:iCs/>
          <w:sz w:val="20"/>
          <w:szCs w:val="20"/>
        </w:rPr>
        <w:t>s</w:t>
      </w:r>
      <w:r w:rsidRPr="00291338">
        <w:rPr>
          <w:rFonts w:ascii="Calibri" w:eastAsia="Calibri" w:hAnsi="Calibri" w:cs="Calibri"/>
          <w:i/>
          <w:iCs/>
          <w:sz w:val="20"/>
          <w:szCs w:val="20"/>
        </w:rPr>
        <w:t xml:space="preserve">tructure on the </w:t>
      </w:r>
      <w:r>
        <w:rPr>
          <w:rFonts w:ascii="Calibri" w:eastAsia="Calibri" w:hAnsi="Calibri" w:cs="Calibri"/>
          <w:i/>
          <w:iCs/>
          <w:sz w:val="20"/>
          <w:szCs w:val="20"/>
        </w:rPr>
        <w:t>d</w:t>
      </w:r>
      <w:r w:rsidRPr="00291338">
        <w:rPr>
          <w:rFonts w:ascii="Calibri" w:eastAsia="Calibri" w:hAnsi="Calibri" w:cs="Calibri"/>
          <w:i/>
          <w:iCs/>
          <w:sz w:val="20"/>
          <w:szCs w:val="20"/>
        </w:rPr>
        <w:t xml:space="preserve">istribution of the North American </w:t>
      </w:r>
      <w:r>
        <w:rPr>
          <w:rFonts w:ascii="Calibri" w:eastAsia="Calibri" w:hAnsi="Calibri" w:cs="Calibri"/>
          <w:i/>
          <w:iCs/>
          <w:sz w:val="20"/>
          <w:szCs w:val="20"/>
        </w:rPr>
        <w:t>r</w:t>
      </w:r>
      <w:r w:rsidRPr="00291338">
        <w:rPr>
          <w:rFonts w:ascii="Calibri" w:eastAsia="Calibri" w:hAnsi="Calibri" w:cs="Calibri"/>
          <w:i/>
          <w:iCs/>
          <w:sz w:val="20"/>
          <w:szCs w:val="20"/>
        </w:rPr>
        <w:t xml:space="preserve">ed </w:t>
      </w:r>
      <w:r>
        <w:rPr>
          <w:rFonts w:ascii="Calibri" w:eastAsia="Calibri" w:hAnsi="Calibri" w:cs="Calibri"/>
          <w:i/>
          <w:iCs/>
          <w:sz w:val="20"/>
          <w:szCs w:val="20"/>
        </w:rPr>
        <w:t>s</w:t>
      </w:r>
      <w:r w:rsidRPr="00291338">
        <w:rPr>
          <w:rFonts w:ascii="Calibri" w:eastAsia="Calibri" w:hAnsi="Calibri" w:cs="Calibri"/>
          <w:i/>
          <w:iCs/>
          <w:sz w:val="20"/>
          <w:szCs w:val="20"/>
        </w:rPr>
        <w:t xml:space="preserve">quirrel, in a </w:t>
      </w:r>
      <w:r>
        <w:rPr>
          <w:rFonts w:ascii="Calibri" w:eastAsia="Calibri" w:hAnsi="Calibri" w:cs="Calibri"/>
          <w:i/>
          <w:iCs/>
          <w:sz w:val="20"/>
          <w:szCs w:val="20"/>
        </w:rPr>
        <w:t>h</w:t>
      </w:r>
      <w:r w:rsidRPr="00291338">
        <w:rPr>
          <w:rFonts w:ascii="Calibri" w:eastAsia="Calibri" w:hAnsi="Calibri" w:cs="Calibri"/>
          <w:i/>
          <w:iCs/>
          <w:sz w:val="20"/>
          <w:szCs w:val="20"/>
        </w:rPr>
        <w:t xml:space="preserve">eterogeneous </w:t>
      </w:r>
      <w:r>
        <w:rPr>
          <w:rFonts w:ascii="Calibri" w:eastAsia="Calibri" w:hAnsi="Calibri" w:cs="Calibri"/>
          <w:i/>
          <w:iCs/>
          <w:sz w:val="20"/>
          <w:szCs w:val="20"/>
        </w:rPr>
        <w:t>b</w:t>
      </w:r>
      <w:r w:rsidRPr="00291338">
        <w:rPr>
          <w:rFonts w:ascii="Calibri" w:eastAsia="Calibri" w:hAnsi="Calibri" w:cs="Calibri"/>
          <w:i/>
          <w:iCs/>
          <w:sz w:val="20"/>
          <w:szCs w:val="20"/>
        </w:rPr>
        <w:t xml:space="preserve">oreal </w:t>
      </w:r>
      <w:r>
        <w:rPr>
          <w:rFonts w:ascii="Calibri" w:eastAsia="Calibri" w:hAnsi="Calibri" w:cs="Calibri"/>
          <w:i/>
          <w:iCs/>
          <w:sz w:val="20"/>
          <w:szCs w:val="20"/>
        </w:rPr>
        <w:t>m</w:t>
      </w:r>
      <w:r w:rsidRPr="00291338">
        <w:rPr>
          <w:rFonts w:ascii="Calibri" w:eastAsia="Calibri" w:hAnsi="Calibri" w:cs="Calibri"/>
          <w:i/>
          <w:iCs/>
          <w:sz w:val="20"/>
          <w:szCs w:val="20"/>
        </w:rPr>
        <w:t>osaic</w:t>
      </w:r>
      <w:r>
        <w:rPr>
          <w:rFonts w:ascii="Calibri" w:eastAsia="Calibri" w:hAnsi="Calibri" w:cs="Calibri"/>
          <w:sz w:val="20"/>
          <w:szCs w:val="20"/>
        </w:rPr>
        <w:t xml:space="preserve"> [</w:t>
      </w:r>
      <w:proofErr w:type="gramStart"/>
      <w:r>
        <w:rPr>
          <w:rFonts w:ascii="Calibri" w:eastAsia="Calibri" w:hAnsi="Calibri" w:cs="Calibri"/>
          <w:sz w:val="20"/>
          <w:szCs w:val="20"/>
        </w:rPr>
        <w:t>Master’s</w:t>
      </w:r>
      <w:proofErr w:type="gramEnd"/>
      <w:r>
        <w:rPr>
          <w:rFonts w:ascii="Calibri" w:eastAsia="Calibri" w:hAnsi="Calibri" w:cs="Calibri"/>
          <w:sz w:val="20"/>
          <w:szCs w:val="20"/>
        </w:rPr>
        <w:t xml:space="preserve"> thesis, University of Alberta] </w:t>
      </w:r>
      <w:r w:rsidRPr="00291338">
        <w:rPr>
          <w:rFonts w:ascii="Calibri" w:eastAsia="Calibri" w:hAnsi="Calibri" w:cs="Calibri"/>
          <w:sz w:val="20"/>
          <w:szCs w:val="20"/>
        </w:rPr>
        <w:t>10.13140/RG.2.1.4533.4486.</w:t>
      </w:r>
    </w:p>
    <w:p w14:paraId="005AA8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Anholt, B., &amp; Volpe, J. P. (2011). Body mass explains characteristic scales of habitat selection in terrestrial mammals. </w:t>
      </w:r>
      <w:proofErr w:type="spellStart"/>
      <w:r>
        <w:rPr>
          <w:rFonts w:ascii="Calibri" w:eastAsia="Calibri" w:hAnsi="Calibri" w:cs="Calibri"/>
          <w:i/>
          <w:sz w:val="20"/>
          <w:szCs w:val="20"/>
        </w:rPr>
        <w:t>Ecol</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Evol</w:t>
      </w:r>
      <w:proofErr w:type="spellEnd"/>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w:t>
      </w:r>
      <w:proofErr w:type="spellStart"/>
      <w:r>
        <w:rPr>
          <w:rFonts w:ascii="Calibri" w:eastAsia="Calibri" w:hAnsi="Calibri" w:cs="Calibri"/>
          <w:sz w:val="20"/>
          <w:szCs w:val="20"/>
        </w:rPr>
        <w:t>Syntopic</w:t>
      </w:r>
      <w:proofErr w:type="spellEnd"/>
      <w:r>
        <w:rPr>
          <w:rFonts w:ascii="Calibri" w:eastAsia="Calibri" w:hAnsi="Calibri" w:cs="Calibri"/>
          <w:sz w:val="20"/>
          <w:szCs w:val="20"/>
        </w:rPr>
        <w:t xml:space="preserve">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Fletcher, R. J.,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Banks-Leite, C., Barlow, J., Ewers, R. M., </w:t>
      </w:r>
      <w:proofErr w:type="spellStart"/>
      <w:r>
        <w:rPr>
          <w:rFonts w:ascii="Calibri" w:eastAsia="Calibri" w:hAnsi="Calibri" w:cs="Calibri"/>
          <w:sz w:val="20"/>
          <w:szCs w:val="20"/>
        </w:rPr>
        <w:t>Rosindell</w:t>
      </w:r>
      <w:proofErr w:type="spellEnd"/>
      <w:r>
        <w:rPr>
          <w:rFonts w:ascii="Calibri" w:eastAsia="Calibri" w:hAnsi="Calibri" w:cs="Calibri"/>
          <w:sz w:val="20"/>
          <w:szCs w:val="20"/>
        </w:rPr>
        <w:t xml:space="preserve">, J., Holt, R. D., Gonzalez, A., Pardini, R., Damschen, E. I., Melo, F. P. L., Ries, L.,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Forman, R. T. T., &amp; </w:t>
      </w:r>
      <w:proofErr w:type="spellStart"/>
      <w:r>
        <w:rPr>
          <w:rFonts w:ascii="Calibri" w:eastAsia="Calibri" w:hAnsi="Calibri" w:cs="Calibri"/>
          <w:sz w:val="20"/>
          <w:szCs w:val="20"/>
        </w:rPr>
        <w:t>Godron</w:t>
      </w:r>
      <w:proofErr w:type="spellEnd"/>
      <w:r>
        <w:rPr>
          <w:rFonts w:ascii="Calibri" w:eastAsia="Calibri" w:hAnsi="Calibri" w:cs="Calibri"/>
          <w:sz w:val="20"/>
          <w:szCs w:val="20"/>
        </w:rPr>
        <w:t xml:space="preserve">, M. (1981). Patches and Structural Components for A Landscape Ecology. </w:t>
      </w:r>
      <w:proofErr w:type="spellStart"/>
      <w:r>
        <w:rPr>
          <w:rFonts w:ascii="Calibri" w:eastAsia="Calibri" w:hAnsi="Calibri" w:cs="Calibri"/>
          <w:i/>
          <w:sz w:val="20"/>
          <w:szCs w:val="20"/>
        </w:rPr>
        <w:t>BioScience</w:t>
      </w:r>
      <w:proofErr w:type="spellEnd"/>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w:t>
      </w:r>
      <w:proofErr w:type="spellStart"/>
      <w:r>
        <w:rPr>
          <w:rFonts w:ascii="Calibri" w:eastAsia="Calibri" w:hAnsi="Calibri" w:cs="Calibri"/>
          <w:sz w:val="20"/>
          <w:szCs w:val="20"/>
        </w:rPr>
        <w:t>Clobert</w:t>
      </w:r>
      <w:proofErr w:type="spellEnd"/>
      <w:r>
        <w:rPr>
          <w:rFonts w:ascii="Calibri" w:eastAsia="Calibri" w:hAnsi="Calibri" w:cs="Calibri"/>
          <w:sz w:val="20"/>
          <w:szCs w:val="20"/>
        </w:rPr>
        <w:t xml:space="preserve">, J., Davies, K. F., Gonzalez, A., Holt, R. D., Lovejoy, T. E., Sexton, J. O., Austin, M. P., Collins, C. D., Cook, W. M., Damschen, E. I., Ewers, R. M., Foster, B. L., Jenkins, C. N., King, A. </w:t>
      </w:r>
      <w:r>
        <w:rPr>
          <w:rFonts w:ascii="Calibri" w:eastAsia="Calibri" w:hAnsi="Calibri" w:cs="Calibri"/>
          <w:sz w:val="20"/>
          <w:szCs w:val="20"/>
        </w:rPr>
        <w:lastRenderedPageBreak/>
        <w:t xml:space="preserve">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Hallworth, M. T., Sirén, A. P. K., DeLuca, W. V., Duclos, T. R., McFarland, K. P., Hill, J. M., Rimmer, C. C., &amp; Morelli, T. L. (2024). Boom and bust: the effects of masting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w:t>
      </w:r>
      <w:proofErr w:type="spellStart"/>
      <w:r>
        <w:rPr>
          <w:rFonts w:ascii="Calibri" w:eastAsia="Calibri" w:hAnsi="Calibri" w:cs="Calibri"/>
          <w:sz w:val="20"/>
          <w:szCs w:val="20"/>
        </w:rPr>
        <w:t>Selonen</w:t>
      </w:r>
      <w:proofErr w:type="spellEnd"/>
      <w:r>
        <w:rPr>
          <w:rFonts w:ascii="Calibri" w:eastAsia="Calibri" w:hAnsi="Calibri" w:cs="Calibri"/>
          <w:sz w:val="20"/>
          <w:szCs w:val="20"/>
        </w:rPr>
        <w:t xml:space="preserve">,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Harper, K. A., Macdonald, S. E., Mayerhofer, M. S., Biswas, S. R., </w:t>
      </w:r>
      <w:proofErr w:type="spellStart"/>
      <w:r>
        <w:rPr>
          <w:rFonts w:ascii="Calibri" w:eastAsia="Calibri" w:hAnsi="Calibri" w:cs="Calibri"/>
          <w:sz w:val="20"/>
          <w:szCs w:val="20"/>
        </w:rPr>
        <w:t>Esseen</w:t>
      </w:r>
      <w:proofErr w:type="spellEnd"/>
      <w:r>
        <w:rPr>
          <w:rFonts w:ascii="Calibri" w:eastAsia="Calibri" w:hAnsi="Calibri" w:cs="Calibri"/>
          <w:sz w:val="20"/>
          <w:szCs w:val="20"/>
        </w:rPr>
        <w:t xml:space="preserve">,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Hesselbarth, M. H. K., </w:t>
      </w:r>
      <w:proofErr w:type="spellStart"/>
      <w:r>
        <w:rPr>
          <w:rFonts w:ascii="Calibri" w:eastAsia="Calibri" w:hAnsi="Calibri" w:cs="Calibri"/>
          <w:sz w:val="20"/>
          <w:szCs w:val="20"/>
        </w:rPr>
        <w:t>Sciaini</w:t>
      </w:r>
      <w:proofErr w:type="spellEnd"/>
      <w:r>
        <w:rPr>
          <w:rFonts w:ascii="Calibri" w:eastAsia="Calibri" w:hAnsi="Calibri" w:cs="Calibri"/>
          <w:sz w:val="20"/>
          <w:szCs w:val="20"/>
        </w:rPr>
        <w:t xml:space="preserve">, M., With, K. A., Wiegand, K., &amp; Nowosad, J. (2019). </w:t>
      </w:r>
      <w:proofErr w:type="spellStart"/>
      <w:r>
        <w:rPr>
          <w:rFonts w:ascii="Calibri" w:eastAsia="Calibri" w:hAnsi="Calibri" w:cs="Calibri"/>
          <w:sz w:val="20"/>
          <w:szCs w:val="20"/>
        </w:rPr>
        <w:t>landscapemetrics</w:t>
      </w:r>
      <w:proofErr w:type="spellEnd"/>
      <w:r>
        <w:rPr>
          <w:rFonts w:ascii="Calibri" w:eastAsia="Calibri" w:hAnsi="Calibri" w:cs="Calibri"/>
          <w:sz w:val="20"/>
          <w:szCs w:val="20"/>
        </w:rPr>
        <w:t xml:space="preserve">: an open‐source R tool to calculate landscape metrics. </w:t>
      </w:r>
      <w:proofErr w:type="spellStart"/>
      <w:r>
        <w:rPr>
          <w:rFonts w:ascii="Calibri" w:eastAsia="Calibri" w:hAnsi="Calibri" w:cs="Calibri"/>
          <w:i/>
          <w:sz w:val="20"/>
          <w:szCs w:val="20"/>
        </w:rPr>
        <w:t>Ecography</w:t>
      </w:r>
      <w:proofErr w:type="spellEnd"/>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Hijmans</w:t>
      </w:r>
      <w:proofErr w:type="spellEnd"/>
      <w:r>
        <w:rPr>
          <w:rFonts w:ascii="Calibri" w:eastAsia="Calibri" w:hAnsi="Calibri" w:cs="Calibri"/>
          <w:sz w:val="20"/>
          <w:szCs w:val="20"/>
        </w:rPr>
        <w:t xml:space="preserve">,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w:t>
      </w:r>
      <w:proofErr w:type="spellStart"/>
      <w:r>
        <w:rPr>
          <w:rFonts w:ascii="Calibri" w:eastAsia="Calibri" w:hAnsi="Calibri" w:cs="Calibri"/>
          <w:sz w:val="20"/>
          <w:szCs w:val="20"/>
        </w:rPr>
        <w:t>Buettel</w:t>
      </w:r>
      <w:proofErr w:type="spellEnd"/>
      <w:r>
        <w:rPr>
          <w:rFonts w:ascii="Calibri" w:eastAsia="Calibri" w:hAnsi="Calibri" w:cs="Calibri"/>
          <w:sz w:val="20"/>
          <w:szCs w:val="20"/>
        </w:rPr>
        <w:t xml:space="preserve">, J. C., Galetti, M., </w:t>
      </w:r>
      <w:proofErr w:type="spellStart"/>
      <w:r>
        <w:rPr>
          <w:rFonts w:ascii="Calibri" w:eastAsia="Calibri" w:hAnsi="Calibri" w:cs="Calibri"/>
          <w:sz w:val="20"/>
          <w:szCs w:val="20"/>
        </w:rPr>
        <w:t>Guangchun</w:t>
      </w:r>
      <w:proofErr w:type="spellEnd"/>
      <w:r>
        <w:rPr>
          <w:rFonts w:ascii="Calibri" w:eastAsia="Calibri" w:hAnsi="Calibri" w:cs="Calibri"/>
          <w:sz w:val="20"/>
          <w:szCs w:val="20"/>
        </w:rPr>
        <w:t xml:space="preserve">,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Kotliar</w:t>
      </w:r>
      <w:proofErr w:type="spellEnd"/>
      <w:r>
        <w:rPr>
          <w:rFonts w:ascii="Calibri" w:eastAsia="Calibri" w:hAnsi="Calibri" w:cs="Calibri"/>
          <w:sz w:val="20"/>
          <w:szCs w:val="20"/>
        </w:rPr>
        <w:t xml:space="preserve">,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Kremsater</w:t>
      </w:r>
      <w:proofErr w:type="spellEnd"/>
      <w:r>
        <w:rPr>
          <w:rFonts w:ascii="Calibri" w:eastAsia="Calibri" w:hAnsi="Calibri" w:cs="Calibri"/>
          <w:sz w:val="20"/>
          <w:szCs w:val="20"/>
        </w:rPr>
        <w:t>, L., &amp; Bunnell, F. (1999). Edge effects: theory, evidence, and implications to management of western forests. (pp. 117–153).</w:t>
      </w:r>
    </w:p>
    <w:p w14:paraId="6D01E57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Larsen, K. W. (2009). Dispersal in a gradient of habitats: Activity by juvenile North American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in varying-age forest stands. </w:t>
      </w:r>
      <w:proofErr w:type="spellStart"/>
      <w:r>
        <w:rPr>
          <w:rFonts w:ascii="Calibri" w:eastAsia="Calibri" w:hAnsi="Calibri" w:cs="Calibri"/>
          <w:i/>
          <w:sz w:val="20"/>
          <w:szCs w:val="20"/>
        </w:rPr>
        <w:t>Écoscience</w:t>
      </w:r>
      <w:proofErr w:type="spellEnd"/>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0C8EFCDF" w14:textId="77777777" w:rsidR="00E247C7" w:rsidRPr="00E247C7" w:rsidRDefault="00E247C7" w:rsidP="00E247C7">
      <w:pPr>
        <w:spacing w:after="240"/>
        <w:ind w:left="630"/>
        <w:rPr>
          <w:rFonts w:ascii="Calibri" w:eastAsia="Calibri" w:hAnsi="Calibri" w:cs="Calibri"/>
          <w:sz w:val="20"/>
          <w:szCs w:val="20"/>
          <w:lang w:val="en-CA"/>
        </w:rPr>
      </w:pPr>
      <w:r w:rsidRPr="00E247C7">
        <w:rPr>
          <w:rFonts w:ascii="Calibri" w:eastAsia="Calibri" w:hAnsi="Calibri" w:cs="Calibri"/>
          <w:sz w:val="20"/>
          <w:szCs w:val="20"/>
          <w:lang w:val="en-CA"/>
        </w:rPr>
        <w:lastRenderedPageBreak/>
        <w:t>Larsen, K. W., &amp; Boutin, S. (1994). Movements, Survival, and Settlement of Red Squirrel (</w:t>
      </w:r>
      <w:proofErr w:type="spellStart"/>
      <w:r w:rsidRPr="00E247C7">
        <w:rPr>
          <w:rFonts w:ascii="Calibri" w:eastAsia="Calibri" w:hAnsi="Calibri" w:cs="Calibri"/>
          <w:sz w:val="20"/>
          <w:szCs w:val="20"/>
          <w:lang w:val="en-CA"/>
        </w:rPr>
        <w:t>Tamiasciurus</w:t>
      </w:r>
      <w:proofErr w:type="spellEnd"/>
      <w:r w:rsidRPr="00E247C7">
        <w:rPr>
          <w:rFonts w:ascii="Calibri" w:eastAsia="Calibri" w:hAnsi="Calibri" w:cs="Calibri"/>
          <w:sz w:val="20"/>
          <w:szCs w:val="20"/>
          <w:lang w:val="en-CA"/>
        </w:rPr>
        <w:t xml:space="preserve"> </w:t>
      </w:r>
      <w:proofErr w:type="spellStart"/>
      <w:r w:rsidRPr="00E247C7">
        <w:rPr>
          <w:rFonts w:ascii="Calibri" w:eastAsia="Calibri" w:hAnsi="Calibri" w:cs="Calibri"/>
          <w:sz w:val="20"/>
          <w:szCs w:val="20"/>
          <w:lang w:val="en-CA"/>
        </w:rPr>
        <w:t>Hudsonicus</w:t>
      </w:r>
      <w:proofErr w:type="spellEnd"/>
      <w:r w:rsidRPr="00E247C7">
        <w:rPr>
          <w:rFonts w:ascii="Calibri" w:eastAsia="Calibri" w:hAnsi="Calibri" w:cs="Calibri"/>
          <w:sz w:val="20"/>
          <w:szCs w:val="20"/>
          <w:lang w:val="en-CA"/>
        </w:rPr>
        <w:t xml:space="preserve">) Offspring. </w:t>
      </w:r>
      <w:r w:rsidRPr="00E247C7">
        <w:rPr>
          <w:rFonts w:ascii="Calibri" w:eastAsia="Calibri" w:hAnsi="Calibri" w:cs="Calibri"/>
          <w:i/>
          <w:iCs/>
          <w:sz w:val="20"/>
          <w:szCs w:val="20"/>
          <w:lang w:val="en-CA"/>
        </w:rPr>
        <w:t>Ecology (Durham)</w:t>
      </w:r>
      <w:r w:rsidRPr="00E247C7">
        <w:rPr>
          <w:rFonts w:ascii="Calibri" w:eastAsia="Calibri" w:hAnsi="Calibri" w:cs="Calibri"/>
          <w:sz w:val="20"/>
          <w:szCs w:val="20"/>
          <w:lang w:val="en-CA"/>
        </w:rPr>
        <w:t xml:space="preserve">, </w:t>
      </w:r>
      <w:r w:rsidRPr="00E247C7">
        <w:rPr>
          <w:rFonts w:ascii="Calibri" w:eastAsia="Calibri" w:hAnsi="Calibri" w:cs="Calibri"/>
          <w:i/>
          <w:iCs/>
          <w:sz w:val="20"/>
          <w:szCs w:val="20"/>
          <w:lang w:val="en-CA"/>
        </w:rPr>
        <w:t>75</w:t>
      </w:r>
      <w:r w:rsidRPr="00E247C7">
        <w:rPr>
          <w:rFonts w:ascii="Calibri" w:eastAsia="Calibri" w:hAnsi="Calibri" w:cs="Calibri"/>
          <w:sz w:val="20"/>
          <w:szCs w:val="20"/>
          <w:lang w:val="en-CA"/>
        </w:rPr>
        <w:t>(1), 214–223. https://doi.org/10.2307/1939395</w:t>
      </w:r>
    </w:p>
    <w:p w14:paraId="7E988402" w14:textId="77777777" w:rsidR="00E247C7" w:rsidRDefault="00E247C7" w:rsidP="00636173">
      <w:pPr>
        <w:spacing w:after="240"/>
        <w:rPr>
          <w:rFonts w:ascii="Calibri" w:eastAsia="Calibri" w:hAnsi="Calibri" w:cs="Calibri"/>
          <w:sz w:val="20"/>
          <w:szCs w:val="20"/>
        </w:rPr>
      </w:pPr>
    </w:p>
    <w:p w14:paraId="7CCE2B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Lewis, H. T. (1982). A Time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Lüdecke</w:t>
      </w:r>
      <w:proofErr w:type="spellEnd"/>
      <w:r>
        <w:rPr>
          <w:rFonts w:ascii="Calibri" w:eastAsia="Calibri" w:hAnsi="Calibri" w:cs="Calibri"/>
          <w:sz w:val="20"/>
          <w:szCs w:val="20"/>
        </w:rPr>
        <w:t xml:space="preserve">, D., Ben-Shachar, M., Patil, I., Waggoner, P., &amp; Makowski, D. (2021). performance: An R Package for Assessment, Comparison and Testing of Statistical Models. </w:t>
      </w:r>
      <w:r>
        <w:rPr>
          <w:rFonts w:ascii="Calibri" w:eastAsia="Calibri" w:hAnsi="Calibri" w:cs="Calibri"/>
          <w:i/>
          <w:sz w:val="20"/>
          <w:szCs w:val="20"/>
        </w:rPr>
        <w:t>Journal of Open Source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MacKenzie</w:t>
      </w:r>
      <w:proofErr w:type="spellEnd"/>
      <w:r>
        <w:rPr>
          <w:rFonts w:ascii="Calibri" w:eastAsia="Calibri" w:hAnsi="Calibri" w:cs="Calibri"/>
          <w:sz w:val="20"/>
          <w:szCs w:val="20"/>
        </w:rPr>
        <w:t xml:space="preserve">, D. I., Nichols, J. D., Lachman, G. B., Droege, S., Andrew Royle, J., &amp; </w:t>
      </w:r>
      <w:proofErr w:type="spellStart"/>
      <w:r>
        <w:rPr>
          <w:rFonts w:ascii="Calibri" w:eastAsia="Calibri" w:hAnsi="Calibri" w:cs="Calibri"/>
          <w:sz w:val="20"/>
          <w:szCs w:val="20"/>
        </w:rPr>
        <w:t>Langtimm</w:t>
      </w:r>
      <w:proofErr w:type="spellEnd"/>
      <w:r>
        <w:rPr>
          <w:rFonts w:ascii="Calibri" w:eastAsia="Calibri" w:hAnsi="Calibri" w:cs="Calibri"/>
          <w:sz w:val="20"/>
          <w:szCs w:val="20"/>
        </w:rPr>
        <w:t xml:space="preserve">,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(8), 2248–2255. https://doi.org/10.1890/0012-9658(2002)083[</w:t>
      </w:r>
      <w:proofErr w:type="gramStart"/>
      <w:r>
        <w:rPr>
          <w:rFonts w:ascii="Calibri" w:eastAsia="Calibri" w:hAnsi="Calibri" w:cs="Calibri"/>
          <w:sz w:val="20"/>
          <w:szCs w:val="20"/>
        </w:rPr>
        <w:t>2248:ESORWD</w:t>
      </w:r>
      <w:proofErr w:type="gramEnd"/>
      <w:r>
        <w:rPr>
          <w:rFonts w:ascii="Calibri" w:eastAsia="Calibri" w:hAnsi="Calibri" w:cs="Calibri"/>
          <w:sz w:val="20"/>
          <w:szCs w:val="20"/>
        </w:rPr>
        <w:t>]2.0.CO;2</w:t>
      </w:r>
    </w:p>
    <w:p w14:paraId="1A81D2F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McDermott, J. P. B., Whitaker, D. M., &amp; Warkentin, I. G. (2020). Constraints on range expansion of introduced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000000">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O’Donoghue, M., Boutin, S., Murray, D. L., Krebs, C. J., Hofer, E. </w:t>
      </w:r>
      <w:proofErr w:type="gramStart"/>
      <w:r>
        <w:rPr>
          <w:rFonts w:ascii="Calibri" w:eastAsia="Calibri" w:hAnsi="Calibri" w:cs="Calibri"/>
          <w:sz w:val="20"/>
          <w:szCs w:val="20"/>
        </w:rPr>
        <w:t>J.,</w:t>
      </w:r>
      <w:proofErr w:type="spellStart"/>
      <w:r>
        <w:rPr>
          <w:rFonts w:ascii="Calibri" w:eastAsia="Calibri" w:hAnsi="Calibri" w:cs="Calibri"/>
          <w:sz w:val="20"/>
          <w:szCs w:val="20"/>
        </w:rPr>
        <w:t>Breitenmoser</w:t>
      </w:r>
      <w:proofErr w:type="spellEnd"/>
      <w:proofErr w:type="gramEnd"/>
      <w:r>
        <w:rPr>
          <w:rFonts w:ascii="Calibri" w:eastAsia="Calibri" w:hAnsi="Calibri" w:cs="Calibri"/>
          <w:sz w:val="20"/>
          <w:szCs w:val="20"/>
        </w:rPr>
        <w:t xml:space="preserve">, U., … </w:t>
      </w:r>
      <w:proofErr w:type="spellStart"/>
      <w:r>
        <w:rPr>
          <w:rFonts w:ascii="Calibri" w:eastAsia="Calibri" w:hAnsi="Calibri" w:cs="Calibri"/>
          <w:sz w:val="20"/>
          <w:szCs w:val="20"/>
        </w:rPr>
        <w:t>Nams</w:t>
      </w:r>
      <w:proofErr w:type="spellEnd"/>
      <w:r>
        <w:rPr>
          <w:rFonts w:ascii="Calibri" w:eastAsia="Calibri" w:hAnsi="Calibri" w:cs="Calibri"/>
          <w:sz w:val="20"/>
          <w:szCs w:val="20"/>
        </w:rPr>
        <w:t xml:space="preserve">, V. O. (2001). Coyotes and lynx. In C. </w:t>
      </w:r>
      <w:proofErr w:type="spellStart"/>
      <w:proofErr w:type="gramStart"/>
      <w:r>
        <w:rPr>
          <w:rFonts w:ascii="Calibri" w:eastAsia="Calibri" w:hAnsi="Calibri" w:cs="Calibri"/>
          <w:sz w:val="20"/>
          <w:szCs w:val="20"/>
        </w:rPr>
        <w:t>J.Krebs</w:t>
      </w:r>
      <w:proofErr w:type="spellEnd"/>
      <w:proofErr w:type="gramEnd"/>
      <w:r>
        <w:rPr>
          <w:rFonts w:ascii="Calibri" w:eastAsia="Calibri" w:hAnsi="Calibri" w:cs="Calibri"/>
          <w:sz w:val="20"/>
          <w:szCs w:val="20"/>
        </w:rPr>
        <w:t xml:space="preserve"> (Ed.), Ecosystem dynamics of the boreal forest: The Kluane </w:t>
      </w:r>
      <w:proofErr w:type="gramStart"/>
      <w:r>
        <w:rPr>
          <w:rFonts w:ascii="Calibri" w:eastAsia="Calibri" w:hAnsi="Calibri" w:cs="Calibri"/>
          <w:sz w:val="20"/>
          <w:szCs w:val="20"/>
        </w:rPr>
        <w:t>project(</w:t>
      </w:r>
      <w:proofErr w:type="gramEnd"/>
      <w:r>
        <w:rPr>
          <w:rFonts w:ascii="Calibri" w:eastAsia="Calibri" w:hAnsi="Calibri" w:cs="Calibri"/>
          <w:sz w:val="20"/>
          <w:szCs w:val="20"/>
        </w:rPr>
        <w:t>pp. 276–323). New York, NY: Oxford University Press.</w:t>
      </w:r>
    </w:p>
    <w:p w14:paraId="1B4DDBEA"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Opermanis</w:t>
      </w:r>
      <w:proofErr w:type="spellEnd"/>
      <w:r>
        <w:rPr>
          <w:rFonts w:ascii="Calibri" w:eastAsia="Calibri" w:hAnsi="Calibri" w:cs="Calibri"/>
          <w:sz w:val="20"/>
          <w:szCs w:val="20"/>
        </w:rPr>
        <w:t>, O. (2004). Appearance and vulnerability of artificial duck nests to avian predators. Journal of Avian Biology, 35(5), 410–415. https://doi.org/10.1111/j.0908-8857.2004.03243.x</w:t>
      </w:r>
    </w:p>
    <w:p w14:paraId="14FA71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Pasher</w:t>
      </w:r>
      <w:proofErr w:type="spellEnd"/>
      <w:r>
        <w:rPr>
          <w:rFonts w:ascii="Calibri" w:eastAsia="Calibri" w:hAnsi="Calibri" w:cs="Calibri"/>
          <w:sz w:val="20"/>
          <w:szCs w:val="20"/>
        </w:rPr>
        <w:t xml:space="preserve">,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Patterson, J. E. H., &amp; Malcolm, J. R. (2010). Landscape structure and local habitat characteristics as correlates of Glaucomys </w:t>
      </w:r>
      <w:proofErr w:type="spellStart"/>
      <w:r>
        <w:rPr>
          <w:rFonts w:ascii="Calibri" w:eastAsia="Calibri" w:hAnsi="Calibri" w:cs="Calibri"/>
          <w:sz w:val="20"/>
          <w:szCs w:val="20"/>
        </w:rPr>
        <w:t>sabrinus</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Pebesma</w:t>
      </w:r>
      <w:proofErr w:type="spellEnd"/>
      <w:r>
        <w:rPr>
          <w:rFonts w:ascii="Calibri" w:eastAsia="Calibri" w:hAnsi="Calibri" w:cs="Calibri"/>
          <w:sz w:val="20"/>
          <w:szCs w:val="20"/>
        </w:rPr>
        <w:t xml:space="preserve">,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Püttker</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Crouzeilles</w:t>
      </w:r>
      <w:proofErr w:type="spellEnd"/>
      <w:r>
        <w:rPr>
          <w:rFonts w:ascii="Calibri" w:eastAsia="Calibri" w:hAnsi="Calibri" w:cs="Calibri"/>
          <w:sz w:val="20"/>
          <w:szCs w:val="20"/>
        </w:rPr>
        <w:t xml:space="preserve">, R., Almeida-Gomes, M., </w:t>
      </w:r>
      <w:proofErr w:type="spellStart"/>
      <w:r>
        <w:rPr>
          <w:rFonts w:ascii="Calibri" w:eastAsia="Calibri" w:hAnsi="Calibri" w:cs="Calibri"/>
          <w:sz w:val="20"/>
          <w:szCs w:val="20"/>
        </w:rPr>
        <w:t>Schmoeller</w:t>
      </w:r>
      <w:proofErr w:type="spellEnd"/>
      <w:r>
        <w:rPr>
          <w:rFonts w:ascii="Calibri" w:eastAsia="Calibri" w:hAnsi="Calibri" w:cs="Calibri"/>
          <w:sz w:val="20"/>
          <w:szCs w:val="20"/>
        </w:rPr>
        <w:t xml:space="preserve">, M., </w:t>
      </w:r>
      <w:proofErr w:type="spellStart"/>
      <w:r>
        <w:rPr>
          <w:rFonts w:ascii="Calibri" w:eastAsia="Calibri" w:hAnsi="Calibri" w:cs="Calibri"/>
          <w:sz w:val="20"/>
          <w:szCs w:val="20"/>
        </w:rPr>
        <w:t>Maurenza</w:t>
      </w:r>
      <w:proofErr w:type="spellEnd"/>
      <w:r>
        <w:rPr>
          <w:rFonts w:ascii="Calibri" w:eastAsia="Calibri" w:hAnsi="Calibri" w:cs="Calibri"/>
          <w:sz w:val="20"/>
          <w:szCs w:val="20"/>
        </w:rPr>
        <w:t xml:space="preserve">, D., Alves-Pinto, H., Pardini, R., Vieira, M. V, Banks-Leite, C., Fonseca, C. R., Metzger, J. P., </w:t>
      </w:r>
      <w:proofErr w:type="spellStart"/>
      <w:r>
        <w:rPr>
          <w:rFonts w:ascii="Calibri" w:eastAsia="Calibri" w:hAnsi="Calibri" w:cs="Calibri"/>
          <w:sz w:val="20"/>
          <w:szCs w:val="20"/>
        </w:rPr>
        <w:t>Accacio</w:t>
      </w:r>
      <w:proofErr w:type="spellEnd"/>
      <w:r>
        <w:rPr>
          <w:rFonts w:ascii="Calibri" w:eastAsia="Calibri" w:hAnsi="Calibri" w:cs="Calibri"/>
          <w:sz w:val="20"/>
          <w:szCs w:val="20"/>
        </w:rPr>
        <w:t xml:space="preserve">, G. M., Alexandrino, E. R., Barros, C. S., </w:t>
      </w:r>
      <w:proofErr w:type="spellStart"/>
      <w:r>
        <w:rPr>
          <w:rFonts w:ascii="Calibri" w:eastAsia="Calibri" w:hAnsi="Calibri" w:cs="Calibri"/>
          <w:sz w:val="20"/>
          <w:szCs w:val="20"/>
        </w:rPr>
        <w:t>Bogoni</w:t>
      </w:r>
      <w:proofErr w:type="spellEnd"/>
      <w:r>
        <w:rPr>
          <w:rFonts w:ascii="Calibri" w:eastAsia="Calibri" w:hAnsi="Calibri" w:cs="Calibri"/>
          <w:sz w:val="20"/>
          <w:szCs w:val="20"/>
        </w:rPr>
        <w:t xml:space="preserve">, J. A., Boscolo, D., </w:t>
      </w:r>
      <w:proofErr w:type="spellStart"/>
      <w:r>
        <w:rPr>
          <w:rFonts w:ascii="Calibri" w:eastAsia="Calibri" w:hAnsi="Calibri" w:cs="Calibri"/>
          <w:sz w:val="20"/>
          <w:szCs w:val="20"/>
        </w:rPr>
        <w:t>Brancalion</w:t>
      </w:r>
      <w:proofErr w:type="spellEnd"/>
      <w:r>
        <w:rPr>
          <w:rFonts w:ascii="Calibri" w:eastAsia="Calibri" w:hAnsi="Calibri" w:cs="Calibri"/>
          <w:sz w:val="20"/>
          <w:szCs w:val="20"/>
        </w:rPr>
        <w:t xml:space="preserve">, P. H. S., Bueno, A. A., </w:t>
      </w:r>
      <w:proofErr w:type="spellStart"/>
      <w:r>
        <w:rPr>
          <w:rFonts w:ascii="Calibri" w:eastAsia="Calibri" w:hAnsi="Calibri" w:cs="Calibri"/>
          <w:sz w:val="20"/>
          <w:szCs w:val="20"/>
        </w:rPr>
        <w:t>Cambui</w:t>
      </w:r>
      <w:proofErr w:type="spellEnd"/>
      <w:r>
        <w:rPr>
          <w:rFonts w:ascii="Calibri" w:eastAsia="Calibri" w:hAnsi="Calibri" w:cs="Calibri"/>
          <w:sz w:val="20"/>
          <w:szCs w:val="20"/>
        </w:rPr>
        <w:t xml:space="preserve">, E. C. B., …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https://doi.org/10.1016/j.biocon.2019.108368</w:t>
      </w:r>
    </w:p>
    <w:p w14:paraId="538B750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Salafsky</w:t>
      </w:r>
      <w:proofErr w:type="spellEnd"/>
      <w:r>
        <w:rPr>
          <w:rFonts w:ascii="Calibri" w:eastAsia="Calibri" w:hAnsi="Calibri" w:cs="Calibri"/>
          <w:sz w:val="20"/>
          <w:szCs w:val="20"/>
        </w:rPr>
        <w:t xml:space="preserve">,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w:t>
      </w:r>
      <w:proofErr w:type="spellStart"/>
      <w:r>
        <w:rPr>
          <w:rFonts w:ascii="Calibri" w:eastAsia="Calibri" w:hAnsi="Calibri" w:cs="Calibri"/>
          <w:sz w:val="20"/>
          <w:szCs w:val="20"/>
        </w:rPr>
        <w:t>Starzomski</w:t>
      </w:r>
      <w:proofErr w:type="spellEnd"/>
      <w:r>
        <w:rPr>
          <w:rFonts w:ascii="Calibri" w:eastAsia="Calibri" w:hAnsi="Calibri" w:cs="Calibri"/>
          <w:sz w:val="20"/>
          <w:szCs w:val="20"/>
        </w:rPr>
        <w:t xml:space="preserve">,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H. G., Kansas, J. L., Charlebois, M. L., &amp; </w:t>
      </w: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000000">
      <w:pPr>
        <w:spacing w:after="240"/>
        <w:ind w:left="630"/>
        <w:rPr>
          <w:ins w:id="256" w:author="Emerald Arthurs" w:date="2025-05-02T10:08:00Z" w16du:dateUtc="2025-05-02T17:08:00Z"/>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EF105C8" w14:textId="1C96BBB8" w:rsidR="00781279" w:rsidRPr="00781279" w:rsidRDefault="00781279" w:rsidP="00781279">
      <w:pPr>
        <w:spacing w:after="240"/>
        <w:ind w:left="630"/>
        <w:rPr>
          <w:rFonts w:ascii="Calibri" w:eastAsia="Calibri" w:hAnsi="Calibri" w:cs="Calibri"/>
          <w:sz w:val="20"/>
          <w:szCs w:val="20"/>
          <w:lang w:val="en-CA"/>
          <w:rPrChange w:id="257" w:author="Emerald Arthurs" w:date="2025-05-02T10:08:00Z" w16du:dateUtc="2025-05-02T17:08:00Z">
            <w:rPr>
              <w:rFonts w:ascii="Calibri" w:eastAsia="Calibri" w:hAnsi="Calibri" w:cs="Calibri"/>
              <w:sz w:val="20"/>
              <w:szCs w:val="20"/>
            </w:rPr>
          </w:rPrChange>
        </w:rPr>
      </w:pPr>
      <w:ins w:id="258" w:author="Emerald Arthurs" w:date="2025-05-02T10:08:00Z">
        <w:r w:rsidRPr="00781279">
          <w:rPr>
            <w:rFonts w:ascii="Calibri" w:eastAsia="Calibri" w:hAnsi="Calibri" w:cs="Calibri"/>
            <w:sz w:val="20"/>
            <w:szCs w:val="20"/>
            <w:lang w:val="en-CA"/>
          </w:rPr>
          <w:t>S</w:t>
        </w:r>
      </w:ins>
      <w:ins w:id="259" w:author="Emerald Arthurs" w:date="2025-05-02T10:08:00Z" w16du:dateUtc="2025-05-02T17:08:00Z">
        <w:r>
          <w:rPr>
            <w:rFonts w:ascii="Calibri" w:eastAsia="Calibri" w:hAnsi="Calibri" w:cs="Calibri"/>
            <w:sz w:val="20"/>
            <w:szCs w:val="20"/>
            <w:lang w:val="en-CA"/>
          </w:rPr>
          <w:t>tewart</w:t>
        </w:r>
      </w:ins>
      <w:ins w:id="260" w:author="Emerald Arthurs" w:date="2025-05-02T10:08:00Z">
        <w:r w:rsidRPr="00781279">
          <w:rPr>
            <w:rFonts w:ascii="Calibri" w:eastAsia="Calibri" w:hAnsi="Calibri" w:cs="Calibri"/>
            <w:sz w:val="20"/>
            <w:szCs w:val="20"/>
            <w:lang w:val="en-CA"/>
          </w:rPr>
          <w:t>, F. E. C., V</w:t>
        </w:r>
      </w:ins>
      <w:ins w:id="261" w:author="Emerald Arthurs" w:date="2025-05-02T10:08:00Z" w16du:dateUtc="2025-05-02T17:08:00Z">
        <w:r>
          <w:rPr>
            <w:rFonts w:ascii="Calibri" w:eastAsia="Calibri" w:hAnsi="Calibri" w:cs="Calibri"/>
            <w:sz w:val="20"/>
            <w:szCs w:val="20"/>
            <w:lang w:val="en-CA"/>
          </w:rPr>
          <w:t>olpe</w:t>
        </w:r>
      </w:ins>
      <w:ins w:id="262" w:author="Emerald Arthurs" w:date="2025-05-02T10:08:00Z">
        <w:r w:rsidRPr="00781279">
          <w:rPr>
            <w:rFonts w:ascii="Calibri" w:eastAsia="Calibri" w:hAnsi="Calibri" w:cs="Calibri"/>
            <w:sz w:val="20"/>
            <w:szCs w:val="20"/>
            <w:lang w:val="en-CA"/>
          </w:rPr>
          <w:t>, J. P., &amp; F</w:t>
        </w:r>
      </w:ins>
      <w:ins w:id="263" w:author="Emerald Arthurs" w:date="2025-05-02T10:08:00Z" w16du:dateUtc="2025-05-02T17:08:00Z">
        <w:r>
          <w:rPr>
            <w:rFonts w:ascii="Calibri" w:eastAsia="Calibri" w:hAnsi="Calibri" w:cs="Calibri"/>
            <w:sz w:val="20"/>
            <w:szCs w:val="20"/>
            <w:lang w:val="en-CA"/>
          </w:rPr>
          <w:t>isher</w:t>
        </w:r>
      </w:ins>
      <w:ins w:id="264" w:author="Emerald Arthurs" w:date="2025-05-02T10:08:00Z">
        <w:r w:rsidRPr="00781279">
          <w:rPr>
            <w:rFonts w:ascii="Calibri" w:eastAsia="Calibri" w:hAnsi="Calibri" w:cs="Calibri"/>
            <w:sz w:val="20"/>
            <w:szCs w:val="20"/>
            <w:lang w:val="en-CA"/>
          </w:rPr>
          <w:t xml:space="preserve">, J. T. (2019). The Debate About Bait: A Red Herring in Wildlife Research. </w:t>
        </w:r>
        <w:r w:rsidRPr="00781279">
          <w:rPr>
            <w:rFonts w:ascii="Calibri" w:eastAsia="Calibri" w:hAnsi="Calibri" w:cs="Calibri"/>
            <w:i/>
            <w:iCs/>
            <w:sz w:val="20"/>
            <w:szCs w:val="20"/>
            <w:lang w:val="en-CA"/>
          </w:rPr>
          <w:t>The Journal of Wildlife Management</w:t>
        </w:r>
        <w:r w:rsidRPr="00781279">
          <w:rPr>
            <w:rFonts w:ascii="Calibri" w:eastAsia="Calibri" w:hAnsi="Calibri" w:cs="Calibri"/>
            <w:sz w:val="20"/>
            <w:szCs w:val="20"/>
            <w:lang w:val="en-CA"/>
          </w:rPr>
          <w:t xml:space="preserve">, </w:t>
        </w:r>
        <w:r w:rsidRPr="00781279">
          <w:rPr>
            <w:rFonts w:ascii="Calibri" w:eastAsia="Calibri" w:hAnsi="Calibri" w:cs="Calibri"/>
            <w:i/>
            <w:iCs/>
            <w:sz w:val="20"/>
            <w:szCs w:val="20"/>
            <w:lang w:val="en-CA"/>
          </w:rPr>
          <w:t>83</w:t>
        </w:r>
        <w:r w:rsidRPr="00781279">
          <w:rPr>
            <w:rFonts w:ascii="Calibri" w:eastAsia="Calibri" w:hAnsi="Calibri" w:cs="Calibri"/>
            <w:sz w:val="20"/>
            <w:szCs w:val="20"/>
            <w:lang w:val="en-CA"/>
          </w:rPr>
          <w:t>(4), 985–992. https://doi.org/10.1002/jwmg.21657</w:t>
        </w:r>
      </w:ins>
    </w:p>
    <w:p w14:paraId="1B55BC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Tylianakis</w:t>
      </w:r>
      <w:proofErr w:type="spellEnd"/>
      <w:r>
        <w:rPr>
          <w:rFonts w:ascii="Calibri" w:eastAsia="Calibri" w:hAnsi="Calibri" w:cs="Calibri"/>
          <w:sz w:val="20"/>
          <w:szCs w:val="20"/>
        </w:rPr>
        <w:t xml:space="preserve">, J. M., Rand, T. A.,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Fahrig, L., </w:t>
      </w:r>
      <w:proofErr w:type="spellStart"/>
      <w:r>
        <w:rPr>
          <w:rFonts w:ascii="Calibri" w:eastAsia="Calibri" w:hAnsi="Calibri" w:cs="Calibri"/>
          <w:sz w:val="20"/>
          <w:szCs w:val="20"/>
        </w:rPr>
        <w:t>Batáry</w:t>
      </w:r>
      <w:proofErr w:type="spellEnd"/>
      <w:r>
        <w:rPr>
          <w:rFonts w:ascii="Calibri" w:eastAsia="Calibri" w:hAnsi="Calibri" w:cs="Calibri"/>
          <w:sz w:val="20"/>
          <w:szCs w:val="20"/>
        </w:rPr>
        <w:t xml:space="preserve">, P., Bengtsson, J., Clough, Y., Crist, T. O., Dormann, C. F., Ewers, R. M., </w:t>
      </w:r>
      <w:proofErr w:type="spellStart"/>
      <w:r>
        <w:rPr>
          <w:rFonts w:ascii="Calibri" w:eastAsia="Calibri" w:hAnsi="Calibri" w:cs="Calibri"/>
          <w:sz w:val="20"/>
          <w:szCs w:val="20"/>
        </w:rPr>
        <w:t>Fründ</w:t>
      </w:r>
      <w:proofErr w:type="spellEnd"/>
      <w:r>
        <w:rPr>
          <w:rFonts w:ascii="Calibri" w:eastAsia="Calibri" w:hAnsi="Calibri" w:cs="Calibri"/>
          <w:sz w:val="20"/>
          <w:szCs w:val="20"/>
        </w:rPr>
        <w:t xml:space="preserve">, J., Holt, R. D., Holzschuh, A., Klein, A. M., Kleijn, D., Kremen, C., Landis, D. A., Laurance, W., … Westphal, C. (2012). Landscape moderation of biodiversity </w:t>
      </w:r>
      <w:r>
        <w:rPr>
          <w:rFonts w:ascii="Calibri" w:eastAsia="Calibri" w:hAnsi="Calibri" w:cs="Calibri"/>
          <w:sz w:val="20"/>
          <w:szCs w:val="20"/>
        </w:rPr>
        <w:lastRenderedPageBreak/>
        <w:t xml:space="preserve">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w:t>
      </w:r>
      <w:proofErr w:type="spellStart"/>
      <w:r>
        <w:rPr>
          <w:rFonts w:ascii="Calibri" w:eastAsia="Calibri" w:hAnsi="Calibri" w:cs="Calibri"/>
          <w:sz w:val="20"/>
          <w:szCs w:val="20"/>
        </w:rPr>
        <w:t>Photopoulou</w:t>
      </w:r>
      <w:proofErr w:type="spellEnd"/>
      <w:r>
        <w:rPr>
          <w:rFonts w:ascii="Calibri" w:eastAsia="Calibri" w:hAnsi="Calibri" w:cs="Calibri"/>
          <w:sz w:val="20"/>
          <w:szCs w:val="20"/>
        </w:rPr>
        <w:t xml:space="preserve">, T., Pirotta, E., Rolland, R. M., </w:t>
      </w:r>
      <w:proofErr w:type="spellStart"/>
      <w:r>
        <w:rPr>
          <w:rFonts w:ascii="Calibri" w:eastAsia="Calibri" w:hAnsi="Calibri" w:cs="Calibri"/>
          <w:sz w:val="20"/>
          <w:szCs w:val="20"/>
        </w:rPr>
        <w:t>Schwacke</w:t>
      </w:r>
      <w:proofErr w:type="spellEnd"/>
      <w:r>
        <w:rPr>
          <w:rFonts w:ascii="Calibri" w:eastAsia="Calibri" w:hAnsi="Calibri" w:cs="Calibri"/>
          <w:sz w:val="20"/>
          <w:szCs w:val="20"/>
        </w:rPr>
        <w:t xml:space="preserve">, L. H., Simmons, S. E., &amp; Southall, B. L. (2022). Managing the effects of multiple stressors on wildlife populations in their ecosystems: developing a 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Venier, L. A., Thompson, I. D., Fleming, R., Malcolm, J., Aubin, I., </w:t>
      </w:r>
      <w:proofErr w:type="spellStart"/>
      <w:r>
        <w:rPr>
          <w:rFonts w:ascii="Calibri" w:eastAsia="Calibri" w:hAnsi="Calibri" w:cs="Calibri"/>
          <w:sz w:val="20"/>
          <w:szCs w:val="20"/>
        </w:rPr>
        <w:t>Trofymow</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Langor</w:t>
      </w:r>
      <w:proofErr w:type="spellEnd"/>
      <w:r>
        <w:rPr>
          <w:rFonts w:ascii="Calibri" w:eastAsia="Calibri" w:hAnsi="Calibri" w:cs="Calibri"/>
          <w:sz w:val="20"/>
          <w:szCs w:val="20"/>
        </w:rPr>
        <w:t xml:space="preserve">, D., Sturrock, R., Patry, C., Outerbridge, R. O., Holmes, S. B., Haeussler, S., De </w:t>
      </w:r>
      <w:proofErr w:type="spellStart"/>
      <w:r>
        <w:rPr>
          <w:rFonts w:ascii="Calibri" w:eastAsia="Calibri" w:hAnsi="Calibri" w:cs="Calibri"/>
          <w:sz w:val="20"/>
          <w:szCs w:val="20"/>
        </w:rPr>
        <w:t>Grandpré</w:t>
      </w:r>
      <w:proofErr w:type="spellEnd"/>
      <w:r>
        <w:rPr>
          <w:rFonts w:ascii="Calibri" w:eastAsia="Calibri" w:hAnsi="Calibri" w:cs="Calibri"/>
          <w:sz w:val="20"/>
          <w:szCs w:val="20"/>
        </w:rPr>
        <w:t xml:space="preserve">,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Villette, P., Krebs, C. J., &amp; Jung, T. S. (2016). Evaluating camera traps as an alternative to live trapping for estimating the density of snowshoe hares (Lepus americanus) and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Walpole, A. A., &amp; Bowman, J. (2011). Patch occupancy by squirrels in fragmented deciduous forest: effects of behavior. </w:t>
      </w:r>
      <w:r>
        <w:rPr>
          <w:rFonts w:ascii="Calibri" w:eastAsia="Calibri" w:hAnsi="Calibri" w:cs="Calibri"/>
          <w:i/>
          <w:sz w:val="20"/>
          <w:szCs w:val="20"/>
        </w:rPr>
        <w:t xml:space="preserve">Acta </w:t>
      </w:r>
      <w:proofErr w:type="spellStart"/>
      <w:r>
        <w:rPr>
          <w:rFonts w:ascii="Calibri" w:eastAsia="Calibri" w:hAnsi="Calibri" w:cs="Calibri"/>
          <w:i/>
          <w:sz w:val="20"/>
          <w:szCs w:val="20"/>
        </w:rPr>
        <w:t>Theriologica</w:t>
      </w:r>
      <w:proofErr w:type="spellEnd"/>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Ding, P., Holt, R. D., Holyoak, M., Hu, G., Hughes, A. C., Jiang, L., Laurance, W. F., Liu, J., Pimm, S. L., Robinson, S. K., Russo, S. E., Si, X., </w:t>
      </w:r>
      <w:proofErr w:type="spellStart"/>
      <w:r>
        <w:rPr>
          <w:rFonts w:ascii="Calibri" w:eastAsia="Calibri" w:hAnsi="Calibri" w:cs="Calibri"/>
          <w:sz w:val="20"/>
          <w:szCs w:val="20"/>
        </w:rPr>
        <w:t>Wilcove</w:t>
      </w:r>
      <w:proofErr w:type="spellEnd"/>
      <w:r>
        <w:rPr>
          <w:rFonts w:ascii="Calibri" w:eastAsia="Calibri" w:hAnsi="Calibri" w:cs="Calibri"/>
          <w:sz w:val="20"/>
          <w:szCs w:val="20"/>
        </w:rPr>
        <w:t xml:space="preser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55D0EF3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Wulder</w:t>
      </w:r>
      <w:proofErr w:type="spellEnd"/>
      <w:r>
        <w:rPr>
          <w:rFonts w:ascii="Calibri" w:eastAsia="Calibri" w:hAnsi="Calibri" w:cs="Calibri"/>
          <w:sz w:val="20"/>
          <w:szCs w:val="20"/>
        </w:rPr>
        <w:t xml:space="preserve">,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4B760AF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Zuur, A. F., &amp; </w:t>
      </w:r>
      <w:proofErr w:type="spellStart"/>
      <w:r>
        <w:rPr>
          <w:rFonts w:ascii="Calibri" w:eastAsia="Calibri" w:hAnsi="Calibri" w:cs="Calibri"/>
          <w:sz w:val="20"/>
          <w:szCs w:val="20"/>
        </w:rPr>
        <w:t>Ieno</w:t>
      </w:r>
      <w:proofErr w:type="spellEnd"/>
      <w:r>
        <w:rPr>
          <w:rFonts w:ascii="Calibri" w:eastAsia="Calibri" w:hAnsi="Calibri" w:cs="Calibri"/>
          <w:sz w:val="20"/>
          <w:szCs w:val="20"/>
        </w:rPr>
        <w:t xml:space="preserve">,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p>
    <w:p w14:paraId="0A8F747C" w14:textId="77777777" w:rsidR="00512322" w:rsidRDefault="00000000">
      <w:pPr>
        <w:spacing w:after="240" w:line="312" w:lineRule="auto"/>
        <w:ind w:left="630"/>
        <w:rPr>
          <w:rFonts w:ascii="Calibri" w:eastAsia="Calibri" w:hAnsi="Calibri" w:cs="Calibri"/>
          <w:b/>
        </w:rPr>
      </w:pPr>
      <w:r>
        <w:rPr>
          <w:rFonts w:ascii="Calibri" w:eastAsia="Calibri" w:hAnsi="Calibri" w:cs="Calibri"/>
          <w:sz w:val="20"/>
          <w:szCs w:val="20"/>
        </w:rPr>
        <w:t> </w:t>
      </w:r>
    </w:p>
    <w:p w14:paraId="3C7468DA" w14:textId="77777777" w:rsidR="00512322" w:rsidRDefault="00512322"/>
    <w:p w14:paraId="58E748B0" w14:textId="77777777" w:rsidR="00512322" w:rsidRDefault="00000000">
      <w:pPr>
        <w:spacing w:line="312" w:lineRule="auto"/>
        <w:jc w:val="both"/>
        <w:rPr>
          <w:rFonts w:ascii="Calibri" w:eastAsia="Calibri" w:hAnsi="Calibri" w:cs="Calibri"/>
          <w:b/>
          <w:u w:val="single"/>
        </w:rPr>
      </w:pPr>
      <w:r>
        <w:lastRenderedPageBreak/>
        <w:br w:type="page"/>
      </w:r>
    </w:p>
    <w:p w14:paraId="3BDC6B71" w14:textId="77777777" w:rsidR="00512322" w:rsidRDefault="00000000">
      <w:pPr>
        <w:pStyle w:val="Heading2"/>
        <w:spacing w:line="312" w:lineRule="auto"/>
        <w:jc w:val="both"/>
      </w:pPr>
      <w:bookmarkStart w:id="265" w:name="_4cznrppnwhre" w:colFirst="0" w:colLast="0"/>
      <w:bookmarkEnd w:id="265"/>
      <w:r>
        <w:lastRenderedPageBreak/>
        <w:t>Figures and Tables</w:t>
      </w:r>
    </w:p>
    <w:p w14:paraId="1212B049" w14:textId="076E95AE" w:rsidR="00512322" w:rsidRDefault="00164C6B" w:rsidP="00636173">
      <w:pPr>
        <w:spacing w:before="240" w:after="240"/>
        <w:jc w:val="center"/>
        <w:rPr>
          <w:rFonts w:ascii="Calibri" w:eastAsia="Calibri" w:hAnsi="Calibri" w:cs="Calibri"/>
          <w:b/>
        </w:rPr>
      </w:pPr>
      <w:r>
        <w:rPr>
          <w:noProof/>
        </w:rPr>
        <w:drawing>
          <wp:inline distT="0" distB="0" distL="0" distR="0" wp14:anchorId="512DA6B4" wp14:editId="7BB65851">
            <wp:extent cx="5939790" cy="4450080"/>
            <wp:effectExtent l="0" t="0" r="3810" b="7620"/>
            <wp:docPr id="1144713156" name="Picture 2" descr="A collage of 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3156" name="Picture 2" descr="A collage of a map of a forest&#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4450080"/>
                    </a:xfrm>
                    <a:prstGeom prst="rect">
                      <a:avLst/>
                    </a:prstGeom>
                    <a:noFill/>
                    <a:ln>
                      <a:noFill/>
                    </a:ln>
                  </pic:spPr>
                </pic:pic>
              </a:graphicData>
            </a:graphic>
          </wp:inline>
        </w:drawing>
      </w:r>
      <w:commentRangeStart w:id="266"/>
      <w:commentRangeStart w:id="267"/>
      <w:commentRangeEnd w:id="266"/>
      <w:r w:rsidR="00CF2830">
        <w:rPr>
          <w:rStyle w:val="CommentReference"/>
        </w:rPr>
        <w:commentReference w:id="266"/>
      </w:r>
      <w:commentRangeEnd w:id="267"/>
      <w:r w:rsidR="00847DA0">
        <w:rPr>
          <w:rStyle w:val="CommentReference"/>
        </w:rPr>
        <w:commentReference w:id="267"/>
      </w:r>
    </w:p>
    <w:p w14:paraId="1A8191D8" w14:textId="316C0491" w:rsidR="007424BC" w:rsidRPr="00636173" w:rsidRDefault="00000000" w:rsidP="00636173">
      <w:pPr>
        <w:spacing w:after="240" w:line="312" w:lineRule="auto"/>
        <w:rPr>
          <w:rFonts w:ascii="Calibri" w:eastAsia="Calibri" w:hAnsi="Calibri" w:cs="Calibri"/>
        </w:rPr>
      </w:pPr>
      <w:r>
        <w:rPr>
          <w:rFonts w:ascii="Calibri" w:eastAsia="Calibri" w:hAnsi="Calibri" w:cs="Calibri"/>
        </w:rPr>
        <w:t xml:space="preserve">Figure 1. </w:t>
      </w:r>
      <w:r w:rsidR="00CE3AC8">
        <w:rPr>
          <w:rFonts w:ascii="Calibri" w:eastAsia="Calibri" w:hAnsi="Calibri" w:cs="Calibri"/>
        </w:rPr>
        <w:t>[A] Boreal Plains ecozone within the western boreal forest. [B] T</w:t>
      </w:r>
      <w:r>
        <w:rPr>
          <w:rFonts w:ascii="Calibri" w:eastAsia="Calibri" w:hAnsi="Calibri" w:cs="Calibri"/>
        </w:rPr>
        <w:t xml:space="preserve">en landscapes within the Boreal Plains </w:t>
      </w:r>
      <w:r w:rsidR="00200438">
        <w:rPr>
          <w:rFonts w:ascii="Calibri" w:eastAsia="Calibri" w:hAnsi="Calibri" w:cs="Calibri"/>
        </w:rPr>
        <w:t>selected</w:t>
      </w:r>
      <w:r>
        <w:rPr>
          <w:rFonts w:ascii="Calibri" w:eastAsia="Calibri" w:hAnsi="Calibri" w:cs="Calibri"/>
        </w:rPr>
        <w:t xml:space="preserve"> for sampling</w:t>
      </w:r>
      <w:r w:rsidR="00CE3AC8">
        <w:rPr>
          <w:rFonts w:ascii="Calibri" w:eastAsia="Calibri" w:hAnsi="Calibri" w:cs="Calibri"/>
        </w:rPr>
        <w:t>, r</w:t>
      </w:r>
      <w:r>
        <w:rPr>
          <w:rFonts w:ascii="Calibri" w:eastAsia="Calibri" w:hAnsi="Calibri" w:cs="Calibri"/>
        </w:rPr>
        <w:t xml:space="preserve">epresenting a gradient of anthropogenic land-use and environmental traits. </w:t>
      </w:r>
      <w:r w:rsidR="00CE3AC8">
        <w:rPr>
          <w:rFonts w:ascii="Calibri" w:eastAsia="Calibri" w:hAnsi="Calibri" w:cs="Calibri"/>
        </w:rPr>
        <w:t xml:space="preserve">[C] </w:t>
      </w:r>
      <w:r>
        <w:rPr>
          <w:rFonts w:ascii="Calibri" w:eastAsia="Calibri" w:hAnsi="Calibri" w:cs="Calibri"/>
        </w:rPr>
        <w:t>Camera trap placements within a given landscape followed a constrained stratified design based on vegetation characteristics. Red squirrels were detected year-round in a variety of habitat types</w:t>
      </w:r>
      <w:r w:rsidR="00CE3AC8">
        <w:rPr>
          <w:rFonts w:ascii="Calibri" w:eastAsia="Calibri" w:hAnsi="Calibri" w:cs="Calibri"/>
        </w:rPr>
        <w:t xml:space="preserve">, including [D] broadleaf forest, [E] conifer forest, and [F] mixed-wood forest. </w:t>
      </w:r>
      <w:r w:rsidR="007424BC">
        <w:br w:type="page"/>
      </w:r>
    </w:p>
    <w:p w14:paraId="234175FD" w14:textId="0CFE90D1" w:rsidR="007424BC" w:rsidRDefault="007424BC" w:rsidP="007424BC">
      <w:pPr>
        <w:spacing w:after="240" w:line="312" w:lineRule="auto"/>
        <w:jc w:val="center"/>
      </w:pPr>
      <w:commentRangeStart w:id="268"/>
      <w:r>
        <w:rPr>
          <w:noProof/>
        </w:rPr>
        <w:lastRenderedPageBreak/>
        <w:drawing>
          <wp:inline distT="0" distB="0" distL="0" distR="0" wp14:anchorId="6BDDD618" wp14:editId="156ED385">
            <wp:extent cx="5227607" cy="3345668"/>
            <wp:effectExtent l="0" t="0" r="0" b="7620"/>
            <wp:docPr id="61331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34714" cy="3350217"/>
                    </a:xfrm>
                    <a:prstGeom prst="rect">
                      <a:avLst/>
                    </a:prstGeom>
                    <a:noFill/>
                    <a:ln>
                      <a:noFill/>
                    </a:ln>
                  </pic:spPr>
                </pic:pic>
              </a:graphicData>
            </a:graphic>
          </wp:inline>
        </w:drawing>
      </w:r>
      <w:commentRangeEnd w:id="268"/>
      <w:r w:rsidR="009E6471">
        <w:rPr>
          <w:rStyle w:val="CommentReference"/>
        </w:rPr>
        <w:commentReference w:id="268"/>
      </w:r>
    </w:p>
    <w:p w14:paraId="72019903" w14:textId="7C86BE9A" w:rsidR="00512322" w:rsidRDefault="007424BC">
      <w:pPr>
        <w:spacing w:after="240" w:line="312" w:lineRule="auto"/>
        <w:rPr>
          <w:rFonts w:ascii="Calibri" w:eastAsia="Calibri" w:hAnsi="Calibri" w:cs="Calibri"/>
          <w:i/>
          <w:sz w:val="20"/>
          <w:szCs w:val="20"/>
        </w:rPr>
      </w:pPr>
      <w:r>
        <w:rPr>
          <w:rFonts w:ascii="Calibri" w:eastAsia="Calibri" w:hAnsi="Calibri" w:cs="Calibri"/>
        </w:rPr>
        <w:t xml:space="preserve">Figure 2. Distribution of monthly independent detections of red squirrels for 430 camera trap sites </w:t>
      </w:r>
      <w:r w:rsidR="00200438">
        <w:rPr>
          <w:rFonts w:ascii="Calibri" w:eastAsia="Calibri" w:hAnsi="Calibri" w:cs="Calibri"/>
        </w:rPr>
        <w:t>distributed across 10 arrays</w:t>
      </w:r>
      <w:r>
        <w:rPr>
          <w:rFonts w:ascii="Calibri" w:eastAsia="Calibri" w:hAnsi="Calibri" w:cs="Calibri"/>
        </w:rPr>
        <w:t xml:space="preserve">. Independent detections of squirrels were </w:t>
      </w:r>
      <w:r w:rsidR="00200438">
        <w:rPr>
          <w:rFonts w:ascii="Calibri" w:eastAsia="Calibri" w:hAnsi="Calibri" w:cs="Calibri"/>
        </w:rPr>
        <w:t>defined as detections of red squirrels that were &gt;30 minutes apart at a given camera trap site.</w:t>
      </w:r>
      <w:r w:rsidR="00200438" w:rsidRPr="00200438">
        <w:rPr>
          <w:rFonts w:ascii="Calibri" w:eastAsia="Calibri" w:hAnsi="Calibri" w:cs="Calibri"/>
        </w:rPr>
        <w:t xml:space="preserve"> </w:t>
      </w:r>
      <w:r w:rsidR="00200438">
        <w:rPr>
          <w:rFonts w:ascii="Calibri" w:eastAsia="Calibri" w:hAnsi="Calibri" w:cs="Calibri"/>
        </w:rPr>
        <w:t xml:space="preserve">Our final monthly dataset represented 4918 camera-months of data with a mean monthly detection rate of 0.93 squirrels. </w:t>
      </w:r>
      <w:r>
        <w:br w:type="page"/>
      </w:r>
    </w:p>
    <w:p w14:paraId="425806A5" w14:textId="275E4E13" w:rsidR="00512322" w:rsidRDefault="00F305EA" w:rsidP="00F305EA">
      <w:pPr>
        <w:spacing w:after="240" w:line="312" w:lineRule="auto"/>
        <w:jc w:val="center"/>
        <w:rPr>
          <w:rFonts w:ascii="Calibri" w:eastAsia="Calibri" w:hAnsi="Calibri" w:cs="Calibri"/>
          <w:sz w:val="20"/>
          <w:szCs w:val="20"/>
        </w:rPr>
      </w:pPr>
      <w:commentRangeStart w:id="269"/>
      <w:r>
        <w:rPr>
          <w:noProof/>
        </w:rPr>
        <w:lastRenderedPageBreak/>
        <w:drawing>
          <wp:inline distT="0" distB="0" distL="0" distR="0" wp14:anchorId="7A7DA195" wp14:editId="7AD4FBC0">
            <wp:extent cx="4572000" cy="3200400"/>
            <wp:effectExtent l="0" t="0" r="0" b="0"/>
            <wp:docPr id="2048372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commentRangeEnd w:id="269"/>
      <w:r w:rsidR="009E6471">
        <w:rPr>
          <w:rStyle w:val="CommentReference"/>
        </w:rPr>
        <w:commentReference w:id="269"/>
      </w:r>
    </w:p>
    <w:p w14:paraId="4603B9D7" w14:textId="17F80D63" w:rsidR="00512322" w:rsidRDefault="00000000">
      <w:pPr>
        <w:spacing w:after="240" w:line="312" w:lineRule="auto"/>
        <w:rPr>
          <w:rFonts w:ascii="Calibri" w:eastAsia="Calibri" w:hAnsi="Calibri" w:cs="Calibri"/>
          <w:sz w:val="24"/>
          <w:szCs w:val="24"/>
        </w:rPr>
      </w:pPr>
      <w:r>
        <w:rPr>
          <w:rFonts w:ascii="Calibri" w:eastAsia="Calibri" w:hAnsi="Calibri" w:cs="Calibri"/>
        </w:rPr>
        <w:t xml:space="preserve">Figure </w:t>
      </w:r>
      <w:r w:rsidR="007424BC">
        <w:rPr>
          <w:rFonts w:ascii="Calibri" w:eastAsia="Calibri" w:hAnsi="Calibri" w:cs="Calibri"/>
        </w:rPr>
        <w:t>3</w:t>
      </w:r>
      <w:r>
        <w:rPr>
          <w:rFonts w:ascii="Calibri" w:eastAsia="Calibri" w:hAnsi="Calibri" w:cs="Calibri"/>
        </w:rPr>
        <w:t>. AIC model weight as a function of spatial scale for categories of covariates including the composition of natural features (NATURAL), composition of anthropogenic disturbance (COMP), and landscape configuration (CONFIG). The spatial scale with the highest model weight was identified as the best-fit scale for that category of covariates and used during model fitting to describe the effect of landscape structure on red squirrel abundance in the Boreal Plains.</w:t>
      </w:r>
      <w:r>
        <w:br w:type="page"/>
      </w:r>
    </w:p>
    <w:p w14:paraId="17FD350A" w14:textId="77777777" w:rsidR="00512322" w:rsidRDefault="00000000">
      <w:pPr>
        <w:spacing w:after="200" w:line="312" w:lineRule="auto"/>
        <w:jc w:val="both"/>
        <w:rPr>
          <w:rFonts w:ascii="Calibri" w:eastAsia="Calibri" w:hAnsi="Calibri" w:cs="Calibri"/>
          <w:b/>
        </w:rPr>
      </w:pPr>
      <w:commentRangeStart w:id="270"/>
      <w:r>
        <w:rPr>
          <w:rFonts w:ascii="Calibri" w:eastAsia="Calibri" w:hAnsi="Calibri" w:cs="Calibri"/>
          <w:b/>
          <w:noProof/>
        </w:rPr>
        <w:lastRenderedPageBreak/>
        <w:drawing>
          <wp:inline distT="114300" distB="114300" distL="114300" distR="114300" wp14:anchorId="19D36FF5" wp14:editId="0DDA1192">
            <wp:extent cx="5943014" cy="3630304"/>
            <wp:effectExtent l="0" t="0" r="635" b="825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4807" cy="3631399"/>
                    </a:xfrm>
                    <a:prstGeom prst="rect">
                      <a:avLst/>
                    </a:prstGeom>
                    <a:ln/>
                  </pic:spPr>
                </pic:pic>
              </a:graphicData>
            </a:graphic>
          </wp:inline>
        </w:drawing>
      </w:r>
      <w:commentRangeEnd w:id="270"/>
      <w:r w:rsidR="009E6471">
        <w:rPr>
          <w:rStyle w:val="CommentReference"/>
        </w:rPr>
        <w:commentReference w:id="270"/>
      </w:r>
    </w:p>
    <w:p w14:paraId="67E8827E" w14:textId="22265939" w:rsidR="00512322" w:rsidRDefault="00000000">
      <w:pPr>
        <w:spacing w:after="200" w:line="312" w:lineRule="auto"/>
        <w:jc w:val="both"/>
        <w:rPr>
          <w:rFonts w:ascii="Calibri" w:eastAsia="Calibri" w:hAnsi="Calibri" w:cs="Calibri"/>
        </w:rPr>
      </w:pPr>
      <w:r>
        <w:rPr>
          <w:rFonts w:ascii="Calibri" w:eastAsia="Calibri" w:hAnsi="Calibri" w:cs="Calibri"/>
        </w:rPr>
        <w:t xml:space="preserve">Figure </w:t>
      </w:r>
      <w:r w:rsidR="007424BC">
        <w:rPr>
          <w:rFonts w:ascii="Calibri" w:eastAsia="Calibri" w:hAnsi="Calibri" w:cs="Calibri"/>
        </w:rPr>
        <w:t>4</w:t>
      </w:r>
      <w:r>
        <w:rPr>
          <w:rFonts w:ascii="Calibri" w:eastAsia="Calibri" w:hAnsi="Calibri" w:cs="Calibri"/>
        </w:rPr>
        <w:t>. Odds ratios with 95% confidence intervals for standardized coefficients for [A] the top-ranked model explaining red squirrel detections as a function of edge density and cumulative site disturbance, and [B] the second-ranked model (</w:t>
      </w:r>
      <w:proofErr w:type="spellStart"/>
      <w:r>
        <w:rPr>
          <w:rFonts w:ascii="Calibri" w:eastAsia="Calibri" w:hAnsi="Calibri" w:cs="Calibri"/>
        </w:rPr>
        <w:t>ΔAICc</w:t>
      </w:r>
      <w:proofErr w:type="spellEnd"/>
      <w:r>
        <w:rPr>
          <w:rFonts w:ascii="Calibri" w:eastAsia="Calibri" w:hAnsi="Calibri" w:cs="Calibri"/>
        </w:rPr>
        <w:t xml:space="preserve"> = 2.45,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0.156) explaining red squirrel detections as a function of anthropogenic disturbance type. Both models were fit using mixed-effect negative binomial models.</w:t>
      </w:r>
      <w:r>
        <w:br w:type="page"/>
      </w:r>
    </w:p>
    <w:p w14:paraId="5DE30F03" w14:textId="2D6BDBD5" w:rsidR="00512322" w:rsidRDefault="009F38B4" w:rsidP="00F305EA">
      <w:pPr>
        <w:spacing w:after="200" w:line="312" w:lineRule="auto"/>
        <w:jc w:val="center"/>
        <w:rPr>
          <w:rFonts w:ascii="Calibri" w:eastAsia="Calibri" w:hAnsi="Calibri" w:cs="Calibri"/>
        </w:rPr>
      </w:pPr>
      <w:commentRangeStart w:id="271"/>
      <w:commentRangeStart w:id="272"/>
      <w:commentRangeStart w:id="273"/>
      <w:commentRangeEnd w:id="271"/>
      <w:r>
        <w:rPr>
          <w:rStyle w:val="CommentReference"/>
        </w:rPr>
        <w:lastRenderedPageBreak/>
        <w:commentReference w:id="271"/>
      </w:r>
      <w:commentRangeEnd w:id="272"/>
      <w:r w:rsidR="00697500">
        <w:rPr>
          <w:rStyle w:val="CommentReference"/>
        </w:rPr>
        <w:commentReference w:id="272"/>
      </w:r>
      <w:commentRangeEnd w:id="273"/>
      <w:r w:rsidR="00F305EA">
        <w:rPr>
          <w:rStyle w:val="CommentReference"/>
        </w:rPr>
        <w:commentReference w:id="273"/>
      </w:r>
      <w:r w:rsidR="00F305EA" w:rsidRPr="00F305EA">
        <w:rPr>
          <w:noProof/>
        </w:rPr>
        <w:t xml:space="preserve"> </w:t>
      </w:r>
      <w:commentRangeStart w:id="274"/>
      <w:r w:rsidR="00F305EA">
        <w:rPr>
          <w:noProof/>
        </w:rPr>
        <w:drawing>
          <wp:inline distT="0" distB="0" distL="0" distR="0" wp14:anchorId="47B57970" wp14:editId="4C1C7583">
            <wp:extent cx="5595582" cy="3197390"/>
            <wp:effectExtent l="0" t="0" r="5715" b="3175"/>
            <wp:docPr id="49772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1986" cy="3201049"/>
                    </a:xfrm>
                    <a:prstGeom prst="rect">
                      <a:avLst/>
                    </a:prstGeom>
                    <a:noFill/>
                    <a:ln>
                      <a:noFill/>
                    </a:ln>
                  </pic:spPr>
                </pic:pic>
              </a:graphicData>
            </a:graphic>
          </wp:inline>
        </w:drawing>
      </w:r>
      <w:commentRangeEnd w:id="274"/>
      <w:r w:rsidR="009E6471">
        <w:rPr>
          <w:rStyle w:val="CommentReference"/>
        </w:rPr>
        <w:commentReference w:id="274"/>
      </w:r>
    </w:p>
    <w:p w14:paraId="6AC3CDDD" w14:textId="34399369" w:rsidR="00512322" w:rsidRDefault="00000000">
      <w:pPr>
        <w:spacing w:after="200" w:line="312" w:lineRule="auto"/>
        <w:rPr>
          <w:rFonts w:ascii="Calibri" w:eastAsia="Calibri" w:hAnsi="Calibri" w:cs="Calibri"/>
        </w:rPr>
      </w:pPr>
      <w:r>
        <w:rPr>
          <w:rFonts w:ascii="Calibri" w:eastAsia="Calibri" w:hAnsi="Calibri" w:cs="Calibri"/>
        </w:rPr>
        <w:t xml:space="preserve">Figure </w:t>
      </w:r>
      <w:r w:rsidR="007424BC">
        <w:rPr>
          <w:rFonts w:ascii="Calibri" w:eastAsia="Calibri" w:hAnsi="Calibri" w:cs="Calibri"/>
        </w:rPr>
        <w:t>5</w:t>
      </w:r>
      <w:r>
        <w:rPr>
          <w:rFonts w:ascii="Calibri" w:eastAsia="Calibri" w:hAnsi="Calibri" w:cs="Calibri"/>
        </w:rPr>
        <w:t xml:space="preserve">. Conditional effect of anthropogenic edge density from top model explaining red squirrel detections at high (90% quantile) and low (10% quantile) cumulative site disturbance. Density of lines along the x-axis indicates the frequency of the data value. </w:t>
      </w:r>
    </w:p>
    <w:p w14:paraId="74BD8713" w14:textId="77777777" w:rsidR="00512322" w:rsidRDefault="00000000">
      <w:pPr>
        <w:spacing w:line="312" w:lineRule="auto"/>
        <w:rPr>
          <w:rFonts w:ascii="Calibri" w:eastAsia="Calibri" w:hAnsi="Calibri" w:cs="Calibri"/>
        </w:rPr>
      </w:pPr>
      <w:r>
        <w:br w:type="page"/>
      </w:r>
    </w:p>
    <w:p w14:paraId="25F3E468" w14:textId="49069C90" w:rsidR="00512322" w:rsidRDefault="00000000">
      <w:pPr>
        <w:spacing w:line="312" w:lineRule="auto"/>
        <w:rPr>
          <w:rFonts w:ascii="Calibri" w:eastAsia="Calibri" w:hAnsi="Calibri" w:cs="Calibri"/>
        </w:rPr>
      </w:pPr>
      <w:commentRangeStart w:id="275"/>
      <w:r>
        <w:rPr>
          <w:rFonts w:ascii="Calibri" w:eastAsia="Calibri" w:hAnsi="Calibri" w:cs="Calibri"/>
        </w:rPr>
        <w:lastRenderedPageBreak/>
        <w:t>Table 1. Covariates included to describe the composition of natural habitat, composition of anthropogenic features, and landscape configuration on red squirrel abundance in the Boreal Plains</w:t>
      </w:r>
      <w:r w:rsidR="00F305EA">
        <w:rPr>
          <w:rFonts w:ascii="Calibri" w:eastAsia="Calibri" w:hAnsi="Calibri" w:cs="Calibri"/>
        </w:rPr>
        <w:t>.</w:t>
      </w:r>
      <w:commentRangeEnd w:id="275"/>
      <w:r w:rsidR="009E6471">
        <w:rPr>
          <w:rStyle w:val="CommentReference"/>
        </w:rPr>
        <w:commentReference w:id="275"/>
      </w:r>
    </w:p>
    <w:p w14:paraId="188E310A" w14:textId="77777777" w:rsidR="00512322" w:rsidRDefault="00000000">
      <w:pPr>
        <w:spacing w:line="312" w:lineRule="auto"/>
        <w:jc w:val="both"/>
        <w:rPr>
          <w:rFonts w:ascii="Calibri" w:eastAsia="Calibri" w:hAnsi="Calibri" w:cs="Calibri"/>
          <w:b/>
        </w:rPr>
      </w:pPr>
      <w:r>
        <w:rPr>
          <w:noProof/>
        </w:rPr>
        <w:drawing>
          <wp:inline distT="114300" distB="114300" distL="114300" distR="114300" wp14:anchorId="2856F120" wp14:editId="2A6D2E6B">
            <wp:extent cx="6062907" cy="32280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r="6143"/>
                    <a:stretch>
                      <a:fillRect/>
                    </a:stretch>
                  </pic:blipFill>
                  <pic:spPr>
                    <a:xfrm>
                      <a:off x="0" y="0"/>
                      <a:ext cx="6062907" cy="3228032"/>
                    </a:xfrm>
                    <a:prstGeom prst="rect">
                      <a:avLst/>
                    </a:prstGeom>
                    <a:ln/>
                  </pic:spPr>
                </pic:pic>
              </a:graphicData>
            </a:graphic>
          </wp:inline>
        </w:drawing>
      </w:r>
      <w:r>
        <w:br w:type="page"/>
      </w:r>
    </w:p>
    <w:p w14:paraId="21FC1C82" w14:textId="50E4843C" w:rsidR="00512322" w:rsidRDefault="00000000">
      <w:pPr>
        <w:spacing w:line="312" w:lineRule="auto"/>
        <w:rPr>
          <w:rFonts w:ascii="Calibri" w:eastAsia="Calibri" w:hAnsi="Calibri" w:cs="Calibri"/>
        </w:rPr>
      </w:pPr>
      <w:commentRangeStart w:id="276"/>
      <w:commentRangeStart w:id="277"/>
      <w:commentRangeStart w:id="278"/>
      <w:commentRangeStart w:id="279"/>
      <w:commentRangeStart w:id="280"/>
      <w:r>
        <w:rPr>
          <w:rFonts w:ascii="Calibri" w:eastAsia="Calibri" w:hAnsi="Calibri" w:cs="Calibri"/>
        </w:rPr>
        <w:lastRenderedPageBreak/>
        <w:t>Table 2.</w:t>
      </w:r>
      <w:commentRangeEnd w:id="276"/>
      <w:r w:rsidR="00847DA0">
        <w:rPr>
          <w:rStyle w:val="CommentReference"/>
        </w:rPr>
        <w:commentReference w:id="276"/>
      </w:r>
      <w:r>
        <w:rPr>
          <w:rFonts w:ascii="Calibri" w:eastAsia="Calibri" w:hAnsi="Calibri" w:cs="Calibri"/>
        </w:rPr>
        <w:t xml:space="preserve"> Model selection results from candidate hypotheses describing impact of the composition of natural features, composition of anthropogenic features, and landscape configuration on red squirrel abundance in the Boreal Plains. </w:t>
      </w:r>
      <w:r w:rsidR="001D1A6E">
        <w:rPr>
          <w:rFonts w:ascii="Calibri" w:eastAsia="Calibri" w:hAnsi="Calibri" w:cs="Calibri"/>
        </w:rPr>
        <w:t xml:space="preserve">The top performing model is </w:t>
      </w:r>
      <w:r>
        <w:rPr>
          <w:rFonts w:ascii="Calibri" w:eastAsia="Calibri" w:hAnsi="Calibri" w:cs="Calibri"/>
        </w:rPr>
        <w:t xml:space="preserve">shown in bold. </w:t>
      </w:r>
      <w:commentRangeEnd w:id="277"/>
      <w:r w:rsidR="008B2310">
        <w:rPr>
          <w:rStyle w:val="CommentReference"/>
        </w:rPr>
        <w:commentReference w:id="277"/>
      </w:r>
      <w:commentRangeEnd w:id="278"/>
      <w:r w:rsidR="0027170B">
        <w:rPr>
          <w:rStyle w:val="CommentReference"/>
        </w:rPr>
        <w:commentReference w:id="278"/>
      </w:r>
      <w:commentRangeEnd w:id="279"/>
      <w:r w:rsidR="0027170B">
        <w:rPr>
          <w:rStyle w:val="CommentReference"/>
        </w:rPr>
        <w:commentReference w:id="279"/>
      </w:r>
      <w:commentRangeEnd w:id="280"/>
      <w:r w:rsidR="001D1A6E">
        <w:rPr>
          <w:rStyle w:val="CommentReference"/>
        </w:rPr>
        <w:commentReference w:id="280"/>
      </w:r>
      <w:r w:rsidR="001D1A6E">
        <w:rPr>
          <w:rFonts w:ascii="Calibri" w:eastAsia="Calibri" w:hAnsi="Calibri" w:cs="Calibri"/>
        </w:rPr>
        <w:t xml:space="preserve">The ‘core’ land cover model, which contained only the best-supported natural habitat predictors, is shown in italics. ‘CORE’ </w:t>
      </w:r>
    </w:p>
    <w:p w14:paraId="5FDE72D4" w14:textId="61785135" w:rsidR="00512322" w:rsidRDefault="001D1A6E" w:rsidP="00636173">
      <w:pPr>
        <w:spacing w:line="312" w:lineRule="auto"/>
        <w:jc w:val="center"/>
        <w:rPr>
          <w:rFonts w:ascii="Calibri" w:eastAsia="Calibri" w:hAnsi="Calibri" w:cs="Calibri"/>
          <w:b/>
        </w:rPr>
      </w:pPr>
      <w:r w:rsidRPr="001D1A6E">
        <w:rPr>
          <w:noProof/>
        </w:rPr>
        <w:drawing>
          <wp:inline distT="0" distB="0" distL="0" distR="0" wp14:anchorId="130F5F88" wp14:editId="4FAA56F2">
            <wp:extent cx="5943600" cy="6014085"/>
            <wp:effectExtent l="0" t="0" r="0" b="5715"/>
            <wp:docPr id="1056548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014085"/>
                    </a:xfrm>
                    <a:prstGeom prst="rect">
                      <a:avLst/>
                    </a:prstGeom>
                    <a:noFill/>
                    <a:ln>
                      <a:noFill/>
                    </a:ln>
                  </pic:spPr>
                </pic:pic>
              </a:graphicData>
            </a:graphic>
          </wp:inline>
        </w:drawing>
      </w:r>
      <w:r>
        <w:br w:type="page"/>
      </w:r>
    </w:p>
    <w:p w14:paraId="73E8136B" w14:textId="77777777" w:rsidR="00512322" w:rsidRDefault="00000000">
      <w:pPr>
        <w:jc w:val="both"/>
        <w:rPr>
          <w:rFonts w:ascii="Calibri" w:eastAsia="Calibri" w:hAnsi="Calibri" w:cs="Calibri"/>
        </w:rPr>
      </w:pPr>
      <w:commentRangeStart w:id="281"/>
      <w:r>
        <w:rPr>
          <w:rFonts w:ascii="Calibri" w:eastAsia="Calibri" w:hAnsi="Calibri" w:cs="Calibri"/>
        </w:rPr>
        <w:lastRenderedPageBreak/>
        <w:t xml:space="preserve">Table 3. Coefficient estimates for the top-performing model explaining red squirrel detections as a function of natural landscape composition, edge density, and cumulative site disturbance. Models were fit using mixed-effect negative binomial models. </w:t>
      </w:r>
      <w:commentRangeEnd w:id="281"/>
      <w:r w:rsidR="009E6471">
        <w:rPr>
          <w:rStyle w:val="CommentReference"/>
        </w:rPr>
        <w:commentReference w:id="281"/>
      </w:r>
    </w:p>
    <w:p w14:paraId="293DD8FF" w14:textId="77777777" w:rsidR="00512322" w:rsidRDefault="00000000">
      <w:pPr>
        <w:jc w:val="both"/>
        <w:rPr>
          <w:rFonts w:ascii="Calibri" w:eastAsia="Calibri" w:hAnsi="Calibri" w:cs="Calibri"/>
        </w:rPr>
      </w:pPr>
      <w:r>
        <w:rPr>
          <w:noProof/>
        </w:rPr>
        <w:drawing>
          <wp:inline distT="0" distB="0" distL="0" distR="0" wp14:anchorId="73B844F9" wp14:editId="7F3AF512">
            <wp:extent cx="3962300" cy="26120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962300" cy="2612064"/>
                    </a:xfrm>
                    <a:prstGeom prst="rect">
                      <a:avLst/>
                    </a:prstGeom>
                    <a:ln/>
                  </pic:spPr>
                </pic:pic>
              </a:graphicData>
            </a:graphic>
          </wp:inline>
        </w:drawing>
      </w:r>
    </w:p>
    <w:p w14:paraId="44BA827B" w14:textId="77777777" w:rsidR="00512322" w:rsidRDefault="00512322">
      <w:pPr>
        <w:spacing w:before="240" w:after="240"/>
        <w:ind w:right="600"/>
        <w:rPr>
          <w:rFonts w:ascii="Calibri" w:eastAsia="Calibri" w:hAnsi="Calibri" w:cs="Calibri"/>
        </w:rPr>
      </w:pPr>
    </w:p>
    <w:p w14:paraId="422C8C57" w14:textId="77777777" w:rsidR="00512322" w:rsidRDefault="00512322">
      <w:pPr>
        <w:pBdr>
          <w:top w:val="nil"/>
          <w:left w:val="nil"/>
          <w:bottom w:val="nil"/>
          <w:right w:val="nil"/>
          <w:between w:val="nil"/>
        </w:pBdr>
      </w:pPr>
    </w:p>
    <w:sectPr w:rsidR="00512322" w:rsidSect="007028A3">
      <w:headerReference w:type="default" r:id="rId19"/>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ssa Dyck" w:date="2025-05-01T18:41:00Z" w:initials="MOU">
    <w:p w14:paraId="5F769A06" w14:textId="77777777" w:rsidR="00847DA0" w:rsidRDefault="00847DA0" w:rsidP="00847DA0">
      <w:r>
        <w:rPr>
          <w:rStyle w:val="CommentReference"/>
        </w:rPr>
        <w:annotationRef/>
      </w:r>
      <w:r>
        <w:rPr>
          <w:sz w:val="20"/>
          <w:szCs w:val="20"/>
        </w:rPr>
        <w:t>What is the target journal?</w:t>
      </w:r>
    </w:p>
  </w:comment>
  <w:comment w:id="2" w:author="Marissa Dyck" w:date="2025-05-01T19:22:00Z" w:initials="MOU">
    <w:p w14:paraId="34A87F1A" w14:textId="77777777" w:rsidR="00847DA0" w:rsidRDefault="00847DA0" w:rsidP="00847DA0">
      <w:r>
        <w:rPr>
          <w:rStyle w:val="CommentReference"/>
        </w:rPr>
        <w:annotationRef/>
      </w:r>
      <w:r>
        <w:rPr>
          <w:sz w:val="20"/>
          <w:szCs w:val="20"/>
        </w:rPr>
        <w:t>I believe you can also do multiple corresponding authors depending on the journal, if you want</w:t>
      </w:r>
    </w:p>
  </w:comment>
  <w:comment w:id="4" w:author="Marissa Dyck" w:date="2025-05-01T09:59:00Z" w:initials="MOU">
    <w:p w14:paraId="75634D03" w14:textId="6A2076B9" w:rsidR="00355D8D" w:rsidRDefault="00355D8D" w:rsidP="00355D8D">
      <w:r>
        <w:rPr>
          <w:rStyle w:val="CommentReference"/>
        </w:rPr>
        <w:annotationRef/>
      </w:r>
      <w:r>
        <w:rPr>
          <w:sz w:val="20"/>
          <w:szCs w:val="20"/>
        </w:rPr>
        <w:t>Since this is in your title and thus will be picked up by a search engine you can use this space for another key word that will increase visibility of your work</w:t>
      </w:r>
    </w:p>
  </w:comment>
  <w:comment w:id="5" w:author="Marissa Dyck" w:date="2025-05-01T19:23:00Z" w:initials="MOU">
    <w:p w14:paraId="5A49975E" w14:textId="77777777" w:rsidR="00847DA0" w:rsidRDefault="00847DA0" w:rsidP="00847DA0">
      <w:r>
        <w:rPr>
          <w:rStyle w:val="CommentReference"/>
        </w:rPr>
        <w:annotationRef/>
      </w:r>
      <w:r>
        <w:rPr>
          <w:sz w:val="20"/>
          <w:szCs w:val="20"/>
        </w:rPr>
        <w:t>You definitely want the species here since it isn’t in the title</w:t>
      </w:r>
    </w:p>
  </w:comment>
  <w:comment w:id="6" w:author="Emerald Arthurs" w:date="2025-05-02T09:50:00Z" w:initials="EA">
    <w:p w14:paraId="55165F27" w14:textId="77777777" w:rsidR="00DD3158" w:rsidRDefault="00DD3158" w:rsidP="00DD3158">
      <w:pPr>
        <w:pStyle w:val="CommentText"/>
      </w:pPr>
      <w:r>
        <w:rPr>
          <w:rStyle w:val="CommentReference"/>
        </w:rPr>
        <w:annotationRef/>
      </w:r>
      <w:r>
        <w:t>Added species and removed ‘edge effects’. Do we also want the latin name?</w:t>
      </w:r>
    </w:p>
  </w:comment>
  <w:comment w:id="11" w:author="Barnas, Andrew" w:date="2025-04-25T15:42:00Z" w:initials="BA">
    <w:p w14:paraId="39648987" w14:textId="226DA013" w:rsidR="002222DF" w:rsidRDefault="002222DF">
      <w:pPr>
        <w:pStyle w:val="CommentText"/>
      </w:pPr>
      <w:r>
        <w:rPr>
          <w:rStyle w:val="CommentReference"/>
        </w:rPr>
        <w:annotationRef/>
      </w:r>
      <w:r>
        <w:t>Because I am trying to be picky. All natural processes have been eclipse seems to be a bit of a stretch. Certainly the driver of change in anthro disturbance, but natural processes are still operating on the landscape.</w:t>
      </w:r>
    </w:p>
  </w:comment>
  <w:comment w:id="12" w:author="Aidan Brushett" w:date="2025-04-28T19:22:00Z" w:initials="AB">
    <w:p w14:paraId="18F7809F" w14:textId="77777777" w:rsidR="0009054F" w:rsidRDefault="0009054F" w:rsidP="0009054F">
      <w:pPr>
        <w:pStyle w:val="CommentText"/>
      </w:pPr>
      <w:r>
        <w:rPr>
          <w:rStyle w:val="CommentReference"/>
        </w:rPr>
        <w:annotationRef/>
      </w:r>
      <w:r>
        <w:t>Clarified</w:t>
      </w:r>
    </w:p>
  </w:comment>
  <w:comment w:id="13" w:author="Barnas, Andrew" w:date="2025-04-25T15:44:00Z" w:initials="BA">
    <w:p w14:paraId="6AD1B70C" w14:textId="2B95283D" w:rsidR="002222DF" w:rsidRDefault="002222DF">
      <w:pPr>
        <w:pStyle w:val="CommentText"/>
      </w:pPr>
      <w:r>
        <w:rPr>
          <w:rStyle w:val="CommentReference"/>
        </w:rPr>
        <w:annotationRef/>
      </w:r>
      <w:r>
        <w:t xml:space="preserve">Because you lead into the next paragraph on novel landscapes, this sentence might benefit from a bit more fleshing out. Lay out how yeah there is more edge habitat, but then tell us about the mechanisms of seral vegetation invasion and movement corridors that make this landscape novel. </w:t>
      </w:r>
    </w:p>
  </w:comment>
  <w:comment w:id="14" w:author="Emerald Arthurs" w:date="2025-04-29T13:24:00Z" w:initials="EA">
    <w:p w14:paraId="4DC9DB80" w14:textId="77777777" w:rsidR="00A47891" w:rsidRDefault="00A47891" w:rsidP="00A47891">
      <w:pPr>
        <w:pStyle w:val="CommentText"/>
      </w:pPr>
      <w:r>
        <w:rPr>
          <w:rStyle w:val="CommentReference"/>
        </w:rPr>
        <w:annotationRef/>
      </w:r>
      <w:r>
        <w:t>Added another sentence with more context. Not sure if we want/need to get into this more than that.</w:t>
      </w:r>
    </w:p>
  </w:comment>
  <w:comment w:id="15" w:author="Emerald Arthurs" w:date="2025-04-29T14:05:00Z" w:initials="EA">
    <w:p w14:paraId="6CDE0666" w14:textId="77777777" w:rsidR="00064630" w:rsidRDefault="00064630" w:rsidP="00064630">
      <w:pPr>
        <w:pStyle w:val="CommentText"/>
      </w:pPr>
      <w:r>
        <w:rPr>
          <w:rStyle w:val="CommentReference"/>
        </w:rPr>
        <w:annotationRef/>
      </w:r>
      <w:r>
        <w:t xml:space="preserve">Do we want some citations about WTD invasion and predators using seismic lines for movement? </w:t>
      </w:r>
    </w:p>
  </w:comment>
  <w:comment w:id="16" w:author="Aidan Brushett" w:date="2025-04-30T10:32:00Z" w:initials="AB">
    <w:p w14:paraId="21D1BAB1" w14:textId="77777777" w:rsidR="00873DBB" w:rsidRDefault="00873DBB" w:rsidP="00873DBB">
      <w:pPr>
        <w:pStyle w:val="CommentText"/>
      </w:pPr>
      <w:r>
        <w:rPr>
          <w:rStyle w:val="CommentReference"/>
        </w:rPr>
        <w:annotationRef/>
      </w:r>
      <w:r>
        <w:t>Cleaned up this sentence</w:t>
      </w:r>
    </w:p>
  </w:comment>
  <w:comment w:id="18" w:author="Marissa Dyck" w:date="2025-05-01T10:05:00Z" w:initials="MOU">
    <w:p w14:paraId="6CA437F2" w14:textId="77777777" w:rsidR="00355D8D" w:rsidRDefault="00355D8D" w:rsidP="00355D8D">
      <w:r>
        <w:rPr>
          <w:rStyle w:val="CommentReference"/>
        </w:rPr>
        <w:annotationRef/>
      </w:r>
      <w:r>
        <w:rPr>
          <w:sz w:val="20"/>
          <w:szCs w:val="20"/>
        </w:rPr>
        <w:t>Also just being picky but what do you mean by levels? Given my familiarity I’m interpreting as intensity of industrial development but that might not be clear for other readers</w:t>
      </w:r>
    </w:p>
  </w:comment>
  <w:comment w:id="19" w:author="Emerald Arthurs" w:date="2025-05-02T09:51:00Z" w:initials="EA">
    <w:p w14:paraId="6DBC1B0D" w14:textId="77777777" w:rsidR="00DD3158" w:rsidRDefault="00DD3158" w:rsidP="00DD3158">
      <w:pPr>
        <w:pStyle w:val="CommentText"/>
      </w:pPr>
      <w:r>
        <w:rPr>
          <w:rStyle w:val="CommentReference"/>
        </w:rPr>
        <w:annotationRef/>
      </w:r>
      <w:r>
        <w:t>Changed to ‘varying intensities’</w:t>
      </w:r>
    </w:p>
  </w:comment>
  <w:comment w:id="22" w:author="Marissa Dyck" w:date="2025-05-01T10:14:00Z" w:initials="MOU">
    <w:p w14:paraId="13D74D8E" w14:textId="23EA23A5" w:rsidR="00847DA0" w:rsidRDefault="00847DA0" w:rsidP="00847DA0">
      <w:r>
        <w:rPr>
          <w:rStyle w:val="CommentReference"/>
        </w:rPr>
        <w:annotationRef/>
      </w:r>
      <w:r>
        <w:rPr>
          <w:sz w:val="20"/>
          <w:szCs w:val="20"/>
        </w:rPr>
        <w:t>Being nitpick again but I’d still suggest intensity as a more clear term throughout</w:t>
      </w:r>
    </w:p>
  </w:comment>
  <w:comment w:id="23" w:author="Emerald Arthurs" w:date="2025-05-02T09:51:00Z" w:initials="EA">
    <w:p w14:paraId="630D2401" w14:textId="77777777" w:rsidR="00DD3158" w:rsidRDefault="00DD3158" w:rsidP="00DD3158">
      <w:pPr>
        <w:pStyle w:val="CommentText"/>
      </w:pPr>
      <w:r>
        <w:rPr>
          <w:rStyle w:val="CommentReference"/>
        </w:rPr>
        <w:annotationRef/>
      </w:r>
      <w:r>
        <w:t>clarified</w:t>
      </w:r>
    </w:p>
  </w:comment>
  <w:comment w:id="26" w:author="Barnas, Andrew" w:date="2025-04-25T15:50:00Z" w:initials="BA">
    <w:p w14:paraId="5B3181B6" w14:textId="5CD9E695" w:rsidR="002222DF" w:rsidRDefault="002222DF">
      <w:pPr>
        <w:pStyle w:val="CommentText"/>
      </w:pPr>
      <w:r>
        <w:rPr>
          <w:rStyle w:val="CommentReference"/>
        </w:rPr>
        <w:annotationRef/>
      </w:r>
      <w:r>
        <w:t>so…. herbivores? LOL</w:t>
      </w:r>
      <w:r w:rsidR="00490D97">
        <w:br/>
      </w:r>
      <w:r w:rsidR="00490D97">
        <w:br/>
      </w:r>
      <w:r w:rsidR="00490D97" w:rsidRPr="00490D97">
        <w:t>https://www.youtube.com/watch?v=SMIW2tBpnDI</w:t>
      </w:r>
    </w:p>
  </w:comment>
  <w:comment w:id="27" w:author="Aidan Brushett" w:date="2025-04-28T19:04:00Z" w:initials="AB">
    <w:p w14:paraId="62AB660F" w14:textId="77777777" w:rsidR="00D00821" w:rsidRDefault="004C0FBE" w:rsidP="00D00821">
      <w:pPr>
        <w:pStyle w:val="CommentText"/>
      </w:pPr>
      <w:r>
        <w:rPr>
          <w:rStyle w:val="CommentReference"/>
        </w:rPr>
        <w:annotationRef/>
      </w:r>
      <w:r w:rsidR="00D00821">
        <w:t>This is a relatively common way of referring to squirrels and other granivorous spp., I think it could stay in since their ecology is pretty different from a lot of other more conventional herbivores. Beef milk != milk</w:t>
      </w:r>
    </w:p>
  </w:comment>
  <w:comment w:id="28" w:author="Marissa Dyck" w:date="2025-05-01T10:12:00Z" w:initials="MOU">
    <w:p w14:paraId="265FFE3D" w14:textId="77777777" w:rsidR="00847DA0" w:rsidRDefault="00847DA0" w:rsidP="00847DA0">
      <w:r>
        <w:rPr>
          <w:rStyle w:val="CommentReference"/>
        </w:rPr>
        <w:annotationRef/>
      </w:r>
      <w:r>
        <w:rPr>
          <w:sz w:val="20"/>
          <w:szCs w:val="20"/>
        </w:rPr>
        <w:t>As a compromise  I might suggest: granivores (seed predators) I’m usually against unnecessary jargon but granivores is pretty well-known term</w:t>
      </w:r>
    </w:p>
  </w:comment>
  <w:comment w:id="29" w:author="Emerald Arthurs" w:date="2025-05-02T09:52:00Z" w:initials="EA">
    <w:p w14:paraId="6F4A6DD0" w14:textId="77777777" w:rsidR="00DD3158" w:rsidRDefault="00DD3158" w:rsidP="00DD3158">
      <w:pPr>
        <w:pStyle w:val="CommentText"/>
      </w:pPr>
      <w:r>
        <w:rPr>
          <w:rStyle w:val="CommentReference"/>
        </w:rPr>
        <w:annotationRef/>
      </w:r>
      <w:r>
        <w:t>Cool!</w:t>
      </w:r>
    </w:p>
  </w:comment>
  <w:comment w:id="34" w:author="Marissa Dyck" w:date="2025-05-01T10:17:00Z" w:initials="MOU">
    <w:p w14:paraId="70EA69B0" w14:textId="34992E36" w:rsidR="00847DA0" w:rsidRDefault="00847DA0" w:rsidP="00847DA0">
      <w:r>
        <w:rPr>
          <w:rStyle w:val="CommentReference"/>
        </w:rPr>
        <w:annotationRef/>
      </w:r>
      <w:r>
        <w:rPr>
          <w:sz w:val="20"/>
          <w:szCs w:val="20"/>
        </w:rPr>
        <w:t>I’m not sure including a citation in this manner is super conventional and also I think it’s a bit unclear what the ‘but’ refes to. If you’re providing an example where it hasn’t been explored in the context of agricultural matrices, I’d just state that in another or compound sentence and ref this separately form the others</w:t>
      </w:r>
    </w:p>
  </w:comment>
  <w:comment w:id="35" w:author="Emerald Arthurs" w:date="2025-05-02T09:53:00Z" w:initials="EA">
    <w:p w14:paraId="47A9F4B1" w14:textId="77777777" w:rsidR="00DD3158" w:rsidRDefault="00DD3158" w:rsidP="00DD3158">
      <w:pPr>
        <w:pStyle w:val="CommentText"/>
      </w:pPr>
      <w:r>
        <w:rPr>
          <w:rStyle w:val="CommentReference"/>
        </w:rPr>
        <w:annotationRef/>
      </w:r>
      <w:r>
        <w:t xml:space="preserve">Changed. </w:t>
      </w:r>
    </w:p>
  </w:comment>
  <w:comment w:id="41" w:author="Marissa Dyck" w:date="2025-05-01T10:18:00Z" w:initials="MOU">
    <w:p w14:paraId="009AA785" w14:textId="38F047BC" w:rsidR="00847DA0" w:rsidRDefault="00847DA0" w:rsidP="00847DA0">
      <w:r>
        <w:rPr>
          <w:rStyle w:val="CommentReference"/>
        </w:rPr>
        <w:annotationRef/>
      </w:r>
      <w:r>
        <w:rPr>
          <w:sz w:val="20"/>
          <w:szCs w:val="20"/>
        </w:rPr>
        <w:t>This is one of those cases I’d say avoid jargon</w:t>
      </w:r>
    </w:p>
  </w:comment>
  <w:comment w:id="42" w:author="Emerald Arthurs" w:date="2025-05-02T09:56:00Z" w:initials="EA">
    <w:p w14:paraId="13FCFD1D" w14:textId="77777777" w:rsidR="00DD3158" w:rsidRDefault="00DD3158" w:rsidP="00DD3158">
      <w:pPr>
        <w:pStyle w:val="CommentText"/>
      </w:pPr>
      <w:r>
        <w:rPr>
          <w:rStyle w:val="CommentReference"/>
        </w:rPr>
        <w:annotationRef/>
      </w:r>
      <w:r>
        <w:t xml:space="preserve">Changed/removed. Using ‘strictly speaking’ instead did not sound right to me. </w:t>
      </w:r>
    </w:p>
  </w:comment>
  <w:comment w:id="48" w:author="Barnas, Andrew" w:date="2025-04-25T15:54:00Z" w:initials="BA">
    <w:p w14:paraId="070B5143" w14:textId="5541A08E" w:rsidR="002A405E" w:rsidRDefault="002A405E">
      <w:pPr>
        <w:pStyle w:val="CommentText"/>
      </w:pPr>
      <w:r>
        <w:rPr>
          <w:rStyle w:val="CommentReference"/>
        </w:rPr>
        <w:annotationRef/>
      </w:r>
      <w:r>
        <w:t>negatively? Positively? Give a directionality to your hypothesis.</w:t>
      </w:r>
    </w:p>
  </w:comment>
  <w:comment w:id="49" w:author="Aidan Brushett" w:date="2025-04-28T19:05:00Z" w:initials="AB">
    <w:p w14:paraId="6831F7A0" w14:textId="77777777" w:rsidR="004C0FBE" w:rsidRDefault="004C0FBE" w:rsidP="004C0FBE">
      <w:pPr>
        <w:pStyle w:val="CommentText"/>
      </w:pPr>
      <w:r>
        <w:rPr>
          <w:rStyle w:val="CommentReference"/>
        </w:rPr>
        <w:annotationRef/>
      </w:r>
      <w:r>
        <w:t>Added</w:t>
      </w:r>
    </w:p>
  </w:comment>
  <w:comment w:id="46" w:author="Emerald Arthurs" w:date="2025-04-29T13:25:00Z" w:initials="EA">
    <w:p w14:paraId="53849583" w14:textId="77777777" w:rsidR="00A47891" w:rsidRDefault="00A47891" w:rsidP="00A47891">
      <w:pPr>
        <w:pStyle w:val="CommentText"/>
      </w:pPr>
      <w:r>
        <w:rPr>
          <w:rStyle w:val="CommentReference"/>
        </w:rPr>
        <w:annotationRef/>
      </w:r>
      <w:r>
        <w:t>We mention other hypotheses in the methods section, do we want these to be more cohesive?</w:t>
      </w:r>
    </w:p>
  </w:comment>
  <w:comment w:id="47" w:author="Aidan Brushett" w:date="2025-04-30T09:48:00Z" w:initials="AB">
    <w:p w14:paraId="5F178C8A" w14:textId="77777777" w:rsidR="00200438" w:rsidRDefault="00200438" w:rsidP="00200438">
      <w:pPr>
        <w:pStyle w:val="CommentText"/>
      </w:pPr>
      <w:r>
        <w:rPr>
          <w:rStyle w:val="CommentReference"/>
        </w:rPr>
        <w:annotationRef/>
      </w:r>
      <w:r>
        <w:t xml:space="preserve">These two points cover comp, config, and context dependent config </w:t>
      </w:r>
    </w:p>
  </w:comment>
  <w:comment w:id="60" w:author="Marissa Dyck" w:date="2025-05-01T10:22:00Z" w:initials="MOU">
    <w:p w14:paraId="70DA397F" w14:textId="77777777" w:rsidR="00847DA0" w:rsidRDefault="00847DA0" w:rsidP="00847DA0">
      <w:r>
        <w:rPr>
          <w:rStyle w:val="CommentReference"/>
        </w:rPr>
        <w:annotationRef/>
      </w:r>
      <w:r>
        <w:rPr>
          <w:sz w:val="20"/>
          <w:szCs w:val="20"/>
        </w:rPr>
        <w:t>I’d suggest a succinct justification for your hypotheses immediately following that nicely ties up the background you’ve provided for the reader, hold their hand and make the connections clear for them</w:t>
      </w:r>
    </w:p>
  </w:comment>
  <w:comment w:id="61" w:author="Emerald Arthurs" w:date="2025-05-02T10:03:00Z" w:initials="EA">
    <w:p w14:paraId="55DF65C3" w14:textId="77777777" w:rsidR="00781279" w:rsidRDefault="00781279" w:rsidP="00781279">
      <w:pPr>
        <w:pStyle w:val="CommentText"/>
      </w:pPr>
      <w:r>
        <w:rPr>
          <w:rStyle w:val="CommentReference"/>
        </w:rPr>
        <w:annotationRef/>
      </w:r>
      <w:r>
        <w:t xml:space="preserve">Added. This was reworded from our class intros. </w:t>
      </w:r>
    </w:p>
  </w:comment>
  <w:comment w:id="62" w:author="Marissa Dyck" w:date="2025-05-01T10:24:00Z" w:initials="MOU">
    <w:p w14:paraId="5309B480" w14:textId="1105DBD8" w:rsidR="00847DA0" w:rsidRDefault="00847DA0" w:rsidP="00847DA0">
      <w:r>
        <w:rPr>
          <w:rStyle w:val="CommentReference"/>
        </w:rPr>
        <w:annotationRef/>
      </w:r>
      <w:r>
        <w:rPr>
          <w:sz w:val="20"/>
          <w:szCs w:val="20"/>
        </w:rPr>
        <w:t>Re, earlier comment you could also add justification here. You’ve nicely added some info and context but still don’t fully provide clear rationale for your hypotheses</w:t>
      </w:r>
    </w:p>
  </w:comment>
  <w:comment w:id="63" w:author="Emerald Arthurs" w:date="2025-05-02T10:04:00Z" w:initials="EA">
    <w:p w14:paraId="182E8B2F" w14:textId="77777777" w:rsidR="00781279" w:rsidRDefault="00781279" w:rsidP="00781279">
      <w:pPr>
        <w:pStyle w:val="CommentText"/>
      </w:pPr>
      <w:r>
        <w:rPr>
          <w:rStyle w:val="CommentReference"/>
        </w:rPr>
        <w:annotationRef/>
      </w:r>
      <w:r>
        <w:t xml:space="preserve">Adding in the same justification here might be a bit repetitive. I think its ok to leave as is - we now have a sentence earlier in the paragraph that justifies this. </w:t>
      </w:r>
    </w:p>
  </w:comment>
  <w:comment w:id="66" w:author="Barnas, Andrew" w:date="2025-04-28T09:42:00Z" w:initials="BA">
    <w:p w14:paraId="485BF984" w14:textId="792378FD" w:rsidR="00CF2830" w:rsidRDefault="00CF2830">
      <w:pPr>
        <w:pStyle w:val="CommentText"/>
      </w:pPr>
      <w:r>
        <w:rPr>
          <w:rStyle w:val="CommentReference"/>
        </w:rPr>
        <w:annotationRef/>
      </w:r>
      <w:r>
        <w:t xml:space="preserve">Should mention this is Alberta Canada. Help reference readers who don’t know where this is. </w:t>
      </w:r>
    </w:p>
  </w:comment>
  <w:comment w:id="67" w:author="Aidan Brushett" w:date="2025-04-28T19:05:00Z" w:initials="AB">
    <w:p w14:paraId="2657F386" w14:textId="77777777" w:rsidR="004C0FBE" w:rsidRDefault="004C0FBE" w:rsidP="004C0FBE">
      <w:pPr>
        <w:pStyle w:val="CommentText"/>
      </w:pPr>
      <w:r>
        <w:rPr>
          <w:rStyle w:val="CommentReference"/>
        </w:rPr>
        <w:annotationRef/>
      </w:r>
      <w:r>
        <w:t>Added</w:t>
      </w:r>
    </w:p>
  </w:comment>
  <w:comment w:id="74" w:author="Marissa Dyck" w:date="2025-05-01T10:27:00Z" w:initials="MOU">
    <w:p w14:paraId="3BDDB9EF" w14:textId="77777777" w:rsidR="00847DA0" w:rsidRDefault="00847DA0" w:rsidP="00847DA0">
      <w:r>
        <w:rPr>
          <w:rStyle w:val="CommentReference"/>
        </w:rPr>
        <w:annotationRef/>
      </w:r>
      <w:r>
        <w:rPr>
          <w:sz w:val="20"/>
          <w:szCs w:val="20"/>
        </w:rPr>
        <w:t>Should ref the BADR doc e.g. Bayne, Erin, Jacqueline Dennett, Jenet Dooley, Monica Kohler, Jeff Ball, Mark Bidwell, Andrew Braid</w:t>
      </w:r>
      <w:r>
        <w:rPr>
          <w:i/>
          <w:iCs/>
          <w:sz w:val="20"/>
          <w:szCs w:val="20"/>
        </w:rPr>
        <w:t>, et al.</w:t>
      </w:r>
      <w:r>
        <w:rPr>
          <w:sz w:val="20"/>
          <w:szCs w:val="20"/>
        </w:rPr>
        <w:t xml:space="preserve"> </w:t>
      </w:r>
      <w:r>
        <w:rPr>
          <w:i/>
          <w:iCs/>
          <w:sz w:val="20"/>
          <w:szCs w:val="20"/>
        </w:rPr>
        <w:t xml:space="preserve">A before-after Dose-Response (Badr) Terrestrial Biological Monitoring Framework for the Oil Sands. </w:t>
      </w:r>
      <w:r>
        <w:rPr>
          <w:sz w:val="20"/>
          <w:szCs w:val="20"/>
        </w:rPr>
        <w:t>(2021 2021). https://open.alberta.ca/publications/9781460151341.</w:t>
      </w:r>
    </w:p>
    <w:p w14:paraId="4432C8BC" w14:textId="77777777" w:rsidR="00847DA0" w:rsidRDefault="00847DA0" w:rsidP="00847DA0"/>
    <w:p w14:paraId="3CEE2EE3" w14:textId="77777777" w:rsidR="00847DA0" w:rsidRDefault="00847DA0" w:rsidP="00847DA0">
      <w:r>
        <w:rPr>
          <w:sz w:val="20"/>
          <w:szCs w:val="20"/>
        </w:rPr>
        <w:t xml:space="preserve">Somewhere in methods </w:t>
      </w:r>
    </w:p>
  </w:comment>
  <w:comment w:id="75" w:author="Emerald Arthurs" w:date="2025-05-02T10:06:00Z" w:initials="EA">
    <w:p w14:paraId="3ACEA856" w14:textId="77777777" w:rsidR="00781279" w:rsidRDefault="00781279" w:rsidP="00781279">
      <w:pPr>
        <w:pStyle w:val="CommentText"/>
      </w:pPr>
      <w:r>
        <w:rPr>
          <w:rStyle w:val="CommentReference"/>
        </w:rPr>
        <w:annotationRef/>
      </w:r>
      <w:r>
        <w:t xml:space="preserve">Added to this sentence to explain how landscapes were chosen. I have not read that paper thoroughly so Aidan can you make sure this is correct? </w:t>
      </w:r>
    </w:p>
  </w:comment>
  <w:comment w:id="77" w:author="Barnas, Andrew" w:date="2025-04-28T09:52:00Z" w:initials="BA">
    <w:p w14:paraId="67419EF3" w14:textId="100B60F5" w:rsidR="00CF2830" w:rsidRDefault="00CF2830">
      <w:pPr>
        <w:pStyle w:val="CommentText"/>
      </w:pPr>
      <w:r>
        <w:rPr>
          <w:rStyle w:val="CommentReference"/>
        </w:rPr>
        <w:annotationRef/>
      </w:r>
      <w:r>
        <w:t>evidenced by?</w:t>
      </w:r>
    </w:p>
  </w:comment>
  <w:comment w:id="78" w:author="Aidan Brushett" w:date="2025-04-28T19:07:00Z" w:initials="AB">
    <w:p w14:paraId="6DF9F281" w14:textId="77777777" w:rsidR="00D00821" w:rsidRDefault="00D00821" w:rsidP="00D00821">
      <w:pPr>
        <w:pStyle w:val="CommentText"/>
      </w:pPr>
      <w:r>
        <w:rPr>
          <w:rStyle w:val="CommentReference"/>
        </w:rPr>
        <w:annotationRef/>
      </w:r>
      <w:r>
        <w:t>Added</w:t>
      </w:r>
    </w:p>
  </w:comment>
  <w:comment w:id="79" w:author="Marissa Dyck" w:date="2025-05-01T18:19:00Z" w:initials="MOU">
    <w:p w14:paraId="7C4A5F92" w14:textId="77777777" w:rsidR="00847DA0" w:rsidRDefault="00847DA0" w:rsidP="00847DA0">
      <w:r>
        <w:rPr>
          <w:rStyle w:val="CommentReference"/>
        </w:rPr>
        <w:annotationRef/>
      </w:r>
      <w:r>
        <w:rPr>
          <w:sz w:val="20"/>
          <w:szCs w:val="20"/>
        </w:rPr>
        <w:t xml:space="preserve">Good citation for this: Stewart, Frances E. C., John P. Volpe, and Jason T. Fisher. "The Debate About Bait: A Red Herring in Wildlife Research." [In en]. </w:t>
      </w:r>
      <w:r>
        <w:rPr>
          <w:i/>
          <w:iCs/>
          <w:sz w:val="20"/>
          <w:szCs w:val="20"/>
        </w:rPr>
        <w:t xml:space="preserve">The Journal of Wildlife Management </w:t>
      </w:r>
      <w:r>
        <w:rPr>
          <w:sz w:val="20"/>
          <w:szCs w:val="20"/>
        </w:rPr>
        <w:t>83, no. 4 (2019 2019): 985-92. https://doi.org/10.1002/jwmg.21657. https://onlinelibrary.wiley.com/doi/abs/10.1002/jwmg.21657</w:t>
      </w:r>
    </w:p>
    <w:p w14:paraId="4C416717" w14:textId="77777777" w:rsidR="00847DA0" w:rsidRDefault="00847DA0" w:rsidP="00847DA0">
      <w:r>
        <w:rPr>
          <w:sz w:val="20"/>
          <w:szCs w:val="20"/>
        </w:rPr>
        <w:t>files/2623/jwmg.html.</w:t>
      </w:r>
    </w:p>
    <w:p w14:paraId="5DC5D125" w14:textId="77777777" w:rsidR="00847DA0" w:rsidRDefault="00847DA0" w:rsidP="00847DA0"/>
  </w:comment>
  <w:comment w:id="80" w:author="Emerald Arthurs" w:date="2025-05-02T10:07:00Z" w:initials="EA">
    <w:p w14:paraId="3558B555" w14:textId="77777777" w:rsidR="00781279" w:rsidRDefault="00781279" w:rsidP="00781279">
      <w:pPr>
        <w:pStyle w:val="CommentText"/>
      </w:pPr>
      <w:r>
        <w:rPr>
          <w:rStyle w:val="CommentReference"/>
        </w:rPr>
        <w:annotationRef/>
      </w:r>
      <w:r>
        <w:t xml:space="preserve">Added. Added in reference list too. </w:t>
      </w:r>
    </w:p>
  </w:comment>
  <w:comment w:id="82" w:author="Barnas, Andrew" w:date="2025-04-28T09:52:00Z" w:initials="BA">
    <w:p w14:paraId="001972F7" w14:textId="16DE9E34" w:rsidR="00D85636" w:rsidRDefault="00D85636">
      <w:pPr>
        <w:pStyle w:val="CommentText"/>
      </w:pPr>
      <w:r>
        <w:rPr>
          <w:rStyle w:val="CommentReference"/>
        </w:rPr>
        <w:annotationRef/>
      </w:r>
      <w:r>
        <w:t xml:space="preserve">Standard deviation too. Range speaks to min and max of course, but we want to show that we were consistent in sampling. </w:t>
      </w:r>
    </w:p>
  </w:comment>
  <w:comment w:id="83" w:author="Aidan Brushett" w:date="2025-04-28T19:23:00Z" w:initials="AB">
    <w:p w14:paraId="244BEF40" w14:textId="77777777" w:rsidR="0009054F" w:rsidRDefault="0009054F" w:rsidP="0009054F">
      <w:pPr>
        <w:pStyle w:val="CommentText"/>
      </w:pPr>
      <w:r>
        <w:rPr>
          <w:rStyle w:val="CommentReference"/>
        </w:rPr>
        <w:annotationRef/>
      </w:r>
      <w:r>
        <w:t>SD added. SD implies an expected range larger than our actual range, so left range in there as well</w:t>
      </w:r>
    </w:p>
  </w:comment>
  <w:comment w:id="84" w:author="Barnas, Andrew" w:date="2025-04-28T09:54:00Z" w:initials="BA">
    <w:p w14:paraId="6D8831C1" w14:textId="55DDFA85" w:rsidR="00D85636" w:rsidRDefault="00D85636">
      <w:pPr>
        <w:pStyle w:val="CommentText"/>
      </w:pPr>
      <w:r>
        <w:rPr>
          <w:rStyle w:val="CommentReference"/>
        </w:rPr>
        <w:annotationRef/>
      </w:r>
      <w:r>
        <w:t>Stupid 2025 and having to specify humans did the work…</w:t>
      </w:r>
    </w:p>
  </w:comment>
  <w:comment w:id="85" w:author="Andrew Barnas" w:date="2025-04-28T16:03:00Z" w:initials="AB">
    <w:p w14:paraId="2AFBDD2E" w14:textId="77777777" w:rsidR="00C26305" w:rsidRDefault="00C26305" w:rsidP="00C26305">
      <w:pPr>
        <w:pStyle w:val="CommentText"/>
      </w:pPr>
      <w:r>
        <w:rPr>
          <w:rStyle w:val="CommentReference"/>
        </w:rPr>
        <w:annotationRef/>
      </w:r>
      <w:r>
        <w:rPr>
          <w:lang w:val="en-CA"/>
        </w:rPr>
        <w:t>Follow up, am I allowed to now cite my dumb AI camera trap paper every time I reference humans reviewing camera trap images?</w:t>
      </w:r>
    </w:p>
  </w:comment>
  <w:comment w:id="86" w:author="Aidan Brushett" w:date="2025-04-28T19:07:00Z" w:initials="AB">
    <w:p w14:paraId="4B567955" w14:textId="77777777" w:rsidR="00D00821" w:rsidRDefault="00D00821" w:rsidP="00D00821">
      <w:pPr>
        <w:pStyle w:val="CommentText"/>
      </w:pPr>
      <w:r>
        <w:rPr>
          <w:rStyle w:val="CommentReference"/>
        </w:rPr>
        <w:annotationRef/>
      </w:r>
      <w:r>
        <w:t>LOL I can try to cite it somewhere</w:t>
      </w:r>
    </w:p>
  </w:comment>
  <w:comment w:id="87" w:author="Marissa Dyck" w:date="2025-05-01T18:21:00Z" w:initials="MOU">
    <w:p w14:paraId="3A1C7371" w14:textId="77777777" w:rsidR="00847DA0" w:rsidRDefault="00847DA0" w:rsidP="00847DA0">
      <w:r>
        <w:rPr>
          <w:rStyle w:val="CommentReference"/>
        </w:rPr>
        <w:annotationRef/>
      </w:r>
      <w:r>
        <w:rPr>
          <w:sz w:val="20"/>
          <w:szCs w:val="20"/>
        </w:rPr>
        <w:t>Is this shown in the knitted analysis you are planning to submit (sorry did not read through it all) if so good to ref that here</w:t>
      </w:r>
    </w:p>
  </w:comment>
  <w:comment w:id="88" w:author="Emerald Arthurs" w:date="2025-05-02T10:10:00Z" w:initials="EA">
    <w:p w14:paraId="4F9A18E3" w14:textId="77777777" w:rsidR="006B06FC" w:rsidRDefault="006B06FC" w:rsidP="006B06FC">
      <w:pPr>
        <w:pStyle w:val="CommentText"/>
      </w:pPr>
      <w:r>
        <w:rPr>
          <w:rStyle w:val="CommentReference"/>
        </w:rPr>
        <w:annotationRef/>
      </w:r>
      <w:r>
        <w:t>Removed</w:t>
      </w:r>
    </w:p>
  </w:comment>
  <w:comment w:id="90" w:author="Marissa Dyck" w:date="2025-05-01T18:23:00Z" w:initials="MOU">
    <w:p w14:paraId="6C99623F" w14:textId="3AD4F5B2" w:rsidR="00847DA0" w:rsidRDefault="00847DA0" w:rsidP="00847DA0">
      <w:r>
        <w:rPr>
          <w:rStyle w:val="CommentReference"/>
        </w:rPr>
        <w:annotationRef/>
      </w:r>
      <w:r>
        <w:rPr>
          <w:sz w:val="20"/>
          <w:szCs w:val="20"/>
        </w:rPr>
        <w:t>Just putting my reviewer 2 hat on here, and given my experience reviewing lots of cam trap photos for various projects. Squirrels are easy to miss and our design, as you stated above, is not explicitly designed to maximize detections of smaller mammals, thus you may need to be prepared to defend this decision with a bit more detail than you’ve presented here</w:t>
      </w:r>
    </w:p>
    <w:p w14:paraId="1E999DAC" w14:textId="77777777" w:rsidR="00847DA0" w:rsidRDefault="00847DA0" w:rsidP="00847DA0"/>
  </w:comment>
  <w:comment w:id="91" w:author="Emerald Arthurs" w:date="2025-05-02T10:11:00Z" w:initials="EA">
    <w:p w14:paraId="3D7FA5A8" w14:textId="77777777" w:rsidR="006B06FC" w:rsidRDefault="006B06FC" w:rsidP="006B06FC">
      <w:pPr>
        <w:pStyle w:val="CommentText"/>
      </w:pPr>
      <w:r>
        <w:rPr>
          <w:rStyle w:val="CommentReference"/>
        </w:rPr>
        <w:annotationRef/>
      </w:r>
      <w:r>
        <w:t xml:space="preserve">Left as is. Will address this further if a reviewer wants more justification. </w:t>
      </w:r>
    </w:p>
  </w:comment>
  <w:comment w:id="93" w:author="Marissa Dyck" w:date="2025-05-01T18:29:00Z" w:initials="MOU">
    <w:p w14:paraId="40200A0B" w14:textId="4F8E9F28" w:rsidR="00847DA0" w:rsidRDefault="00847DA0" w:rsidP="00847DA0">
      <w:r>
        <w:rPr>
          <w:rStyle w:val="CommentReference"/>
        </w:rPr>
        <w:annotationRef/>
      </w:r>
      <w:r>
        <w:rPr>
          <w:sz w:val="20"/>
          <w:szCs w:val="20"/>
        </w:rPr>
        <w:t>Generally numbers large than ten are written numerically</w:t>
      </w:r>
    </w:p>
  </w:comment>
  <w:comment w:id="96" w:author="Marissa Dyck" w:date="2025-05-01T18:29:00Z" w:initials="MOU">
    <w:p w14:paraId="02AB74EE" w14:textId="77777777" w:rsidR="00847DA0" w:rsidRDefault="00847DA0" w:rsidP="00847DA0">
      <w:r>
        <w:rPr>
          <w:rStyle w:val="CommentReference"/>
        </w:rPr>
        <w:annotationRef/>
      </w:r>
      <w:r>
        <w:rPr>
          <w:sz w:val="20"/>
          <w:szCs w:val="20"/>
        </w:rPr>
        <w:t>Unnecessary jargon IMO, just cite normally</w:t>
      </w:r>
    </w:p>
  </w:comment>
  <w:comment w:id="97" w:author="Emerald Arthurs" w:date="2025-05-02T10:28:00Z" w:initials="EA">
    <w:p w14:paraId="5A339B05" w14:textId="77777777" w:rsidR="006B3800" w:rsidRDefault="006B3800" w:rsidP="006B3800">
      <w:pPr>
        <w:pStyle w:val="CommentText"/>
      </w:pPr>
      <w:r>
        <w:rPr>
          <w:rStyle w:val="CommentReference"/>
        </w:rPr>
        <w:annotationRef/>
      </w:r>
      <w:r>
        <w:t>Changed</w:t>
      </w:r>
    </w:p>
  </w:comment>
  <w:comment w:id="103" w:author="Barnas, Andrew" w:date="2025-04-28T10:01:00Z" w:initials="BA">
    <w:p w14:paraId="1E246215" w14:textId="669BAB0D" w:rsidR="00D85636" w:rsidRDefault="00D85636">
      <w:pPr>
        <w:pStyle w:val="CommentText"/>
      </w:pPr>
      <w:r>
        <w:rPr>
          <w:rStyle w:val="CommentReference"/>
        </w:rPr>
        <w:annotationRef/>
      </w:r>
      <w:r>
        <w:t xml:space="preserve">Could this same argument be made for several of your anthropogenic variables right? E.g. Roads 0.00 – 0.01. </w:t>
      </w:r>
    </w:p>
  </w:comment>
  <w:comment w:id="104" w:author="Aidan Brushett" w:date="2025-04-28T19:10:00Z" w:initials="AB">
    <w:p w14:paraId="7DAC821E" w14:textId="77777777" w:rsidR="00D00821" w:rsidRDefault="00D00821" w:rsidP="00D00821">
      <w:pPr>
        <w:pStyle w:val="CommentText"/>
      </w:pPr>
      <w:r>
        <w:rPr>
          <w:rStyle w:val="CommentReference"/>
        </w:rPr>
        <w:annotationRef/>
      </w:r>
      <w:r>
        <w:t xml:space="preserve">This is true in terms of absolute value, but the distribution of roads (for example) had quite a big spread within that range and 1% road cover is by no means trivial, at least compared to a 1% decrease in connectivity </w:t>
      </w:r>
    </w:p>
  </w:comment>
  <w:comment w:id="105" w:author="Marissa Dyck" w:date="2025-05-01T18:31:00Z" w:initials="MOU">
    <w:p w14:paraId="21FFA795" w14:textId="77777777" w:rsidR="00847DA0" w:rsidRDefault="00847DA0" w:rsidP="00847DA0">
      <w:r>
        <w:rPr>
          <w:rStyle w:val="CommentReference"/>
        </w:rPr>
        <w:annotationRef/>
      </w:r>
      <w:r>
        <w:rPr>
          <w:sz w:val="20"/>
          <w:szCs w:val="20"/>
        </w:rPr>
        <w:t>What do you mean by processed?</w:t>
      </w:r>
    </w:p>
  </w:comment>
  <w:comment w:id="106" w:author="Emerald Arthurs" w:date="2025-05-02T10:28:00Z" w:initials="EA">
    <w:p w14:paraId="2DD4D1AB" w14:textId="77777777" w:rsidR="006B3800" w:rsidRDefault="006B3800" w:rsidP="006B3800">
      <w:pPr>
        <w:pStyle w:val="CommentText"/>
      </w:pPr>
      <w:r>
        <w:rPr>
          <w:rStyle w:val="CommentReference"/>
        </w:rPr>
        <w:annotationRef/>
      </w:r>
      <w:r>
        <w:t>Clarified.</w:t>
      </w:r>
    </w:p>
  </w:comment>
  <w:comment w:id="111" w:author="Emerald Arthurs" w:date="2025-04-29T09:39:00Z" w:initials="EA">
    <w:p w14:paraId="61AB3066" w14:textId="1CEA025B" w:rsidR="00CC34DC" w:rsidRDefault="00CC34DC" w:rsidP="00CC34DC">
      <w:pPr>
        <w:pStyle w:val="CommentText"/>
      </w:pPr>
      <w:r>
        <w:rPr>
          <w:rStyle w:val="CommentReference"/>
        </w:rPr>
        <w:annotationRef/>
      </w:r>
      <w:r>
        <w:t>I think we should make this more clear by delineating the steps we took in separate sections, we can then split the results up with the same sections. Thoughts?</w:t>
      </w:r>
    </w:p>
  </w:comment>
  <w:comment w:id="114" w:author="Marissa Dyck" w:date="2025-05-01T18:33:00Z" w:initials="MOU">
    <w:p w14:paraId="632909BA" w14:textId="77777777" w:rsidR="00847DA0" w:rsidRDefault="00847DA0" w:rsidP="00847DA0">
      <w:r>
        <w:rPr>
          <w:rStyle w:val="CommentReference"/>
        </w:rPr>
        <w:annotationRef/>
      </w:r>
      <w:r>
        <w:rPr>
          <w:sz w:val="20"/>
          <w:szCs w:val="20"/>
        </w:rPr>
        <w:t>I honestly don’t think this justification is necessary at this sage unless you get a reviewer that asks about it. Even w/ my reviewer 2 hat on I wouldn’t because I think the justification you provided is fine and proportional binomial is not as common of a practice as it may seem within our lab group</w:t>
      </w:r>
    </w:p>
  </w:comment>
  <w:comment w:id="115" w:author="Emerald Arthurs" w:date="2025-05-02T10:28:00Z" w:initials="EA">
    <w:p w14:paraId="2C61DE92" w14:textId="77777777" w:rsidR="006B3800" w:rsidRDefault="006B3800" w:rsidP="006B3800">
      <w:pPr>
        <w:pStyle w:val="CommentText"/>
      </w:pPr>
      <w:r>
        <w:rPr>
          <w:rStyle w:val="CommentReference"/>
        </w:rPr>
        <w:annotationRef/>
      </w:r>
      <w:r>
        <w:t>Removed.</w:t>
      </w:r>
    </w:p>
  </w:comment>
  <w:comment w:id="123" w:author="Marissa Dyck" w:date="2025-05-01T18:37:00Z" w:initials="MOU">
    <w:p w14:paraId="01236491" w14:textId="704EC7F2" w:rsidR="00847DA0" w:rsidRDefault="00847DA0" w:rsidP="00847DA0">
      <w:r>
        <w:rPr>
          <w:rStyle w:val="CommentReference"/>
        </w:rPr>
        <w:annotationRef/>
      </w:r>
      <w:r>
        <w:rPr>
          <w:sz w:val="20"/>
          <w:szCs w:val="20"/>
        </w:rPr>
        <w:t xml:space="preserve">Like a figure or table you should label each equation as (Equation 1, equation 2) etc and reference them in-text accordingly. </w:t>
      </w:r>
    </w:p>
  </w:comment>
  <w:comment w:id="124" w:author="Emerald Arthurs" w:date="2025-05-02T10:30:00Z" w:initials="EA">
    <w:p w14:paraId="3CCE1D98" w14:textId="77777777" w:rsidR="006B3800" w:rsidRDefault="006B3800" w:rsidP="006B3800">
      <w:pPr>
        <w:pStyle w:val="CommentText"/>
      </w:pPr>
      <w:r>
        <w:rPr>
          <w:rStyle w:val="CommentReference"/>
        </w:rPr>
        <w:annotationRef/>
      </w:r>
      <w:r>
        <w:t>Added.</w:t>
      </w:r>
    </w:p>
  </w:comment>
  <w:comment w:id="125" w:author="Andrew Barnas" w:date="2025-04-28T16:10:00Z" w:initials="AB">
    <w:p w14:paraId="6DB404FE" w14:textId="4D1898E9" w:rsidR="00776AA3" w:rsidRDefault="00776AA3" w:rsidP="00776AA3">
      <w:pPr>
        <w:pStyle w:val="CommentText"/>
      </w:pPr>
      <w:r>
        <w:rPr>
          <w:rStyle w:val="CommentReference"/>
        </w:rPr>
        <w:annotationRef/>
      </w:r>
      <w:r>
        <w:rPr>
          <w:lang w:val="en-CA"/>
        </w:rPr>
        <w:t xml:space="preserve">This is fine if you think it flows better, but I recommend writing out the two full equations for each of the separate steps. This is partly to reinforce the fact that you had two modeling stages right? First identifying the CORE model with a separate set of variables, and then a second stage that retained all the CORE variables. I had to come back up to the methods to verify this, so I imagine other reads will as well. </w:t>
      </w:r>
    </w:p>
  </w:comment>
  <w:comment w:id="126" w:author="Aidan Brushett" w:date="2025-04-28T22:34:00Z" w:initials="AB">
    <w:p w14:paraId="54925689" w14:textId="77777777" w:rsidR="002265C4" w:rsidRDefault="002265C4" w:rsidP="002265C4">
      <w:pPr>
        <w:pStyle w:val="CommentText"/>
      </w:pPr>
      <w:r>
        <w:rPr>
          <w:rStyle w:val="CommentReference"/>
        </w:rPr>
        <w:annotationRef/>
      </w:r>
      <w:r>
        <w:t xml:space="preserve">All models had the same specifications, statisticaclly. I think the formulas probably only need to be written out once, but it should be clarified that we selected for natural covs </w:t>
      </w:r>
      <w:r>
        <w:rPr>
          <w:i/>
          <w:iCs/>
        </w:rPr>
        <w:t xml:space="preserve">then </w:t>
      </w:r>
      <w:r>
        <w:t>carried those forward for the remainder of model selection. See below for clarification as per your suggestion</w:t>
      </w:r>
    </w:p>
  </w:comment>
  <w:comment w:id="127" w:author="Emerald Arthurs" w:date="2025-04-29T13:26:00Z" w:initials="EA">
    <w:p w14:paraId="4963FD1E" w14:textId="77777777" w:rsidR="00A47891" w:rsidRDefault="00A47891" w:rsidP="00A47891">
      <w:pPr>
        <w:pStyle w:val="CommentText"/>
      </w:pPr>
      <w:r>
        <w:rPr>
          <w:rStyle w:val="CommentReference"/>
        </w:rPr>
        <w:annotationRef/>
      </w:r>
      <w:r>
        <w:t>The section flow so that the first section describes the overall approach then we explain the other modelling steps</w:t>
      </w:r>
    </w:p>
  </w:comment>
  <w:comment w:id="128" w:author="Barnas, Andrew" w:date="2025-04-28T10:03:00Z" w:initials="BA">
    <w:p w14:paraId="76805B0E" w14:textId="604FA5F6" w:rsidR="007E157F" w:rsidRDefault="007E157F">
      <w:pPr>
        <w:pStyle w:val="CommentText"/>
      </w:pPr>
      <w:r>
        <w:rPr>
          <w:rStyle w:val="CommentReference"/>
        </w:rPr>
        <w:annotationRef/>
      </w:r>
      <w:r>
        <w:t xml:space="preserve">In my opinion, better to write these out on separate lines as each of these have their own assumed distributions with a mean of 0 and sd of the estimated parameter. E.g. </w:t>
      </w:r>
    </w:p>
    <w:p w14:paraId="48253B27" w14:textId="77777777" w:rsidR="007E157F" w:rsidRDefault="007E157F">
      <w:pPr>
        <w:pStyle w:val="CommentText"/>
      </w:pPr>
    </w:p>
    <w:p w14:paraId="092FA4C7" w14:textId="14146BAD" w:rsidR="007E157F" w:rsidRDefault="007E157F">
      <w:pPr>
        <w:pStyle w:val="CommentText"/>
      </w:pPr>
      <w:r>
        <w:t xml:space="preserve">Site_i ~ Normal(0, sigma^2 _site) </w:t>
      </w:r>
    </w:p>
  </w:comment>
  <w:comment w:id="129" w:author="Aidan Brushett" w:date="2025-04-28T22:31:00Z" w:initials="AB">
    <w:p w14:paraId="393DF274" w14:textId="77777777" w:rsidR="002265C4" w:rsidRDefault="002265C4" w:rsidP="002265C4">
      <w:pPr>
        <w:pStyle w:val="CommentText"/>
      </w:pPr>
      <w:r>
        <w:rPr>
          <w:rStyle w:val="CommentReference"/>
        </w:rPr>
        <w:annotationRef/>
      </w:r>
      <w:r>
        <w:t>Added</w:t>
      </w:r>
    </w:p>
  </w:comment>
  <w:comment w:id="130" w:author="Emerald Arthurs" w:date="2025-04-29T09:17:00Z" w:initials="EA">
    <w:p w14:paraId="408ECFAD" w14:textId="77777777" w:rsidR="00040D98" w:rsidRDefault="00040D98" w:rsidP="00040D98">
      <w:pPr>
        <w:pStyle w:val="CommentText"/>
      </w:pPr>
      <w:r>
        <w:rPr>
          <w:rStyle w:val="CommentReference"/>
        </w:rPr>
        <w:annotationRef/>
      </w:r>
      <w:r>
        <w:t>These hypotheses are not corresponding to the ones laid out in the introduction</w:t>
      </w:r>
    </w:p>
  </w:comment>
  <w:comment w:id="131" w:author="Aidan Brushett" w:date="2025-04-30T09:50:00Z" w:initials="AB">
    <w:p w14:paraId="0227E660" w14:textId="77777777" w:rsidR="00200438" w:rsidRDefault="00200438" w:rsidP="00200438">
      <w:pPr>
        <w:pStyle w:val="CommentText"/>
      </w:pPr>
      <w:r>
        <w:rPr>
          <w:rStyle w:val="CommentReference"/>
        </w:rPr>
        <w:annotationRef/>
      </w:r>
      <w:r>
        <w:t>Fixed</w:t>
      </w:r>
    </w:p>
  </w:comment>
  <w:comment w:id="138" w:author="Marissa Dyck" w:date="2025-05-01T18:37:00Z" w:initials="MOU">
    <w:p w14:paraId="3F3C1410" w14:textId="77777777" w:rsidR="00847DA0" w:rsidRDefault="00847DA0" w:rsidP="00847DA0">
      <w:r>
        <w:rPr>
          <w:rStyle w:val="CommentReference"/>
        </w:rPr>
        <w:annotationRef/>
      </w:r>
      <w:r>
        <w:rPr>
          <w:sz w:val="20"/>
          <w:szCs w:val="20"/>
        </w:rPr>
        <w:t>Write out fully first time</w:t>
      </w:r>
    </w:p>
  </w:comment>
  <w:comment w:id="141" w:author="Marissa Dyck" w:date="2025-05-01T18:38:00Z" w:initials="MOU">
    <w:p w14:paraId="4786562D" w14:textId="77777777" w:rsidR="00847DA0" w:rsidRDefault="00847DA0" w:rsidP="00847DA0">
      <w:r>
        <w:rPr>
          <w:rStyle w:val="CommentReference"/>
        </w:rPr>
        <w:annotationRef/>
      </w:r>
      <w:r>
        <w:rPr>
          <w:sz w:val="20"/>
          <w:szCs w:val="20"/>
        </w:rPr>
        <w:t>Akaike, H., 1998. Information theory and an extension of the maximum likelihood principle. In Selected papers of hirotugu akaike (pp. 199-213). New York, NY: Springer New York.</w:t>
      </w:r>
    </w:p>
  </w:comment>
  <w:comment w:id="142" w:author="Emerald Arthurs" w:date="2025-05-02T10:31:00Z" w:initials="EA">
    <w:p w14:paraId="6A7F95C7" w14:textId="77777777" w:rsidR="006B3800" w:rsidRDefault="006B3800" w:rsidP="006B3800">
      <w:pPr>
        <w:pStyle w:val="CommentText"/>
      </w:pPr>
      <w:r>
        <w:rPr>
          <w:rStyle w:val="CommentReference"/>
        </w:rPr>
        <w:annotationRef/>
      </w:r>
      <w:r>
        <w:t>Added here and in reference list.</w:t>
      </w:r>
    </w:p>
  </w:comment>
  <w:comment w:id="143" w:author="Marissa Dyck" w:date="2025-05-01T18:39:00Z" w:initials="MOU">
    <w:p w14:paraId="26C5AC83" w14:textId="48A41031" w:rsidR="00847DA0" w:rsidRDefault="00847DA0" w:rsidP="00847DA0">
      <w:r>
        <w:rPr>
          <w:rStyle w:val="CommentReference"/>
        </w:rPr>
        <w:annotationRef/>
      </w:r>
      <w:r>
        <w:rPr>
          <w:sz w:val="20"/>
          <w:szCs w:val="20"/>
        </w:rPr>
        <w:t xml:space="preserve">As noted above, I’d remove and just cite normally, sense isn’t necessary </w:t>
      </w:r>
    </w:p>
  </w:comment>
  <w:comment w:id="144" w:author="Emerald Arthurs" w:date="2025-05-02T10:33:00Z" w:initials="EA">
    <w:p w14:paraId="01FD1971" w14:textId="77777777" w:rsidR="00D9589D" w:rsidRDefault="00D9589D" w:rsidP="00D9589D">
      <w:pPr>
        <w:pStyle w:val="CommentText"/>
      </w:pPr>
      <w:r>
        <w:rPr>
          <w:rStyle w:val="CommentReference"/>
        </w:rPr>
        <w:annotationRef/>
      </w:r>
      <w:r>
        <w:t>Edited.</w:t>
      </w:r>
    </w:p>
  </w:comment>
  <w:comment w:id="150" w:author="Barnas, Andrew" w:date="2025-04-28T10:35:00Z" w:initials="BA">
    <w:p w14:paraId="25A40A5C" w14:textId="29EECC03" w:rsidR="00E87405" w:rsidRDefault="00E87405">
      <w:pPr>
        <w:pStyle w:val="CommentText"/>
      </w:pPr>
      <w:r>
        <w:rPr>
          <w:rStyle w:val="CommentReference"/>
        </w:rPr>
        <w:annotationRef/>
      </w:r>
      <w:r>
        <w:t xml:space="preserve">Evidence? </w:t>
      </w:r>
    </w:p>
  </w:comment>
  <w:comment w:id="151" w:author="Aidan Brushett" w:date="2025-04-28T19:34:00Z" w:initials="AB">
    <w:p w14:paraId="3746D369" w14:textId="77777777" w:rsidR="001A16DE" w:rsidRDefault="001A16DE" w:rsidP="001A16DE">
      <w:pPr>
        <w:pStyle w:val="CommentText"/>
      </w:pPr>
      <w:r>
        <w:rPr>
          <w:rStyle w:val="CommentReference"/>
        </w:rPr>
        <w:annotationRef/>
      </w:r>
      <w:r>
        <w:t xml:space="preserve">Spearman’s r added for high correlations </w:t>
      </w:r>
    </w:p>
  </w:comment>
  <w:comment w:id="152" w:author="Marissa Dyck" w:date="2025-05-01T18:40:00Z" w:initials="MOU">
    <w:p w14:paraId="5955EC27" w14:textId="77777777" w:rsidR="00847DA0" w:rsidRDefault="00847DA0" w:rsidP="00847DA0">
      <w:r>
        <w:rPr>
          <w:rStyle w:val="CommentReference"/>
        </w:rPr>
        <w:annotationRef/>
      </w:r>
      <w:r>
        <w:rPr>
          <w:sz w:val="20"/>
          <w:szCs w:val="20"/>
        </w:rPr>
        <w:t>If this is in your knitted code you can also ref the supporting information</w:t>
      </w:r>
    </w:p>
  </w:comment>
  <w:comment w:id="153" w:author="Barnas, Andrew" w:date="2025-04-28T10:39:00Z" w:initials="BA">
    <w:p w14:paraId="4C0CB57A" w14:textId="7773BEA2" w:rsidR="00E87405" w:rsidRDefault="00E87405">
      <w:pPr>
        <w:pStyle w:val="CommentText"/>
      </w:pPr>
      <w:r>
        <w:rPr>
          <w:rStyle w:val="CommentReference"/>
        </w:rPr>
        <w:annotationRef/>
      </w:r>
      <w:r>
        <w:t xml:space="preserve">A reviewer will likely ask you for justification on this threshold since delta 2 is the usual play. </w:t>
      </w:r>
    </w:p>
  </w:comment>
  <w:comment w:id="154" w:author="Aidan Brushett" w:date="2025-04-28T19:35:00Z" w:initials="AB">
    <w:p w14:paraId="722469DE" w14:textId="77777777" w:rsidR="001A16DE" w:rsidRDefault="001A16DE" w:rsidP="001A16DE">
      <w:pPr>
        <w:pStyle w:val="CommentText"/>
      </w:pPr>
      <w:r>
        <w:rPr>
          <w:rStyle w:val="CommentReference"/>
        </w:rPr>
        <w:annotationRef/>
      </w:r>
      <w:r>
        <w:t>Agree, will go back to 2. I think interpreting the 2.45 #2 model is still valuable as additional justification for our inference of the ecological effects, but wording back to standard delta 2 would fall back to the standard</w:t>
      </w:r>
    </w:p>
  </w:comment>
  <w:comment w:id="155" w:author="Andrew Barnas" w:date="2025-04-28T16:30:00Z" w:initials="AB">
    <w:p w14:paraId="56A4A00F" w14:textId="36D70885" w:rsidR="003E4FC3" w:rsidRDefault="003E4FC3" w:rsidP="003E4FC3">
      <w:pPr>
        <w:pStyle w:val="CommentText"/>
      </w:pPr>
      <w:r>
        <w:rPr>
          <w:rStyle w:val="CommentReference"/>
        </w:rPr>
        <w:annotationRef/>
      </w:r>
      <w:r>
        <w:rPr>
          <w:lang w:val="en-CA"/>
        </w:rPr>
        <w:t xml:space="preserve">I am being a sticky reviewer here, but shouldn’t these simulations include the random effects as well? We should want to know the uncertainty around those estimates as well. </w:t>
      </w:r>
    </w:p>
  </w:comment>
  <w:comment w:id="156" w:author="Aidan Brushett" w:date="2025-04-28T19:36:00Z" w:initials="AB">
    <w:p w14:paraId="43A8A38F" w14:textId="77777777" w:rsidR="001A16DE" w:rsidRDefault="001A16DE" w:rsidP="001A16DE">
      <w:pPr>
        <w:pStyle w:val="CommentText"/>
      </w:pPr>
      <w:r>
        <w:rPr>
          <w:rStyle w:val="CommentReference"/>
        </w:rPr>
        <w:annotationRef/>
      </w:r>
      <w:r>
        <w:t>Will re-run the sims and extract random effect estimates!</w:t>
      </w:r>
    </w:p>
  </w:comment>
  <w:comment w:id="158" w:author="Andrew Barnas" w:date="2025-04-28T16:26:00Z" w:initials="AB">
    <w:p w14:paraId="1A59C8E8" w14:textId="7D20485C" w:rsidR="003E4FC3" w:rsidRDefault="003E4FC3" w:rsidP="003E4FC3">
      <w:pPr>
        <w:pStyle w:val="CommentText"/>
      </w:pPr>
      <w:r>
        <w:rPr>
          <w:rStyle w:val="CommentReference"/>
        </w:rPr>
        <w:annotationRef/>
      </w:r>
      <w:r>
        <w:rPr>
          <w:lang w:val="en-CA"/>
        </w:rPr>
        <w:t>Unless I missed it, no reporting on random effect results</w:t>
      </w:r>
    </w:p>
  </w:comment>
  <w:comment w:id="159" w:author="Aidan Brushett" w:date="2025-04-30T11:44:00Z" w:initials="AB">
    <w:p w14:paraId="584720A6" w14:textId="77777777" w:rsidR="00852F25" w:rsidRDefault="00852F25" w:rsidP="00852F25">
      <w:pPr>
        <w:pStyle w:val="CommentText"/>
      </w:pPr>
      <w:r>
        <w:rPr>
          <w:rStyle w:val="CommentReference"/>
        </w:rPr>
        <w:annotationRef/>
      </w:r>
      <w:r>
        <w:t>Ranef variance reported here and in the table now!</w:t>
      </w:r>
    </w:p>
  </w:comment>
  <w:comment w:id="160" w:author="Barnas, Andrew" w:date="2025-04-28T10:53:00Z" w:initials="BA">
    <w:p w14:paraId="20316AE8" w14:textId="5DBFA1D7" w:rsidR="006B3054" w:rsidRDefault="006B3054">
      <w:pPr>
        <w:pStyle w:val="CommentText"/>
      </w:pPr>
      <w:r>
        <w:rPr>
          <w:rStyle w:val="CommentReference"/>
        </w:rPr>
        <w:annotationRef/>
      </w:r>
      <w:r>
        <w:t xml:space="preserve">One important thing missing here is a summary of the response variable itself. In this case, monthly independent detections. I would suggest a box plot, per each array. This would show the actual spread of the data (what is being modeled), show any biases in the level of the random effects by plotting them for each array. </w:t>
      </w:r>
    </w:p>
  </w:comment>
  <w:comment w:id="161" w:author="Aidan Brushett" w:date="2025-04-28T19:57:00Z" w:initials="AB">
    <w:p w14:paraId="7746D8F9" w14:textId="77777777" w:rsidR="007424BC" w:rsidRDefault="007424BC" w:rsidP="007424BC">
      <w:pPr>
        <w:pStyle w:val="CommentText"/>
      </w:pPr>
      <w:r>
        <w:rPr>
          <w:rStyle w:val="CommentReference"/>
        </w:rPr>
        <w:annotationRef/>
      </w:r>
      <w:r>
        <w:t>Boxplot was gross due to the zero-inflation of the data, so have added points with some transparency and jitter instead... thoughts?</w:t>
      </w:r>
    </w:p>
  </w:comment>
  <w:comment w:id="162" w:author="Aidan Brushett" w:date="2025-04-28T19:57:00Z" w:initials="AB">
    <w:p w14:paraId="6D42E430" w14:textId="12B0C628" w:rsidR="007424BC" w:rsidRDefault="007424BC" w:rsidP="007424BC">
      <w:pPr>
        <w:pStyle w:val="CommentText"/>
      </w:pPr>
      <w:r>
        <w:rPr>
          <w:rStyle w:val="CommentReference"/>
        </w:rPr>
        <w:annotationRef/>
      </w:r>
      <w:r>
        <w:rPr>
          <w:noProof/>
        </w:rPr>
        <w:drawing>
          <wp:inline distT="0" distB="0" distL="0" distR="0" wp14:anchorId="22AEA8B3" wp14:editId="68D24328">
            <wp:extent cx="4572009" cy="2926086"/>
            <wp:effectExtent l="0" t="0" r="0" b="7620"/>
            <wp:docPr id="852637462" name="Picture 1" descr="allarrays_monthly_det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462" name="Picture 852637462" descr="allarrays_monthly_detections.png"/>
                    <pic:cNvPicPr/>
                  </pic:nvPicPr>
                  <pic:blipFill>
                    <a:blip r:embed="rId1">
                      <a:extLst>
                        <a:ext uri="{28A0092B-C50C-407E-A947-70E740481C1C}">
                          <a14:useLocalDpi xmlns:a14="http://schemas.microsoft.com/office/drawing/2010/main" val="0"/>
                        </a:ext>
                      </a:extLst>
                    </a:blip>
                    <a:stretch>
                      <a:fillRect/>
                    </a:stretch>
                  </pic:blipFill>
                  <pic:spPr>
                    <a:xfrm>
                      <a:off x="0" y="0"/>
                      <a:ext cx="4572009" cy="2926086"/>
                    </a:xfrm>
                    <a:prstGeom prst="rect">
                      <a:avLst/>
                    </a:prstGeom>
                  </pic:spPr>
                </pic:pic>
              </a:graphicData>
            </a:graphic>
          </wp:inline>
        </w:drawing>
      </w:r>
    </w:p>
  </w:comment>
  <w:comment w:id="163" w:author="Emerald Arthurs" w:date="2025-04-29T13:27:00Z" w:initials="EA">
    <w:p w14:paraId="0BE2AC6B" w14:textId="77777777" w:rsidR="00A47891" w:rsidRDefault="00A47891" w:rsidP="00A47891">
      <w:pPr>
        <w:pStyle w:val="CommentText"/>
      </w:pPr>
      <w:r>
        <w:rPr>
          <w:rStyle w:val="CommentReference"/>
        </w:rPr>
        <w:annotationRef/>
      </w:r>
      <w:r>
        <w:t>I like it!</w:t>
      </w:r>
    </w:p>
  </w:comment>
  <w:comment w:id="164" w:author="Barnas, Andrew" w:date="2025-04-28T11:05:00Z" w:initials="BA">
    <w:p w14:paraId="4A32F4C0" w14:textId="44133D50" w:rsidR="00EF6B27" w:rsidRDefault="00EF6B27">
      <w:pPr>
        <w:pStyle w:val="CommentText"/>
      </w:pPr>
      <w:r>
        <w:rPr>
          <w:rStyle w:val="CommentReference"/>
        </w:rPr>
        <w:annotationRef/>
      </w:r>
      <w:r>
        <w:t xml:space="preserve">I found myself a bit lost at this point, and I think to fix it you need to provide the initial model selection table showing how you identified this top model. </w:t>
      </w:r>
    </w:p>
  </w:comment>
  <w:comment w:id="165" w:author="Emerald Arthurs" w:date="2025-04-29T13:09:00Z" w:initials="EA">
    <w:p w14:paraId="0392CE90" w14:textId="77777777" w:rsidR="000358C6" w:rsidRDefault="000358C6" w:rsidP="000358C6">
      <w:pPr>
        <w:pStyle w:val="CommentText"/>
      </w:pPr>
      <w:r>
        <w:rPr>
          <w:rStyle w:val="CommentReference"/>
        </w:rPr>
        <w:annotationRef/>
      </w:r>
      <w:r>
        <w:t>Made this more clear in the methods and referenced the table, which will be updated with the full models for the core variables.</w:t>
      </w:r>
    </w:p>
  </w:comment>
  <w:comment w:id="166" w:author="Marissa Dyck" w:date="2025-05-01T18:47:00Z" w:initials="MOU">
    <w:p w14:paraId="1DB6A90B" w14:textId="77777777" w:rsidR="00847DA0" w:rsidRDefault="00847DA0" w:rsidP="00847DA0">
      <w:r>
        <w:rPr>
          <w:rStyle w:val="CommentReference"/>
        </w:rPr>
        <w:annotationRef/>
      </w:r>
      <w:r>
        <w:rPr>
          <w:sz w:val="20"/>
          <w:szCs w:val="20"/>
        </w:rPr>
        <w:t xml:space="preserve">? Adding for clarity if interpreting correct </w:t>
      </w:r>
    </w:p>
  </w:comment>
  <w:comment w:id="167" w:author="Emerald Arthurs" w:date="2025-05-02T10:33:00Z" w:initials="EA">
    <w:p w14:paraId="460ECEB6" w14:textId="77777777" w:rsidR="002A47FF" w:rsidRDefault="002A47FF" w:rsidP="002A47FF">
      <w:pPr>
        <w:pStyle w:val="CommentText"/>
      </w:pPr>
      <w:r>
        <w:rPr>
          <w:rStyle w:val="CommentReference"/>
        </w:rPr>
        <w:annotationRef/>
      </w:r>
      <w:r>
        <w:t>Ok.</w:t>
      </w:r>
    </w:p>
  </w:comment>
  <w:comment w:id="174" w:author="Marissa Dyck" w:date="2025-05-01T18:49:00Z" w:initials="MOU">
    <w:p w14:paraId="028BAE81" w14:textId="399947C4" w:rsidR="00847DA0" w:rsidRDefault="00847DA0" w:rsidP="00847DA0">
      <w:r>
        <w:rPr>
          <w:rStyle w:val="CommentReference"/>
        </w:rPr>
        <w:annotationRef/>
      </w:r>
      <w:r>
        <w:rPr>
          <w:sz w:val="20"/>
          <w:szCs w:val="20"/>
        </w:rPr>
        <w:t>Usually this specification is saved for discussions, especially sense you don’t include it for all the other results</w:t>
      </w:r>
    </w:p>
  </w:comment>
  <w:comment w:id="175" w:author="Emerald Arthurs" w:date="2025-05-02T10:34:00Z" w:initials="EA">
    <w:p w14:paraId="7DAB806E" w14:textId="77777777" w:rsidR="002A47FF" w:rsidRDefault="002A47FF" w:rsidP="002A47FF">
      <w:pPr>
        <w:pStyle w:val="CommentText"/>
      </w:pPr>
      <w:r>
        <w:rPr>
          <w:rStyle w:val="CommentReference"/>
        </w:rPr>
        <w:annotationRef/>
      </w:r>
      <w:r>
        <w:t>Removed.</w:t>
      </w:r>
    </w:p>
  </w:comment>
  <w:comment w:id="181" w:author="Andrew Barnas" w:date="2025-04-28T16:14:00Z" w:initials="AB">
    <w:p w14:paraId="6C5573CC" w14:textId="6C63FBD7" w:rsidR="00BE6D56" w:rsidRDefault="00BE6D56" w:rsidP="00BE6D56">
      <w:pPr>
        <w:pStyle w:val="CommentText"/>
      </w:pPr>
      <w:r>
        <w:rPr>
          <w:rStyle w:val="CommentReference"/>
        </w:rPr>
        <w:annotationRef/>
      </w:r>
      <w:r>
        <w:rPr>
          <w:lang w:val="en-CA"/>
        </w:rPr>
        <w:t>Where is this value coming from?</w:t>
      </w:r>
    </w:p>
  </w:comment>
  <w:comment w:id="182" w:author="Aidan Brushett" w:date="2025-04-30T12:54:00Z" w:initials="AB">
    <w:p w14:paraId="799112DA" w14:textId="77777777" w:rsidR="00B81769" w:rsidRDefault="00B81769" w:rsidP="00B81769">
      <w:pPr>
        <w:pStyle w:val="CommentText"/>
      </w:pPr>
      <w:r>
        <w:rPr>
          <w:rStyle w:val="CommentReference"/>
        </w:rPr>
        <w:annotationRef/>
      </w:r>
      <w:r>
        <w:t>Clarified text so it should be clearer, referenced SI, and reported on variance more appropriately</w:t>
      </w:r>
    </w:p>
  </w:comment>
  <w:comment w:id="184" w:author="Andrew Barnas" w:date="2025-04-28T16:49:00Z" w:initials="AB">
    <w:p w14:paraId="418FAFBA" w14:textId="77777777" w:rsidR="00074002" w:rsidRDefault="00074002" w:rsidP="00074002">
      <w:pPr>
        <w:pStyle w:val="CommentText"/>
      </w:pPr>
      <w:r>
        <w:rPr>
          <w:rStyle w:val="CommentReference"/>
        </w:rPr>
        <w:annotationRef/>
      </w:r>
      <w:r>
        <w:rPr>
          <w:lang w:val="en-CA"/>
        </w:rPr>
        <w:t>As payment for this friendly review, I request a citation to the Barnas et al. 2024 multi array paper. That thing needs some help with citations LOL</w:t>
      </w:r>
    </w:p>
  </w:comment>
  <w:comment w:id="185" w:author="Emerald Arthurs" w:date="2025-04-29T13:28:00Z" w:initials="EA">
    <w:p w14:paraId="48A6889E" w14:textId="77777777" w:rsidR="00064630" w:rsidRDefault="00A47891" w:rsidP="00064630">
      <w:pPr>
        <w:pStyle w:val="CommentText"/>
      </w:pPr>
      <w:r>
        <w:rPr>
          <w:rStyle w:val="CommentReference"/>
        </w:rPr>
        <w:annotationRef/>
      </w:r>
      <w:r w:rsidR="00064630">
        <w:t>Added. Also added on reference list too</w:t>
      </w:r>
    </w:p>
  </w:comment>
  <w:comment w:id="187" w:author="Andrew Barnas" w:date="2025-04-28T16:38:00Z" w:initials="AB">
    <w:p w14:paraId="24CD2AB6" w14:textId="12E77E81" w:rsidR="002B782A" w:rsidRDefault="002B782A" w:rsidP="002B782A">
      <w:pPr>
        <w:pStyle w:val="CommentText"/>
      </w:pPr>
      <w:r>
        <w:rPr>
          <w:rStyle w:val="CommentReference"/>
        </w:rPr>
        <w:annotationRef/>
      </w:r>
      <w:r>
        <w:rPr>
          <w:lang w:val="en-CA"/>
        </w:rPr>
        <w:t>Something cool to point out here and imbed your findings in the literature - Is there anything known about the approximate home range of squirrels? I found myself wondering this while reading this section so if you could explicitly provide that, it would be cool.</w:t>
      </w:r>
    </w:p>
  </w:comment>
  <w:comment w:id="188" w:author="Emerald Arthurs" w:date="2025-04-29T14:30:00Z" w:initials="EA">
    <w:p w14:paraId="47871EDA" w14:textId="77777777" w:rsidR="005F083E" w:rsidRDefault="005F083E" w:rsidP="005F083E">
      <w:pPr>
        <w:pStyle w:val="CommentText"/>
      </w:pPr>
      <w:r>
        <w:rPr>
          <w:rStyle w:val="CommentReference"/>
        </w:rPr>
        <w:annotationRef/>
      </w:r>
      <w:r>
        <w:t>We mention that the home range is small and is comparable to the 100 meter scale of the variables. I am not sure that listing estimated home range sizes will be useful for the discussion.</w:t>
      </w:r>
    </w:p>
  </w:comment>
  <w:comment w:id="189" w:author="Aidan Brushett" w:date="2025-04-30T10:18:00Z" w:initials="AB">
    <w:p w14:paraId="11448700" w14:textId="77777777" w:rsidR="00291338" w:rsidRDefault="00291338" w:rsidP="00291338">
      <w:pPr>
        <w:pStyle w:val="CommentText"/>
      </w:pPr>
      <w:r>
        <w:rPr>
          <w:rStyle w:val="CommentReference"/>
        </w:rPr>
        <w:annotationRef/>
      </w:r>
      <w:r>
        <w:t>I agree with Barnas. These are rough numbers pulled from Jake’s thesis, no extra citations needed.</w:t>
      </w:r>
    </w:p>
    <w:p w14:paraId="0CFBB6B0" w14:textId="77777777" w:rsidR="00291338" w:rsidRDefault="00291338" w:rsidP="00291338">
      <w:pPr>
        <w:pStyle w:val="CommentText"/>
      </w:pPr>
    </w:p>
    <w:p w14:paraId="38667CC0" w14:textId="19C1242E" w:rsidR="00291338" w:rsidRDefault="00291338" w:rsidP="00291338">
      <w:pPr>
        <w:pStyle w:val="CommentText"/>
      </w:pPr>
      <w:r>
        <w:rPr>
          <w:noProof/>
        </w:rPr>
        <w:drawing>
          <wp:inline distT="0" distB="0" distL="0" distR="0" wp14:anchorId="2195B4CE" wp14:editId="5C0DF152">
            <wp:extent cx="5920105" cy="8229600"/>
            <wp:effectExtent l="0" t="0" r="4445" b="0"/>
            <wp:docPr id="7695140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4037" name="Picture 76951403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20105" cy="8229600"/>
                    </a:xfrm>
                    <a:prstGeom prst="rect">
                      <a:avLst/>
                    </a:prstGeom>
                  </pic:spPr>
                </pic:pic>
              </a:graphicData>
            </a:graphic>
          </wp:inline>
        </w:drawing>
      </w:r>
    </w:p>
  </w:comment>
  <w:comment w:id="190" w:author="Andrew Barnas" w:date="2025-04-28T16:40:00Z" w:initials="AB">
    <w:p w14:paraId="6CD276DC" w14:textId="15882809" w:rsidR="002B782A" w:rsidRDefault="002B782A" w:rsidP="002B782A">
      <w:pPr>
        <w:pStyle w:val="CommentText"/>
      </w:pPr>
      <w:r>
        <w:rPr>
          <w:rStyle w:val="CommentReference"/>
        </w:rPr>
        <w:annotationRef/>
      </w:r>
      <w:r>
        <w:rPr>
          <w:lang w:val="en-CA"/>
        </w:rPr>
        <w:t>Excellent paragraph</w:t>
      </w:r>
    </w:p>
  </w:comment>
  <w:comment w:id="191" w:author="Andrew Barnas" w:date="2025-04-28T16:39:00Z" w:initials="AB">
    <w:p w14:paraId="3560E9A7" w14:textId="3AD33B40" w:rsidR="002B782A" w:rsidRDefault="002B782A" w:rsidP="002B782A">
      <w:pPr>
        <w:pStyle w:val="CommentText"/>
      </w:pPr>
      <w:r>
        <w:rPr>
          <w:rStyle w:val="CommentReference"/>
        </w:rPr>
        <w:annotationRef/>
      </w:r>
      <w:r>
        <w:rPr>
          <w:lang w:val="en-CA"/>
        </w:rPr>
        <w:t xml:space="preserve">Its like you read my mind, at the end of that paragraph I found myself wondering what the specific mechanisms would be. Good anticipation of the reader. </w:t>
      </w:r>
    </w:p>
  </w:comment>
  <w:comment w:id="192" w:author="Andrew Barnas" w:date="2025-04-28T16:41:00Z" w:initials="AB">
    <w:p w14:paraId="4ED2AFFF" w14:textId="77777777" w:rsidR="002B782A" w:rsidRDefault="002B782A" w:rsidP="002B782A">
      <w:pPr>
        <w:pStyle w:val="CommentText"/>
      </w:pPr>
      <w:r>
        <w:rPr>
          <w:rStyle w:val="CommentReference"/>
        </w:rPr>
        <w:annotationRef/>
      </w:r>
      <w:r>
        <w:rPr>
          <w:lang w:val="en-CA"/>
        </w:rPr>
        <w:t>Sick reference</w:t>
      </w:r>
    </w:p>
  </w:comment>
  <w:comment w:id="193" w:author="Aidan Brushett" w:date="2025-04-28T19:18:00Z" w:initials="AB">
    <w:p w14:paraId="219BE543" w14:textId="77777777" w:rsidR="0009054F" w:rsidRDefault="0009054F" w:rsidP="0009054F">
      <w:pPr>
        <w:pStyle w:val="CommentText"/>
      </w:pPr>
      <w:r>
        <w:rPr>
          <w:rStyle w:val="CommentReference"/>
        </w:rPr>
        <w:annotationRef/>
      </w:r>
      <w:r>
        <w:t>Got an anonymous tip</w:t>
      </w:r>
    </w:p>
  </w:comment>
  <w:comment w:id="195" w:author="Andrew Barnas" w:date="2025-04-28T16:47:00Z" w:initials="AB">
    <w:p w14:paraId="31B70B66" w14:textId="588722FC" w:rsidR="00074002" w:rsidRDefault="00074002" w:rsidP="00074002">
      <w:pPr>
        <w:pStyle w:val="CommentText"/>
      </w:pPr>
      <w:r>
        <w:rPr>
          <w:rStyle w:val="CommentReference"/>
        </w:rPr>
        <w:annotationRef/>
      </w:r>
      <w:r>
        <w:rPr>
          <w:lang w:val="en-CA"/>
        </w:rPr>
        <w:t xml:space="preserve">A statistical caveat to consider. Parameter estimates from predictive models (e.g. model selection) are well known to be biased. Arif and Macneil 2022 Predictive models arent for causal inferences. Ecology Letters. </w:t>
      </w:r>
    </w:p>
  </w:comment>
  <w:comment w:id="196" w:author="Marissa Dyck" w:date="2025-05-01T19:17:00Z" w:initials="MOU">
    <w:p w14:paraId="68DE3FEA" w14:textId="77777777" w:rsidR="00847DA0" w:rsidRDefault="00847DA0" w:rsidP="00847DA0">
      <w:r>
        <w:rPr>
          <w:rStyle w:val="CommentReference"/>
        </w:rPr>
        <w:annotationRef/>
      </w:r>
      <w:r>
        <w:rPr>
          <w:sz w:val="20"/>
          <w:szCs w:val="20"/>
        </w:rPr>
        <w:t>Explain what this means for your models specifically e.g., assume true absences may be false absences and how that could impact results</w:t>
      </w:r>
    </w:p>
  </w:comment>
  <w:comment w:id="197" w:author="Emerald Arthurs" w:date="2025-05-02T10:39:00Z" w:initials="EA">
    <w:p w14:paraId="1B20F292" w14:textId="77777777" w:rsidR="002A47FF" w:rsidRDefault="002A47FF" w:rsidP="002A47FF">
      <w:pPr>
        <w:pStyle w:val="CommentText"/>
      </w:pPr>
      <w:r>
        <w:rPr>
          <w:rStyle w:val="CommentReference"/>
        </w:rPr>
        <w:annotationRef/>
      </w:r>
      <w:r>
        <w:t>Added</w:t>
      </w:r>
    </w:p>
  </w:comment>
  <w:comment w:id="204" w:author="Marissa Dyck" w:date="2025-05-01T19:17:00Z" w:initials="MOU">
    <w:p w14:paraId="6E9F7C69" w14:textId="7933930F" w:rsidR="00847DA0" w:rsidRDefault="00847DA0" w:rsidP="00847DA0">
      <w:r>
        <w:rPr>
          <w:rStyle w:val="CommentReference"/>
        </w:rPr>
        <w:annotationRef/>
      </w:r>
      <w:r>
        <w:rPr>
          <w:sz w:val="20"/>
          <w:szCs w:val="20"/>
        </w:rPr>
        <w:t>Be consistent since you state above the design wasn’t intended for red squirrels at all</w:t>
      </w:r>
    </w:p>
  </w:comment>
  <w:comment w:id="205" w:author="Emerald Arthurs" w:date="2025-05-02T10:40:00Z" w:initials="EA">
    <w:p w14:paraId="6153C903" w14:textId="77777777" w:rsidR="002A47FF" w:rsidRDefault="002A47FF" w:rsidP="002A47FF">
      <w:pPr>
        <w:pStyle w:val="CommentText"/>
      </w:pPr>
      <w:r>
        <w:rPr>
          <w:rStyle w:val="CommentReference"/>
        </w:rPr>
        <w:annotationRef/>
      </w:r>
      <w:r>
        <w:t>agreed</w:t>
      </w:r>
    </w:p>
  </w:comment>
  <w:comment w:id="207" w:author="Andrew Barnas" w:date="2025-04-28T16:45:00Z" w:initials="AB">
    <w:p w14:paraId="23BA286B" w14:textId="7AB09268" w:rsidR="00074002" w:rsidRDefault="00074002" w:rsidP="00074002">
      <w:pPr>
        <w:pStyle w:val="CommentText"/>
      </w:pPr>
      <w:r>
        <w:rPr>
          <w:rStyle w:val="CommentReference"/>
        </w:rPr>
        <w:annotationRef/>
      </w:r>
      <w:r>
        <w:rPr>
          <w:lang w:val="en-CA"/>
        </w:rPr>
        <w:t xml:space="preserve">Um excuse me Barnas et al. 2022 Journal of Avian Biology </w:t>
      </w:r>
    </w:p>
    <w:p w14:paraId="37AD5C1A" w14:textId="77777777" w:rsidR="00074002" w:rsidRDefault="00074002" w:rsidP="00074002">
      <w:pPr>
        <w:pStyle w:val="CommentText"/>
      </w:pPr>
    </w:p>
    <w:p w14:paraId="727094A8" w14:textId="77777777" w:rsidR="00074002" w:rsidRDefault="00074002" w:rsidP="00074002">
      <w:pPr>
        <w:pStyle w:val="CommentText"/>
      </w:pPr>
      <w:r>
        <w:rPr>
          <w:lang w:val="en-CA"/>
        </w:rPr>
        <w:t>(I mean yes I basically had baited cameras, but it worked dammit)</w:t>
      </w:r>
    </w:p>
  </w:comment>
  <w:comment w:id="208" w:author="Aidan Brushett" w:date="2025-04-28T19:18:00Z" w:initials="AB">
    <w:p w14:paraId="5CBDEB8C" w14:textId="77777777" w:rsidR="0009054F" w:rsidRDefault="0009054F" w:rsidP="0009054F">
      <w:pPr>
        <w:pStyle w:val="CommentText"/>
      </w:pPr>
      <w:r>
        <w:rPr>
          <w:rStyle w:val="CommentReference"/>
        </w:rPr>
        <w:annotationRef/>
      </w:r>
      <w:r>
        <w:t>Clarified camera traps intended for mammals</w:t>
      </w:r>
    </w:p>
  </w:comment>
  <w:comment w:id="210" w:author="Marissa Dyck" w:date="2025-05-01T19:20:00Z" w:initials="MOU">
    <w:p w14:paraId="668226A8" w14:textId="77777777" w:rsidR="00847DA0" w:rsidRDefault="00847DA0" w:rsidP="00847DA0">
      <w:r>
        <w:rPr>
          <w:rStyle w:val="CommentReference"/>
        </w:rPr>
        <w:annotationRef/>
      </w:r>
      <w:r>
        <w:rPr>
          <w:sz w:val="20"/>
          <w:szCs w:val="20"/>
        </w:rPr>
        <w:t>Also they are an important food source for many species</w:t>
      </w:r>
    </w:p>
  </w:comment>
  <w:comment w:id="211" w:author="Emerald Arthurs" w:date="2025-05-02T10:42:00Z" w:initials="EA">
    <w:p w14:paraId="3E3E880E" w14:textId="77777777" w:rsidR="002A47FF" w:rsidRDefault="002A47FF" w:rsidP="002A47FF">
      <w:pPr>
        <w:pStyle w:val="CommentText"/>
      </w:pPr>
      <w:r>
        <w:rPr>
          <w:rStyle w:val="CommentReference"/>
        </w:rPr>
        <w:annotationRef/>
      </w:r>
      <w:r>
        <w:t xml:space="preserve">Added. Ties into out discussion as well. </w:t>
      </w:r>
    </w:p>
  </w:comment>
  <w:comment w:id="217" w:author="Emerald Arthurs" w:date="2025-05-02T10:57:00Z" w:initials="EA">
    <w:p w14:paraId="2EFA3F6A" w14:textId="77777777" w:rsidR="003579BE" w:rsidRDefault="003579BE" w:rsidP="003579BE">
      <w:pPr>
        <w:pStyle w:val="CommentText"/>
      </w:pPr>
      <w:r>
        <w:rPr>
          <w:rStyle w:val="CommentReference"/>
        </w:rPr>
        <w:annotationRef/>
      </w:r>
      <w:r>
        <w:t>This is usually just inputted to the credit taxonomy thing?</w:t>
      </w:r>
    </w:p>
  </w:comment>
  <w:comment w:id="219" w:author="Marissa Dyck" w:date="2025-05-01T19:21:00Z" w:initials="MOU">
    <w:p w14:paraId="47BD6C17" w14:textId="56D2FAE2" w:rsidR="00847DA0" w:rsidRDefault="00847DA0" w:rsidP="00847DA0">
      <w:r>
        <w:rPr>
          <w:rStyle w:val="CommentReference"/>
        </w:rPr>
        <w:annotationRef/>
      </w:r>
      <w:r>
        <w:rPr>
          <w:sz w:val="20"/>
          <w:szCs w:val="20"/>
        </w:rPr>
        <w:t>Ref field techs and image taggers by name</w:t>
      </w:r>
    </w:p>
  </w:comment>
  <w:comment w:id="220" w:author="Emerald Arthurs" w:date="2025-05-02T10:58:00Z" w:initials="EA">
    <w:p w14:paraId="26A2B8CA" w14:textId="77777777" w:rsidR="003579BE" w:rsidRDefault="003579BE" w:rsidP="003579BE">
      <w:pPr>
        <w:pStyle w:val="CommentText"/>
      </w:pPr>
      <w:r>
        <w:rPr>
          <w:rStyle w:val="CommentReference"/>
        </w:rPr>
        <w:annotationRef/>
      </w:r>
      <w:r>
        <w:t>Done. Think I got everyone?</w:t>
      </w:r>
    </w:p>
  </w:comment>
  <w:comment w:id="237" w:author="Emerald Arthurs" w:date="2025-05-02T10:45:00Z" w:initials="EA">
    <w:p w14:paraId="11F62BAE" w14:textId="538256BC" w:rsidR="00A869BF" w:rsidRDefault="00A869BF" w:rsidP="00A869BF">
      <w:pPr>
        <w:pStyle w:val="CommentText"/>
      </w:pPr>
      <w:r>
        <w:rPr>
          <w:rStyle w:val="CommentReference"/>
        </w:rPr>
        <w:annotationRef/>
      </w:r>
      <w:r>
        <w:t>Did I miss anyone? I didn’t include us because it seemed weird to thank ourselves</w:t>
      </w:r>
    </w:p>
  </w:comment>
  <w:comment w:id="266" w:author="Barnas, Andrew" w:date="2025-04-28T09:46:00Z" w:initials="BA">
    <w:p w14:paraId="066A0107" w14:textId="79DD136C" w:rsidR="00CF2830" w:rsidRDefault="00CF2830">
      <w:pPr>
        <w:pStyle w:val="CommentText"/>
      </w:pPr>
      <w:r>
        <w:rPr>
          <w:rStyle w:val="CommentReference"/>
        </w:rPr>
        <w:annotationRef/>
      </w:r>
      <w:r>
        <w:t>Cool figure. A couple thoughts:</w:t>
      </w:r>
    </w:p>
    <w:p w14:paraId="58EE6457" w14:textId="77777777" w:rsidR="00CF2830" w:rsidRDefault="00CF2830" w:rsidP="00CF2830">
      <w:pPr>
        <w:pStyle w:val="CommentText"/>
        <w:numPr>
          <w:ilvl w:val="0"/>
          <w:numId w:val="2"/>
        </w:numPr>
      </w:pPr>
      <w:r>
        <w:t xml:space="preserve"> Consider panel identifiers (A, B, C…). Then in the text of the methods you can direct readers to specific parts of the panel you are talking about. And in your caption, “D, E, F) Red squirrels were detected year-round in a variety of habitat types.</w:t>
      </w:r>
    </w:p>
    <w:p w14:paraId="57908963" w14:textId="77777777" w:rsidR="00CF2830" w:rsidRDefault="00CF2830" w:rsidP="00CF2830">
      <w:pPr>
        <w:pStyle w:val="CommentText"/>
        <w:numPr>
          <w:ilvl w:val="0"/>
          <w:numId w:val="2"/>
        </w:numPr>
      </w:pPr>
      <w:r>
        <w:t>Timber harvest areas in green: Is this not just the boreal forest ecozone? E.g. theres no harvest depicted here in the majority of BC?</w:t>
      </w:r>
    </w:p>
    <w:p w14:paraId="7F0A3C37" w14:textId="6002ABCA" w:rsidR="00CF2830" w:rsidRDefault="00CF2830" w:rsidP="00CF2830">
      <w:pPr>
        <w:pStyle w:val="CommentText"/>
        <w:numPr>
          <w:ilvl w:val="0"/>
          <w:numId w:val="2"/>
        </w:numPr>
      </w:pPr>
      <w:r>
        <w:t xml:space="preserve">In the landscapes panel, I would ditch every “city” except Fort McMurray just to reference readers on the approximate location. Otherwise it is a bit confusing as to if those other locations are sampling areas or something.  </w:t>
      </w:r>
    </w:p>
  </w:comment>
  <w:comment w:id="267" w:author="Marissa Dyck" w:date="2025-05-01T18:26:00Z" w:initials="MOU">
    <w:p w14:paraId="076EE088" w14:textId="77777777" w:rsidR="00847DA0" w:rsidRDefault="00847DA0" w:rsidP="00847DA0">
      <w:r>
        <w:rPr>
          <w:rStyle w:val="CommentReference"/>
        </w:rPr>
        <w:annotationRef/>
      </w:r>
      <w:r>
        <w:rPr>
          <w:sz w:val="20"/>
          <w:szCs w:val="20"/>
        </w:rPr>
        <w:t>Great notes from Andrew! My only addition might be to run it by Jake or online check for a colorblind friendly test on your panel c map</w:t>
      </w:r>
    </w:p>
  </w:comment>
  <w:comment w:id="268" w:author="Marissa Dyck" w:date="2025-05-01T19:34:00Z" w:initials="MOU">
    <w:p w14:paraId="4A1BA636" w14:textId="77777777" w:rsidR="009E6471" w:rsidRDefault="009E6471" w:rsidP="009E6471">
      <w:r>
        <w:rPr>
          <w:rStyle w:val="CommentReference"/>
        </w:rPr>
        <w:annotationRef/>
      </w:r>
      <w:r>
        <w:rPr>
          <w:sz w:val="20"/>
          <w:szCs w:val="20"/>
        </w:rPr>
        <w:t>See note on fig 5 about consistency between plots.</w:t>
      </w:r>
    </w:p>
    <w:p w14:paraId="21C44C0C" w14:textId="77777777" w:rsidR="009E6471" w:rsidRDefault="009E6471" w:rsidP="009E6471"/>
    <w:p w14:paraId="4E4C6CDD" w14:textId="77777777" w:rsidR="009E6471" w:rsidRDefault="009E6471" w:rsidP="009E6471">
      <w:r>
        <w:rPr>
          <w:sz w:val="20"/>
          <w:szCs w:val="20"/>
        </w:rPr>
        <w:t>Also I think this is useful for a reviewer and for complete transparency but you have a lot of figures I might suggest moving to a supplemental info depending on the journal you submit to</w:t>
      </w:r>
    </w:p>
  </w:comment>
  <w:comment w:id="269" w:author="Marissa Dyck" w:date="2025-05-01T19:33:00Z" w:initials="MOU">
    <w:p w14:paraId="3E54B0C7" w14:textId="3B443E5E" w:rsidR="009E6471" w:rsidRDefault="009E6471" w:rsidP="009E6471">
      <w:r>
        <w:rPr>
          <w:rStyle w:val="CommentReference"/>
        </w:rPr>
        <w:annotationRef/>
      </w:r>
      <w:r>
        <w:rPr>
          <w:sz w:val="20"/>
          <w:szCs w:val="20"/>
        </w:rPr>
        <w:t>The black almost gets confusing with the dark grey here because it drops to zero can you swap the light and dark grey colors</w:t>
      </w:r>
    </w:p>
  </w:comment>
  <w:comment w:id="270" w:author="Marissa Dyck" w:date="2025-05-01T19:30:00Z" w:initials="MOU">
    <w:p w14:paraId="082DA11E" w14:textId="583B2AE1" w:rsidR="009E6471" w:rsidRDefault="009E6471" w:rsidP="009E6471">
      <w:r>
        <w:rPr>
          <w:rStyle w:val="CommentReference"/>
        </w:rPr>
        <w:annotationRef/>
      </w:r>
      <w:r>
        <w:rPr>
          <w:sz w:val="20"/>
          <w:szCs w:val="20"/>
        </w:rPr>
        <w:t>I personally like to see predictive plots as well because I think odds ratios can sometimes be misleading (e.g. look like they have a large or small effect statistically when the ecological effect may be quite large). You have a lot of variables between the two models so wouldn’t necsarily need all of them but maybe pulling gout some of the important ones you talk about in your hypotheses</w:t>
      </w:r>
    </w:p>
  </w:comment>
  <w:comment w:id="271" w:author="Andrew Barnas" w:date="2025-04-28T17:12:00Z" w:initials="AB">
    <w:p w14:paraId="40DD0E8C" w14:textId="6A69F378" w:rsidR="009F38B4" w:rsidRDefault="009F38B4" w:rsidP="009F38B4">
      <w:pPr>
        <w:pStyle w:val="CommentText"/>
      </w:pPr>
      <w:r>
        <w:rPr>
          <w:rStyle w:val="CommentReference"/>
        </w:rPr>
        <w:annotationRef/>
      </w:r>
      <w:r>
        <w:rPr>
          <w:lang w:val="en-CA"/>
        </w:rPr>
        <w:t xml:space="preserve"> a little squirrel silhouette perhaps??</w:t>
      </w:r>
    </w:p>
  </w:comment>
  <w:comment w:id="272" w:author="Andrew Barnas" w:date="2025-04-28T17:13:00Z" w:initials="AB">
    <w:p w14:paraId="6038059F" w14:textId="77777777" w:rsidR="00697500" w:rsidRDefault="00697500" w:rsidP="00697500">
      <w:pPr>
        <w:pStyle w:val="CommentText"/>
      </w:pPr>
      <w:r>
        <w:rPr>
          <w:rStyle w:val="CommentReference"/>
        </w:rPr>
        <w:annotationRef/>
      </w:r>
      <w:r>
        <w:rPr>
          <w:lang w:val="en-CA"/>
        </w:rPr>
        <w:t xml:space="preserve">You might change the legend to say 90% and 10% quantile, then readers will know right away what they are looking at. </w:t>
      </w:r>
    </w:p>
  </w:comment>
  <w:comment w:id="273" w:author="Aidan Brushett" w:date="2025-04-28T23:50:00Z" w:initials="AB">
    <w:p w14:paraId="5A31609E" w14:textId="77777777" w:rsidR="00F305EA" w:rsidRDefault="00F305EA" w:rsidP="00F305EA">
      <w:pPr>
        <w:pStyle w:val="CommentText"/>
      </w:pPr>
      <w:r>
        <w:rPr>
          <w:rStyle w:val="CommentReference"/>
        </w:rPr>
        <w:annotationRef/>
      </w:r>
      <w:r>
        <w:t>incorporated</w:t>
      </w:r>
    </w:p>
  </w:comment>
  <w:comment w:id="274" w:author="Marissa Dyck" w:date="2025-05-01T19:32:00Z" w:initials="MOU">
    <w:p w14:paraId="1B266495" w14:textId="77777777" w:rsidR="009E6471" w:rsidRDefault="009E6471" w:rsidP="009E6471">
      <w:r>
        <w:rPr>
          <w:rStyle w:val="CommentReference"/>
        </w:rPr>
        <w:annotationRef/>
      </w:r>
      <w:r>
        <w:rPr>
          <w:sz w:val="20"/>
          <w:szCs w:val="20"/>
        </w:rPr>
        <w:t>Very nit picky but Be consistent between plots, here you don’t capitalize your axis or legend and in figure 4 &amp; 3 you do</w:t>
      </w:r>
    </w:p>
  </w:comment>
  <w:comment w:id="275" w:author="Marissa Dyck" w:date="2025-05-01T19:36:00Z" w:initials="MOU">
    <w:p w14:paraId="4E78F113" w14:textId="77777777" w:rsidR="009E6471" w:rsidRDefault="009E6471" w:rsidP="009E6471">
      <w:r>
        <w:rPr>
          <w:rStyle w:val="CommentReference"/>
        </w:rPr>
        <w:annotationRef/>
      </w:r>
      <w:r>
        <w:rPr>
          <w:sz w:val="20"/>
          <w:szCs w:val="20"/>
        </w:rPr>
        <w:t>All figs and table should stand alone w/o the text of the manuscript so for this one I would succinctly specify why there are different modeled scales for the different types of variables</w:t>
      </w:r>
    </w:p>
  </w:comment>
  <w:comment w:id="276" w:author="Marissa Dyck" w:date="2025-05-01T18:46:00Z" w:initials="MOU">
    <w:p w14:paraId="3B94CE1D" w14:textId="520671AE" w:rsidR="00847DA0" w:rsidRDefault="00847DA0" w:rsidP="00847DA0">
      <w:r>
        <w:rPr>
          <w:rStyle w:val="CommentReference"/>
        </w:rPr>
        <w:annotationRef/>
      </w:r>
      <w:r>
        <w:rPr>
          <w:sz w:val="20"/>
          <w:szCs w:val="20"/>
        </w:rPr>
        <w:t xml:space="preserve">May seem intuitive to us, but you need to write out what all the abbreviations in the table mean specifically (e.g. df, AICc, etc.) </w:t>
      </w:r>
    </w:p>
  </w:comment>
  <w:comment w:id="277" w:author="Andrew Barnas" w:date="2025-04-28T16:54:00Z" w:initials="AB">
    <w:p w14:paraId="4ABD4454" w14:textId="3B20DC6D" w:rsidR="008B2310" w:rsidRDefault="008B2310" w:rsidP="008B2310">
      <w:pPr>
        <w:pStyle w:val="CommentText"/>
      </w:pPr>
      <w:r>
        <w:rPr>
          <w:rStyle w:val="CommentReference"/>
        </w:rPr>
        <w:annotationRef/>
      </w:r>
      <w:r>
        <w:rPr>
          <w:lang w:val="en-CA"/>
        </w:rPr>
        <w:t>I see the logic of how you are presenting this, but I think it causes a bit more confusion than its worth. A reviewer will likely revolt against it, and I think you should reorganize into the “Standard” model selection table, leading from top model with descending model support. The reasons for this are:</w:t>
      </w:r>
    </w:p>
    <w:p w14:paraId="59F33151" w14:textId="77777777" w:rsidR="008B2310" w:rsidRDefault="008B2310" w:rsidP="008B2310">
      <w:pPr>
        <w:pStyle w:val="CommentText"/>
        <w:numPr>
          <w:ilvl w:val="0"/>
          <w:numId w:val="3"/>
        </w:numPr>
      </w:pPr>
      <w:r>
        <w:rPr>
          <w:lang w:val="en-CA"/>
        </w:rPr>
        <w:t>Convention, most people will want to read this a certain way and it will help them digest it if the table is how they expect</w:t>
      </w:r>
    </w:p>
    <w:p w14:paraId="61B7D25B" w14:textId="77777777" w:rsidR="008B2310" w:rsidRDefault="008B2310" w:rsidP="008B2310">
      <w:pPr>
        <w:pStyle w:val="CommentText"/>
        <w:numPr>
          <w:ilvl w:val="0"/>
          <w:numId w:val="3"/>
        </w:numPr>
      </w:pPr>
      <w:r>
        <w:rPr>
          <w:lang w:val="en-CA"/>
        </w:rPr>
        <w:t>Ease of comparison between competitive models, e.g. right now its really hard to tell the relative fit for any of the non-top models, or just see how models rank overall.</w:t>
      </w:r>
    </w:p>
    <w:p w14:paraId="640DD668" w14:textId="77777777" w:rsidR="008B2310" w:rsidRDefault="008B2310" w:rsidP="008B2310">
      <w:pPr>
        <w:pStyle w:val="CommentText"/>
        <w:numPr>
          <w:ilvl w:val="0"/>
          <w:numId w:val="3"/>
        </w:numPr>
      </w:pPr>
      <w:r>
        <w:rPr>
          <w:lang w:val="en-CA"/>
        </w:rPr>
        <w:t xml:space="preserve">Reinforce that this was all one model selection approach (rather than four separate ones as it kind of looks like now). </w:t>
      </w:r>
    </w:p>
    <w:p w14:paraId="01E73C76" w14:textId="77777777" w:rsidR="008B2310" w:rsidRDefault="008B2310" w:rsidP="008B2310">
      <w:pPr>
        <w:pStyle w:val="CommentText"/>
      </w:pPr>
    </w:p>
    <w:p w14:paraId="510C14D9" w14:textId="77777777" w:rsidR="008B2310" w:rsidRDefault="008B2310" w:rsidP="008B2310">
      <w:pPr>
        <w:pStyle w:val="CommentText"/>
      </w:pPr>
      <w:r>
        <w:rPr>
          <w:lang w:val="en-CA"/>
        </w:rPr>
        <w:t xml:space="preserve">You can still include a column identifying which habitat each model belongs to though, that’s a good information thing to have. </w:t>
      </w:r>
    </w:p>
  </w:comment>
  <w:comment w:id="278" w:author="Aidan Brushett" w:date="2025-04-28T23:55:00Z" w:initials="AB">
    <w:p w14:paraId="390F0BF6" w14:textId="77777777" w:rsidR="0027170B" w:rsidRDefault="0027170B" w:rsidP="0027170B">
      <w:pPr>
        <w:pStyle w:val="CommentText"/>
      </w:pPr>
      <w:r>
        <w:rPr>
          <w:rStyle w:val="CommentReference"/>
        </w:rPr>
        <w:annotationRef/>
      </w:r>
      <w:r>
        <w:t>Personal note: model weights have changed slightly with addition of more candidate models to the set – ensure table is updated appropriately</w:t>
      </w:r>
    </w:p>
  </w:comment>
  <w:comment w:id="279" w:author="Aidan Brushett" w:date="2025-04-28T23:56:00Z" w:initials="AB">
    <w:p w14:paraId="066F62DB" w14:textId="77777777" w:rsidR="0027170B" w:rsidRDefault="0027170B" w:rsidP="0027170B">
      <w:pPr>
        <w:pStyle w:val="CommentText"/>
      </w:pPr>
      <w:r>
        <w:rPr>
          <w:rStyle w:val="CommentReference"/>
        </w:rPr>
        <w:annotationRef/>
      </w:r>
      <w:r>
        <w:t>No other parameters or AIC weights have changed, do a double check to ensure tables and result section line up properly</w:t>
      </w:r>
    </w:p>
  </w:comment>
  <w:comment w:id="280" w:author="Aidan Brushett" w:date="2025-04-30T12:18:00Z" w:initials="AB">
    <w:p w14:paraId="61044094" w14:textId="77777777" w:rsidR="001D1A6E" w:rsidRDefault="001D1A6E" w:rsidP="001D1A6E">
      <w:pPr>
        <w:pStyle w:val="CommentText"/>
      </w:pPr>
      <w:r>
        <w:rPr>
          <w:rStyle w:val="CommentReference"/>
        </w:rPr>
        <w:annotationRef/>
      </w:r>
      <w:r>
        <w:t>Updated!</w:t>
      </w:r>
    </w:p>
  </w:comment>
  <w:comment w:id="281" w:author="Marissa Dyck" w:date="2025-05-01T19:35:00Z" w:initials="MOU">
    <w:p w14:paraId="2AA9A466" w14:textId="77777777" w:rsidR="009E6471" w:rsidRDefault="009E6471" w:rsidP="009E6471">
      <w:r>
        <w:rPr>
          <w:rStyle w:val="CommentReference"/>
        </w:rPr>
        <w:annotationRef/>
      </w:r>
      <w:r>
        <w:rPr>
          <w:sz w:val="20"/>
          <w:szCs w:val="20"/>
        </w:rPr>
        <w:t>Same with this fig, make sure you spell out abbreviations in the legend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69A06" w15:done="0"/>
  <w15:commentEx w15:paraId="34A87F1A" w15:done="0"/>
  <w15:commentEx w15:paraId="75634D03" w15:done="0"/>
  <w15:commentEx w15:paraId="5A49975E" w15:paraIdParent="75634D03" w15:done="0"/>
  <w15:commentEx w15:paraId="55165F27" w15:paraIdParent="75634D03" w15:done="0"/>
  <w15:commentEx w15:paraId="39648987" w15:done="0"/>
  <w15:commentEx w15:paraId="18F7809F" w15:paraIdParent="39648987" w15:done="0"/>
  <w15:commentEx w15:paraId="6AD1B70C" w15:done="0"/>
  <w15:commentEx w15:paraId="4DC9DB80" w15:paraIdParent="6AD1B70C" w15:done="0"/>
  <w15:commentEx w15:paraId="6CDE0666" w15:paraIdParent="6AD1B70C" w15:done="0"/>
  <w15:commentEx w15:paraId="21D1BAB1" w15:paraIdParent="6AD1B70C" w15:done="0"/>
  <w15:commentEx w15:paraId="6CA437F2" w15:done="0"/>
  <w15:commentEx w15:paraId="6DBC1B0D" w15:paraIdParent="6CA437F2" w15:done="0"/>
  <w15:commentEx w15:paraId="13D74D8E" w15:done="0"/>
  <w15:commentEx w15:paraId="630D2401" w15:paraIdParent="13D74D8E" w15:done="0"/>
  <w15:commentEx w15:paraId="5B3181B6" w15:done="0"/>
  <w15:commentEx w15:paraId="62AB660F" w15:paraIdParent="5B3181B6" w15:done="0"/>
  <w15:commentEx w15:paraId="265FFE3D" w15:paraIdParent="5B3181B6" w15:done="0"/>
  <w15:commentEx w15:paraId="6F4A6DD0" w15:paraIdParent="5B3181B6" w15:done="0"/>
  <w15:commentEx w15:paraId="70EA69B0" w15:done="0"/>
  <w15:commentEx w15:paraId="47A9F4B1" w15:paraIdParent="70EA69B0" w15:done="0"/>
  <w15:commentEx w15:paraId="009AA785" w15:done="0"/>
  <w15:commentEx w15:paraId="13FCFD1D" w15:paraIdParent="009AA785" w15:done="0"/>
  <w15:commentEx w15:paraId="070B5143" w15:done="0"/>
  <w15:commentEx w15:paraId="6831F7A0" w15:paraIdParent="070B5143" w15:done="0"/>
  <w15:commentEx w15:paraId="53849583" w15:done="0"/>
  <w15:commentEx w15:paraId="5F178C8A" w15:paraIdParent="53849583" w15:done="0"/>
  <w15:commentEx w15:paraId="70DA397F" w15:done="0"/>
  <w15:commentEx w15:paraId="55DF65C3" w15:paraIdParent="70DA397F" w15:done="0"/>
  <w15:commentEx w15:paraId="5309B480" w15:done="0"/>
  <w15:commentEx w15:paraId="182E8B2F" w15:paraIdParent="5309B480" w15:done="0"/>
  <w15:commentEx w15:paraId="485BF984" w15:done="0"/>
  <w15:commentEx w15:paraId="2657F386" w15:paraIdParent="485BF984" w15:done="0"/>
  <w15:commentEx w15:paraId="3CEE2EE3" w15:done="0"/>
  <w15:commentEx w15:paraId="3ACEA856" w15:paraIdParent="3CEE2EE3" w15:done="0"/>
  <w15:commentEx w15:paraId="67419EF3" w15:done="0"/>
  <w15:commentEx w15:paraId="6DF9F281" w15:paraIdParent="67419EF3" w15:done="0"/>
  <w15:commentEx w15:paraId="5DC5D125" w15:done="0"/>
  <w15:commentEx w15:paraId="3558B555" w15:paraIdParent="5DC5D125" w15:done="0"/>
  <w15:commentEx w15:paraId="001972F7" w15:done="0"/>
  <w15:commentEx w15:paraId="244BEF40" w15:paraIdParent="001972F7" w15:done="0"/>
  <w15:commentEx w15:paraId="6D8831C1" w15:done="0"/>
  <w15:commentEx w15:paraId="2AFBDD2E" w15:paraIdParent="6D8831C1" w15:done="0"/>
  <w15:commentEx w15:paraId="4B567955" w15:paraIdParent="6D8831C1" w15:done="0"/>
  <w15:commentEx w15:paraId="3A1C7371" w15:done="0"/>
  <w15:commentEx w15:paraId="4F9A18E3" w15:paraIdParent="3A1C7371" w15:done="0"/>
  <w15:commentEx w15:paraId="1E999DAC" w15:done="0"/>
  <w15:commentEx w15:paraId="3D7FA5A8" w15:paraIdParent="1E999DAC" w15:done="0"/>
  <w15:commentEx w15:paraId="40200A0B" w15:done="0"/>
  <w15:commentEx w15:paraId="02AB74EE" w15:done="0"/>
  <w15:commentEx w15:paraId="5A339B05" w15:paraIdParent="02AB74EE" w15:done="0"/>
  <w15:commentEx w15:paraId="1E246215" w15:done="0"/>
  <w15:commentEx w15:paraId="7DAC821E" w15:paraIdParent="1E246215" w15:done="0"/>
  <w15:commentEx w15:paraId="21FFA795" w15:done="0"/>
  <w15:commentEx w15:paraId="2DD4D1AB" w15:paraIdParent="21FFA795" w15:done="0"/>
  <w15:commentEx w15:paraId="61AB3066" w15:done="0"/>
  <w15:commentEx w15:paraId="632909BA" w15:done="0"/>
  <w15:commentEx w15:paraId="2C61DE92" w15:paraIdParent="632909BA" w15:done="0"/>
  <w15:commentEx w15:paraId="01236491" w15:done="0"/>
  <w15:commentEx w15:paraId="3CCE1D98" w15:paraIdParent="01236491" w15:done="0"/>
  <w15:commentEx w15:paraId="6DB404FE" w15:done="0"/>
  <w15:commentEx w15:paraId="54925689" w15:paraIdParent="6DB404FE" w15:done="0"/>
  <w15:commentEx w15:paraId="4963FD1E" w15:paraIdParent="6DB404FE" w15:done="0"/>
  <w15:commentEx w15:paraId="092FA4C7" w15:done="0"/>
  <w15:commentEx w15:paraId="393DF274" w15:paraIdParent="092FA4C7" w15:done="0"/>
  <w15:commentEx w15:paraId="408ECFAD" w15:done="0"/>
  <w15:commentEx w15:paraId="0227E660" w15:paraIdParent="408ECFAD" w15:done="0"/>
  <w15:commentEx w15:paraId="3F3C1410" w15:done="0"/>
  <w15:commentEx w15:paraId="4786562D" w15:done="0"/>
  <w15:commentEx w15:paraId="6A7F95C7" w15:paraIdParent="4786562D" w15:done="0"/>
  <w15:commentEx w15:paraId="26C5AC83" w15:done="0"/>
  <w15:commentEx w15:paraId="01FD1971" w15:paraIdParent="26C5AC83" w15:done="0"/>
  <w15:commentEx w15:paraId="25A40A5C" w15:done="0"/>
  <w15:commentEx w15:paraId="3746D369" w15:paraIdParent="25A40A5C" w15:done="0"/>
  <w15:commentEx w15:paraId="5955EC27" w15:paraIdParent="25A40A5C" w15:done="0"/>
  <w15:commentEx w15:paraId="4C0CB57A" w15:done="0"/>
  <w15:commentEx w15:paraId="722469DE" w15:paraIdParent="4C0CB57A" w15:done="0"/>
  <w15:commentEx w15:paraId="56A4A00F" w15:done="0"/>
  <w15:commentEx w15:paraId="43A8A38F" w15:paraIdParent="56A4A00F" w15:done="0"/>
  <w15:commentEx w15:paraId="1A59C8E8" w15:done="0"/>
  <w15:commentEx w15:paraId="584720A6" w15:paraIdParent="1A59C8E8" w15:done="0"/>
  <w15:commentEx w15:paraId="20316AE8" w15:done="0"/>
  <w15:commentEx w15:paraId="7746D8F9" w15:paraIdParent="20316AE8" w15:done="0"/>
  <w15:commentEx w15:paraId="6D42E430" w15:paraIdParent="20316AE8" w15:done="0"/>
  <w15:commentEx w15:paraId="0BE2AC6B" w15:paraIdParent="20316AE8" w15:done="0"/>
  <w15:commentEx w15:paraId="4A32F4C0" w15:done="0"/>
  <w15:commentEx w15:paraId="0392CE90" w15:paraIdParent="4A32F4C0" w15:done="0"/>
  <w15:commentEx w15:paraId="1DB6A90B" w15:done="0"/>
  <w15:commentEx w15:paraId="460ECEB6" w15:paraIdParent="1DB6A90B" w15:done="0"/>
  <w15:commentEx w15:paraId="028BAE81" w15:done="0"/>
  <w15:commentEx w15:paraId="7DAB806E" w15:paraIdParent="028BAE81" w15:done="0"/>
  <w15:commentEx w15:paraId="6C5573CC" w15:done="0"/>
  <w15:commentEx w15:paraId="799112DA" w15:paraIdParent="6C5573CC" w15:done="0"/>
  <w15:commentEx w15:paraId="418FAFBA" w15:done="0"/>
  <w15:commentEx w15:paraId="48A6889E" w15:paraIdParent="418FAFBA" w15:done="0"/>
  <w15:commentEx w15:paraId="24CD2AB6" w15:done="0"/>
  <w15:commentEx w15:paraId="47871EDA" w15:paraIdParent="24CD2AB6" w15:done="0"/>
  <w15:commentEx w15:paraId="38667CC0" w15:paraIdParent="24CD2AB6" w15:done="0"/>
  <w15:commentEx w15:paraId="6CD276DC" w15:done="0"/>
  <w15:commentEx w15:paraId="3560E9A7" w15:done="0"/>
  <w15:commentEx w15:paraId="4ED2AFFF" w15:done="0"/>
  <w15:commentEx w15:paraId="219BE543" w15:paraIdParent="4ED2AFFF" w15:done="0"/>
  <w15:commentEx w15:paraId="31B70B66" w15:done="0"/>
  <w15:commentEx w15:paraId="68DE3FEA" w15:done="0"/>
  <w15:commentEx w15:paraId="1B20F292" w15:paraIdParent="68DE3FEA" w15:done="0"/>
  <w15:commentEx w15:paraId="6E9F7C69" w15:done="0"/>
  <w15:commentEx w15:paraId="6153C903" w15:paraIdParent="6E9F7C69" w15:done="0"/>
  <w15:commentEx w15:paraId="727094A8" w15:done="0"/>
  <w15:commentEx w15:paraId="5CBDEB8C" w15:paraIdParent="727094A8" w15:done="0"/>
  <w15:commentEx w15:paraId="668226A8" w15:done="0"/>
  <w15:commentEx w15:paraId="3E3E880E" w15:paraIdParent="668226A8" w15:done="0"/>
  <w15:commentEx w15:paraId="2EFA3F6A" w15:done="0"/>
  <w15:commentEx w15:paraId="47BD6C17" w15:done="0"/>
  <w15:commentEx w15:paraId="26A2B8CA" w15:paraIdParent="47BD6C17" w15:done="0"/>
  <w15:commentEx w15:paraId="11F62BAE" w15:done="0"/>
  <w15:commentEx w15:paraId="7F0A3C37" w15:done="0"/>
  <w15:commentEx w15:paraId="076EE088" w15:paraIdParent="7F0A3C37" w15:done="0"/>
  <w15:commentEx w15:paraId="4E4C6CDD" w15:done="0"/>
  <w15:commentEx w15:paraId="3E54B0C7" w15:done="0"/>
  <w15:commentEx w15:paraId="082DA11E" w15:done="0"/>
  <w15:commentEx w15:paraId="40DD0E8C" w15:done="0"/>
  <w15:commentEx w15:paraId="6038059F" w15:paraIdParent="40DD0E8C" w15:done="0"/>
  <w15:commentEx w15:paraId="5A31609E" w15:paraIdParent="40DD0E8C" w15:done="0"/>
  <w15:commentEx w15:paraId="1B266495" w15:done="0"/>
  <w15:commentEx w15:paraId="4E78F113" w15:done="0"/>
  <w15:commentEx w15:paraId="3B94CE1D" w15:done="0"/>
  <w15:commentEx w15:paraId="510C14D9" w15:done="0"/>
  <w15:commentEx w15:paraId="390F0BF6" w15:paraIdParent="510C14D9" w15:done="0"/>
  <w15:commentEx w15:paraId="066F62DB" w15:paraIdParent="510C14D9" w15:done="0"/>
  <w15:commentEx w15:paraId="61044094" w15:paraIdParent="510C14D9" w15:done="0"/>
  <w15:commentEx w15:paraId="2AA9A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70C6C" w16cex:dateUtc="2025-05-02T01:41:00Z"/>
  <w16cex:commentExtensible w16cex:durableId="5C254F11" w16cex:dateUtc="2025-05-02T02:22:00Z"/>
  <w16cex:commentExtensible w16cex:durableId="0963507A" w16cex:dateUtc="2025-05-01T16:59:00Z"/>
  <w16cex:commentExtensible w16cex:durableId="73937BA0" w16cex:dateUtc="2025-05-02T02:23:00Z"/>
  <w16cex:commentExtensible w16cex:durableId="3AFB3F4E" w16cex:dateUtc="2025-05-02T16:50:00Z"/>
  <w16cex:commentExtensible w16cex:durableId="51D90654" w16cex:dateUtc="2025-04-25T22:42:00Z"/>
  <w16cex:commentExtensible w16cex:durableId="19AFE6BE" w16cex:dateUtc="2025-04-29T02:22:00Z"/>
  <w16cex:commentExtensible w16cex:durableId="65FB7482" w16cex:dateUtc="2025-04-25T22:44:00Z"/>
  <w16cex:commentExtensible w16cex:durableId="0A829EC3" w16cex:dateUtc="2025-04-29T20:24:00Z"/>
  <w16cex:commentExtensible w16cex:durableId="5220481D" w16cex:dateUtc="2025-04-29T21:05:00Z"/>
  <w16cex:commentExtensible w16cex:durableId="46D00311" w16cex:dateUtc="2025-04-30T17:32:00Z"/>
  <w16cex:commentExtensible w16cex:durableId="0D589E48" w16cex:dateUtc="2025-05-01T17:05:00Z"/>
  <w16cex:commentExtensible w16cex:durableId="375D3C4C" w16cex:dateUtc="2025-05-02T16:51:00Z"/>
  <w16cex:commentExtensible w16cex:durableId="7F51C086" w16cex:dateUtc="2025-05-01T17:14:00Z"/>
  <w16cex:commentExtensible w16cex:durableId="7D4A76FD" w16cex:dateUtc="2025-05-02T16:51:00Z"/>
  <w16cex:commentExtensible w16cex:durableId="7D24D389" w16cex:dateUtc="2025-04-25T22:50:00Z"/>
  <w16cex:commentExtensible w16cex:durableId="3AE72556" w16cex:dateUtc="2025-04-29T02:04:00Z"/>
  <w16cex:commentExtensible w16cex:durableId="239D75E6" w16cex:dateUtc="2025-05-01T17:12:00Z"/>
  <w16cex:commentExtensible w16cex:durableId="2F585976" w16cex:dateUtc="2025-05-02T16:52:00Z"/>
  <w16cex:commentExtensible w16cex:durableId="32D70680" w16cex:dateUtc="2025-05-01T17:17:00Z"/>
  <w16cex:commentExtensible w16cex:durableId="61CF4217" w16cex:dateUtc="2025-05-02T16:53:00Z"/>
  <w16cex:commentExtensible w16cex:durableId="2398C8B5" w16cex:dateUtc="2025-05-01T17:18:00Z"/>
  <w16cex:commentExtensible w16cex:durableId="0DB11BC1" w16cex:dateUtc="2025-05-02T16:56:00Z"/>
  <w16cex:commentExtensible w16cex:durableId="07EF3AF7" w16cex:dateUtc="2025-04-25T22:54:00Z"/>
  <w16cex:commentExtensible w16cex:durableId="45BEEF01" w16cex:dateUtc="2025-04-29T02:05:00Z"/>
  <w16cex:commentExtensible w16cex:durableId="1C8D147B" w16cex:dateUtc="2025-04-29T20:25:00Z"/>
  <w16cex:commentExtensible w16cex:durableId="00A57C9C" w16cex:dateUtc="2025-04-30T16:48:00Z"/>
  <w16cex:commentExtensible w16cex:durableId="198A5842" w16cex:dateUtc="2025-05-01T17:22:00Z"/>
  <w16cex:commentExtensible w16cex:durableId="1610CFA7" w16cex:dateUtc="2025-05-02T17:03:00Z"/>
  <w16cex:commentExtensible w16cex:durableId="7260F821" w16cex:dateUtc="2025-05-01T17:24:00Z"/>
  <w16cex:commentExtensible w16cex:durableId="3F4400A6" w16cex:dateUtc="2025-05-02T17:04:00Z"/>
  <w16cex:commentExtensible w16cex:durableId="0182D6C4" w16cex:dateUtc="2025-04-28T16:42:00Z"/>
  <w16cex:commentExtensible w16cex:durableId="2313C685" w16cex:dateUtc="2025-04-29T02:05:00Z"/>
  <w16cex:commentExtensible w16cex:durableId="2C7D9635" w16cex:dateUtc="2025-05-01T17:27:00Z"/>
  <w16cex:commentExtensible w16cex:durableId="5C90D525" w16cex:dateUtc="2025-05-02T17:06:00Z"/>
  <w16cex:commentExtensible w16cex:durableId="399A0963" w16cex:dateUtc="2025-04-28T16:52:00Z"/>
  <w16cex:commentExtensible w16cex:durableId="6A342084" w16cex:dateUtc="2025-04-29T02:07:00Z"/>
  <w16cex:commentExtensible w16cex:durableId="722A1F5B" w16cex:dateUtc="2025-05-02T01:19:00Z"/>
  <w16cex:commentExtensible w16cex:durableId="7528FD03" w16cex:dateUtc="2025-05-02T17:07:00Z"/>
  <w16cex:commentExtensible w16cex:durableId="373EE6E5" w16cex:dateUtc="2025-04-28T16:52:00Z"/>
  <w16cex:commentExtensible w16cex:durableId="3ABB737E" w16cex:dateUtc="2025-04-29T02:23:00Z"/>
  <w16cex:commentExtensible w16cex:durableId="600AAAA9" w16cex:dateUtc="2025-04-28T16:54:00Z"/>
  <w16cex:commentExtensible w16cex:durableId="3E78C79B" w16cex:dateUtc="2025-04-28T23:03:00Z"/>
  <w16cex:commentExtensible w16cex:durableId="71CFE8D6" w16cex:dateUtc="2025-04-29T02:07:00Z"/>
  <w16cex:commentExtensible w16cex:durableId="1C9D26DE" w16cex:dateUtc="2025-05-02T01:21:00Z"/>
  <w16cex:commentExtensible w16cex:durableId="4AC915F5" w16cex:dateUtc="2025-05-02T17:10:00Z"/>
  <w16cex:commentExtensible w16cex:durableId="2BFA3A03" w16cex:dateUtc="2025-05-02T01:23:00Z"/>
  <w16cex:commentExtensible w16cex:durableId="7AA36BEF" w16cex:dateUtc="2025-05-02T17:11:00Z"/>
  <w16cex:commentExtensible w16cex:durableId="08763481" w16cex:dateUtc="2025-05-02T01:29:00Z"/>
  <w16cex:commentExtensible w16cex:durableId="3AFC20B8" w16cex:dateUtc="2025-05-02T01:29:00Z"/>
  <w16cex:commentExtensible w16cex:durableId="28D9AAB2" w16cex:dateUtc="2025-05-02T17:28:00Z"/>
  <w16cex:commentExtensible w16cex:durableId="1B410167" w16cex:dateUtc="2025-04-28T17:01:00Z"/>
  <w16cex:commentExtensible w16cex:durableId="693F21C4" w16cex:dateUtc="2025-04-29T02:10:00Z"/>
  <w16cex:commentExtensible w16cex:durableId="6828503F" w16cex:dateUtc="2025-05-02T01:31:00Z"/>
  <w16cex:commentExtensible w16cex:durableId="32A101C8" w16cex:dateUtc="2025-05-02T17:28:00Z"/>
  <w16cex:commentExtensible w16cex:durableId="15421CF4" w16cex:dateUtc="2025-04-29T16:39:00Z"/>
  <w16cex:commentExtensible w16cex:durableId="1FD0320F" w16cex:dateUtc="2025-05-02T01:33:00Z"/>
  <w16cex:commentExtensible w16cex:durableId="12E0C2AD" w16cex:dateUtc="2025-05-02T17:28:00Z"/>
  <w16cex:commentExtensible w16cex:durableId="37B3204E" w16cex:dateUtc="2025-05-02T01:37:00Z"/>
  <w16cex:commentExtensible w16cex:durableId="02BA0BFD" w16cex:dateUtc="2025-05-02T17:30:00Z"/>
  <w16cex:commentExtensible w16cex:durableId="7FAD4C01" w16cex:dateUtc="2025-04-28T23:10:00Z"/>
  <w16cex:commentExtensible w16cex:durableId="1B307409" w16cex:dateUtc="2025-04-29T05:34:00Z"/>
  <w16cex:commentExtensible w16cex:durableId="61492EF2" w16cex:dateUtc="2025-04-29T20:26:00Z"/>
  <w16cex:commentExtensible w16cex:durableId="556D340C" w16cex:dateUtc="2025-04-28T17:03:00Z"/>
  <w16cex:commentExtensible w16cex:durableId="46A6B792" w16cex:dateUtc="2025-04-29T05:31:00Z"/>
  <w16cex:commentExtensible w16cex:durableId="5181FC42" w16cex:dateUtc="2025-04-29T16:17:00Z"/>
  <w16cex:commentExtensible w16cex:durableId="3DD582F8" w16cex:dateUtc="2025-04-30T16:50:00Z"/>
  <w16cex:commentExtensible w16cex:durableId="1C2DDB23" w16cex:dateUtc="2025-05-02T01:37:00Z"/>
  <w16cex:commentExtensible w16cex:durableId="1224BBAF" w16cex:dateUtc="2025-05-02T01:38:00Z"/>
  <w16cex:commentExtensible w16cex:durableId="4880CA1D" w16cex:dateUtc="2025-05-02T17:31:00Z"/>
  <w16cex:commentExtensible w16cex:durableId="12C2C050" w16cex:dateUtc="2025-05-02T01:39:00Z"/>
  <w16cex:commentExtensible w16cex:durableId="5CC27F47" w16cex:dateUtc="2025-05-02T17:33:00Z"/>
  <w16cex:commentExtensible w16cex:durableId="2B680EA7" w16cex:dateUtc="2025-04-28T17:35:00Z"/>
  <w16cex:commentExtensible w16cex:durableId="53442B42" w16cex:dateUtc="2025-04-29T02:34:00Z"/>
  <w16cex:commentExtensible w16cex:durableId="23474DE2" w16cex:dateUtc="2025-05-02T01:40:00Z"/>
  <w16cex:commentExtensible w16cex:durableId="5ABACA9D" w16cex:dateUtc="2025-04-28T17:39:00Z"/>
  <w16cex:commentExtensible w16cex:durableId="68BEE2DE" w16cex:dateUtc="2025-04-29T02:35:00Z"/>
  <w16cex:commentExtensible w16cex:durableId="64BECBEF" w16cex:dateUtc="2025-04-28T23:30:00Z"/>
  <w16cex:commentExtensible w16cex:durableId="34B2871B" w16cex:dateUtc="2025-04-29T02:36:00Z"/>
  <w16cex:commentExtensible w16cex:durableId="5BB72945" w16cex:dateUtc="2025-04-28T23:26:00Z"/>
  <w16cex:commentExtensible w16cex:durableId="69AA9104" w16cex:dateUtc="2025-04-30T18:44:00Z"/>
  <w16cex:commentExtensible w16cex:durableId="1D9E7A9D" w16cex:dateUtc="2025-04-28T17:53:00Z"/>
  <w16cex:commentExtensible w16cex:durableId="73040FEC" w16cex:dateUtc="2025-04-29T02:57:00Z"/>
  <w16cex:commentExtensible w16cex:durableId="27BA8384" w16cex:dateUtc="2025-04-29T02:57:00Z"/>
  <w16cex:commentExtensible w16cex:durableId="1A2DA2A9" w16cex:dateUtc="2025-04-29T20:27:00Z"/>
  <w16cex:commentExtensible w16cex:durableId="79F06E24" w16cex:dateUtc="2025-04-28T18:05:00Z"/>
  <w16cex:commentExtensible w16cex:durableId="4206182D" w16cex:dateUtc="2025-04-29T20:09:00Z"/>
  <w16cex:commentExtensible w16cex:durableId="625D3138" w16cex:dateUtc="2025-05-02T01:47:00Z"/>
  <w16cex:commentExtensible w16cex:durableId="5F94A726" w16cex:dateUtc="2025-05-02T17:33:00Z"/>
  <w16cex:commentExtensible w16cex:durableId="59B2BC41" w16cex:dateUtc="2025-05-02T01:49:00Z"/>
  <w16cex:commentExtensible w16cex:durableId="5B068989" w16cex:dateUtc="2025-05-02T17:34:00Z"/>
  <w16cex:commentExtensible w16cex:durableId="3A82D2CE" w16cex:dateUtc="2025-04-28T23:14:00Z"/>
  <w16cex:commentExtensible w16cex:durableId="5A68EE96" w16cex:dateUtc="2025-04-30T19:54:00Z"/>
  <w16cex:commentExtensible w16cex:durableId="72BFF5D9" w16cex:dateUtc="2025-04-28T23:49:00Z"/>
  <w16cex:commentExtensible w16cex:durableId="61028CDF" w16cex:dateUtc="2025-04-29T20:28:00Z"/>
  <w16cex:commentExtensible w16cex:durableId="329B1E85" w16cex:dateUtc="2025-04-28T23:38:00Z"/>
  <w16cex:commentExtensible w16cex:durableId="6C4E9D99" w16cex:dateUtc="2025-04-29T21:30:00Z"/>
  <w16cex:commentExtensible w16cex:durableId="1347184F" w16cex:dateUtc="2025-04-30T17:18:00Z"/>
  <w16cex:commentExtensible w16cex:durableId="3DB86A36" w16cex:dateUtc="2025-04-28T23:40:00Z"/>
  <w16cex:commentExtensible w16cex:durableId="5A9DF21F" w16cex:dateUtc="2025-04-28T23:39:00Z">
    <w16cex:extLst>
      <w16:ext w16:uri="{CE6994B0-6A32-4C9F-8C6B-6E91EDA988CE}">
        <cr:reactions xmlns:cr="http://schemas.microsoft.com/office/comments/2020/reactions">
          <cr:reaction reactionType="1">
            <cr:reactionInfo dateUtc="2025-04-29T02:18:32Z">
              <cr:user userId="S::aidanbrushett@uvic.ca::79f1cd53-c6ba-4df3-9bfe-5cae54bda018" userProvider="AD" userName="Aidan Brushett"/>
            </cr:reactionInfo>
          </cr:reaction>
        </cr:reactions>
      </w16:ext>
    </w16cex:extLst>
  </w16cex:commentExtensible>
  <w16cex:commentExtensible w16cex:durableId="094609FA" w16cex:dateUtc="2025-04-28T23:41:00Z"/>
  <w16cex:commentExtensible w16cex:durableId="7CBC4344" w16cex:dateUtc="2025-04-29T02:18:00Z"/>
  <w16cex:commentExtensible w16cex:durableId="01B514EF" w16cex:dateUtc="2025-04-28T23:47:00Z"/>
  <w16cex:commentExtensible w16cex:durableId="5470304B" w16cex:dateUtc="2025-05-02T02:17:00Z"/>
  <w16cex:commentExtensible w16cex:durableId="72A59719" w16cex:dateUtc="2025-05-02T17:39:00Z"/>
  <w16cex:commentExtensible w16cex:durableId="7F5FDCD4" w16cex:dateUtc="2025-05-02T02:17:00Z"/>
  <w16cex:commentExtensible w16cex:durableId="7DB73EC6" w16cex:dateUtc="2025-05-02T17:40:00Z"/>
  <w16cex:commentExtensible w16cex:durableId="6D9A683B" w16cex:dateUtc="2025-04-28T23:45:00Z"/>
  <w16cex:commentExtensible w16cex:durableId="72C70C5D" w16cex:dateUtc="2025-04-29T02:18:00Z"/>
  <w16cex:commentExtensible w16cex:durableId="7606560B" w16cex:dateUtc="2025-05-02T02:20:00Z"/>
  <w16cex:commentExtensible w16cex:durableId="334091F3" w16cex:dateUtc="2025-05-02T17:42:00Z"/>
  <w16cex:commentExtensible w16cex:durableId="253E02B1" w16cex:dateUtc="2025-05-02T17:57:00Z"/>
  <w16cex:commentExtensible w16cex:durableId="7349187D" w16cex:dateUtc="2025-05-02T02:21:00Z"/>
  <w16cex:commentExtensible w16cex:durableId="14304743" w16cex:dateUtc="2025-05-02T17:58:00Z"/>
  <w16cex:commentExtensible w16cex:durableId="6048C6CF" w16cex:dateUtc="2025-05-02T17:45:00Z"/>
  <w16cex:commentExtensible w16cex:durableId="3D443EB3" w16cex:dateUtc="2025-04-28T16:46:00Z"/>
  <w16cex:commentExtensible w16cex:durableId="26E85F1F" w16cex:dateUtc="2025-05-02T01:26:00Z"/>
  <w16cex:commentExtensible w16cex:durableId="0C27D5F7" w16cex:dateUtc="2025-05-02T02:34:00Z"/>
  <w16cex:commentExtensible w16cex:durableId="397E406B" w16cex:dateUtc="2025-05-02T02:33:00Z"/>
  <w16cex:commentExtensible w16cex:durableId="2CB029C7" w16cex:dateUtc="2025-05-02T02:30:00Z"/>
  <w16cex:commentExtensible w16cex:durableId="6F26E142" w16cex:dateUtc="2025-04-29T00:12:00Z"/>
  <w16cex:commentExtensible w16cex:durableId="199F03F7" w16cex:dateUtc="2025-04-29T00:13:00Z"/>
  <w16cex:commentExtensible w16cex:durableId="5E46DC62" w16cex:dateUtc="2025-04-29T06:50:00Z"/>
  <w16cex:commentExtensible w16cex:durableId="58CA660F" w16cex:dateUtc="2025-05-02T02:32:00Z"/>
  <w16cex:commentExtensible w16cex:durableId="6DB53D90" w16cex:dateUtc="2025-05-02T02:36:00Z"/>
  <w16cex:commentExtensible w16cex:durableId="4552A6A5" w16cex:dateUtc="2025-05-02T01:46:00Z"/>
  <w16cex:commentExtensible w16cex:durableId="5F90FB49" w16cex:dateUtc="2025-04-28T23:54:00Z"/>
  <w16cex:commentExtensible w16cex:durableId="6C616111" w16cex:dateUtc="2025-04-29T06:55:00Z"/>
  <w16cex:commentExtensible w16cex:durableId="5E891B02" w16cex:dateUtc="2025-04-29T06:56:00Z"/>
  <w16cex:commentExtensible w16cex:durableId="0932320D" w16cex:dateUtc="2025-04-30T19:18:00Z"/>
  <w16cex:commentExtensible w16cex:durableId="0A0C0D84" w16cex:dateUtc="2025-05-02T0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69A06" w16cid:durableId="10C70C6C"/>
  <w16cid:commentId w16cid:paraId="34A87F1A" w16cid:durableId="5C254F11"/>
  <w16cid:commentId w16cid:paraId="75634D03" w16cid:durableId="0963507A"/>
  <w16cid:commentId w16cid:paraId="5A49975E" w16cid:durableId="73937BA0"/>
  <w16cid:commentId w16cid:paraId="55165F27" w16cid:durableId="3AFB3F4E"/>
  <w16cid:commentId w16cid:paraId="39648987" w16cid:durableId="51D90654"/>
  <w16cid:commentId w16cid:paraId="18F7809F" w16cid:durableId="19AFE6BE"/>
  <w16cid:commentId w16cid:paraId="6AD1B70C" w16cid:durableId="65FB7482"/>
  <w16cid:commentId w16cid:paraId="4DC9DB80" w16cid:durableId="0A829EC3"/>
  <w16cid:commentId w16cid:paraId="6CDE0666" w16cid:durableId="5220481D"/>
  <w16cid:commentId w16cid:paraId="21D1BAB1" w16cid:durableId="46D00311"/>
  <w16cid:commentId w16cid:paraId="6CA437F2" w16cid:durableId="0D589E48"/>
  <w16cid:commentId w16cid:paraId="6DBC1B0D" w16cid:durableId="375D3C4C"/>
  <w16cid:commentId w16cid:paraId="13D74D8E" w16cid:durableId="7F51C086"/>
  <w16cid:commentId w16cid:paraId="630D2401" w16cid:durableId="7D4A76FD"/>
  <w16cid:commentId w16cid:paraId="5B3181B6" w16cid:durableId="7D24D389"/>
  <w16cid:commentId w16cid:paraId="62AB660F" w16cid:durableId="3AE72556"/>
  <w16cid:commentId w16cid:paraId="265FFE3D" w16cid:durableId="239D75E6"/>
  <w16cid:commentId w16cid:paraId="6F4A6DD0" w16cid:durableId="2F585976"/>
  <w16cid:commentId w16cid:paraId="70EA69B0" w16cid:durableId="32D70680"/>
  <w16cid:commentId w16cid:paraId="47A9F4B1" w16cid:durableId="61CF4217"/>
  <w16cid:commentId w16cid:paraId="009AA785" w16cid:durableId="2398C8B5"/>
  <w16cid:commentId w16cid:paraId="13FCFD1D" w16cid:durableId="0DB11BC1"/>
  <w16cid:commentId w16cid:paraId="070B5143" w16cid:durableId="07EF3AF7"/>
  <w16cid:commentId w16cid:paraId="6831F7A0" w16cid:durableId="45BEEF01"/>
  <w16cid:commentId w16cid:paraId="53849583" w16cid:durableId="1C8D147B"/>
  <w16cid:commentId w16cid:paraId="5F178C8A" w16cid:durableId="00A57C9C"/>
  <w16cid:commentId w16cid:paraId="70DA397F" w16cid:durableId="198A5842"/>
  <w16cid:commentId w16cid:paraId="55DF65C3" w16cid:durableId="1610CFA7"/>
  <w16cid:commentId w16cid:paraId="5309B480" w16cid:durableId="7260F821"/>
  <w16cid:commentId w16cid:paraId="182E8B2F" w16cid:durableId="3F4400A6"/>
  <w16cid:commentId w16cid:paraId="485BF984" w16cid:durableId="0182D6C4"/>
  <w16cid:commentId w16cid:paraId="2657F386" w16cid:durableId="2313C685"/>
  <w16cid:commentId w16cid:paraId="3CEE2EE3" w16cid:durableId="2C7D9635"/>
  <w16cid:commentId w16cid:paraId="3ACEA856" w16cid:durableId="5C90D525"/>
  <w16cid:commentId w16cid:paraId="67419EF3" w16cid:durableId="399A0963"/>
  <w16cid:commentId w16cid:paraId="6DF9F281" w16cid:durableId="6A342084"/>
  <w16cid:commentId w16cid:paraId="5DC5D125" w16cid:durableId="722A1F5B"/>
  <w16cid:commentId w16cid:paraId="3558B555" w16cid:durableId="7528FD03"/>
  <w16cid:commentId w16cid:paraId="001972F7" w16cid:durableId="373EE6E5"/>
  <w16cid:commentId w16cid:paraId="244BEF40" w16cid:durableId="3ABB737E"/>
  <w16cid:commentId w16cid:paraId="6D8831C1" w16cid:durableId="600AAAA9"/>
  <w16cid:commentId w16cid:paraId="2AFBDD2E" w16cid:durableId="3E78C79B"/>
  <w16cid:commentId w16cid:paraId="4B567955" w16cid:durableId="71CFE8D6"/>
  <w16cid:commentId w16cid:paraId="3A1C7371" w16cid:durableId="1C9D26DE"/>
  <w16cid:commentId w16cid:paraId="4F9A18E3" w16cid:durableId="4AC915F5"/>
  <w16cid:commentId w16cid:paraId="1E999DAC" w16cid:durableId="2BFA3A03"/>
  <w16cid:commentId w16cid:paraId="3D7FA5A8" w16cid:durableId="7AA36BEF"/>
  <w16cid:commentId w16cid:paraId="40200A0B" w16cid:durableId="08763481"/>
  <w16cid:commentId w16cid:paraId="02AB74EE" w16cid:durableId="3AFC20B8"/>
  <w16cid:commentId w16cid:paraId="5A339B05" w16cid:durableId="28D9AAB2"/>
  <w16cid:commentId w16cid:paraId="1E246215" w16cid:durableId="1B410167"/>
  <w16cid:commentId w16cid:paraId="7DAC821E" w16cid:durableId="693F21C4"/>
  <w16cid:commentId w16cid:paraId="21FFA795" w16cid:durableId="6828503F"/>
  <w16cid:commentId w16cid:paraId="2DD4D1AB" w16cid:durableId="32A101C8"/>
  <w16cid:commentId w16cid:paraId="61AB3066" w16cid:durableId="15421CF4"/>
  <w16cid:commentId w16cid:paraId="632909BA" w16cid:durableId="1FD0320F"/>
  <w16cid:commentId w16cid:paraId="2C61DE92" w16cid:durableId="12E0C2AD"/>
  <w16cid:commentId w16cid:paraId="01236491" w16cid:durableId="37B3204E"/>
  <w16cid:commentId w16cid:paraId="3CCE1D98" w16cid:durableId="02BA0BFD"/>
  <w16cid:commentId w16cid:paraId="6DB404FE" w16cid:durableId="7FAD4C01"/>
  <w16cid:commentId w16cid:paraId="54925689" w16cid:durableId="1B307409"/>
  <w16cid:commentId w16cid:paraId="4963FD1E" w16cid:durableId="61492EF2"/>
  <w16cid:commentId w16cid:paraId="092FA4C7" w16cid:durableId="556D340C"/>
  <w16cid:commentId w16cid:paraId="393DF274" w16cid:durableId="46A6B792"/>
  <w16cid:commentId w16cid:paraId="408ECFAD" w16cid:durableId="5181FC42"/>
  <w16cid:commentId w16cid:paraId="0227E660" w16cid:durableId="3DD582F8"/>
  <w16cid:commentId w16cid:paraId="3F3C1410" w16cid:durableId="1C2DDB23"/>
  <w16cid:commentId w16cid:paraId="4786562D" w16cid:durableId="1224BBAF"/>
  <w16cid:commentId w16cid:paraId="6A7F95C7" w16cid:durableId="4880CA1D"/>
  <w16cid:commentId w16cid:paraId="26C5AC83" w16cid:durableId="12C2C050"/>
  <w16cid:commentId w16cid:paraId="01FD1971" w16cid:durableId="5CC27F47"/>
  <w16cid:commentId w16cid:paraId="25A40A5C" w16cid:durableId="2B680EA7"/>
  <w16cid:commentId w16cid:paraId="3746D369" w16cid:durableId="53442B42"/>
  <w16cid:commentId w16cid:paraId="5955EC27" w16cid:durableId="23474DE2"/>
  <w16cid:commentId w16cid:paraId="4C0CB57A" w16cid:durableId="5ABACA9D"/>
  <w16cid:commentId w16cid:paraId="722469DE" w16cid:durableId="68BEE2DE"/>
  <w16cid:commentId w16cid:paraId="56A4A00F" w16cid:durableId="64BECBEF"/>
  <w16cid:commentId w16cid:paraId="43A8A38F" w16cid:durableId="34B2871B"/>
  <w16cid:commentId w16cid:paraId="1A59C8E8" w16cid:durableId="5BB72945"/>
  <w16cid:commentId w16cid:paraId="584720A6" w16cid:durableId="69AA9104"/>
  <w16cid:commentId w16cid:paraId="20316AE8" w16cid:durableId="1D9E7A9D"/>
  <w16cid:commentId w16cid:paraId="7746D8F9" w16cid:durableId="73040FEC"/>
  <w16cid:commentId w16cid:paraId="6D42E430" w16cid:durableId="27BA8384"/>
  <w16cid:commentId w16cid:paraId="0BE2AC6B" w16cid:durableId="1A2DA2A9"/>
  <w16cid:commentId w16cid:paraId="4A32F4C0" w16cid:durableId="79F06E24"/>
  <w16cid:commentId w16cid:paraId="0392CE90" w16cid:durableId="4206182D"/>
  <w16cid:commentId w16cid:paraId="1DB6A90B" w16cid:durableId="625D3138"/>
  <w16cid:commentId w16cid:paraId="460ECEB6" w16cid:durableId="5F94A726"/>
  <w16cid:commentId w16cid:paraId="028BAE81" w16cid:durableId="59B2BC41"/>
  <w16cid:commentId w16cid:paraId="7DAB806E" w16cid:durableId="5B068989"/>
  <w16cid:commentId w16cid:paraId="6C5573CC" w16cid:durableId="3A82D2CE"/>
  <w16cid:commentId w16cid:paraId="799112DA" w16cid:durableId="5A68EE96"/>
  <w16cid:commentId w16cid:paraId="418FAFBA" w16cid:durableId="72BFF5D9"/>
  <w16cid:commentId w16cid:paraId="48A6889E" w16cid:durableId="61028CDF"/>
  <w16cid:commentId w16cid:paraId="24CD2AB6" w16cid:durableId="329B1E85"/>
  <w16cid:commentId w16cid:paraId="47871EDA" w16cid:durableId="6C4E9D99"/>
  <w16cid:commentId w16cid:paraId="38667CC0" w16cid:durableId="1347184F"/>
  <w16cid:commentId w16cid:paraId="6CD276DC" w16cid:durableId="3DB86A36"/>
  <w16cid:commentId w16cid:paraId="3560E9A7" w16cid:durableId="5A9DF21F"/>
  <w16cid:commentId w16cid:paraId="4ED2AFFF" w16cid:durableId="094609FA"/>
  <w16cid:commentId w16cid:paraId="219BE543" w16cid:durableId="7CBC4344"/>
  <w16cid:commentId w16cid:paraId="31B70B66" w16cid:durableId="01B514EF"/>
  <w16cid:commentId w16cid:paraId="68DE3FEA" w16cid:durableId="5470304B"/>
  <w16cid:commentId w16cid:paraId="1B20F292" w16cid:durableId="72A59719"/>
  <w16cid:commentId w16cid:paraId="6E9F7C69" w16cid:durableId="7F5FDCD4"/>
  <w16cid:commentId w16cid:paraId="6153C903" w16cid:durableId="7DB73EC6"/>
  <w16cid:commentId w16cid:paraId="727094A8" w16cid:durableId="6D9A683B"/>
  <w16cid:commentId w16cid:paraId="5CBDEB8C" w16cid:durableId="72C70C5D"/>
  <w16cid:commentId w16cid:paraId="668226A8" w16cid:durableId="7606560B"/>
  <w16cid:commentId w16cid:paraId="3E3E880E" w16cid:durableId="334091F3"/>
  <w16cid:commentId w16cid:paraId="2EFA3F6A" w16cid:durableId="253E02B1"/>
  <w16cid:commentId w16cid:paraId="47BD6C17" w16cid:durableId="7349187D"/>
  <w16cid:commentId w16cid:paraId="26A2B8CA" w16cid:durableId="14304743"/>
  <w16cid:commentId w16cid:paraId="11F62BAE" w16cid:durableId="6048C6CF"/>
  <w16cid:commentId w16cid:paraId="7F0A3C37" w16cid:durableId="3D443EB3"/>
  <w16cid:commentId w16cid:paraId="076EE088" w16cid:durableId="26E85F1F"/>
  <w16cid:commentId w16cid:paraId="4E4C6CDD" w16cid:durableId="0C27D5F7"/>
  <w16cid:commentId w16cid:paraId="3E54B0C7" w16cid:durableId="397E406B"/>
  <w16cid:commentId w16cid:paraId="082DA11E" w16cid:durableId="2CB029C7"/>
  <w16cid:commentId w16cid:paraId="40DD0E8C" w16cid:durableId="6F26E142"/>
  <w16cid:commentId w16cid:paraId="6038059F" w16cid:durableId="199F03F7"/>
  <w16cid:commentId w16cid:paraId="5A31609E" w16cid:durableId="5E46DC62"/>
  <w16cid:commentId w16cid:paraId="1B266495" w16cid:durableId="58CA660F"/>
  <w16cid:commentId w16cid:paraId="4E78F113" w16cid:durableId="6DB53D90"/>
  <w16cid:commentId w16cid:paraId="3B94CE1D" w16cid:durableId="4552A6A5"/>
  <w16cid:commentId w16cid:paraId="510C14D9" w16cid:durableId="5F90FB49"/>
  <w16cid:commentId w16cid:paraId="390F0BF6" w16cid:durableId="6C616111"/>
  <w16cid:commentId w16cid:paraId="066F62DB" w16cid:durableId="5E891B02"/>
  <w16cid:commentId w16cid:paraId="61044094" w16cid:durableId="0932320D"/>
  <w16cid:commentId w16cid:paraId="2AA9A466" w16cid:durableId="0A0C0D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8532" w14:textId="77777777" w:rsidR="00D9659C" w:rsidRDefault="00D9659C">
      <w:pPr>
        <w:spacing w:line="240" w:lineRule="auto"/>
      </w:pPr>
      <w:r>
        <w:separator/>
      </w:r>
    </w:p>
  </w:endnote>
  <w:endnote w:type="continuationSeparator" w:id="0">
    <w:p w14:paraId="4D260910" w14:textId="77777777" w:rsidR="00D9659C" w:rsidRDefault="00D965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F35E5" w14:textId="77777777" w:rsidR="00D9659C" w:rsidRDefault="00D9659C">
      <w:pPr>
        <w:spacing w:line="240" w:lineRule="auto"/>
      </w:pPr>
      <w:r>
        <w:separator/>
      </w:r>
    </w:p>
  </w:footnote>
  <w:footnote w:type="continuationSeparator" w:id="0">
    <w:p w14:paraId="3B8B3965" w14:textId="77777777" w:rsidR="00D9659C" w:rsidRDefault="00D965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sa Dyck">
    <w15:presenceInfo w15:providerId="AD" w15:userId="S::marissadyck@uvic.ca::5bce2af0-fd50-491e-bbd9-4e018b18a3f5"/>
  </w15:person>
  <w15:person w15:author="Emerald Arthurs">
    <w15:presenceInfo w15:providerId="Windows Live" w15:userId="6674631bfe6d54fe"/>
  </w15:person>
  <w15:person w15:author="Barnas, Andrew">
    <w15:presenceInfo w15:providerId="AD" w15:userId="S::andrew.barnas@ndus.edu::b022416c-d55c-4580-9296-35d1da0f0c9f"/>
  </w15:person>
  <w15:person w15:author="Aidan Brushett">
    <w15:presenceInfo w15:providerId="AD" w15:userId="S::aidanbrushett@uvic.ca::79f1cd53-c6ba-4df3-9bfe-5cae54bda018"/>
  </w15:person>
  <w15:person w15:author="Andrew Barnas">
    <w15:presenceInfo w15:providerId="AD" w15:userId="S::andrewbarnas@uvic.ca::e63aca9f-a642-4c2e-8c8e-f5841200d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002DAE"/>
    <w:rsid w:val="000041C3"/>
    <w:rsid w:val="000358C6"/>
    <w:rsid w:val="00040D98"/>
    <w:rsid w:val="00054A0A"/>
    <w:rsid w:val="00064630"/>
    <w:rsid w:val="00067DC4"/>
    <w:rsid w:val="00074002"/>
    <w:rsid w:val="000759D9"/>
    <w:rsid w:val="0009054F"/>
    <w:rsid w:val="000B6A33"/>
    <w:rsid w:val="000F3AD3"/>
    <w:rsid w:val="00103973"/>
    <w:rsid w:val="001300F4"/>
    <w:rsid w:val="0013131D"/>
    <w:rsid w:val="00164C6B"/>
    <w:rsid w:val="0016692C"/>
    <w:rsid w:val="001A015E"/>
    <w:rsid w:val="001A16DE"/>
    <w:rsid w:val="001C29C9"/>
    <w:rsid w:val="001D1A6E"/>
    <w:rsid w:val="001E155D"/>
    <w:rsid w:val="00200438"/>
    <w:rsid w:val="002145F7"/>
    <w:rsid w:val="002222DF"/>
    <w:rsid w:val="002265C4"/>
    <w:rsid w:val="00226E40"/>
    <w:rsid w:val="002406E6"/>
    <w:rsid w:val="002562ED"/>
    <w:rsid w:val="0027170B"/>
    <w:rsid w:val="002809BC"/>
    <w:rsid w:val="00291338"/>
    <w:rsid w:val="002A405E"/>
    <w:rsid w:val="002A47FF"/>
    <w:rsid w:val="002B782A"/>
    <w:rsid w:val="002D0F24"/>
    <w:rsid w:val="00355D8D"/>
    <w:rsid w:val="003579BE"/>
    <w:rsid w:val="003C383A"/>
    <w:rsid w:val="003E4FC3"/>
    <w:rsid w:val="00490D97"/>
    <w:rsid w:val="004C0FBE"/>
    <w:rsid w:val="004C7C83"/>
    <w:rsid w:val="00512322"/>
    <w:rsid w:val="005260CB"/>
    <w:rsid w:val="00592C5D"/>
    <w:rsid w:val="005E5185"/>
    <w:rsid w:val="005F083E"/>
    <w:rsid w:val="00636173"/>
    <w:rsid w:val="006423C2"/>
    <w:rsid w:val="00695A3E"/>
    <w:rsid w:val="00697500"/>
    <w:rsid w:val="006B06FC"/>
    <w:rsid w:val="006B3054"/>
    <w:rsid w:val="006B3800"/>
    <w:rsid w:val="007028A3"/>
    <w:rsid w:val="00706043"/>
    <w:rsid w:val="007424BC"/>
    <w:rsid w:val="00776AA3"/>
    <w:rsid w:val="00781279"/>
    <w:rsid w:val="0078371E"/>
    <w:rsid w:val="007E157F"/>
    <w:rsid w:val="00836B99"/>
    <w:rsid w:val="00847DA0"/>
    <w:rsid w:val="00852F25"/>
    <w:rsid w:val="0086044C"/>
    <w:rsid w:val="00873DBB"/>
    <w:rsid w:val="008A5A3F"/>
    <w:rsid w:val="008B0029"/>
    <w:rsid w:val="008B2310"/>
    <w:rsid w:val="008F75CF"/>
    <w:rsid w:val="00905D23"/>
    <w:rsid w:val="0096339F"/>
    <w:rsid w:val="0098379C"/>
    <w:rsid w:val="009A05BA"/>
    <w:rsid w:val="009E28EF"/>
    <w:rsid w:val="009E4C49"/>
    <w:rsid w:val="009E6471"/>
    <w:rsid w:val="009F38B4"/>
    <w:rsid w:val="00A10722"/>
    <w:rsid w:val="00A2743C"/>
    <w:rsid w:val="00A36EBC"/>
    <w:rsid w:val="00A44A9F"/>
    <w:rsid w:val="00A46B07"/>
    <w:rsid w:val="00A47891"/>
    <w:rsid w:val="00A869BF"/>
    <w:rsid w:val="00AF2BAC"/>
    <w:rsid w:val="00AF7685"/>
    <w:rsid w:val="00B81267"/>
    <w:rsid w:val="00B81769"/>
    <w:rsid w:val="00BB6BB4"/>
    <w:rsid w:val="00BD0461"/>
    <w:rsid w:val="00BE6D56"/>
    <w:rsid w:val="00C228CB"/>
    <w:rsid w:val="00C26305"/>
    <w:rsid w:val="00C330CF"/>
    <w:rsid w:val="00C603C5"/>
    <w:rsid w:val="00C62A33"/>
    <w:rsid w:val="00C91D05"/>
    <w:rsid w:val="00CC34DC"/>
    <w:rsid w:val="00CE3AC8"/>
    <w:rsid w:val="00CF2830"/>
    <w:rsid w:val="00D00821"/>
    <w:rsid w:val="00D0680D"/>
    <w:rsid w:val="00D4094D"/>
    <w:rsid w:val="00D44275"/>
    <w:rsid w:val="00D66518"/>
    <w:rsid w:val="00D85636"/>
    <w:rsid w:val="00D9589D"/>
    <w:rsid w:val="00D9659C"/>
    <w:rsid w:val="00DA537A"/>
    <w:rsid w:val="00DD3158"/>
    <w:rsid w:val="00E247C7"/>
    <w:rsid w:val="00E25BE9"/>
    <w:rsid w:val="00E432AF"/>
    <w:rsid w:val="00E46A36"/>
    <w:rsid w:val="00E702C9"/>
    <w:rsid w:val="00E87405"/>
    <w:rsid w:val="00ED20D3"/>
    <w:rsid w:val="00EF1E59"/>
    <w:rsid w:val="00EF51BF"/>
    <w:rsid w:val="00EF6B27"/>
    <w:rsid w:val="00F305EA"/>
    <w:rsid w:val="00F80161"/>
    <w:rsid w:val="00F802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1F16267C-5581-1A4F-A866-F215FABB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36</Pages>
  <Words>11071</Words>
  <Characters>63105</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Emerald Arthurs</cp:lastModifiedBy>
  <cp:revision>5</cp:revision>
  <dcterms:created xsi:type="dcterms:W3CDTF">2025-05-02T16:48:00Z</dcterms:created>
  <dcterms:modified xsi:type="dcterms:W3CDTF">2025-05-02T18:04:00Z</dcterms:modified>
</cp:coreProperties>
</file>