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CD6CD" w14:textId="5C86A894" w:rsidR="00512322" w:rsidRPr="006A4E27" w:rsidRDefault="00E60473">
      <w:pPr>
        <w:rPr>
          <w:b/>
          <w:bCs/>
        </w:rPr>
      </w:pPr>
      <w:bookmarkStart w:id="0" w:name="_l95ex8yjmake" w:colFirst="0" w:colLast="0"/>
      <w:bookmarkStart w:id="1" w:name="_Hlk197107361"/>
      <w:bookmarkStart w:id="2" w:name="_Hlk197109186"/>
      <w:bookmarkEnd w:id="0"/>
      <w:bookmarkEnd w:id="1"/>
      <w:commentRangeStart w:id="3"/>
      <w:commentRangeStart w:id="4"/>
      <w:commentRangeStart w:id="5"/>
      <w:commentRangeStart w:id="6"/>
      <w:r w:rsidRPr="006A4E27">
        <w:rPr>
          <w:b/>
          <w:bCs/>
        </w:rPr>
        <w:t>Life on the edge: industrial footprint and edge effects variably influence the spatial distribution of a boreal small mammal</w:t>
      </w:r>
      <w:commentRangeEnd w:id="3"/>
      <w:r w:rsidR="00847DA0" w:rsidRPr="006A4E27">
        <w:rPr>
          <w:rStyle w:val="CommentReference"/>
          <w:b/>
          <w:bCs/>
        </w:rPr>
        <w:commentReference w:id="3"/>
      </w:r>
      <w:commentRangeEnd w:id="4"/>
      <w:r w:rsidR="00ED55F6" w:rsidRPr="006A4E27">
        <w:rPr>
          <w:rStyle w:val="CommentReference"/>
          <w:b/>
          <w:bCs/>
        </w:rPr>
        <w:commentReference w:id="4"/>
      </w:r>
      <w:commentRangeEnd w:id="5"/>
      <w:r w:rsidR="00A83BB8" w:rsidRPr="006A4E27">
        <w:rPr>
          <w:rStyle w:val="CommentReference"/>
          <w:b/>
          <w:bCs/>
        </w:rPr>
        <w:commentReference w:id="5"/>
      </w:r>
      <w:commentRangeEnd w:id="6"/>
      <w:r w:rsidR="00F4461B" w:rsidRPr="006A4E27">
        <w:rPr>
          <w:rStyle w:val="CommentReference"/>
          <w:b/>
          <w:bCs/>
        </w:rPr>
        <w:commentReference w:id="6"/>
      </w:r>
      <w:bookmarkEnd w:id="2"/>
    </w:p>
    <w:p w14:paraId="35EBE1E5" w14:textId="67583E21" w:rsidR="00512322" w:rsidRPr="006A4E27" w:rsidRDefault="00E60473" w:rsidP="006A4E27">
      <w:r>
        <w:t>Aidan Brushett</w:t>
      </w:r>
      <w:r>
        <w:rPr>
          <w:vertAlign w:val="superscript"/>
        </w:rPr>
        <w:t>1</w:t>
      </w:r>
      <w:r w:rsidR="005D2626">
        <w:rPr>
          <w:vertAlign w:val="superscript"/>
        </w:rPr>
        <w:t>,2</w:t>
      </w:r>
      <w:r>
        <w:t>, Emerald Arthurs</w:t>
      </w:r>
      <w:r w:rsidR="005D2626">
        <w:rPr>
          <w:vertAlign w:val="superscript"/>
        </w:rPr>
        <w:t>2</w:t>
      </w:r>
      <w:r>
        <w:t xml:space="preserve">, </w:t>
      </w:r>
      <w:r w:rsidR="00B853FC">
        <w:t xml:space="preserve">Marissa </w:t>
      </w:r>
      <w:r w:rsidR="00B853FC" w:rsidRPr="00B853FC">
        <w:t>Dyck</w:t>
      </w:r>
      <w:r w:rsidR="005D2626">
        <w:rPr>
          <w:vertAlign w:val="superscript"/>
        </w:rPr>
        <w:t>3</w:t>
      </w:r>
      <w:r w:rsidR="00B853FC">
        <w:t xml:space="preserve">, </w:t>
      </w:r>
      <w:r w:rsidRPr="00B853FC">
        <w:t>Jason</w:t>
      </w:r>
      <w:r>
        <w:t xml:space="preserve"> T. Fisher</w:t>
      </w:r>
      <w:r w:rsidR="005D2626">
        <w:rPr>
          <w:vertAlign w:val="superscript"/>
        </w:rPr>
        <w:t>3</w:t>
      </w:r>
    </w:p>
    <w:p w14:paraId="3545E94E" w14:textId="7728B49C" w:rsidR="00512322" w:rsidRDefault="005D2626" w:rsidP="006A4E27">
      <w:r>
        <w:rPr>
          <w:vertAlign w:val="superscript"/>
        </w:rPr>
        <w:t>1</w:t>
      </w:r>
      <w:r w:rsidR="00E60473">
        <w:t xml:space="preserve"> Correspondence author. Email: aidanbrushett@uvic.ca</w:t>
      </w:r>
    </w:p>
    <w:p w14:paraId="56142A61" w14:textId="59F35299" w:rsidR="00512322" w:rsidRDefault="005D2626" w:rsidP="006A4E27">
      <w:r>
        <w:rPr>
          <w:vertAlign w:val="superscript"/>
        </w:rPr>
        <w:t>2</w:t>
      </w:r>
      <w:r w:rsidR="00E60473">
        <w:t xml:space="preserve"> </w:t>
      </w:r>
      <w:r w:rsidR="007B4C1D">
        <w:t xml:space="preserve">Authors contributed equally; </w:t>
      </w:r>
      <w:r w:rsidR="00E60473">
        <w:t>School of Environmental Studies, University of Victoria, Canada</w:t>
      </w:r>
    </w:p>
    <w:p w14:paraId="5EAAAB4B" w14:textId="5F9ADE75" w:rsidR="00512322" w:rsidRDefault="005D2626" w:rsidP="006A4E27">
      <w:pPr>
        <w:rPr>
          <w:b/>
        </w:rPr>
      </w:pPr>
      <w:r>
        <w:rPr>
          <w:vertAlign w:val="superscript"/>
        </w:rPr>
        <w:t>3</w:t>
      </w:r>
      <w:r w:rsidR="00E60473">
        <w:t xml:space="preserve"> </w:t>
      </w:r>
      <w:r w:rsidR="009E3FC5">
        <w:t xml:space="preserve">Equal </w:t>
      </w:r>
      <w:r w:rsidR="00A51467">
        <w:t>s</w:t>
      </w:r>
      <w:r w:rsidR="009E3FC5">
        <w:t xml:space="preserve">enior </w:t>
      </w:r>
      <w:r w:rsidR="00A51467">
        <w:t>a</w:t>
      </w:r>
      <w:r w:rsidR="009E3FC5">
        <w:t xml:space="preserve">uthors; </w:t>
      </w:r>
      <w:r w:rsidR="00E60473">
        <w:t>School of Environmental Studies, University of Victoria, Canada</w:t>
      </w:r>
    </w:p>
    <w:p w14:paraId="547A5734" w14:textId="77777777" w:rsidR="00512322" w:rsidRPr="006A4E27" w:rsidRDefault="00E60473" w:rsidP="006A4E27">
      <w:pPr>
        <w:rPr>
          <w:b/>
          <w:bCs/>
        </w:rPr>
      </w:pPr>
      <w:bookmarkStart w:id="7" w:name="_kas5c8tb9r1u" w:colFirst="0" w:colLast="0"/>
      <w:bookmarkEnd w:id="7"/>
      <w:r w:rsidRPr="006A4E27">
        <w:rPr>
          <w:b/>
          <w:bCs/>
        </w:rPr>
        <w:t>Abstract</w:t>
      </w:r>
    </w:p>
    <w:p w14:paraId="1A021DE9" w14:textId="6540E8C3" w:rsidR="00512322" w:rsidRDefault="00E60473" w:rsidP="00863032">
      <w:r>
        <w:t xml:space="preserve">Wildlife distributions are entrained by the integration of biophysical processes operating across spatial scales and levels of ecological organization. In the Boreal Plains of Alberta, Canada, development from the oil, gas, and timber industries is dramatically restructuring western boreal landscapes by altering both the composition and configuration of wildlife habitat. Using data from 430 camera-traps across 10 boreal landscapes from 2021 to 2024, we examined how landscape structure at multiple spatial scales influences the distribution of the North American red squirrel. We measured the relative abundance of squirrels across a gradient of anthropogenic disturbances and used multi-model selection to compare the relative influence of disturbance composition and configuration metrics on red squirrel detections. Red squirrel abundance was best explained by natural habitat characteristics on local spatial scales but had a negative relationship with anthropogenic edge density </w:t>
      </w:r>
      <w:r w:rsidR="007554B3">
        <w:t xml:space="preserve">at </w:t>
      </w:r>
      <w:r>
        <w:t xml:space="preserve">the population </w:t>
      </w:r>
      <w:r w:rsidR="007554B3">
        <w:t>scale</w:t>
      </w:r>
      <w:r>
        <w:t xml:space="preserve">. Cumulative site disturbance positively affected red squirrels, possibly by providing resource complements at forest edges. Edge density interacted with cumulative site </w:t>
      </w:r>
      <w:r w:rsidR="000358C6">
        <w:t>disturbance</w:t>
      </w:r>
      <w:r w:rsidR="00815D6F">
        <w:t>,</w:t>
      </w:r>
      <w:r>
        <w:t xml:space="preserve"> such that edge effects were more strongly negative in heavily disturbed landscapes. We suggest that this pattern may be due to population-level shifts arising from increased encounters with mammalian and avian predators at forest edges. Anthropogenic disturbances that create a high amount of edge habitat, especially </w:t>
      </w:r>
      <w:r w:rsidR="007345BF">
        <w:lastRenderedPageBreak/>
        <w:t>petroleum exploration “</w:t>
      </w:r>
      <w:r>
        <w:t>seismic</w:t>
      </w:r>
      <w:r w:rsidR="007345BF">
        <w:t>”</w:t>
      </w:r>
      <w:r>
        <w:t xml:space="preserve"> lines, may have a disproportionately negative impact on red squirrels that exceed predictions based on habitat composition alone. </w:t>
      </w:r>
      <w:r>
        <w:rPr>
          <w:highlight w:val="white"/>
        </w:rPr>
        <w:t>The ecological mechanisms through which landscape structure impact</w:t>
      </w:r>
      <w:r w:rsidR="0046287F">
        <w:rPr>
          <w:highlight w:val="white"/>
        </w:rPr>
        <w:t>s</w:t>
      </w:r>
      <w:r>
        <w:rPr>
          <w:highlight w:val="white"/>
        </w:rPr>
        <w:t xml:space="preserve"> wildlife extend beyond straightforward measures of habitat loss. </w:t>
      </w:r>
      <w:r w:rsidR="0046287F">
        <w:t>B</w:t>
      </w:r>
      <w:r>
        <w:t>oth habitat composition and spatial configuration must be considered on appropriate spatial scales when assessing wildlife responses to anthropogenic development.</w:t>
      </w:r>
    </w:p>
    <w:p w14:paraId="2F58CE98" w14:textId="45B7A45C" w:rsidR="00512322" w:rsidRDefault="00E60473" w:rsidP="00863032">
      <w:r>
        <w:rPr>
          <w:b/>
        </w:rPr>
        <w:t>Keywords:</w:t>
      </w:r>
      <w:r>
        <w:t xml:space="preserve"> Boreal ecology, camera trap, </w:t>
      </w:r>
      <w:r w:rsidR="00DD3158">
        <w:t>red squirrel</w:t>
      </w:r>
      <w:r>
        <w:t>,</w:t>
      </w:r>
      <w:r w:rsidR="00ED55F6">
        <w:t xml:space="preserve"> </w:t>
      </w:r>
      <w:r w:rsidR="00ED55F6">
        <w:rPr>
          <w:i/>
          <w:iCs/>
        </w:rPr>
        <w:t>Tamiasciurus hudsonicus</w:t>
      </w:r>
      <w:r w:rsidR="00ED55F6">
        <w:t>,</w:t>
      </w:r>
      <w:r>
        <w:t xml:space="preserve"> configuration, landscape structure, wildlife distributions, spatial scale</w:t>
      </w:r>
      <w:r>
        <w:br w:type="page"/>
      </w:r>
    </w:p>
    <w:p w14:paraId="7CFA5DCE" w14:textId="77777777" w:rsidR="00512322" w:rsidRPr="006A4E27" w:rsidRDefault="00E60473" w:rsidP="006A4E27">
      <w:pPr>
        <w:rPr>
          <w:b/>
          <w:bCs/>
        </w:rPr>
      </w:pPr>
      <w:bookmarkStart w:id="8" w:name="_e9aaleui00xc" w:colFirst="0" w:colLast="0"/>
      <w:bookmarkEnd w:id="8"/>
      <w:r w:rsidRPr="006A4E27">
        <w:rPr>
          <w:b/>
          <w:bCs/>
        </w:rPr>
        <w:lastRenderedPageBreak/>
        <w:t>Introduction</w:t>
      </w:r>
      <w:r w:rsidRPr="006A4E27">
        <w:rPr>
          <w:b/>
          <w:bCs/>
        </w:rPr>
        <w:tab/>
      </w:r>
      <w:r w:rsidRPr="006A4E27">
        <w:rPr>
          <w:b/>
          <w:bCs/>
        </w:rPr>
        <w:tab/>
      </w:r>
      <w:r w:rsidRPr="006A4E27">
        <w:rPr>
          <w:b/>
          <w:bCs/>
        </w:rPr>
        <w:tab/>
      </w:r>
      <w:r w:rsidRPr="006A4E27">
        <w:rPr>
          <w:b/>
          <w:bCs/>
        </w:rPr>
        <w:tab/>
      </w:r>
      <w:r w:rsidRPr="006A4E27">
        <w:rPr>
          <w:b/>
          <w:bCs/>
        </w:rPr>
        <w:tab/>
      </w:r>
      <w:r w:rsidRPr="006A4E27">
        <w:rPr>
          <w:b/>
          <w:bCs/>
        </w:rPr>
        <w:tab/>
      </w:r>
      <w:r w:rsidRPr="006A4E27">
        <w:rPr>
          <w:b/>
          <w:bCs/>
        </w:rPr>
        <w:tab/>
      </w:r>
    </w:p>
    <w:p w14:paraId="2BED97B5" w14:textId="43296EDE" w:rsidR="00512322" w:rsidRDefault="00E60473" w:rsidP="006A4E27">
      <w:pPr>
        <w:ind w:firstLine="720"/>
      </w:pPr>
      <w:r>
        <w:t xml:space="preserve">Human-caused alteration of landscapes is a dominant driver of </w:t>
      </w:r>
      <w:r w:rsidR="00064B9D">
        <w:t xml:space="preserve">global </w:t>
      </w:r>
      <w:r>
        <w:t xml:space="preserve">biodiversity </w:t>
      </w:r>
      <w:r w:rsidR="00064B9D">
        <w:t xml:space="preserve">loss </w:t>
      </w:r>
      <w:r>
        <w:t>(Johnson et al., 2017; Maxwell et al., 2016). As natural resource extraction, agriculture, and urban expansion encroach on wild spaces, wildlife are increasingly displaced or forced to compete for space with anthropogenic activities (Johnson et al., 2017; Shackelford et al., 2018). Uncovering the ecological mechanisms that drive this process, however, is a long-standing and pressing challenge facing ecologists. Landscapes are complex, multi-scale matrices of habitat, resources, energy, and organisms (</w:t>
      </w:r>
      <w:commentRangeStart w:id="9"/>
      <w:r>
        <w:t>Forman &amp; Godron, 1981; Holling, 1992</w:t>
      </w:r>
      <w:commentRangeEnd w:id="9"/>
      <w:r w:rsidR="002D142A">
        <w:rPr>
          <w:rStyle w:val="CommentReference"/>
        </w:rPr>
        <w:commentReference w:id="9"/>
      </w:r>
      <w:r>
        <w:t>). Wildlife distributions are entrained by the integration of individual and population responses to biophysical processes across multiple spatial scales (Levin, 1992). Both the configuration and composition of landscapes, collectively deemed landscape structure (Dunning et al., 1992), exert a strong influence on local wildlife abundance—variations in either habitat amount or spatial patterning of habitat patches can lead to markedly different distributions of organisms, ecological processes, and community structures (Dunning et al., 1992; Tscharntke et al., 2012), providing a lens through which to understand disturbance effects on wildlife.</w:t>
      </w:r>
    </w:p>
    <w:p w14:paraId="74A1717B" w14:textId="31292FFE" w:rsidR="00512322" w:rsidRDefault="00E60473" w:rsidP="006A4E27">
      <w:pPr>
        <w:ind w:firstLine="720"/>
      </w:pPr>
      <w:r>
        <w:t>In terrestrial systems, anthropogenic disturbances change landscape structure through</w:t>
      </w:r>
      <w:r w:rsidR="00D66518">
        <w:t xml:space="preserve"> </w:t>
      </w:r>
      <w:r>
        <w:t xml:space="preserve">changes to both composition and configuration. Natural resource development, for example, reduces the total amount of habitat available to wildlife, while also reconfiguring remaining habitat into smaller, more-isolated patches via fragmentation (Didham, 2010; Wilson et al., 2016). The resulting mosaic of dissimilar habitat patches can further affect wildlife by influencing connectivity, edge habitat, resource availability, or predation risk (Haddad et al., 2015; Kremsater &amp; Bunnell, 1999; Pfeifer et al., 2017). While the relationship between habitat loss and declines in terrestrial biodiversity is well established (Brooks et al., 2002), the </w:t>
      </w:r>
      <w:r>
        <w:lastRenderedPageBreak/>
        <w:t xml:space="preserve">independent, additional influence of landscape configuration is more contentious, with conflicting evidence for fragmentation effects presented across studies (see Fahrig, 2017; Fletcher et al., 2018; Martin, 2018). A critical challenge in determining the relative importance of each process is that fragmentation is hierarchically connected to habitat loss in many real-world ecological systems—most habitat loss also results in net increase in fragmentation (Didham et al., 2012; Ruffell et al., 2016). Yet, the differential ecological mechanisms of habitat loss and fragmentation have distinct consequences for the assembly and functioning of wildlife communities (Sousa, 1984; Swihart et al., 2006), and both must be evaluated in specific terrestrial systems when seeking to understand how human activities shape species distributions. </w:t>
      </w:r>
    </w:p>
    <w:p w14:paraId="708B6EB2" w14:textId="30108D60" w:rsidR="00512322" w:rsidRDefault="00E60473" w:rsidP="006A4E27">
      <w:pPr>
        <w:ind w:firstLine="720"/>
      </w:pPr>
      <w:r>
        <w:t xml:space="preserve">Few regions embody the challenge of understanding landscape structure more than the Boreal Plains of North America. Western boreal systems are characterized by a naturally heterogeneous mosaic of vegetation and biophysical traits, including wetlands, aspen parkland, conifer lowland, and forests in a variety of successional stages (Kenkel et al., 1997). Although the boreal has been stewarded and developed by humans for generations (Lewis, 1982; Timoney, 2003), </w:t>
      </w:r>
      <w:r w:rsidR="0058505A">
        <w:t>in the 20</w:t>
      </w:r>
      <w:r w:rsidR="0058505A" w:rsidRPr="005D2626">
        <w:rPr>
          <w:vertAlign w:val="superscript"/>
        </w:rPr>
        <w:t>th</w:t>
      </w:r>
      <w:r w:rsidR="0058505A">
        <w:t xml:space="preserve"> and 21</w:t>
      </w:r>
      <w:r w:rsidR="0058505A" w:rsidRPr="005D2626">
        <w:rPr>
          <w:vertAlign w:val="superscript"/>
        </w:rPr>
        <w:t>st</w:t>
      </w:r>
      <w:r w:rsidR="0058505A">
        <w:t xml:space="preserve"> centuries </w:t>
      </w:r>
      <w:r>
        <w:t xml:space="preserve">the Boreal Plains have undergone unprecedented structural changes at the collective hands of the timber, mining, and energy industries. Superimposed on the naturally ‘patchy’ ecosystems of the Boreal Plains is a pervasive network of cut blocks, roads, seismic lines, well pads, and processing facilities dedicated to the extraction, refinement, and transportation of natural resources (Pasher et al., 2013; Pickell et al., 2015). Disturbances such as fire are essential processes that maintain the ecological organization of western boreal systems (Weber &amp; Flannigan, 1997), but the cumulative effects of decades of industrial development and fire suppression have eclipsed </w:t>
      </w:r>
      <w:r w:rsidR="004C0FBE">
        <w:t>disturbance</w:t>
      </w:r>
      <w:r w:rsidR="00200438">
        <w:t>s</w:t>
      </w:r>
      <w:r w:rsidR="004C0FBE">
        <w:t xml:space="preserve"> from </w:t>
      </w:r>
      <w:r>
        <w:t xml:space="preserve">natural processes to create an unprecedented spatial reorganization of boreal habitat and resources (Pickell et al., 2015). </w:t>
      </w:r>
      <w:r>
        <w:lastRenderedPageBreak/>
        <w:t>Although energy sector disturbances constitute less than 2% of the footprint of Alberta’s boreal forest by area (Alberta Biodiversity Monitoring Institute, 2023a), their high density and persistence have fundamentally transformed boreal landscape composition and configuration. For instance, over 1.8 million kilometers of seismic lines—linear features used to map underground oil and gas deposits—</w:t>
      </w:r>
      <w:r w:rsidR="00EF51BF">
        <w:t>now fragment</w:t>
      </w:r>
      <w:r>
        <w:t xml:space="preserve"> the western boreal</w:t>
      </w:r>
      <w:r w:rsidR="00EF51BF">
        <w:t xml:space="preserve"> forest (Dabros et al., 2018; Lee &amp; Boutin, 2006). Persistent industrial features create a disproportionate amount of forest edge, increase growth of early-seral vegetation, and establish linear movement corridors through </w:t>
      </w:r>
      <w:r>
        <w:t xml:space="preserve">otherwise intact tracts of </w:t>
      </w:r>
      <w:r w:rsidR="00873DBB">
        <w:t>dense forest habitat</w:t>
      </w:r>
      <w:r>
        <w:t xml:space="preserve">. </w:t>
      </w:r>
      <w:r w:rsidR="008B1955">
        <w:t>S</w:t>
      </w:r>
      <w:r w:rsidR="00054A0A">
        <w:t>tructural and functional changes have introduced forage subsidies</w:t>
      </w:r>
      <w:r w:rsidR="00706043">
        <w:t xml:space="preserve"> and movement subsidies</w:t>
      </w:r>
      <w:r w:rsidR="00054A0A">
        <w:t xml:space="preserve"> to boreal landscapes, </w:t>
      </w:r>
      <w:r w:rsidR="00F02ACE">
        <w:t>leading to</w:t>
      </w:r>
      <w:r w:rsidR="00873DBB">
        <w:t xml:space="preserve"> </w:t>
      </w:r>
      <w:r w:rsidR="00054A0A">
        <w:t>behavioural</w:t>
      </w:r>
      <w:r w:rsidR="00873DBB">
        <w:t xml:space="preserve">- and population-level </w:t>
      </w:r>
      <w:r w:rsidR="00054A0A">
        <w:t>changes</w:t>
      </w:r>
      <w:r w:rsidR="00873DBB">
        <w:t xml:space="preserve"> </w:t>
      </w:r>
      <w:r w:rsidR="00054A0A">
        <w:t>to wildlife communit</w:t>
      </w:r>
      <w:r w:rsidR="00F02ACE">
        <w:t>ies</w:t>
      </w:r>
      <w:r w:rsidR="00054A0A">
        <w:t xml:space="preserve"> that vary across species and across</w:t>
      </w:r>
      <w:r w:rsidR="00DD3158">
        <w:t xml:space="preserve"> intensities</w:t>
      </w:r>
      <w:r w:rsidR="00054A0A">
        <w:t xml:space="preserve"> of industrial development</w:t>
      </w:r>
      <w:r w:rsidR="00064630">
        <w:t xml:space="preserve"> </w:t>
      </w:r>
      <w:r w:rsidR="00054A0A">
        <w:t xml:space="preserve">(Venier et al., </w:t>
      </w:r>
      <w:commentRangeStart w:id="10"/>
      <w:r w:rsidR="00054A0A">
        <w:t>2014</w:t>
      </w:r>
      <w:commentRangeEnd w:id="10"/>
      <w:r w:rsidR="00F02ACE">
        <w:rPr>
          <w:rStyle w:val="CommentReference"/>
        </w:rPr>
        <w:commentReference w:id="10"/>
      </w:r>
      <w:r w:rsidR="00054A0A">
        <w:t>)</w:t>
      </w:r>
    </w:p>
    <w:p w14:paraId="6B9B251B" w14:textId="41C2CDBE" w:rsidR="00512322" w:rsidRDefault="003F57C6" w:rsidP="006A4E27">
      <w:pPr>
        <w:ind w:firstLine="720"/>
      </w:pPr>
      <w:r>
        <w:t>A</w:t>
      </w:r>
      <w:r w:rsidR="00FE1417">
        <w:t>lmost</w:t>
      </w:r>
      <w:r w:rsidR="00E60473">
        <w:t xml:space="preserve"> all boreal mammals have been impacted positively or negatively by anthropogenic activities in the </w:t>
      </w:r>
      <w:r>
        <w:t>Boreal Plains</w:t>
      </w:r>
      <w:r w:rsidR="00E60473">
        <w:t xml:space="preserve"> (Curveira-Santos et al., 2024; Fisher &amp; Burton, 2018). Past research has heavily emphasized the effects of habitat and disturbance composition on boreal mammals, wherein </w:t>
      </w:r>
      <w:r w:rsidR="00054A0A">
        <w:t>altered</w:t>
      </w:r>
      <w:r w:rsidR="00E60473">
        <w:t xml:space="preserve"> resource availability </w:t>
      </w:r>
      <w:r w:rsidR="00054A0A">
        <w:t>and</w:t>
      </w:r>
      <w:r w:rsidR="00EF51BF">
        <w:t xml:space="preserve"> movement </w:t>
      </w:r>
      <w:r w:rsidR="00054A0A">
        <w:t xml:space="preserve">has </w:t>
      </w:r>
      <w:r w:rsidR="00E60473">
        <w:t xml:space="preserve">evoked a multitude of changes to population sizes, wildlife behaviours, and trophic and competitive interactions among species (Burgar et al., 2019; Fisher &amp; Ladle, 2022; McKenzie et al., 2012; Tattersall et al., 2020). </w:t>
      </w:r>
      <w:r w:rsidR="001F2643">
        <w:t>In comparison</w:t>
      </w:r>
      <w:r>
        <w:t>,</w:t>
      </w:r>
      <w:r w:rsidR="001F2643">
        <w:t xml:space="preserve"> the </w:t>
      </w:r>
      <w:r w:rsidR="00E60473">
        <w:t xml:space="preserve">effects of landscape configuration in the western boreal have received little attention, despite emerging empirical evidence that boreal wildlife responses to changing landscape structure can exceed predictions based on habitat composition alone (Smith et al., 2024). </w:t>
      </w:r>
    </w:p>
    <w:p w14:paraId="39EB712C" w14:textId="46A79C67" w:rsidR="00512322" w:rsidRDefault="00E60473" w:rsidP="006A4E27">
      <w:pPr>
        <w:ind w:firstLine="720"/>
      </w:pPr>
      <w:r>
        <w:t>Discriminating the interacting roles of habitat composition and configuration is critical for predicting wildlife outcomes in the Boreal Plains (Côté et al., 2016)</w:t>
      </w:r>
      <w:r w:rsidR="00801F04">
        <w:t xml:space="preserve"> and informing </w:t>
      </w:r>
      <w:r w:rsidR="003F57C6">
        <w:lastRenderedPageBreak/>
        <w:t>conservation of</w:t>
      </w:r>
      <w:r w:rsidR="00801F04">
        <w:t xml:space="preserve"> </w:t>
      </w:r>
      <w:commentRangeStart w:id="11"/>
      <w:r w:rsidR="00801F04">
        <w:t>wildlife</w:t>
      </w:r>
      <w:commentRangeEnd w:id="11"/>
      <w:r w:rsidR="00F267CD">
        <w:rPr>
          <w:rStyle w:val="CommentReference"/>
        </w:rPr>
        <w:commentReference w:id="11"/>
      </w:r>
      <w:r w:rsidR="00F267CD">
        <w:t xml:space="preserve"> ()</w:t>
      </w:r>
      <w:r>
        <w:t xml:space="preserve">. Conceptual frameworks of fragmentation suggest that the importance of habitat configuration for wildlife populations varies non-linearly along a gradient of habitat availability, such that the ecological effects of fragmentation are most pronounced in landscapes that have low or intermediate amounts of suitable habitat (Andrén, 1994; Didham, 2010; Villard &amp; Metzger, 2014). In the Boreal Plains, </w:t>
      </w:r>
      <w:r w:rsidR="00C43BC2">
        <w:t>where intensity</w:t>
      </w:r>
      <w:r w:rsidR="00DD3158">
        <w:t xml:space="preserve"> </w:t>
      </w:r>
      <w:r>
        <w:t xml:space="preserve">of industrial land-use </w:t>
      </w:r>
      <w:r w:rsidR="00ED55F6">
        <w:t>spans</w:t>
      </w:r>
      <w:r>
        <w:t xml:space="preserve"> </w:t>
      </w:r>
      <w:r w:rsidR="00C43BC2">
        <w:t xml:space="preserve">wide </w:t>
      </w:r>
      <w:r>
        <w:t>gradients, the effects of landscape structure are likely dependent on both spatial scale and characteristics of the habitat matrix. Thus, empirical studies that explicitly test species-specific relationships to landscape configuration and composition across spatial scales (e.g., Püttker et al., 2020) are critical to understanding the complete impacts of industrial development on boreal wildlife.</w:t>
      </w:r>
    </w:p>
    <w:p w14:paraId="6FCF705F" w14:textId="55DD39E0" w:rsidR="00512322" w:rsidRDefault="00C43BC2" w:rsidP="006A4E27">
      <w:pPr>
        <w:ind w:firstLine="720"/>
      </w:pPr>
      <w:r>
        <w:t>W</w:t>
      </w:r>
      <w:r w:rsidR="00E60473">
        <w:t>e present a case study of the North American red squirrel (</w:t>
      </w:r>
      <w:r w:rsidR="00E60473">
        <w:rPr>
          <w:i/>
        </w:rPr>
        <w:t>Tamiasciurus hudsonicus</w:t>
      </w:r>
      <w:r w:rsidR="00E60473">
        <w:t>) to investigate these concepts. Widespread throughout the Boreal Plains, red squirrels are</w:t>
      </w:r>
      <w:r w:rsidR="00DD3158">
        <w:t xml:space="preserve"> </w:t>
      </w:r>
      <w:r w:rsidR="007402C8">
        <w:t>omnivores</w:t>
      </w:r>
      <w:r w:rsidR="003F57C6">
        <w:t xml:space="preserve"> that </w:t>
      </w:r>
      <w:r w:rsidR="00E60473">
        <w:t xml:space="preserve">depend on </w:t>
      </w:r>
      <w:r w:rsidR="0038598A">
        <w:t xml:space="preserve">stored </w:t>
      </w:r>
      <w:r w:rsidR="00E60473">
        <w:t>conifer</w:t>
      </w:r>
      <w:r w:rsidR="00D758B3">
        <w:t xml:space="preserve"> cones for overwinter survival</w:t>
      </w:r>
      <w:r w:rsidR="00E60473">
        <w:t xml:space="preserve"> (Fisher et al., 2005; Larsen, 2009; McDermott et al., 2020; Rusch &amp; Reeder, 1978). Natural and anthropogenic disturbances, including wildfire and timber harvesting, directly affect red squirrel habitat composition by removing </w:t>
      </w:r>
      <w:r w:rsidR="006777FF">
        <w:t>cone-producing</w:t>
      </w:r>
      <w:r w:rsidR="00E60473">
        <w:t xml:space="preserve"> mature </w:t>
      </w:r>
      <w:r w:rsidR="006777FF">
        <w:t xml:space="preserve">conifers </w:t>
      </w:r>
      <w:r w:rsidR="00E60473">
        <w:t>(reviewed by Fisher &amp; Wilkinson, 2005)</w:t>
      </w:r>
      <w:r w:rsidR="0038598A">
        <w:t>, as does</w:t>
      </w:r>
      <w:r w:rsidR="00E60473">
        <w:t xml:space="preserve"> energy industry infrastructure. </w:t>
      </w:r>
      <w:r w:rsidR="00C94C1C">
        <w:t xml:space="preserve">Remaining landscape </w:t>
      </w:r>
      <w:r w:rsidR="00E60473">
        <w:t>structure</w:t>
      </w:r>
      <w:r w:rsidR="00C94C1C">
        <w:t xml:space="preserve"> also</w:t>
      </w:r>
      <w:r w:rsidR="00E60473">
        <w:t xml:space="preserve"> impact</w:t>
      </w:r>
      <w:r w:rsidR="00C94C1C">
        <w:t>s</w:t>
      </w:r>
      <w:r w:rsidR="00E60473">
        <w:t xml:space="preserve"> red squirrels</w:t>
      </w:r>
      <w:r w:rsidR="00C94C1C">
        <w:t xml:space="preserve"> (Fisher and Merriam 2000)</w:t>
      </w:r>
      <w:r w:rsidR="00DF0A92">
        <w:t xml:space="preserve"> but</w:t>
      </w:r>
      <w:r w:rsidR="00E60473">
        <w:t xml:space="preserve"> has mostly been explored in the context of agricultural matrices</w:t>
      </w:r>
      <w:r w:rsidR="00ED55F6">
        <w:t>, with some exceptions</w:t>
      </w:r>
      <w:r w:rsidR="00E60473">
        <w:t xml:space="preserve"> (Bayne &amp; Hobson, 2000; Patterson &amp; Malcolm, 2010; Fisher et al., 2005</w:t>
      </w:r>
      <w:r w:rsidR="00DD3158">
        <w:t>).</w:t>
      </w:r>
      <w:r w:rsidR="00E60473">
        <w:t xml:space="preserve"> In boreal systems, oil, gas, and timber development can introduce changes to vegetation structure along forest edges (Harper et al., 2015; </w:t>
      </w:r>
      <w:commentRangeStart w:id="12"/>
      <w:r w:rsidR="00E60473">
        <w:t>R. S. Jackson et al., 2023</w:t>
      </w:r>
      <w:commentRangeEnd w:id="12"/>
      <w:r w:rsidR="006E6A3C">
        <w:rPr>
          <w:rStyle w:val="CommentReference"/>
        </w:rPr>
        <w:commentReference w:id="12"/>
      </w:r>
      <w:r w:rsidR="00E60473">
        <w:t xml:space="preserve">) that may decrease landscape permeability and red squirrel movement (Bakker &amp; Van Vuren, 2004), affect squirrel behaviour (Anderson &amp; Boutin, 2002), or influence the abundance (Tattersall et al., 2020), and functional </w:t>
      </w:r>
      <w:r w:rsidR="00E60473">
        <w:lastRenderedPageBreak/>
        <w:t>responses (McKenzie et al., 2012) of co-occurring predators. Explicitly testing the influences of composition and configuration on red squirrel distribution may yield valuable insights into the effects of landscape structure on ecological processes in rapidly changing Boreal Plains ecosystems more broadly.</w:t>
      </w:r>
    </w:p>
    <w:p w14:paraId="7EBD50CD" w14:textId="21DF0A10" w:rsidR="00512322" w:rsidRDefault="0095769F" w:rsidP="006A4E27">
      <w:pPr>
        <w:ind w:firstLine="720"/>
      </w:pPr>
      <w:r>
        <w:t>We</w:t>
      </w:r>
      <w:r w:rsidR="00E60473">
        <w:t xml:space="preserve"> investigate the degree to which habitat composition, anthropogenic disturbance composition, and configuration influence red squirrel distribution in the remaining habitat matrix of Boreal Plains landscapes, as well as the spatial scale of those effects. We hypothesized that: (i) both habitat loss and fragmentation from industrial development would</w:t>
      </w:r>
      <w:r w:rsidR="00D66518">
        <w:t xml:space="preserve"> negatively</w:t>
      </w:r>
      <w:r w:rsidR="00E60473">
        <w:t xml:space="preserve"> influence red squirrel distribution, but (ii) the effects of habitat fragmentation would be greatest in landscapes where the amount of anthropogenic disturbance was high</w:t>
      </w:r>
      <w:r w:rsidR="00177EB2">
        <w:t>—aligning</w:t>
      </w:r>
      <w:r w:rsidR="00DD3158">
        <w:t xml:space="preserve"> with the </w:t>
      </w:r>
      <w:r w:rsidR="00940BAD">
        <w:t>idea</w:t>
      </w:r>
      <w:r w:rsidR="00DD3158">
        <w:t xml:space="preserve"> that </w:t>
      </w:r>
      <w:r w:rsidR="00940BAD">
        <w:t xml:space="preserve">habitat loss and fragmentation represent separate ecological processes </w:t>
      </w:r>
      <w:r w:rsidR="00177EB2">
        <w:t xml:space="preserve">whose importance depends on landscape structure and </w:t>
      </w:r>
      <w:r w:rsidR="008128AF">
        <w:t xml:space="preserve">amount of suitable habitat </w:t>
      </w:r>
      <w:r w:rsidR="00781279">
        <w:t>(Andrén, 1994; Didham, 2012; Villard &amp; Metzger, 2014)</w:t>
      </w:r>
      <w:r w:rsidR="00940BAD">
        <w:t>.</w:t>
      </w:r>
      <w:r w:rsidR="001B6AD5">
        <w:t xml:space="preserve"> We </w:t>
      </w:r>
      <w:r w:rsidR="00E60473">
        <w:t>deployed 430 camera</w:t>
      </w:r>
      <w:r w:rsidR="00D855D0">
        <w:t xml:space="preserve"> traps (REFS)</w:t>
      </w:r>
      <w:r w:rsidR="00E60473">
        <w:t xml:space="preserve"> across the Boreal Plains </w:t>
      </w:r>
      <w:r w:rsidR="00D855D0">
        <w:t xml:space="preserve">to </w:t>
      </w:r>
      <w:r w:rsidR="00E60473">
        <w:t xml:space="preserve">measure </w:t>
      </w:r>
      <w:r w:rsidR="00DA11DC">
        <w:t xml:space="preserve">red squirrel </w:t>
      </w:r>
      <w:r w:rsidR="00E60473">
        <w:t xml:space="preserve">relative abundance in </w:t>
      </w:r>
      <w:r w:rsidR="00665B3A">
        <w:t>ten</w:t>
      </w:r>
      <w:r w:rsidR="00DA11DC">
        <w:t xml:space="preserve"> </w:t>
      </w:r>
      <w:r w:rsidR="00E60473">
        <w:t xml:space="preserve">landscapes with variable proportions and spatial patterns of forest habitat, seismic lines, cut blocks, and other industrial disturbances. We separately characterized landscape composition and configuration by determining the proportion of natural land cover or disturbance footprint in local </w:t>
      </w:r>
      <w:r w:rsidR="001300F4">
        <w:t>landscapes and</w:t>
      </w:r>
      <w:r w:rsidR="00E60473">
        <w:t xml:space="preserve"> derived three metrics representing the spatial pattern of habitat and disturbances: edge density created by anthropogenic features, effective mesh size, cohesion (isolation), and </w:t>
      </w:r>
      <w:r w:rsidR="00200438">
        <w:t>evenness</w:t>
      </w:r>
      <w:r w:rsidR="00E60473">
        <w:t xml:space="preserve"> of remnant natural habitat. We </w:t>
      </w:r>
      <w:r w:rsidR="008A2FE4">
        <w:t xml:space="preserve">predicted </w:t>
      </w:r>
      <w:r w:rsidR="00E60473">
        <w:t>that the relative abundance of red squirrels</w:t>
      </w:r>
      <w:r w:rsidR="008A2FE4">
        <w:t xml:space="preserve"> </w:t>
      </w:r>
      <w:r w:rsidR="00E60473">
        <w:t xml:space="preserve">would be highest in areas with a high proportion of mature conifer or mixed-wood forest relative to other natural habitat types. We also predicted that red squirrel relative abundance would be negatively related to the proportion of any cleared anthropogenic features (well pads, roads, and seismic lines). Finally, we expected that </w:t>
      </w:r>
      <w:r w:rsidR="00E60473">
        <w:lastRenderedPageBreak/>
        <w:t>fragmentation effects (e.g., creation of anthropogenic edges or isolation of habitat patches) by industrial disturbances would have a negative, context-dependent relationship with red squirrel relative abundance, that was strongest in landscapes with high amounts of total disturbance.</w:t>
      </w:r>
    </w:p>
    <w:p w14:paraId="3FD1C215" w14:textId="77777777" w:rsidR="00512322" w:rsidRPr="006A4E27" w:rsidRDefault="00E60473" w:rsidP="006A4E27">
      <w:pPr>
        <w:rPr>
          <w:b/>
          <w:bCs/>
        </w:rPr>
      </w:pPr>
      <w:bookmarkStart w:id="13" w:name="_6xj2bywd0w5i" w:colFirst="0" w:colLast="0"/>
      <w:bookmarkEnd w:id="13"/>
      <w:r w:rsidRPr="006A4E27">
        <w:rPr>
          <w:b/>
          <w:bCs/>
        </w:rPr>
        <w:t>Methods</w:t>
      </w:r>
      <w:r w:rsidRPr="006A4E27">
        <w:rPr>
          <w:b/>
          <w:bCs/>
        </w:rPr>
        <w:tab/>
      </w:r>
      <w:r w:rsidRPr="006A4E27">
        <w:rPr>
          <w:b/>
          <w:bCs/>
        </w:rPr>
        <w:tab/>
      </w:r>
      <w:r w:rsidRPr="006A4E27">
        <w:rPr>
          <w:b/>
          <w:bCs/>
        </w:rPr>
        <w:tab/>
      </w:r>
      <w:r w:rsidRPr="006A4E27">
        <w:rPr>
          <w:b/>
          <w:bCs/>
        </w:rPr>
        <w:tab/>
      </w:r>
      <w:r w:rsidRPr="006A4E27">
        <w:rPr>
          <w:b/>
          <w:bCs/>
        </w:rPr>
        <w:tab/>
      </w:r>
      <w:r w:rsidRPr="006A4E27">
        <w:rPr>
          <w:b/>
          <w:bCs/>
        </w:rPr>
        <w:tab/>
      </w:r>
      <w:r w:rsidRPr="006A4E27">
        <w:rPr>
          <w:b/>
          <w:bCs/>
        </w:rPr>
        <w:tab/>
      </w:r>
    </w:p>
    <w:p w14:paraId="6D0F71F9" w14:textId="77777777" w:rsidR="00512322" w:rsidRPr="0038047B" w:rsidRDefault="00E60473" w:rsidP="0038047B">
      <w:pPr>
        <w:rPr>
          <w:b/>
          <w:bCs/>
          <w:i/>
          <w:iCs/>
        </w:rPr>
      </w:pPr>
      <w:bookmarkStart w:id="14" w:name="_nuznztcgqd2h" w:colFirst="0" w:colLast="0"/>
      <w:bookmarkEnd w:id="14"/>
      <w:r w:rsidRPr="0038047B">
        <w:rPr>
          <w:b/>
          <w:bCs/>
          <w:i/>
          <w:iCs/>
        </w:rPr>
        <w:t>Study area</w:t>
      </w:r>
    </w:p>
    <w:p w14:paraId="48AF272D" w14:textId="46DE7F1A" w:rsidR="00512322" w:rsidRDefault="00E60473" w:rsidP="006A4E27">
      <w:pPr>
        <w:ind w:firstLine="720"/>
      </w:pPr>
      <w:r>
        <w:t xml:space="preserve">The Boreal Plains ecozone spans 740 000 km² of the boreal forest in </w:t>
      </w:r>
      <w:commentRangeStart w:id="15"/>
      <w:commentRangeStart w:id="16"/>
      <w:r>
        <w:t xml:space="preserve">Treaty 8 </w:t>
      </w:r>
      <w:r w:rsidR="00D66518">
        <w:t>t</w:t>
      </w:r>
      <w:r>
        <w:t>erritory</w:t>
      </w:r>
      <w:r w:rsidR="00D66518">
        <w:t xml:space="preserve"> of Alberta, Canada,</w:t>
      </w:r>
      <w:r>
        <w:t xml:space="preserve"> </w:t>
      </w:r>
      <w:commentRangeEnd w:id="15"/>
      <w:r w:rsidR="00CF2830">
        <w:rPr>
          <w:rStyle w:val="CommentReference"/>
        </w:rPr>
        <w:commentReference w:id="15"/>
      </w:r>
      <w:commentRangeEnd w:id="16"/>
      <w:r w:rsidR="004C0FBE">
        <w:rPr>
          <w:rStyle w:val="CommentReference"/>
        </w:rPr>
        <w:commentReference w:id="16"/>
      </w:r>
      <w:r>
        <w:t>and encompasses a wide variety of vegetative land cover, climate, productivity, and human activity</w:t>
      </w:r>
      <w:r w:rsidR="00CE3AC8">
        <w:t xml:space="preserve"> (Fig. 1A)</w:t>
      </w:r>
      <w:r>
        <w:t>. The region is characterized by a mosaic of aspen</w:t>
      </w:r>
      <w:ins w:id="17" w:author="Jason Fisher" w:date="2025-08-11T10:35:00Z" w16du:dateUtc="2025-08-11T17:35:00Z">
        <w:r w:rsidR="00665B3A">
          <w:t xml:space="preserve"> (spp)</w:t>
        </w:r>
      </w:ins>
      <w:r>
        <w:t xml:space="preserve"> parkland, mixed broadleaf</w:t>
      </w:r>
      <w:r w:rsidR="001B6AD5">
        <w:t xml:space="preserve"> </w:t>
      </w:r>
      <w:r w:rsidR="00665B3A">
        <w:t>forests,</w:t>
      </w:r>
      <w:r>
        <w:t xml:space="preserve"> white spruce</w:t>
      </w:r>
      <w:ins w:id="18" w:author="Jason Fisher" w:date="2025-08-11T10:35:00Z" w16du:dateUtc="2025-08-11T17:35:00Z">
        <w:r w:rsidR="00665B3A">
          <w:t xml:space="preserve"> (spp)</w:t>
        </w:r>
      </w:ins>
      <w:r>
        <w:t xml:space="preserve"> and jack pine</w:t>
      </w:r>
      <w:ins w:id="19" w:author="Jason Fisher" w:date="2025-08-11T10:35:00Z" w16du:dateUtc="2025-08-11T17:35:00Z">
        <w:r w:rsidR="00665B3A">
          <w:t xml:space="preserve"> (spp)</w:t>
        </w:r>
      </w:ins>
      <w:r>
        <w:t xml:space="preserve"> forest, black spruce</w:t>
      </w:r>
      <w:ins w:id="20" w:author="Jason Fisher" w:date="2025-08-11T10:36:00Z" w16du:dateUtc="2025-08-11T17:36:00Z">
        <w:r w:rsidR="00665B3A">
          <w:t xml:space="preserve"> (spp)</w:t>
        </w:r>
      </w:ins>
      <w:r>
        <w:t xml:space="preserve"> lowland forest, as well as wetlands, muskeg, fens, and lakes. We studied ten landscapes (Fig. 1</w:t>
      </w:r>
      <w:r w:rsidR="00CE3AC8">
        <w:t>B</w:t>
      </w:r>
      <w:r>
        <w:t xml:space="preserve">) representing aggregations of 3–5 watersheds </w:t>
      </w:r>
      <w:r w:rsidR="002650FA">
        <w:t xml:space="preserve">each </w:t>
      </w:r>
      <w:r>
        <w:t xml:space="preserve">1000–3000 km² (Bayne et al., 2021) across the Boreal Plains. Landscapes spanned a gradient of low–high industrial development intensity and a variety of anthropogenic land-use types that included timber harvesting, open pit bitumen mining, and </w:t>
      </w:r>
      <w:r>
        <w:rPr>
          <w:i/>
        </w:rPr>
        <w:t>in situ</w:t>
      </w:r>
      <w:r>
        <w:t xml:space="preserve"> oil and gas extraction</w:t>
      </w:r>
      <w:r w:rsidR="00ED55F6">
        <w:t xml:space="preserve"> (Bayne et al., 2021)</w:t>
      </w:r>
      <w:r>
        <w:t xml:space="preserve">. Common disturbance features included timber cut blocks, </w:t>
      </w:r>
      <w:r w:rsidR="00A1259E">
        <w:t>“</w:t>
      </w:r>
      <w:r>
        <w:t>seismic</w:t>
      </w:r>
      <w:r w:rsidR="00A1259E">
        <w:t>”</w:t>
      </w:r>
      <w:r>
        <w:t xml:space="preserve"> </w:t>
      </w:r>
      <w:r w:rsidR="00A1259E">
        <w:t xml:space="preserve">petroleum </w:t>
      </w:r>
      <w:r>
        <w:t>exploration lines</w:t>
      </w:r>
      <w:r w:rsidR="00A1259E">
        <w:t xml:space="preserve"> (DABROS REF)</w:t>
      </w:r>
      <w:r>
        <w:t>, well pads, roads, pipelines, and processing facilities (Fig. 1</w:t>
      </w:r>
      <w:r w:rsidR="00CE3AC8">
        <w:t>C</w:t>
      </w:r>
      <w:r>
        <w:t xml:space="preserve">) with varying degrees of human use or active restoration. Other common small- and medium-sized mammals in our study area included </w:t>
      </w:r>
      <w:r w:rsidR="00931CBD">
        <w:t xml:space="preserve">food competitors </w:t>
      </w:r>
      <w:r w:rsidR="00066864">
        <w:t>snowshoe hare (</w:t>
      </w:r>
      <w:r w:rsidR="00066864">
        <w:rPr>
          <w:i/>
        </w:rPr>
        <w:t>Lepus americanus</w:t>
      </w:r>
      <w:r w:rsidR="00066864">
        <w:t>)</w:t>
      </w:r>
      <w:r w:rsidR="00931CBD">
        <w:t>,</w:t>
      </w:r>
      <w:r w:rsidR="00066864">
        <w:t xml:space="preserve"> </w:t>
      </w:r>
      <w:r w:rsidR="00865F23">
        <w:t>northern flying squirrels (</w:t>
      </w:r>
      <w:r w:rsidR="00931CBD" w:rsidRPr="00931CBD">
        <w:rPr>
          <w:i/>
          <w:iCs/>
          <w:rPrChange w:id="21" w:author="Jason Fisher" w:date="2025-08-11T10:41:00Z" w16du:dateUtc="2025-08-11T17:41:00Z">
            <w:rPr>
              <w:rFonts w:ascii="Calibri" w:eastAsia="Calibri" w:hAnsi="Calibri" w:cs="Calibri"/>
            </w:rPr>
          </w:rPrChange>
        </w:rPr>
        <w:t>Glaucomys sabrinus</w:t>
      </w:r>
      <w:r w:rsidR="00931CBD">
        <w:t>)</w:t>
      </w:r>
      <w:r w:rsidR="00865F23">
        <w:t xml:space="preserve"> </w:t>
      </w:r>
      <w:r w:rsidR="00931CBD">
        <w:t>and</w:t>
      </w:r>
      <w:r w:rsidR="00066864">
        <w:t xml:space="preserve"> diverse small </w:t>
      </w:r>
      <w:r w:rsidR="003A5E26">
        <w:t xml:space="preserve">mammals; </w:t>
      </w:r>
      <w:r w:rsidR="00865F23">
        <w:t xml:space="preserve">and </w:t>
      </w:r>
      <w:r w:rsidR="003A5E26">
        <w:t>red squirrel predators including</w:t>
      </w:r>
      <w:r w:rsidR="005D3F82">
        <w:t xml:space="preserve"> ermine </w:t>
      </w:r>
      <w:r w:rsidR="001B6AD5">
        <w:t>(</w:t>
      </w:r>
      <w:r w:rsidR="005D3F82" w:rsidRPr="001B6AD5">
        <w:rPr>
          <w:i/>
          <w:iCs/>
        </w:rPr>
        <w:t xml:space="preserve">Mustela </w:t>
      </w:r>
      <w:r w:rsidR="0019392F" w:rsidRPr="001B6AD5">
        <w:rPr>
          <w:i/>
          <w:iCs/>
        </w:rPr>
        <w:t>richardsonii</w:t>
      </w:r>
      <w:r w:rsidR="0019392F">
        <w:t>)</w:t>
      </w:r>
      <w:r w:rsidR="00066864">
        <w:t xml:space="preserve"> </w:t>
      </w:r>
      <w:r>
        <w:t>American marten (</w:t>
      </w:r>
      <w:r>
        <w:rPr>
          <w:i/>
        </w:rPr>
        <w:t>Martes americana</w:t>
      </w:r>
      <w:r>
        <w:t>), fisher (</w:t>
      </w:r>
      <w:r>
        <w:rPr>
          <w:i/>
        </w:rPr>
        <w:t>Pekania pennanti</w:t>
      </w:r>
      <w:r>
        <w:t>), Canada lynx (</w:t>
      </w:r>
      <w:r>
        <w:rPr>
          <w:i/>
        </w:rPr>
        <w:t>Lynx canadensis</w:t>
      </w:r>
      <w:r>
        <w:t xml:space="preserve">), </w:t>
      </w:r>
      <w:r w:rsidR="003A5E26">
        <w:t>red fox (</w:t>
      </w:r>
      <w:r w:rsidR="005D3F82">
        <w:t xml:space="preserve">Vulpes vulpes), and </w:t>
      </w:r>
      <w:r>
        <w:t>coyote (</w:t>
      </w:r>
      <w:r>
        <w:rPr>
          <w:i/>
        </w:rPr>
        <w:t>Canis latrans</w:t>
      </w:r>
      <w:r>
        <w:t>). Common avian predators of red squirrels included the northern goshawk (</w:t>
      </w:r>
      <w:r>
        <w:rPr>
          <w:i/>
        </w:rPr>
        <w:t>Accipiter gentilis</w:t>
      </w:r>
      <w:r>
        <w:t>) and great horned owl (</w:t>
      </w:r>
      <w:r>
        <w:rPr>
          <w:i/>
        </w:rPr>
        <w:t>Bubo virginianus</w:t>
      </w:r>
      <w:r>
        <w:t>).</w:t>
      </w:r>
    </w:p>
    <w:p w14:paraId="027EC66A" w14:textId="77CFDD16" w:rsidR="00512322" w:rsidRPr="0038047B" w:rsidRDefault="00E60473" w:rsidP="0038047B">
      <w:pPr>
        <w:rPr>
          <w:b/>
          <w:bCs/>
          <w:i/>
          <w:iCs/>
        </w:rPr>
      </w:pPr>
      <w:bookmarkStart w:id="22" w:name="_hnlj1842pz0d" w:colFirst="0" w:colLast="0"/>
      <w:bookmarkEnd w:id="22"/>
      <w:r w:rsidRPr="0038047B">
        <w:rPr>
          <w:b/>
          <w:bCs/>
          <w:i/>
          <w:iCs/>
        </w:rPr>
        <w:lastRenderedPageBreak/>
        <w:t>Camera trapping and wildlife occurrence data</w:t>
      </w:r>
    </w:p>
    <w:p w14:paraId="576424B0" w14:textId="2A3710D5" w:rsidR="00D4094D" w:rsidRDefault="00E60473" w:rsidP="006A4E27">
      <w:pPr>
        <w:ind w:firstLine="720"/>
      </w:pPr>
      <w:r>
        <w:t xml:space="preserve">We deployed motion-activated camera traps within each of our ten landscapes between 2021 and 2024 with the </w:t>
      </w:r>
      <w:r w:rsidR="004C0FBE">
        <w:t xml:space="preserve">initial </w:t>
      </w:r>
      <w:r>
        <w:t xml:space="preserve">purpose of monitoring medium- to large-sized mammals </w:t>
      </w:r>
      <w:r w:rsidR="00D00821">
        <w:t xml:space="preserve">ranging in size from red squirrel to </w:t>
      </w:r>
      <w:r>
        <w:t>moose (Fig. 1). Cameras were deployed using a constrained stratified sampling design. First, we divided landscapes into 2 km</w:t>
      </w:r>
      <w:r>
        <w:rPr>
          <w:vertAlign w:val="superscript"/>
        </w:rPr>
        <w:t>2</w:t>
      </w:r>
      <w:r>
        <w:t xml:space="preserve"> hexagonal cells and randomly selected ~60 potential cells for camera deployment within strata corresponding to either upland forest (low moisture, &gt;50% deciduous) and lowland forest (high moisture, &gt;50% coniferous), or forest type (broadleaf, coniferous, and mixed). Camera placements in randomly selected hexagonal cells were constrained to locations &gt;100 m from roads and &gt;1 km from neighbouring camera placements</w:t>
      </w:r>
      <w:r w:rsidR="00CF2830">
        <w:t xml:space="preserve"> in adjacent cells</w:t>
      </w:r>
      <w:r>
        <w:t xml:space="preserve"> to maintain independent sampling. Infrared camera traps (Reconyx PC900 Hyperfire or Hyperfire II Professional; Holmen, WI, USA) were placed approximately 100 cm above the ground, facing a wildlife trail 3–7 meters away. To avoid confounding movement with habitat use (Stewart et al., 201</w:t>
      </w:r>
      <w:r w:rsidR="00ED55F6">
        <w:t>9</w:t>
      </w:r>
      <w:r>
        <w:t xml:space="preserve">), cameras used in analyses were not directly deployed on human trails or seismic lines unless these features had </w:t>
      </w:r>
      <w:commentRangeStart w:id="23"/>
      <w:commentRangeStart w:id="24"/>
      <w:r>
        <w:t>clear wildlife signs</w:t>
      </w:r>
      <w:commentRangeEnd w:id="23"/>
      <w:r w:rsidR="00CF2830">
        <w:rPr>
          <w:rStyle w:val="CommentReference"/>
        </w:rPr>
        <w:commentReference w:id="23"/>
      </w:r>
      <w:commentRangeEnd w:id="24"/>
      <w:r w:rsidR="00D00821">
        <w:rPr>
          <w:rStyle w:val="CommentReference"/>
        </w:rPr>
        <w:commentReference w:id="24"/>
      </w:r>
      <w:r w:rsidR="00D00821">
        <w:t xml:space="preserve"> including scat, digging, or abundant tracks</w:t>
      </w:r>
      <w:commentRangeStart w:id="25"/>
      <w:commentRangeStart w:id="26"/>
      <w:r>
        <w:t>. To maximize wildlife detectability</w:t>
      </w:r>
      <w:r w:rsidR="00781279">
        <w:t xml:space="preserve"> (Stewart et al., 2019)</w:t>
      </w:r>
      <w:r>
        <w:t>, we applied a scent lure (O’Gorman’s Long Distance Call, MT, USA) once at each site at the time of deployment (either September or October</w:t>
      </w:r>
      <w:commentRangeEnd w:id="25"/>
      <w:r w:rsidR="00847DA0">
        <w:rPr>
          <w:rStyle w:val="CommentReference"/>
        </w:rPr>
        <w:commentReference w:id="25"/>
      </w:r>
      <w:commentRangeEnd w:id="26"/>
      <w:r w:rsidR="00781279">
        <w:rPr>
          <w:rStyle w:val="CommentReference"/>
        </w:rPr>
        <w:commentReference w:id="26"/>
      </w:r>
      <w:r>
        <w:t>). Camera traps were programmed to take photos continuously at high sensitivity when movement was detected within the field of view. A total of 430 cameras were deployed across the ten landscapes (</w:t>
      </w:r>
      <w:commentRangeStart w:id="27"/>
      <w:commentRangeStart w:id="28"/>
      <w:r>
        <w:t xml:space="preserve">mean </w:t>
      </w:r>
      <w:r w:rsidR="0009054F">
        <w:t xml:space="preserve">= </w:t>
      </w:r>
      <w:r>
        <w:t>43</w:t>
      </w:r>
      <w:r w:rsidR="0009054F">
        <w:t xml:space="preserve"> cameras</w:t>
      </w:r>
      <w:r>
        <w:t xml:space="preserve"> per landscape</w:t>
      </w:r>
      <w:commentRangeEnd w:id="27"/>
      <w:r w:rsidR="00D85636">
        <w:rPr>
          <w:rStyle w:val="CommentReference"/>
        </w:rPr>
        <w:commentReference w:id="27"/>
      </w:r>
      <w:commentRangeEnd w:id="28"/>
      <w:r w:rsidR="0009054F">
        <w:rPr>
          <w:rStyle w:val="CommentReference"/>
        </w:rPr>
        <w:commentReference w:id="28"/>
      </w:r>
      <w:r>
        <w:t xml:space="preserve">, range </w:t>
      </w:r>
      <w:r w:rsidR="0009054F">
        <w:t xml:space="preserve">= </w:t>
      </w:r>
      <w:r>
        <w:t>36–50</w:t>
      </w:r>
      <w:r w:rsidR="0009054F">
        <w:t xml:space="preserve"> cameras, SD = 5.7 cameras</w:t>
      </w:r>
      <w:r>
        <w:t>). Within the 2021–2024 sampling period, each camera was deployed for approximately one year (autumn to autumn; mean=347 days, SD= 67.2 days)</w:t>
      </w:r>
      <w:r w:rsidR="00D4094D">
        <w:t>.</w:t>
      </w:r>
    </w:p>
    <w:p w14:paraId="48D09E33" w14:textId="77B0E54F" w:rsidR="00512322" w:rsidRDefault="00E60473" w:rsidP="006A4E27">
      <w:pPr>
        <w:ind w:firstLine="720"/>
      </w:pPr>
      <w:r>
        <w:t xml:space="preserve">To quantify the occurrence of red squirrels in each landscape, all images of wildlife occurrences </w:t>
      </w:r>
      <w:r w:rsidR="00CE3AC8">
        <w:t xml:space="preserve">(e.g., Fig. 1D, Fig. 1E, Fig. 1F) </w:t>
      </w:r>
      <w:r>
        <w:t xml:space="preserve">were </w:t>
      </w:r>
      <w:r w:rsidR="00D85636">
        <w:t xml:space="preserve">manually </w:t>
      </w:r>
      <w:r>
        <w:t>classified to</w:t>
      </w:r>
      <w:r w:rsidR="001B6AD5">
        <w:t xml:space="preserve"> </w:t>
      </w:r>
      <w:r>
        <w:t xml:space="preserve">species using Timelapse </w:t>
      </w:r>
      <w:r>
        <w:lastRenderedPageBreak/>
        <w:t xml:space="preserve">2.0 (Greenberg et al., 2019), then aggregated to identify independent detections of red squirrels. </w:t>
      </w:r>
      <w:commentRangeStart w:id="29"/>
      <w:commentRangeStart w:id="30"/>
      <w:r>
        <w:t>We defined independent detection events for red squirrels as those occurring &gt;30 minutes apart at a given camera site. Previous evidence suggests that independent detections of red squirrels correlate well with density estimates from other field methods (Villette et al., 2017)</w:t>
      </w:r>
      <w:r w:rsidR="000F2F05">
        <w:t>.</w:t>
      </w:r>
      <w:r>
        <w:t xml:space="preserve"> </w:t>
      </w:r>
      <w:commentRangeEnd w:id="29"/>
      <w:r w:rsidR="008B762C">
        <w:rPr>
          <w:rStyle w:val="CommentReference"/>
        </w:rPr>
        <w:commentReference w:id="29"/>
      </w:r>
      <w:commentRangeEnd w:id="30"/>
      <w:r w:rsidR="001B6AD5">
        <w:rPr>
          <w:rStyle w:val="CommentReference"/>
        </w:rPr>
        <w:commentReference w:id="30"/>
      </w:r>
      <w:r w:rsidR="001B6AD5">
        <w:t>W</w:t>
      </w:r>
      <w:r>
        <w:t>e binned red squirrel detections into monthly independent detections</w:t>
      </w:r>
      <w:r w:rsidR="00AF15E9">
        <w:t xml:space="preserve"> (Supporting Information Fig. S1)</w:t>
      </w:r>
      <w:r w:rsidR="001B6AD5">
        <w:t xml:space="preserve">, </w:t>
      </w:r>
      <w:r>
        <w:t>a</w:t>
      </w:r>
      <w:r w:rsidR="001B6AD5">
        <w:t xml:space="preserve">n </w:t>
      </w:r>
      <w:r>
        <w:t>index arising from both the local abundance and intensity of site use of red squirrels at that site</w:t>
      </w:r>
      <w:r w:rsidR="000F2F05">
        <w:t xml:space="preserve"> that we suggest indicates a site’s quality</w:t>
      </w:r>
      <w:r>
        <w:t xml:space="preserve"> (Burton et al., 2015; Parsons et al., 2017). </w:t>
      </w:r>
      <w:r w:rsidR="00133D3D">
        <w:t xml:space="preserve">We </w:t>
      </w:r>
      <w:r w:rsidR="009A5C5D">
        <w:t>treated</w:t>
      </w:r>
      <w:r w:rsidR="00133D3D">
        <w:t xml:space="preserve"> a </w:t>
      </w:r>
      <w:r w:rsidR="009A5C5D">
        <w:t xml:space="preserve">non-detection within a month </w:t>
      </w:r>
      <w:r>
        <w:t>as</w:t>
      </w:r>
      <w:r w:rsidR="000F2F05">
        <w:t xml:space="preserve"> a</w:t>
      </w:r>
      <w:r>
        <w:t xml:space="preserve"> true absence</w:t>
      </w:r>
      <w:r w:rsidR="009A5C5D">
        <w:t xml:space="preserve">, </w:t>
      </w:r>
      <w:r w:rsidR="004B62E4">
        <w:t>given that an animal undetected on a lured trail site within a full month is very likely not present</w:t>
      </w:r>
      <w:r w:rsidR="000311F5">
        <w:t>. T</w:t>
      </w:r>
      <w:r w:rsidR="004B62E4">
        <w:t xml:space="preserve">his gives a metric with more </w:t>
      </w:r>
      <w:r w:rsidR="000311F5">
        <w:t xml:space="preserve">range and variability than </w:t>
      </w:r>
      <w:r>
        <w:t xml:space="preserve">occupancy models (MacKenzie et al., 2002) </w:t>
      </w:r>
      <w:r w:rsidR="000311F5">
        <w:t xml:space="preserve">which </w:t>
      </w:r>
      <w:r w:rsidR="009D21AA">
        <w:t>assume some zeros are error, but which model</w:t>
      </w:r>
      <w:r w:rsidR="000311F5">
        <w:t xml:space="preserve"> presence/absence responses and </w:t>
      </w:r>
      <w:r w:rsidR="009D21AA">
        <w:t xml:space="preserve">rely on the assumption of closure which is surely violated </w:t>
      </w:r>
      <w:r w:rsidR="00DC4B4A">
        <w:t>with mobile mammals (</w:t>
      </w:r>
      <w:commentRangeStart w:id="31"/>
      <w:r w:rsidR="00DC4B4A">
        <w:t>REF</w:t>
      </w:r>
      <w:commentRangeEnd w:id="31"/>
      <w:r w:rsidR="007B7A51">
        <w:rPr>
          <w:rStyle w:val="CommentReference"/>
        </w:rPr>
        <w:commentReference w:id="31"/>
      </w:r>
      <w:r w:rsidR="00DC4B4A">
        <w:t>)</w:t>
      </w:r>
      <w:r>
        <w:t>.</w:t>
      </w:r>
    </w:p>
    <w:p w14:paraId="0651E199" w14:textId="77777777" w:rsidR="00512322" w:rsidRPr="0038047B" w:rsidRDefault="00E60473" w:rsidP="0038047B">
      <w:pPr>
        <w:rPr>
          <w:b/>
          <w:bCs/>
          <w:i/>
          <w:iCs/>
        </w:rPr>
      </w:pPr>
      <w:bookmarkStart w:id="32" w:name="_z4771mhcy2uo" w:colFirst="0" w:colLast="0"/>
      <w:bookmarkEnd w:id="32"/>
      <w:r w:rsidRPr="0038047B">
        <w:rPr>
          <w:b/>
          <w:bCs/>
          <w:i/>
          <w:iCs/>
        </w:rPr>
        <w:t>Measuring landscape structure</w:t>
      </w:r>
    </w:p>
    <w:p w14:paraId="09AEF2BA" w14:textId="6C5908BB" w:rsidR="00512322" w:rsidRDefault="00E60473" w:rsidP="006A4E27">
      <w:pPr>
        <w:ind w:firstLine="720"/>
      </w:pPr>
      <w:r>
        <w:t xml:space="preserve">We used the Alberta Biodiversity Monitoring Institute (ABMI) 2021 Human Footprint Index dataset (Alberta Biodiversity Monitoring Institute, 2023b) to determine the amount and type of anthropogenic disturbance features across our study area, and the Wulder et al. (2024) Satellite-Based Forest Inventory to measure forest structure, amount of vegetative land cover, and fire disturbance across our study area. To characterize landscape structure, we derived several variables describing the anthropogenic and natural features surrounding each camera site which we hypothesized </w:t>
      </w:r>
      <w:r>
        <w:rPr>
          <w:i/>
        </w:rPr>
        <w:t xml:space="preserve">a priori </w:t>
      </w:r>
      <w:r>
        <w:t xml:space="preserve">to be ecologically related to red squirrel relative abundance (Table 1). Since habitat relationships arise on spatial scales that are taxa- and context-specific (Jackson &amp; Fahrig, 2015; Wiens, 1989), we calculated all configuration and composition covariates at </w:t>
      </w:r>
      <w:r w:rsidR="00847DA0">
        <w:t>22</w:t>
      </w:r>
      <w:r>
        <w:t xml:space="preserve"> spatial scales using concentric circular buffers of 50 m, 100 m, and 250–5000 m </w:t>
      </w:r>
      <w:r>
        <w:lastRenderedPageBreak/>
        <w:t xml:space="preserve">radii increasing by 250 m increments </w:t>
      </w:r>
      <w:r w:rsidR="006B3800">
        <w:t>(</w:t>
      </w:r>
      <w:r>
        <w:t>Fisher et al.</w:t>
      </w:r>
      <w:r w:rsidR="006B3800">
        <w:t xml:space="preserve">, </w:t>
      </w:r>
      <w:r>
        <w:t xml:space="preserve">2011). First, we measured landscape composition: this included the proportion of area around each camera site covered by each dominant land cover type (e.g., forest type, wetland, shrub) and recent (0–15 years) fire disturbance, as well as the proportion of area covered by anthropogenic disturbances (e.g., well pads, roads, timber harvest blocks 0–15 years old; Table 1). As a representation of total disturbance amount, we also adapted the methods of Bayne et al. (2021) to calculate the cumulative site disturbance at each camera location, which was the sum of the proportion of area covered by all anthropogenic disturbances. To measure landscape configuration, we superimposed and rasterized the Human Footprint Index from the Satellite Based Forest Inventory landcover types at a five-meter resolution and extracted four metrics which we hypothesized to correspond to potential mechanisms through which landscape structure affects the distribution of red squirrels (Table 1). Our configuration metrics included </w:t>
      </w:r>
      <w:r>
        <w:rPr>
          <w:i/>
        </w:rPr>
        <w:t>natural edge density</w:t>
      </w:r>
      <w:r>
        <w:t xml:space="preserve">, representing the total length of patch edges and boundary complexity created by anthropogenic features, </w:t>
      </w:r>
      <w:r>
        <w:rPr>
          <w:i/>
        </w:rPr>
        <w:t>effective mesh size</w:t>
      </w:r>
      <w:r>
        <w:t xml:space="preserve">, representing the average size of habitat patches and degree of fragmentation, </w:t>
      </w:r>
      <w:r>
        <w:rPr>
          <w:i/>
        </w:rPr>
        <w:t>cohesion</w:t>
      </w:r>
      <w:r>
        <w:t>, representing the connectivity of similar habitat patches,</w:t>
      </w:r>
      <w:r w:rsidR="00D00821">
        <w:t xml:space="preserve"> and</w:t>
      </w:r>
      <w:r>
        <w:t xml:space="preserve"> </w:t>
      </w:r>
      <w:r>
        <w:rPr>
          <w:i/>
        </w:rPr>
        <w:t>Shannon evenness index</w:t>
      </w:r>
      <w:r>
        <w:t xml:space="preserve">, representing dominance and how evenly different land cover types were distributed across the landscape. Cohesion was highly correlated with edge density (Spearman’s r = -0.95) and had low variance among sites (Table 1). All covariates were </w:t>
      </w:r>
      <w:r w:rsidR="006B3800">
        <w:t xml:space="preserve">extracted from spatial layers </w:t>
      </w:r>
      <w:r>
        <w:t xml:space="preserve">using the </w:t>
      </w:r>
      <w:r>
        <w:rPr>
          <w:i/>
        </w:rPr>
        <w:t xml:space="preserve">sf </w:t>
      </w:r>
      <w:r>
        <w:t xml:space="preserve">(Pebesma, 2018), </w:t>
      </w:r>
      <w:r>
        <w:rPr>
          <w:i/>
        </w:rPr>
        <w:t xml:space="preserve">terra </w:t>
      </w:r>
      <w:r>
        <w:t xml:space="preserve">(Hijmans, 2015), and </w:t>
      </w:r>
      <w:r>
        <w:rPr>
          <w:i/>
        </w:rPr>
        <w:t>landscapemetrics</w:t>
      </w:r>
      <w:r>
        <w:t xml:space="preserve"> (Hesselbarth et al., 2019) packages in R v4.3.0 (R Core Team, 2023). </w:t>
      </w:r>
    </w:p>
    <w:p w14:paraId="17A289F0" w14:textId="77777777" w:rsidR="00512322" w:rsidRPr="0038047B" w:rsidRDefault="00E60473" w:rsidP="0038047B">
      <w:pPr>
        <w:rPr>
          <w:b/>
          <w:bCs/>
          <w:i/>
          <w:iCs/>
        </w:rPr>
      </w:pPr>
      <w:bookmarkStart w:id="33" w:name="_k5070zi1ssfz" w:colFirst="0" w:colLast="0"/>
      <w:bookmarkEnd w:id="33"/>
      <w:r w:rsidRPr="0038047B">
        <w:rPr>
          <w:b/>
          <w:bCs/>
          <w:i/>
          <w:iCs/>
        </w:rPr>
        <w:t>Statistical analysis</w:t>
      </w:r>
    </w:p>
    <w:p w14:paraId="519270C9" w14:textId="57D4630E" w:rsidR="00512322" w:rsidRDefault="00E60473" w:rsidP="006A4E27">
      <w:pPr>
        <w:ind w:firstLine="720"/>
      </w:pPr>
      <w:r>
        <w:t xml:space="preserve">Spatial responses of red squirrels to landscape structure were modeled using </w:t>
      </w:r>
      <w:r w:rsidR="002265C4">
        <w:t>an</w:t>
      </w:r>
      <w:r>
        <w:t xml:space="preserve"> information theoretic approach</w:t>
      </w:r>
      <w:r w:rsidR="002265C4">
        <w:t xml:space="preserve"> and model selection on a set of candidate models</w:t>
      </w:r>
      <w:r>
        <w:t xml:space="preserve"> (Burnham &amp; </w:t>
      </w:r>
      <w:r>
        <w:lastRenderedPageBreak/>
        <w:t>Anderson, 2002). For all statistical analyses, we used generalized linear mixed models with a negative binomial distribution and log</w:t>
      </w:r>
      <w:r w:rsidR="002E29BD">
        <w:t>-</w:t>
      </w:r>
      <w:r>
        <w:t>link function to account for overdispersion of red squirrel detection data (</w:t>
      </w:r>
      <w:r w:rsidR="0006262D">
        <w:t xml:space="preserve">Eq. (1); </w:t>
      </w:r>
      <w:r w:rsidR="00473424">
        <w:t>Zuur &amp; Leno, 2016</w:t>
      </w:r>
      <w:r>
        <w:t xml:space="preserve">). </w:t>
      </w:r>
      <w:r w:rsidR="0006262D">
        <w:rPr>
          <w:i/>
          <w:iCs/>
        </w:rPr>
        <w:t>Detections</w:t>
      </w:r>
      <w:r w:rsidR="0006262D">
        <w:rPr>
          <w:i/>
          <w:iCs/>
          <w:vertAlign w:val="subscript"/>
        </w:rPr>
        <w:t>ijk</w:t>
      </w:r>
      <w:r w:rsidR="0006262D">
        <w:rPr>
          <w:i/>
          <w:iCs/>
        </w:rPr>
        <w:t xml:space="preserve"> </w:t>
      </w:r>
      <w:r w:rsidR="0006262D">
        <w:t xml:space="preserve">was the number of independent detections of red squirrels at site </w:t>
      </w:r>
      <w:r w:rsidR="0006262D">
        <w:rPr>
          <w:i/>
          <w:iCs/>
        </w:rPr>
        <w:t xml:space="preserve">i </w:t>
      </w:r>
      <w:r w:rsidR="0006262D">
        <w:t xml:space="preserve">in array </w:t>
      </w:r>
      <w:r w:rsidR="0006262D">
        <w:rPr>
          <w:i/>
          <w:iCs/>
        </w:rPr>
        <w:t xml:space="preserve">j </w:t>
      </w:r>
      <w:r w:rsidR="0006262D">
        <w:t xml:space="preserve">during month </w:t>
      </w:r>
      <w:r w:rsidR="0006262D" w:rsidRPr="000F0847">
        <w:t>k</w:t>
      </w:r>
      <w:r w:rsidR="0006262D">
        <w:t xml:space="preserve">, which arose from a negative binomial distribution </w:t>
      </w:r>
      <w:r w:rsidR="005B45B6">
        <w:t>with an</w:t>
      </w:r>
      <w:r w:rsidR="0006262D">
        <w:t xml:space="preserve"> </w:t>
      </w:r>
      <w:r w:rsidR="005B45B6">
        <w:t xml:space="preserve">expected </w:t>
      </w:r>
      <w:r w:rsidR="0006262D">
        <w:t xml:space="preserve">count of independent detections of red squirrels at site </w:t>
      </w:r>
      <w:r w:rsidR="0006262D">
        <w:rPr>
          <w:i/>
        </w:rPr>
        <w:t>i</w:t>
      </w:r>
      <w:r w:rsidR="0006262D">
        <w:t xml:space="preserve"> in array </w:t>
      </w:r>
      <w:r w:rsidR="0006262D">
        <w:rPr>
          <w:i/>
        </w:rPr>
        <w:t>j</w:t>
      </w:r>
      <w:r w:rsidR="0006262D">
        <w:t xml:space="preserve"> during month </w:t>
      </w:r>
      <w:r w:rsidR="0006262D">
        <w:rPr>
          <w:i/>
        </w:rPr>
        <w:t>k</w:t>
      </w:r>
      <w:r w:rsidR="005B45B6">
        <w:t xml:space="preserve"> of </w:t>
      </w:r>
      <w:r w:rsidR="005B45B6" w:rsidRPr="007534B0">
        <w:rPr>
          <w:i/>
          <w:iCs/>
        </w:rPr>
        <w:t>μ</w:t>
      </w:r>
      <w:r w:rsidR="005B45B6" w:rsidRPr="007534B0">
        <w:rPr>
          <w:i/>
          <w:iCs/>
          <w:vertAlign w:val="subscript"/>
        </w:rPr>
        <w:t>ijk</w:t>
      </w:r>
      <w:r w:rsidR="005B45B6">
        <w:t>, and</w:t>
      </w:r>
      <w:r w:rsidR="0006262D">
        <w:t xml:space="preserve"> </w:t>
      </w:r>
      <w:r w:rsidR="005B45B6">
        <w:t xml:space="preserve">an </w:t>
      </w:r>
      <w:r w:rsidR="0006262D" w:rsidRPr="00636173">
        <w:rPr>
          <w:color w:val="000000" w:themeColor="text1"/>
        </w:rPr>
        <w:t>overdispersion parameter</w:t>
      </w:r>
      <w:r w:rsidR="005B45B6">
        <w:rPr>
          <w:color w:val="000000" w:themeColor="text1"/>
        </w:rPr>
        <w:t xml:space="preserve"> </w:t>
      </w:r>
      <w:r w:rsidR="005B45B6" w:rsidRPr="005B45B6">
        <w:t>θ</w:t>
      </w:r>
      <w:r w:rsidR="005B45B6">
        <w:rPr>
          <w:color w:val="000000" w:themeColor="text1"/>
        </w:rPr>
        <w:t xml:space="preserve">. In each model, </w:t>
      </w:r>
      <w:r w:rsidR="005B45B6" w:rsidRPr="005B45B6">
        <w:rPr>
          <w:color w:val="000000" w:themeColor="text1"/>
        </w:rPr>
        <w:t>β</w:t>
      </w:r>
      <w:r w:rsidR="005B45B6" w:rsidRPr="005B45B6">
        <w:rPr>
          <w:color w:val="000000" w:themeColor="text1"/>
          <w:vertAlign w:val="subscript"/>
        </w:rPr>
        <w:t>n</w:t>
      </w:r>
      <w:r w:rsidR="005B45B6" w:rsidRPr="00636173">
        <w:rPr>
          <w:color w:val="000000" w:themeColor="text1"/>
        </w:rPr>
        <w:t xml:space="preserve"> </w:t>
      </w:r>
      <w:r w:rsidR="005B45B6">
        <w:rPr>
          <w:color w:val="000000" w:themeColor="text1"/>
        </w:rPr>
        <w:t>was</w:t>
      </w:r>
      <w:r w:rsidR="005B45B6" w:rsidRPr="00636173">
        <w:rPr>
          <w:color w:val="000000" w:themeColor="text1"/>
        </w:rPr>
        <w:t xml:space="preserve"> the linear coefficient for landscape covariate </w:t>
      </w:r>
      <w:r w:rsidR="005B45B6" w:rsidRPr="000F0847">
        <w:rPr>
          <w:i/>
          <w:iCs/>
          <w:color w:val="000000" w:themeColor="text1"/>
        </w:rPr>
        <w:t>x</w:t>
      </w:r>
      <w:r w:rsidR="005B45B6" w:rsidRPr="000F0847">
        <w:rPr>
          <w:i/>
          <w:iCs/>
          <w:color w:val="000000" w:themeColor="text1"/>
          <w:vertAlign w:val="subscript"/>
        </w:rPr>
        <w:t>n</w:t>
      </w:r>
      <w:r w:rsidR="005B45B6" w:rsidRPr="00636173">
        <w:rPr>
          <w:color w:val="000000" w:themeColor="text1"/>
        </w:rPr>
        <w:t xml:space="preserve">, and </w:t>
      </w:r>
      <w:r w:rsidR="005B45B6" w:rsidRPr="00636173">
        <w:rPr>
          <w:i/>
          <w:color w:val="000000" w:themeColor="text1"/>
        </w:rPr>
        <w:t>v</w:t>
      </w:r>
      <w:r w:rsidR="005B45B6" w:rsidRPr="00636173">
        <w:rPr>
          <w:i/>
          <w:color w:val="000000" w:themeColor="text1"/>
          <w:vertAlign w:val="subscript"/>
        </w:rPr>
        <w:t>i(j)</w:t>
      </w:r>
      <w:r w:rsidR="005B45B6" w:rsidRPr="00636173">
        <w:rPr>
          <w:color w:val="000000" w:themeColor="text1"/>
        </w:rPr>
        <w:t xml:space="preserve"> and </w:t>
      </w:r>
      <w:r w:rsidR="005B45B6" w:rsidRPr="00636173">
        <w:rPr>
          <w:i/>
          <w:color w:val="000000" w:themeColor="text1"/>
        </w:rPr>
        <w:t>u</w:t>
      </w:r>
      <w:r w:rsidR="005B45B6" w:rsidRPr="00636173">
        <w:rPr>
          <w:i/>
          <w:color w:val="000000" w:themeColor="text1"/>
          <w:vertAlign w:val="subscript"/>
        </w:rPr>
        <w:t>j</w:t>
      </w:r>
      <w:r w:rsidR="005B45B6" w:rsidRPr="00636173">
        <w:rPr>
          <w:i/>
          <w:color w:val="000000" w:themeColor="text1"/>
        </w:rPr>
        <w:t xml:space="preserve"> </w:t>
      </w:r>
      <w:r w:rsidR="005B45B6">
        <w:rPr>
          <w:color w:val="000000" w:themeColor="text1"/>
        </w:rPr>
        <w:t>were</w:t>
      </w:r>
      <w:r w:rsidR="005B45B6" w:rsidRPr="00636173">
        <w:rPr>
          <w:color w:val="000000" w:themeColor="text1"/>
        </w:rPr>
        <w:t xml:space="preserve"> nested random intercepts of site and array, which were assumed to have a normally distributed variance.</w:t>
      </w:r>
    </w:p>
    <w:p w14:paraId="0B0A2FA5" w14:textId="76B6E3D1" w:rsidR="000520F3" w:rsidRPr="000F0847" w:rsidRDefault="006A4E27" w:rsidP="006A4E27">
      <w:pPr>
        <w:spacing w:line="360" w:lineRule="auto"/>
        <w:jc w:val="center"/>
        <w:rPr>
          <w:rFonts w:asciiTheme="majorHAnsi" w:eastAsia="Microsoft JhengHei" w:hAnsiTheme="majorHAnsi" w:cstheme="majorHAnsi"/>
          <w:bCs/>
          <w:i/>
          <w:iCs/>
        </w:rPr>
      </w:pPr>
      <w:r>
        <w:rPr>
          <w:rFonts w:ascii="Calibri" w:eastAsia="Calibri" w:hAnsi="Calibri" w:cs="Calibri"/>
          <w:bCs/>
          <w:iCs/>
        </w:rPr>
        <w:t xml:space="preserve">(1) </w:t>
      </w:r>
      <m:oMath>
        <m:sSub>
          <m:sSubPr>
            <m:ctrlPr>
              <w:rPr>
                <w:rFonts w:ascii="Cambria Math" w:eastAsia="Microsoft JhengHei" w:hAnsi="Cambria Math" w:cstheme="majorHAnsi"/>
                <w:bCs/>
                <w:iCs/>
              </w:rPr>
            </m:ctrlPr>
          </m:sSubPr>
          <m:e>
            <m:r>
              <w:rPr>
                <w:rFonts w:ascii="Cambria Math" w:eastAsia="Microsoft JhengHei" w:hAnsi="Cambria Math" w:cstheme="majorHAnsi"/>
              </w:rPr>
              <m:t>η</m:t>
            </m:r>
          </m:e>
          <m:sub>
            <m:r>
              <w:rPr>
                <w:rFonts w:ascii="Cambria Math" w:eastAsia="Microsoft JhengHei" w:hAnsi="Cambria Math" w:cstheme="majorHAnsi"/>
              </w:rPr>
              <m:t>ijk</m:t>
            </m:r>
          </m:sub>
        </m:sSub>
        <m:r>
          <w:rPr>
            <w:rFonts w:ascii="Cambria Math" w:eastAsia="Microsoft JhengHei" w:hAnsi="Cambria Math" w:cstheme="majorHAnsi"/>
          </w:rPr>
          <m:t>=</m:t>
        </m:r>
        <m:sSub>
          <m:sSubPr>
            <m:ctrlPr>
              <w:rPr>
                <w:rFonts w:ascii="Cambria Math" w:eastAsia="Microsoft JhengHei" w:hAnsi="Cambria Math" w:cstheme="majorHAnsi"/>
                <w:bCs/>
                <w:iCs/>
              </w:rPr>
            </m:ctrlPr>
          </m:sSubPr>
          <m:e>
            <m:r>
              <w:rPr>
                <w:rFonts w:ascii="Cambria Math" w:eastAsia="Microsoft JhengHei" w:hAnsi="Cambria Math" w:cstheme="majorHAnsi"/>
              </w:rPr>
              <m:t>β</m:t>
            </m:r>
          </m:e>
          <m:sub>
            <m:r>
              <w:rPr>
                <w:rFonts w:ascii="Cambria Math" w:eastAsia="Microsoft JhengHei" w:hAnsi="Cambria Math" w:cstheme="majorHAnsi"/>
              </w:rPr>
              <m:t>0</m:t>
            </m:r>
          </m:sub>
        </m:sSub>
        <m:r>
          <w:rPr>
            <w:rFonts w:ascii="Cambria Math" w:eastAsia="Microsoft JhengHei" w:hAnsi="Cambria Math" w:cstheme="majorHAnsi"/>
          </w:rPr>
          <m:t>+</m:t>
        </m:r>
        <m:r>
          <m:rPr>
            <m:sty m:val="p"/>
          </m:rPr>
          <w:rPr>
            <w:rFonts w:ascii="Cambria Math" w:eastAsia="Microsoft JhengHei" w:hAnsi="Cambria Math" w:cstheme="majorHAnsi"/>
          </w:rPr>
          <m:t xml:space="preserve"> </m:t>
        </m:r>
        <m:sSub>
          <m:sSubPr>
            <m:ctrlPr>
              <w:rPr>
                <w:rFonts w:ascii="Cambria Math" w:eastAsia="Microsoft JhengHei" w:hAnsi="Cambria Math" w:cstheme="majorHAnsi"/>
                <w:bCs/>
                <w:iCs/>
              </w:rPr>
            </m:ctrlPr>
          </m:sSubPr>
          <m:e>
            <m:r>
              <w:rPr>
                <w:rFonts w:ascii="Cambria Math" w:eastAsia="Microsoft JhengHei" w:hAnsi="Cambria Math" w:cstheme="majorHAnsi"/>
              </w:rPr>
              <m:t>β</m:t>
            </m:r>
          </m:e>
          <m:sub>
            <m:r>
              <w:rPr>
                <w:rFonts w:ascii="Cambria Math" w:eastAsia="Microsoft JhengHei" w:hAnsi="Cambria Math" w:cstheme="majorHAnsi"/>
              </w:rPr>
              <m:t>1</m:t>
            </m:r>
          </m:sub>
        </m:sSub>
        <m:sSub>
          <m:sSubPr>
            <m:ctrlPr>
              <w:rPr>
                <w:rFonts w:ascii="Cambria Math" w:eastAsia="Microsoft JhengHei" w:hAnsi="Cambria Math" w:cstheme="majorHAnsi"/>
                <w:bCs/>
                <w:iCs/>
              </w:rPr>
            </m:ctrlPr>
          </m:sSubPr>
          <m:e>
            <m:r>
              <w:rPr>
                <w:rFonts w:ascii="Cambria Math" w:eastAsia="Microsoft JhengHei" w:hAnsi="Cambria Math" w:cstheme="majorHAnsi"/>
              </w:rPr>
              <m:t>x</m:t>
            </m:r>
          </m:e>
          <m:sub>
            <m:r>
              <w:rPr>
                <w:rFonts w:ascii="Cambria Math" w:eastAsia="Microsoft JhengHei" w:hAnsi="Cambria Math" w:cstheme="majorHAnsi"/>
              </w:rPr>
              <m:t>1,ijk</m:t>
            </m:r>
          </m:sub>
        </m:sSub>
        <m:r>
          <w:rPr>
            <w:rFonts w:ascii="Cambria Math" w:eastAsia="Microsoft JhengHei" w:hAnsi="Cambria Math" w:cstheme="majorHAnsi"/>
          </w:rPr>
          <m:t>+…+</m:t>
        </m:r>
        <m:r>
          <m:rPr>
            <m:sty m:val="p"/>
          </m:rPr>
          <w:rPr>
            <w:rFonts w:ascii="Cambria Math" w:eastAsia="Microsoft JhengHei" w:hAnsi="Cambria Math" w:cstheme="majorHAnsi"/>
          </w:rPr>
          <m:t xml:space="preserve">  </m:t>
        </m:r>
        <m:sSub>
          <m:sSubPr>
            <m:ctrlPr>
              <w:rPr>
                <w:rFonts w:ascii="Cambria Math" w:eastAsia="Microsoft JhengHei" w:hAnsi="Cambria Math" w:cstheme="majorHAnsi"/>
                <w:bCs/>
                <w:iCs/>
              </w:rPr>
            </m:ctrlPr>
          </m:sSubPr>
          <m:e>
            <m:r>
              <w:rPr>
                <w:rFonts w:ascii="Cambria Math" w:eastAsia="Microsoft JhengHei" w:hAnsi="Cambria Math" w:cstheme="majorHAnsi"/>
              </w:rPr>
              <m:t>β</m:t>
            </m:r>
          </m:e>
          <m:sub>
            <m:r>
              <w:rPr>
                <w:rFonts w:ascii="Cambria Math" w:eastAsia="Microsoft JhengHei" w:hAnsi="Cambria Math" w:cstheme="majorHAnsi"/>
              </w:rPr>
              <m:t>n</m:t>
            </m:r>
          </m:sub>
        </m:sSub>
        <m:sSub>
          <m:sSubPr>
            <m:ctrlPr>
              <w:rPr>
                <w:rFonts w:ascii="Cambria Math" w:eastAsia="Microsoft JhengHei" w:hAnsi="Cambria Math" w:cstheme="majorHAnsi"/>
                <w:bCs/>
                <w:iCs/>
              </w:rPr>
            </m:ctrlPr>
          </m:sSubPr>
          <m:e>
            <m:r>
              <w:rPr>
                <w:rFonts w:ascii="Cambria Math" w:eastAsia="Microsoft JhengHei" w:hAnsi="Cambria Math" w:cstheme="majorHAnsi"/>
              </w:rPr>
              <m:t>x</m:t>
            </m:r>
          </m:e>
          <m:sub>
            <m:r>
              <w:rPr>
                <w:rFonts w:ascii="Cambria Math" w:eastAsia="Microsoft JhengHei" w:hAnsi="Cambria Math" w:cstheme="majorHAnsi"/>
              </w:rPr>
              <m:t>n,ijk</m:t>
            </m:r>
          </m:sub>
        </m:sSub>
        <m:r>
          <w:rPr>
            <w:rFonts w:ascii="Cambria Math" w:eastAsia="Microsoft JhengHei" w:hAnsi="Cambria Math" w:cstheme="majorHAnsi"/>
          </w:rPr>
          <m:t>+</m:t>
        </m:r>
        <m:r>
          <m:rPr>
            <m:sty m:val="p"/>
          </m:rPr>
          <w:rPr>
            <w:rFonts w:ascii="Cambria Math" w:eastAsia="Microsoft JhengHei" w:hAnsi="Cambria Math" w:cstheme="majorHAnsi"/>
          </w:rPr>
          <m:t xml:space="preserve"> </m:t>
        </m:r>
        <m:sSub>
          <m:sSubPr>
            <m:ctrlPr>
              <w:rPr>
                <w:rFonts w:ascii="Cambria Math" w:eastAsia="Microsoft JhengHei" w:hAnsi="Cambria Math" w:cstheme="majorHAnsi"/>
                <w:bCs/>
                <w:iCs/>
              </w:rPr>
            </m:ctrlPr>
          </m:sSubPr>
          <m:e>
            <m:r>
              <w:rPr>
                <w:rFonts w:ascii="Cambria Math" w:eastAsia="Microsoft JhengHei" w:hAnsi="Cambria Math" w:cstheme="majorHAnsi"/>
              </w:rPr>
              <m:t>u</m:t>
            </m:r>
          </m:e>
          <m:sub>
            <m:r>
              <w:rPr>
                <w:rFonts w:ascii="Cambria Math" w:eastAsia="Microsoft JhengHei" w:hAnsi="Cambria Math" w:cstheme="majorHAnsi"/>
              </w:rPr>
              <m:t>j</m:t>
            </m:r>
          </m:sub>
        </m:sSub>
        <m:r>
          <w:rPr>
            <w:rFonts w:ascii="Cambria Math" w:eastAsia="Microsoft JhengHei" w:hAnsi="Cambria Math" w:cstheme="majorHAnsi"/>
          </w:rPr>
          <m:t>+</m:t>
        </m:r>
        <m:r>
          <m:rPr>
            <m:sty m:val="p"/>
          </m:rPr>
          <w:rPr>
            <w:rFonts w:ascii="Cambria Math" w:eastAsia="Microsoft JhengHei" w:hAnsi="Cambria Math" w:cstheme="majorHAnsi"/>
          </w:rPr>
          <m:t xml:space="preserve"> </m:t>
        </m:r>
        <m:sSub>
          <m:sSubPr>
            <m:ctrlPr>
              <w:rPr>
                <w:rFonts w:ascii="Cambria Math" w:eastAsia="Microsoft JhengHei" w:hAnsi="Cambria Math" w:cstheme="majorHAnsi"/>
                <w:bCs/>
                <w:iCs/>
              </w:rPr>
            </m:ctrlPr>
          </m:sSubPr>
          <m:e>
            <m:r>
              <w:rPr>
                <w:rFonts w:ascii="Cambria Math" w:eastAsia="Microsoft JhengHei" w:hAnsi="Cambria Math" w:cstheme="majorHAnsi"/>
              </w:rPr>
              <m:t>v</m:t>
            </m:r>
          </m:e>
          <m:sub>
            <m:r>
              <w:rPr>
                <w:rFonts w:ascii="Cambria Math" w:eastAsia="Microsoft JhengHei" w:hAnsi="Cambria Math" w:cstheme="majorHAnsi"/>
              </w:rPr>
              <m:t>i(j)</m:t>
            </m:r>
          </m:sub>
        </m:sSub>
      </m:oMath>
    </w:p>
    <w:p w14:paraId="4D89BB00" w14:textId="4996D749" w:rsidR="005B45B6" w:rsidRPr="000F0847" w:rsidRDefault="00000000" w:rsidP="000F0847">
      <w:pPr>
        <w:spacing w:line="360" w:lineRule="auto"/>
        <w:jc w:val="center"/>
        <w:rPr>
          <w:rFonts w:asciiTheme="majorHAnsi" w:eastAsia="Microsoft JhengHei" w:hAnsiTheme="majorHAnsi" w:cstheme="majorHAnsi"/>
          <w:bCs/>
          <w:i/>
          <w:iCs/>
        </w:rPr>
      </w:pPr>
      <m:oMathPara>
        <m:oMath>
          <m:sSub>
            <m:sSubPr>
              <m:ctrlPr>
                <w:rPr>
                  <w:rFonts w:ascii="Cambria Math" w:eastAsia="Microsoft JhengHei" w:hAnsi="Cambria Math" w:cstheme="majorHAnsi"/>
                  <w:bCs/>
                  <w:iCs/>
                </w:rPr>
              </m:ctrlPr>
            </m:sSubPr>
            <m:e>
              <m:r>
                <w:rPr>
                  <w:rFonts w:ascii="Cambria Math" w:eastAsia="Microsoft JhengHei" w:hAnsi="Cambria Math" w:cstheme="majorHAnsi"/>
                </w:rPr>
                <m:t>log(μ</m:t>
              </m:r>
            </m:e>
            <m:sub>
              <m:r>
                <w:rPr>
                  <w:rFonts w:ascii="Cambria Math" w:eastAsia="Microsoft JhengHei" w:hAnsi="Cambria Math" w:cstheme="majorHAnsi"/>
                </w:rPr>
                <m:t>ijk</m:t>
              </m:r>
            </m:sub>
          </m:sSub>
          <m:r>
            <w:rPr>
              <w:rFonts w:ascii="Cambria Math" w:eastAsia="Microsoft JhengHei" w:hAnsi="Cambria Math" w:cstheme="majorHAnsi"/>
            </w:rPr>
            <m:t>)=</m:t>
          </m:r>
          <m:sSub>
            <m:sSubPr>
              <m:ctrlPr>
                <w:rPr>
                  <w:rFonts w:ascii="Cambria Math" w:eastAsia="Microsoft JhengHei" w:hAnsi="Cambria Math" w:cstheme="majorHAnsi"/>
                  <w:bCs/>
                  <w:iCs/>
                </w:rPr>
              </m:ctrlPr>
            </m:sSubPr>
            <m:e>
              <m:r>
                <w:rPr>
                  <w:rFonts w:ascii="Cambria Math" w:eastAsia="Microsoft JhengHei" w:hAnsi="Cambria Math" w:cstheme="majorHAnsi"/>
                </w:rPr>
                <m:t>η</m:t>
              </m:r>
            </m:e>
            <m:sub>
              <m:r>
                <w:rPr>
                  <w:rFonts w:ascii="Cambria Math" w:eastAsia="Microsoft JhengHei" w:hAnsi="Cambria Math" w:cstheme="majorHAnsi"/>
                </w:rPr>
                <m:t>ijk</m:t>
              </m:r>
            </m:sub>
          </m:sSub>
        </m:oMath>
      </m:oMathPara>
    </w:p>
    <w:p w14:paraId="52F02E0A" w14:textId="4A258006" w:rsidR="005B45B6" w:rsidRPr="000F0847" w:rsidRDefault="00000000" w:rsidP="005B45B6">
      <w:pPr>
        <w:spacing w:line="360" w:lineRule="auto"/>
        <w:rPr>
          <w:rFonts w:asciiTheme="majorHAnsi" w:eastAsia="Microsoft JhengHei" w:hAnsiTheme="majorHAnsi" w:cstheme="majorHAnsi"/>
          <w:bCs/>
          <w:i/>
          <w:iCs/>
        </w:rPr>
      </w:pPr>
      <m:oMathPara>
        <m:oMath>
          <m:sSub>
            <m:sSubPr>
              <m:ctrlPr>
                <w:rPr>
                  <w:rFonts w:ascii="Cambria Math" w:eastAsia="Microsoft JhengHei" w:hAnsi="Cambria Math" w:cstheme="majorHAnsi"/>
                  <w:bCs/>
                  <w:iCs/>
                </w:rPr>
              </m:ctrlPr>
            </m:sSubPr>
            <m:e>
              <m:r>
                <w:rPr>
                  <w:rFonts w:ascii="Cambria Math" w:eastAsia="Microsoft JhengHei" w:hAnsi="Cambria Math" w:cstheme="majorHAnsi"/>
                </w:rPr>
                <m:t>detections</m:t>
              </m:r>
            </m:e>
            <m:sub>
              <m:r>
                <w:rPr>
                  <w:rFonts w:ascii="Cambria Math" w:eastAsia="Microsoft JhengHei" w:hAnsi="Cambria Math" w:cstheme="majorHAnsi"/>
                </w:rPr>
                <m:t>ijk</m:t>
              </m:r>
            </m:sub>
          </m:sSub>
          <m:r>
            <w:rPr>
              <w:rFonts w:ascii="Cambria Math" w:eastAsia="Microsoft JhengHei" w:hAnsi="Cambria Math" w:cstheme="majorHAnsi"/>
            </w:rPr>
            <m:t xml:space="preserve"> ~ NegBin(</m:t>
          </m:r>
          <m:sSub>
            <m:sSubPr>
              <m:ctrlPr>
                <w:rPr>
                  <w:rFonts w:ascii="Cambria Math" w:eastAsia="Microsoft JhengHei" w:hAnsi="Cambria Math" w:cstheme="majorHAnsi"/>
                  <w:bCs/>
                  <w:iCs/>
                </w:rPr>
              </m:ctrlPr>
            </m:sSubPr>
            <m:e>
              <m:r>
                <w:rPr>
                  <w:rFonts w:ascii="Cambria Math" w:eastAsia="Microsoft JhengHei" w:hAnsi="Cambria Math" w:cstheme="majorHAnsi"/>
                </w:rPr>
                <m:t>μ</m:t>
              </m:r>
            </m:e>
            <m:sub>
              <m:r>
                <w:rPr>
                  <w:rFonts w:ascii="Cambria Math" w:eastAsia="Microsoft JhengHei" w:hAnsi="Cambria Math" w:cstheme="majorHAnsi"/>
                </w:rPr>
                <m:t>ijk</m:t>
              </m:r>
            </m:sub>
          </m:sSub>
          <m:r>
            <w:rPr>
              <w:rFonts w:ascii="Cambria Math" w:eastAsia="Microsoft JhengHei" w:hAnsi="Cambria Math" w:cstheme="majorHAnsi"/>
            </w:rPr>
            <m:t>, θ)</m:t>
          </m:r>
        </m:oMath>
      </m:oMathPara>
    </w:p>
    <w:p w14:paraId="09FBFECA" w14:textId="54531C29" w:rsidR="000520F3" w:rsidRPr="000F0847" w:rsidRDefault="00000000">
      <w:pPr>
        <w:spacing w:line="360" w:lineRule="auto"/>
        <w:rPr>
          <w:rFonts w:asciiTheme="majorHAnsi" w:eastAsia="Microsoft JhengHei" w:hAnsiTheme="majorHAnsi" w:cstheme="majorHAnsi"/>
          <w:bCs/>
          <w:i/>
          <w:iCs/>
        </w:rPr>
      </w:pPr>
      <m:oMathPara>
        <m:oMath>
          <m:sSub>
            <m:sSubPr>
              <m:ctrlPr>
                <w:rPr>
                  <w:rFonts w:ascii="Cambria Math" w:eastAsia="Microsoft JhengHei" w:hAnsi="Cambria Math" w:cstheme="majorHAnsi"/>
                  <w:bCs/>
                  <w:iCs/>
                </w:rPr>
              </m:ctrlPr>
            </m:sSubPr>
            <m:e>
              <m:r>
                <w:rPr>
                  <w:rFonts w:ascii="Cambria Math" w:eastAsia="Microsoft JhengHei" w:hAnsi="Cambria Math" w:cstheme="majorHAnsi"/>
                </w:rPr>
                <m:t>u</m:t>
              </m:r>
            </m:e>
            <m:sub>
              <m:r>
                <w:rPr>
                  <w:rFonts w:ascii="Cambria Math" w:eastAsia="Microsoft JhengHei" w:hAnsi="Cambria Math" w:cstheme="majorHAnsi"/>
                </w:rPr>
                <m:t>j</m:t>
              </m:r>
            </m:sub>
          </m:sSub>
          <m:r>
            <w:rPr>
              <w:rFonts w:ascii="Cambria Math" w:eastAsia="Microsoft JhengHei" w:hAnsi="Cambria Math" w:cstheme="majorHAnsi"/>
            </w:rPr>
            <m:t xml:space="preserve"> ~ Normal(0,</m:t>
          </m:r>
          <m:r>
            <m:rPr>
              <m:sty m:val="p"/>
            </m:rPr>
            <w:rPr>
              <w:rFonts w:ascii="Cambria Math" w:eastAsia="Microsoft JhengHei" w:hAnsi="Cambria Math" w:cstheme="majorHAnsi"/>
            </w:rPr>
            <m:t xml:space="preserve"> </m:t>
          </m:r>
          <m:sSubSup>
            <m:sSubSupPr>
              <m:ctrlPr>
                <w:rPr>
                  <w:rFonts w:ascii="Cambria Math" w:eastAsia="Microsoft JhengHei" w:hAnsi="Cambria Math" w:cstheme="majorHAnsi"/>
                  <w:bCs/>
                  <w:iCs/>
                </w:rPr>
              </m:ctrlPr>
            </m:sSubSupPr>
            <m:e>
              <m:r>
                <w:rPr>
                  <w:rFonts w:ascii="Cambria Math" w:eastAsia="Microsoft JhengHei" w:hAnsi="Cambria Math" w:cstheme="majorHAnsi"/>
                </w:rPr>
                <m:t>σ</m:t>
              </m:r>
            </m:e>
            <m:sub>
              <m:r>
                <w:rPr>
                  <w:rFonts w:ascii="Cambria Math" w:eastAsia="Microsoft JhengHei" w:hAnsi="Cambria Math" w:cstheme="majorHAnsi"/>
                </w:rPr>
                <m:t>u</m:t>
              </m:r>
            </m:sub>
            <m:sup>
              <m:r>
                <w:rPr>
                  <w:rFonts w:ascii="Cambria Math" w:eastAsia="Microsoft JhengHei" w:hAnsi="Cambria Math" w:cstheme="majorHAnsi"/>
                </w:rPr>
                <m:t>2</m:t>
              </m:r>
            </m:sup>
          </m:sSubSup>
          <m:r>
            <w:rPr>
              <w:rFonts w:ascii="Cambria Math" w:eastAsia="Microsoft JhengHei" w:hAnsi="Cambria Math" w:cstheme="majorHAnsi"/>
            </w:rPr>
            <m:t>)</m:t>
          </m:r>
        </m:oMath>
      </m:oMathPara>
    </w:p>
    <w:p w14:paraId="466A681B" w14:textId="12247D42" w:rsidR="0006262D" w:rsidRPr="000F0847" w:rsidRDefault="00000000" w:rsidP="000F0847">
      <w:pPr>
        <w:spacing w:line="360" w:lineRule="auto"/>
        <w:rPr>
          <w:rFonts w:asciiTheme="majorHAnsi" w:eastAsia="Microsoft JhengHei" w:hAnsiTheme="majorHAnsi" w:cstheme="majorHAnsi"/>
          <w:b/>
          <w:bCs/>
          <w:i/>
          <w:iCs/>
        </w:rPr>
      </w:pPr>
      <m:oMathPara>
        <m:oMath>
          <m:sSub>
            <m:sSubPr>
              <m:ctrlPr>
                <w:rPr>
                  <w:rFonts w:ascii="Cambria Math" w:eastAsia="Microsoft JhengHei" w:hAnsi="Cambria Math" w:cstheme="majorHAnsi"/>
                  <w:bCs/>
                  <w:iCs/>
                </w:rPr>
              </m:ctrlPr>
            </m:sSubPr>
            <m:e>
              <m:r>
                <w:rPr>
                  <w:rFonts w:ascii="Cambria Math" w:eastAsia="Microsoft JhengHei" w:hAnsi="Cambria Math" w:cstheme="majorHAnsi"/>
                </w:rPr>
                <m:t>v</m:t>
              </m:r>
            </m:e>
            <m:sub>
              <m:r>
                <w:rPr>
                  <w:rFonts w:ascii="Cambria Math" w:eastAsia="Microsoft JhengHei" w:hAnsi="Cambria Math" w:cstheme="majorHAnsi"/>
                </w:rPr>
                <m:t>i(j)</m:t>
              </m:r>
            </m:sub>
          </m:sSub>
          <m:r>
            <w:rPr>
              <w:rFonts w:ascii="Cambria Math" w:eastAsia="Microsoft JhengHei" w:hAnsi="Cambria Math" w:cstheme="majorHAnsi"/>
            </w:rPr>
            <m:t xml:space="preserve"> ~ Normal(0,</m:t>
          </m:r>
          <m:r>
            <m:rPr>
              <m:sty m:val="p"/>
            </m:rPr>
            <w:rPr>
              <w:rFonts w:ascii="Cambria Math" w:eastAsia="Microsoft JhengHei" w:hAnsi="Cambria Math" w:cstheme="majorHAnsi"/>
            </w:rPr>
            <m:t xml:space="preserve"> </m:t>
          </m:r>
          <m:sSubSup>
            <m:sSubSupPr>
              <m:ctrlPr>
                <w:rPr>
                  <w:rFonts w:ascii="Cambria Math" w:eastAsia="Microsoft JhengHei" w:hAnsi="Cambria Math" w:cstheme="majorHAnsi"/>
                  <w:bCs/>
                  <w:iCs/>
                </w:rPr>
              </m:ctrlPr>
            </m:sSubSupPr>
            <m:e>
              <m:r>
                <w:rPr>
                  <w:rFonts w:ascii="Cambria Math" w:eastAsia="Microsoft JhengHei" w:hAnsi="Cambria Math" w:cstheme="majorHAnsi"/>
                </w:rPr>
                <m:t>σ</m:t>
              </m:r>
            </m:e>
            <m:sub>
              <m:r>
                <w:rPr>
                  <w:rFonts w:ascii="Cambria Math" w:eastAsia="Microsoft JhengHei" w:hAnsi="Cambria Math" w:cstheme="majorHAnsi"/>
                </w:rPr>
                <m:t>v</m:t>
              </m:r>
            </m:sub>
            <m:sup>
              <m:r>
                <w:rPr>
                  <w:rFonts w:ascii="Cambria Math" w:eastAsia="Microsoft JhengHei" w:hAnsi="Cambria Math" w:cstheme="majorHAnsi"/>
                </w:rPr>
                <m:t>2</m:t>
              </m:r>
            </m:sup>
          </m:sSubSup>
          <m:r>
            <w:rPr>
              <w:rFonts w:ascii="Cambria Math" w:eastAsia="Microsoft JhengHei" w:hAnsi="Cambria Math" w:cstheme="majorHAnsi"/>
            </w:rPr>
            <m:t>)</m:t>
          </m:r>
        </m:oMath>
      </m:oMathPara>
    </w:p>
    <w:p w14:paraId="5C376E8E" w14:textId="4D66C14E" w:rsidR="001300F4" w:rsidRDefault="00E60473" w:rsidP="006A4E27">
      <w:pPr>
        <w:rPr>
          <w:color w:val="FF0000"/>
        </w:rPr>
      </w:pPr>
      <w:r w:rsidRPr="00636173">
        <w:t>All models were fit using</w:t>
      </w:r>
      <w:r w:rsidR="005B45B6">
        <w:t xml:space="preserve"> the </w:t>
      </w:r>
      <w:r w:rsidR="005B45B6" w:rsidRPr="000F0847">
        <w:rPr>
          <w:i/>
          <w:iCs/>
        </w:rPr>
        <w:t>glmmTMB</w:t>
      </w:r>
      <w:r w:rsidR="005B45B6">
        <w:t xml:space="preserve"> package (Magnusson et al., 2017) using</w:t>
      </w:r>
      <w:r w:rsidRPr="00636173">
        <w:t xml:space="preserve"> maximum likelihood with the Laplace approximation. All explanatory variables were scaled using standardized z-scaling to improve model convergence and </w:t>
      </w:r>
      <w:r w:rsidR="0006262D">
        <w:t xml:space="preserve">facilitate comparison </w:t>
      </w:r>
      <w:r w:rsidRPr="00636173">
        <w:t xml:space="preserve">of relative effect sizes. </w:t>
      </w:r>
    </w:p>
    <w:p w14:paraId="73D5B888" w14:textId="06FCCCC1" w:rsidR="001300F4" w:rsidRDefault="00E60473" w:rsidP="006A4E27">
      <w:pPr>
        <w:ind w:firstLine="720"/>
        <w:rPr>
          <w:highlight w:val="yellow"/>
        </w:rPr>
      </w:pPr>
      <w:r>
        <w:t>To test our ecological hypotheses about the relative importance of landscape composition and configuration on red squirrels, we first divided our explanatory variables into three categories: [</w:t>
      </w:r>
      <w:r w:rsidR="00040D98">
        <w:t>1</w:t>
      </w:r>
      <w:r>
        <w:t>] composition of natural habitat, [</w:t>
      </w:r>
      <w:r w:rsidR="00040D98">
        <w:t>2</w:t>
      </w:r>
      <w:r>
        <w:t>] composition of anthropogenic features, and [</w:t>
      </w:r>
      <w:r w:rsidR="00040D98">
        <w:t>3</w:t>
      </w:r>
      <w:r>
        <w:t xml:space="preserve">] landscape configuration (Table 1). Since red squirrels may respond to different aspects of landscape structure at separate spatial scales (Fisher et al., 2005), we identified a best-fit scale within each category of predictors before testing our hypotheses. Specifically, within each of our three categories of predictors, we fit a model using all predictors at each of the </w:t>
      </w:r>
      <w:r w:rsidR="00847DA0">
        <w:t>22</w:t>
      </w:r>
      <w:r>
        <w:t xml:space="preserve"> spatial scales </w:t>
      </w:r>
      <w:r>
        <w:lastRenderedPageBreak/>
        <w:t xml:space="preserve">(i.e., 50–5000m) and compared </w:t>
      </w:r>
      <w:r w:rsidR="00ED55F6">
        <w:t xml:space="preserve">the </w:t>
      </w:r>
      <w:r w:rsidR="00847DA0">
        <w:t xml:space="preserve">Akaike Information Criterion </w:t>
      </w:r>
      <w:r w:rsidR="006B3800">
        <w:t>corrected</w:t>
      </w:r>
      <w:r w:rsidR="00847DA0">
        <w:t xml:space="preserve"> for small sample size (</w:t>
      </w:r>
      <w:r>
        <w:t>AICc</w:t>
      </w:r>
      <w:r w:rsidR="009903D1">
        <w:t xml:space="preserve">; </w:t>
      </w:r>
      <w:r w:rsidR="006B3800">
        <w:t>Akaike, 1998)</w:t>
      </w:r>
      <w:r>
        <w:t xml:space="preserve"> scores across spatial scales to determine which one was best supported for statistical modelling. This approach allowed us to empirically evaluate the appropriate scales for modelling and flexibly incorporate the effect of natural habitat composition, anthropogenic composition, and landscape configuration on red squirrel distribution at separate spatial scales.</w:t>
      </w:r>
      <w:r w:rsidR="001300F4" w:rsidRPr="001300F4">
        <w:rPr>
          <w:highlight w:val="yellow"/>
        </w:rPr>
        <w:t xml:space="preserve"> </w:t>
      </w:r>
    </w:p>
    <w:p w14:paraId="03528A27" w14:textId="0800D098" w:rsidR="0013131D" w:rsidRDefault="00E60473" w:rsidP="006A4E27">
      <w:pPr>
        <w:ind w:firstLine="720"/>
      </w:pPr>
      <w:r>
        <w:t>We combined covariates from each of the three categories</w:t>
      </w:r>
      <w:r w:rsidR="00ED20D3">
        <w:t xml:space="preserve"> at their respective best-fit spatial scales</w:t>
      </w:r>
      <w:r>
        <w:t xml:space="preserve"> </w:t>
      </w:r>
      <w:r w:rsidR="00CC34DC">
        <w:t xml:space="preserve">(Table 1) </w:t>
      </w:r>
      <w:r>
        <w:t xml:space="preserve">into a candidate model set describing </w:t>
      </w:r>
      <w:r w:rsidR="001D1A6E">
        <w:t xml:space="preserve">statistical </w:t>
      </w:r>
      <w:r>
        <w:t>hypotheses about the effects of</w:t>
      </w:r>
      <w:r w:rsidR="001D1A6E">
        <w:t xml:space="preserve"> natural habitat, anthropogenic disturbance, and landscape configuration </w:t>
      </w:r>
      <w:r>
        <w:t>on red squirrel distribution</w:t>
      </w:r>
      <w:r w:rsidR="0013131D">
        <w:t xml:space="preserve"> (Table 2)</w:t>
      </w:r>
      <w:r w:rsidR="000358C6">
        <w:t xml:space="preserve">. </w:t>
      </w:r>
      <w:r w:rsidR="00ED20D3">
        <w:t xml:space="preserve">Our </w:t>
      </w:r>
      <w:r w:rsidR="00ED20D3" w:rsidRPr="00636173">
        <w:rPr>
          <w:color w:val="000000" w:themeColor="text1"/>
        </w:rPr>
        <w:t>first five candidate models</w:t>
      </w:r>
      <w:r w:rsidR="00ED20D3">
        <w:t xml:space="preserve"> included only </w:t>
      </w:r>
      <w:r w:rsidR="0016692C">
        <w:t xml:space="preserve">fire and </w:t>
      </w:r>
      <w:r w:rsidR="00ED20D3">
        <w:t xml:space="preserve">natural land cover predictors. </w:t>
      </w:r>
      <w:r w:rsidR="0016692C">
        <w:t>From</w:t>
      </w:r>
      <w:r w:rsidR="00ED20D3">
        <w:t xml:space="preserve"> these candidate models, we identified the best-supported natural land cover predictors</w:t>
      </w:r>
      <w:r w:rsidR="0016692C">
        <w:t xml:space="preserve"> and</w:t>
      </w:r>
      <w:r w:rsidR="00ED20D3">
        <w:t xml:space="preserve"> deemed </w:t>
      </w:r>
      <w:r w:rsidR="0016692C">
        <w:t>this a</w:t>
      </w:r>
      <w:r w:rsidR="00ED20D3">
        <w:t xml:space="preserve"> ‘</w:t>
      </w:r>
      <w:r w:rsidR="0016692C">
        <w:t>core’</w:t>
      </w:r>
      <w:r w:rsidR="00ED20D3">
        <w:t xml:space="preserve"> model, </w:t>
      </w:r>
      <w:r w:rsidR="0016692C">
        <w:t>which we</w:t>
      </w:r>
      <w:r w:rsidR="00ED20D3">
        <w:t xml:space="preserve"> carried forward into all other candidate models</w:t>
      </w:r>
      <w:r w:rsidR="0016692C">
        <w:t>. The remainder of our final model set included anthropogenic disturbance and configuration metrics in addition to these ‘core’ predictors (Table 2)</w:t>
      </w:r>
      <w:r w:rsidR="00ED20D3">
        <w:t>.</w:t>
      </w:r>
      <w:r w:rsidR="0016692C">
        <w:t xml:space="preserve"> </w:t>
      </w:r>
      <w:r>
        <w:t xml:space="preserve">We did not include roads in any </w:t>
      </w:r>
      <w:r w:rsidR="0016692C">
        <w:t xml:space="preserve">candidate </w:t>
      </w:r>
      <w:r>
        <w:t xml:space="preserve">models due to their high correlation with </w:t>
      </w:r>
      <w:r w:rsidR="001A16DE">
        <w:t xml:space="preserve">most </w:t>
      </w:r>
      <w:r>
        <w:t xml:space="preserve">other anthropogenic disturbances </w:t>
      </w:r>
      <w:r w:rsidR="00AF15E9">
        <w:t>(Supporting Information Table S1</w:t>
      </w:r>
      <w:r>
        <w:t>) at our selected spatial scale. Configuration metrics were highly correlated with variables for anthropogenic disturbance type, so our candidate model set was not fully nested. Instead, we represented disturbance in any configuration models using interactions with the aggregate cumulative site disturbance metric, which was not highly correlated with any configuration variables. W</w:t>
      </w:r>
      <w:r w:rsidR="0016692C">
        <w:t xml:space="preserve">e performed model selection on the candidate set and </w:t>
      </w:r>
      <w:r>
        <w:t>ranked candidate models using AICc scores to compare the importance of various components of landscape structure for red squirrel distribution and identify a best-supported model (Burnham &amp; Anderson, 2002). We treated any candidate models with ∆AIC &lt;</w:t>
      </w:r>
      <w:r w:rsidR="001A16DE">
        <w:t>2</w:t>
      </w:r>
      <w:r>
        <w:t xml:space="preserve"> as </w:t>
      </w:r>
      <w:r w:rsidR="006D6190">
        <w:t>best</w:t>
      </w:r>
      <w:r>
        <w:t>-supported and interpreted them accordingly</w:t>
      </w:r>
      <w:r w:rsidR="00150E22">
        <w:t xml:space="preserve">, barring uninformative parameter problems </w:t>
      </w:r>
      <w:r w:rsidR="00E078F0">
        <w:lastRenderedPageBreak/>
        <w:t>(</w:t>
      </w:r>
      <w:r w:rsidR="000F2F05">
        <w:t>ARNOLD</w:t>
      </w:r>
      <w:r w:rsidR="00E078F0">
        <w:t>)</w:t>
      </w:r>
      <w:r>
        <w:t xml:space="preserve">. Model </w:t>
      </w:r>
      <w:r w:rsidR="00E078F0">
        <w:t xml:space="preserve">validation </w:t>
      </w:r>
      <w:r>
        <w:t xml:space="preserve">was </w:t>
      </w:r>
      <w:r w:rsidR="00E078F0">
        <w:t xml:space="preserve">performed </w:t>
      </w:r>
      <w:r>
        <w:t>using diagnostic plots of residuals vs. fitted values</w:t>
      </w:r>
      <w:r w:rsidR="00E078F0">
        <w:t>;</w:t>
      </w:r>
      <w:r>
        <w:t xml:space="preserve"> collinearity among predictors was assessed using variance inflation factors (VIF</w:t>
      </w:r>
      <w:r w:rsidR="000F2F05">
        <w:t xml:space="preserve"> &lt;3</w:t>
      </w:r>
      <w:r>
        <w:t xml:space="preserve">; </w:t>
      </w:r>
      <w:r w:rsidR="00473424">
        <w:t xml:space="preserve">Supporting Information Fig. S2; </w:t>
      </w:r>
      <w:r>
        <w:t xml:space="preserve">Zuur &amp; </w:t>
      </w:r>
      <w:r w:rsidR="000358C6">
        <w:t>L</w:t>
      </w:r>
      <w:r>
        <w:t xml:space="preserve">eno, 2016). </w:t>
      </w:r>
      <w:r w:rsidR="00A46B07">
        <w:t xml:space="preserve">All model selection and top model evaluation were performed using the </w:t>
      </w:r>
      <w:r w:rsidR="00A46B07">
        <w:rPr>
          <w:i/>
        </w:rPr>
        <w:t xml:space="preserve">MuMIn </w:t>
      </w:r>
      <w:r w:rsidR="00A46B07">
        <w:t xml:space="preserve">(Barton, 2015) and </w:t>
      </w:r>
      <w:r w:rsidR="00A46B07">
        <w:rPr>
          <w:i/>
        </w:rPr>
        <w:t xml:space="preserve">performance </w:t>
      </w:r>
      <w:r w:rsidR="00A46B07">
        <w:t>(Lüdecke et al., 2021) packages in R.</w:t>
      </w:r>
      <w:r w:rsidR="0089439D">
        <w:t xml:space="preserve"> Note that throughout, we follow the latest guidelines on interpreting p-values and do not rely on alpha values to weigh </w:t>
      </w:r>
      <w:commentRangeStart w:id="34"/>
      <w:r w:rsidR="0089439D">
        <w:t>significance</w:t>
      </w:r>
      <w:commentRangeEnd w:id="34"/>
      <w:r w:rsidR="0089439D">
        <w:rPr>
          <w:rStyle w:val="CommentReference"/>
        </w:rPr>
        <w:commentReference w:id="34"/>
      </w:r>
      <w:r w:rsidR="0089439D">
        <w:t>.</w:t>
      </w:r>
    </w:p>
    <w:p w14:paraId="749AC5D0" w14:textId="2C757ED8" w:rsidR="00512322" w:rsidRDefault="00E60473" w:rsidP="006A4E27">
      <w:pPr>
        <w:ind w:firstLine="720"/>
      </w:pPr>
      <w:r>
        <w:t xml:space="preserve">We further investigated model performance with parametric </w:t>
      </w:r>
      <w:r w:rsidR="002406E6">
        <w:t>simulations</w:t>
      </w:r>
      <w:r>
        <w:t xml:space="preserve"> by </w:t>
      </w:r>
      <w:bookmarkStart w:id="35" w:name="_Hlk197109386"/>
      <w:r>
        <w:t xml:space="preserve">using our top-performing model as a ‘true’ data-generating process (full details in </w:t>
      </w:r>
      <w:r w:rsidR="00473424">
        <w:t>Supporting Information</w:t>
      </w:r>
      <w:r>
        <w:t>). For a hypothetical scenario of 10 arrays and 43 cameras per array, we simulated 1000 new datasets by sampling landscape covariates from their observed distributions and generating squirrel detections for each camera site using the random variance structure and negative binomial distribution from our top-performing model. We refit the model to each simulated dataset to build an empirical distribution of coefficient estimates, then assessed the empirical precision (standard error) and bias (mean) of our fixed</w:t>
      </w:r>
      <w:r w:rsidR="002406E6">
        <w:t xml:space="preserve"> </w:t>
      </w:r>
      <w:r>
        <w:t xml:space="preserve">effect </w:t>
      </w:r>
      <w:r w:rsidR="001A16DE">
        <w:t xml:space="preserve">and random effect </w:t>
      </w:r>
      <w:r>
        <w:t xml:space="preserve">estimates compared to the top model (Zuur et al., 2016). </w:t>
      </w:r>
    </w:p>
    <w:p w14:paraId="70A3ACA7" w14:textId="66AB08DA" w:rsidR="00512322" w:rsidRPr="006A4E27" w:rsidRDefault="00E60473" w:rsidP="006A4E27">
      <w:pPr>
        <w:rPr>
          <w:b/>
          <w:bCs/>
        </w:rPr>
      </w:pPr>
      <w:bookmarkStart w:id="36" w:name="_bslx4j2rockt" w:colFirst="0" w:colLast="0"/>
      <w:bookmarkEnd w:id="35"/>
      <w:bookmarkEnd w:id="36"/>
      <w:commentRangeStart w:id="37"/>
      <w:r w:rsidRPr="006A4E27">
        <w:rPr>
          <w:b/>
          <w:bCs/>
        </w:rPr>
        <w:t>Results</w:t>
      </w:r>
      <w:commentRangeEnd w:id="37"/>
      <w:r w:rsidR="008D78FF" w:rsidRPr="006A4E27">
        <w:rPr>
          <w:rStyle w:val="CommentReference"/>
          <w:b/>
          <w:bCs/>
        </w:rPr>
        <w:commentReference w:id="37"/>
      </w:r>
    </w:p>
    <w:p w14:paraId="17ADC801" w14:textId="1A522CB9" w:rsidR="00852F25" w:rsidRDefault="00E60473" w:rsidP="006A4E27">
      <w:pPr>
        <w:ind w:firstLine="720"/>
      </w:pPr>
      <w:r>
        <w:t xml:space="preserve">We gathered 149,273 camera trap-days of data and 683,259 images, producing 7,399 images and 4,747 independent detections of red squirrels. Red squirrels were detected at least once at 305 of 430 camera trap sites (naive occupancy = 0.709). </w:t>
      </w:r>
      <w:r w:rsidR="002265C4" w:rsidRPr="002265C4">
        <w:t xml:space="preserve"> </w:t>
      </w:r>
      <w:r w:rsidR="002265C4">
        <w:t xml:space="preserve">Across all sites, our final monthly dataset represented 4918 camera-months of data with a mean monthly detection rate of 0.93 squirrels. </w:t>
      </w:r>
    </w:p>
    <w:p w14:paraId="50C74A68" w14:textId="588475C5" w:rsidR="00D4094D" w:rsidRPr="0038047B" w:rsidRDefault="00D4094D" w:rsidP="0038047B">
      <w:pPr>
        <w:rPr>
          <w:b/>
          <w:bCs/>
          <w:i/>
          <w:iCs/>
        </w:rPr>
      </w:pPr>
      <w:commentRangeStart w:id="38"/>
      <w:r w:rsidRPr="0038047B">
        <w:rPr>
          <w:b/>
          <w:bCs/>
          <w:i/>
          <w:iCs/>
        </w:rPr>
        <w:t>Red squirrel modeling</w:t>
      </w:r>
      <w:commentRangeEnd w:id="38"/>
      <w:r w:rsidR="00BA05A3" w:rsidRPr="0038047B">
        <w:rPr>
          <w:rStyle w:val="CommentReference"/>
          <w:b/>
          <w:bCs/>
          <w:i/>
          <w:iCs/>
        </w:rPr>
        <w:commentReference w:id="38"/>
      </w:r>
    </w:p>
    <w:p w14:paraId="38FFE4FF" w14:textId="2F9EF8BB" w:rsidR="00D4094D" w:rsidRDefault="00E60473" w:rsidP="006A4E27">
      <w:pPr>
        <w:ind w:firstLine="720"/>
      </w:pPr>
      <w:r>
        <w:lastRenderedPageBreak/>
        <w:t>The first step of our analysis identified best-fit spatial scales for our three categories of landscape covariates at three separate spatial scales that had strong or moderate model support compared to other scales (</w:t>
      </w:r>
      <w:commentRangeStart w:id="39"/>
      <w:r>
        <w:t xml:space="preserve">Fig. </w:t>
      </w:r>
      <w:r w:rsidR="00DB04C4">
        <w:t>2</w:t>
      </w:r>
      <w:commentRangeEnd w:id="39"/>
      <w:r w:rsidR="00AB6182">
        <w:rPr>
          <w:rStyle w:val="CommentReference"/>
        </w:rPr>
        <w:commentReference w:id="39"/>
      </w:r>
      <w:r>
        <w:t>).</w:t>
      </w:r>
      <w:r w:rsidR="000D2111">
        <w:t xml:space="preserve"> Red squirrel monthly occurrence increased </w:t>
      </w:r>
      <w:r w:rsidR="00EC4BF1">
        <w:t>with increasing conifer cover immediately around the camera trap: n</w:t>
      </w:r>
      <w:r>
        <w:t>atural land cover predictors were included in models at a 100</w:t>
      </w:r>
      <w:r w:rsidR="006A4E27">
        <w:t>-</w:t>
      </w:r>
      <w:r>
        <w:t>m spatial scale</w:t>
      </w:r>
      <w:r w:rsidR="00EC4BF1">
        <w:t xml:space="preserve">. Conversely, red squirrel occurrence varied with </w:t>
      </w:r>
      <w:r>
        <w:t>composition of anthropogenic features and landscape structure at much larger spatial scales</w:t>
      </w:r>
      <w:r w:rsidR="00912436">
        <w:t xml:space="preserve"> around the camera trap:</w:t>
      </w:r>
      <w:r>
        <w:t xml:space="preserve"> 4250 m and 2250 m, respectively</w:t>
      </w:r>
      <w:r w:rsidR="0089439D">
        <w:t xml:space="preserve"> </w:t>
      </w:r>
      <w:r w:rsidR="00912436">
        <w:t>(</w:t>
      </w:r>
      <w:r>
        <w:t xml:space="preserve">Fig. </w:t>
      </w:r>
      <w:commentRangeStart w:id="40"/>
      <w:r w:rsidR="00DB04C4">
        <w:t>2</w:t>
      </w:r>
      <w:commentRangeEnd w:id="40"/>
      <w:r w:rsidR="00FF36C7">
        <w:rPr>
          <w:rStyle w:val="CommentReference"/>
        </w:rPr>
        <w:commentReference w:id="40"/>
      </w:r>
      <w:r>
        <w:t>).</w:t>
      </w:r>
    </w:p>
    <w:p w14:paraId="425B392F" w14:textId="636BE824" w:rsidR="00CC34DC" w:rsidRPr="008B0029" w:rsidRDefault="000647B0" w:rsidP="006A4E27">
      <w:pPr>
        <w:ind w:firstLine="720"/>
      </w:pPr>
      <w:r>
        <w:t>T</w:t>
      </w:r>
      <w:r w:rsidR="00A46B07">
        <w:t>he highest performing ‘core’ natural land cover model variables included the proportion of conifer forest, mixedwood forest, broadleaf forest, and areas burned within 0–15 years (</w:t>
      </w:r>
      <w:commentRangeStart w:id="41"/>
      <w:r w:rsidR="00A46B07">
        <w:t>Table</w:t>
      </w:r>
      <w:ins w:id="42" w:author="Jason Fisher" w:date="2025-08-11T13:47:00Z" w16du:dateUtc="2025-08-11T20:47:00Z">
        <w:r w:rsidR="00FD55E5">
          <w:t>s</w:t>
        </w:r>
      </w:ins>
      <w:r w:rsidR="00A46B07">
        <w:t xml:space="preserve"> 2</w:t>
      </w:r>
      <w:ins w:id="43" w:author="Jason Fisher" w:date="2025-08-11T13:47:00Z" w16du:dateUtc="2025-08-11T20:47:00Z">
        <w:r w:rsidR="00FD55E5">
          <w:t xml:space="preserve"> and 3</w:t>
        </w:r>
      </w:ins>
      <w:ins w:id="44" w:author="Jason Fisher" w:date="2025-08-11T13:48:00Z" w16du:dateUtc="2025-08-11T20:48:00Z">
        <w:r w:rsidR="00FD55E5">
          <w:t>**</w:t>
        </w:r>
        <w:commentRangeEnd w:id="41"/>
        <w:r w:rsidR="00FD55E5">
          <w:rPr>
            <w:rStyle w:val="CommentReference"/>
          </w:rPr>
          <w:commentReference w:id="41"/>
        </w:r>
      </w:ins>
      <w:r w:rsidR="00A46B07">
        <w:t xml:space="preserve">). </w:t>
      </w:r>
      <w:r w:rsidR="00947778">
        <w:t xml:space="preserve">However, </w:t>
      </w:r>
      <w:r>
        <w:t>a</w:t>
      </w:r>
      <w:r w:rsidR="00947778">
        <w:t xml:space="preserve"> </w:t>
      </w:r>
      <w:r w:rsidR="009903D1">
        <w:t xml:space="preserve">model containing only </w:t>
      </w:r>
      <w:r w:rsidR="00A46B07">
        <w:t xml:space="preserve">natural land cover </w:t>
      </w:r>
      <w:r w:rsidR="009903D1">
        <w:t>predictors</w:t>
      </w:r>
      <w:r w:rsidR="00847DA0">
        <w:t xml:space="preserve"> </w:t>
      </w:r>
      <w:r w:rsidR="00A46B07">
        <w:t>was not well-supported compared to models that included effects for anthropogenic disturbance or configuration variables (Table 2).</w:t>
      </w:r>
      <w:r w:rsidR="00A46B07">
        <w:rPr>
          <w:rFonts w:asciiTheme="majorHAnsi" w:hAnsiTheme="majorHAnsi" w:cstheme="majorHAnsi"/>
          <w:i/>
          <w:iCs/>
        </w:rPr>
        <w:t xml:space="preserve"> </w:t>
      </w:r>
      <w:commentRangeStart w:id="45"/>
      <w:r w:rsidR="00A46B07">
        <w:rPr>
          <w:rFonts w:asciiTheme="majorHAnsi" w:hAnsiTheme="majorHAnsi" w:cstheme="majorHAnsi"/>
        </w:rPr>
        <w:t>Instead, r</w:t>
      </w:r>
      <w:r w:rsidR="00A46B07">
        <w:t xml:space="preserve">ed squirrel </w:t>
      </w:r>
      <w:r w:rsidR="00947778">
        <w:t xml:space="preserve">monthly occurrence </w:t>
      </w:r>
      <w:r w:rsidR="00A46B07">
        <w:t>was best explained by a model including natural land cover</w:t>
      </w:r>
      <w:r w:rsidR="00BE6D56">
        <w:t xml:space="preserve"> </w:t>
      </w:r>
      <w:r w:rsidR="00A46B07">
        <w:t>and an interaction between edge density and site disturbance (AIC</w:t>
      </w:r>
      <w:r w:rsidR="00A46B07">
        <w:rPr>
          <w:vertAlign w:val="subscript"/>
        </w:rPr>
        <w:t xml:space="preserve">w </w:t>
      </w:r>
      <w:r w:rsidR="00A46B07">
        <w:t>= 0.5</w:t>
      </w:r>
      <w:r w:rsidR="001D1A6E">
        <w:t>59</w:t>
      </w:r>
      <w:r w:rsidR="00A46B07">
        <w:t>, R</w:t>
      </w:r>
      <w:r w:rsidR="00A46B07">
        <w:rPr>
          <w:vertAlign w:val="superscript"/>
        </w:rPr>
        <w:t>2</w:t>
      </w:r>
      <w:r w:rsidR="00A46B07">
        <w:rPr>
          <w:vertAlign w:val="subscript"/>
        </w:rPr>
        <w:t>conditional</w:t>
      </w:r>
      <w:r w:rsidR="00A46B07">
        <w:t>= 0.101, R</w:t>
      </w:r>
      <w:r w:rsidR="00A46B07">
        <w:rPr>
          <w:vertAlign w:val="superscript"/>
        </w:rPr>
        <w:t>2</w:t>
      </w:r>
      <w:r w:rsidR="00A46B07">
        <w:rPr>
          <w:vertAlign w:val="subscript"/>
        </w:rPr>
        <w:t xml:space="preserve">marginal </w:t>
      </w:r>
      <w:r w:rsidR="00A46B07">
        <w:t>= 0.744; Table 2)</w:t>
      </w:r>
      <w:commentRangeEnd w:id="45"/>
      <w:r w:rsidR="007A1A4B">
        <w:rPr>
          <w:rStyle w:val="CommentReference"/>
        </w:rPr>
        <w:commentReference w:id="45"/>
      </w:r>
      <w:r w:rsidR="002A47FF">
        <w:t>.</w:t>
      </w:r>
      <w:r w:rsidR="002A47FF" w:rsidDel="002A47FF">
        <w:t xml:space="preserve"> </w:t>
      </w:r>
      <w:r w:rsidR="00A46B07">
        <w:t xml:space="preserve">Red squirrel </w:t>
      </w:r>
      <w:r>
        <w:t xml:space="preserve">monthly </w:t>
      </w:r>
      <w:r w:rsidR="00DE7A58">
        <w:t>occurrence decreased</w:t>
      </w:r>
      <w:r w:rsidR="00A46B07">
        <w:t xml:space="preserve"> </w:t>
      </w:r>
      <w:r w:rsidR="00DE7A58">
        <w:t>with</w:t>
      </w:r>
      <w:r w:rsidR="00A46B07">
        <w:t xml:space="preserve"> proportion of broadleaf forest (β = -0.51, SE = 0.12, p &lt;0.001; Fig. </w:t>
      </w:r>
      <w:r w:rsidR="00DB04C4">
        <w:t>3</w:t>
      </w:r>
      <w:r w:rsidR="00A46B07">
        <w:t>, Table 3</w:t>
      </w:r>
      <w:r w:rsidR="00BA05A3">
        <w:t>) and</w:t>
      </w:r>
      <w:r w:rsidR="00A46B07">
        <w:t xml:space="preserve"> </w:t>
      </w:r>
      <w:r w:rsidR="007A1A4B">
        <w:t>increased with</w:t>
      </w:r>
      <w:r w:rsidR="00A46B07">
        <w:t xml:space="preserve"> proportion of mixed wood forest (β = 0.16, SE = 0.09, p = 0.08, Fig. </w:t>
      </w:r>
      <w:r w:rsidR="00DB04C4">
        <w:t>3</w:t>
      </w:r>
      <w:r w:rsidR="00A46B07">
        <w:t>, Table 3)</w:t>
      </w:r>
      <w:r w:rsidR="00BA05A3">
        <w:t xml:space="preserve"> at the 100 m spatial scale</w:t>
      </w:r>
      <w:r w:rsidR="00492DB2">
        <w:t>. Paradoxically</w:t>
      </w:r>
      <w:r w:rsidR="002E4D25">
        <w:t>,</w:t>
      </w:r>
      <w:r w:rsidR="00492DB2">
        <w:t xml:space="preserve"> red squirrel occurrence was</w:t>
      </w:r>
      <w:r w:rsidR="00A46B07">
        <w:t xml:space="preserve"> unrelated to the proportion of conifer forest </w:t>
      </w:r>
      <w:r w:rsidR="00BA05A3">
        <w:t xml:space="preserve">at the 100 m spatial scale </w:t>
      </w:r>
      <w:r>
        <w:t xml:space="preserve">in this multivariate model </w:t>
      </w:r>
      <w:r w:rsidR="00A46B07">
        <w:t xml:space="preserve">(β = -0.03, SE = 0.11, p = 0.771; Fig. </w:t>
      </w:r>
      <w:r w:rsidR="00DB04C4">
        <w:t>3</w:t>
      </w:r>
      <w:r w:rsidR="00A46B07">
        <w:t xml:space="preserve">, Table 3). The amount of recent fire had a weak positive effect on red squirrels (β = 0.158, SE = 0.11, p = 0.16; Fig. </w:t>
      </w:r>
      <w:r w:rsidR="00DB04C4">
        <w:t>3</w:t>
      </w:r>
      <w:r w:rsidR="00A46B07">
        <w:t xml:space="preserve">). </w:t>
      </w:r>
      <w:r w:rsidR="007F3E14">
        <w:t xml:space="preserve">Red squirrel </w:t>
      </w:r>
      <w:r w:rsidR="00BA05A3">
        <w:t xml:space="preserve">monthly </w:t>
      </w:r>
      <w:r w:rsidR="007F3E14">
        <w:t>occurrence decreased nominally</w:t>
      </w:r>
      <w:r w:rsidR="00D3334C">
        <w:t xml:space="preserve"> with</w:t>
      </w:r>
      <w:r w:rsidR="00A46B07">
        <w:t xml:space="preserve"> anthropogenic edge density </w:t>
      </w:r>
      <w:r w:rsidR="00D3334C">
        <w:t>in less developed landscapes</w:t>
      </w:r>
      <w:r w:rsidR="004E149D">
        <w:t xml:space="preserve"> </w:t>
      </w:r>
      <w:r w:rsidR="00A46B07">
        <w:t xml:space="preserve">(β = -0.09, SE = 0.17, p = 0.59; Fig. </w:t>
      </w:r>
      <w:r w:rsidR="00DB04C4">
        <w:t>3</w:t>
      </w:r>
      <w:r w:rsidR="00A46B07">
        <w:t xml:space="preserve">, Table 3) </w:t>
      </w:r>
      <w:r w:rsidR="004E149D">
        <w:t>and decreased markedly in more developed landscapes</w:t>
      </w:r>
      <w:r w:rsidR="00A46B07">
        <w:t xml:space="preserve"> via an interaction term (β = -0.26, SE = 0.10, p = 0.01; Fig. </w:t>
      </w:r>
      <w:r w:rsidR="00DB04C4">
        <w:t>4</w:t>
      </w:r>
      <w:r w:rsidR="00A46B07">
        <w:t xml:space="preserve">). Unexpectedly, </w:t>
      </w:r>
      <w:r w:rsidR="00383374">
        <w:t xml:space="preserve">red squirrel occurrence increased </w:t>
      </w:r>
      <w:r w:rsidR="00383374">
        <w:lastRenderedPageBreak/>
        <w:t xml:space="preserve">with </w:t>
      </w:r>
      <w:r w:rsidR="00A46B07">
        <w:t>cumulative site disturbance</w:t>
      </w:r>
      <w:r w:rsidR="00BA05A3">
        <w:t xml:space="preserve"> </w:t>
      </w:r>
      <w:r w:rsidR="00A46B07">
        <w:t xml:space="preserve">(β = 0.30, SE = 0.12, p = 0.01; Fig. </w:t>
      </w:r>
      <w:r w:rsidR="00DB04C4">
        <w:t>3</w:t>
      </w:r>
      <w:r w:rsidR="00A46B07">
        <w:t>). Random intercepts for site and array had high variance (</w:t>
      </w:r>
      <w:r w:rsidR="00A46B07" w:rsidRPr="00A46B07">
        <w:t>σ²</w:t>
      </w:r>
      <w:r w:rsidR="00A46B07">
        <w:rPr>
          <w:vertAlign w:val="subscript"/>
        </w:rPr>
        <w:t>site(array)</w:t>
      </w:r>
      <w:r w:rsidR="00A46B07">
        <w:t xml:space="preserve"> = 2.503 and </w:t>
      </w:r>
      <w:r w:rsidR="00A46B07" w:rsidRPr="00A46B07">
        <w:t>σ²</w:t>
      </w:r>
      <w:r w:rsidR="00A46B07">
        <w:rPr>
          <w:vertAlign w:val="subscript"/>
        </w:rPr>
        <w:t>array</w:t>
      </w:r>
      <w:r w:rsidR="00A46B07">
        <w:t xml:space="preserve"> = 0.410; Table 3)</w:t>
      </w:r>
      <w:r w:rsidR="008B0029">
        <w:t>, and improved model fit compared to a model with no random effects based on a likelihood ratio test (</w:t>
      </w:r>
      <w:r w:rsidR="008B0029" w:rsidRPr="008B0029">
        <w:t>χ</w:t>
      </w:r>
      <w:r w:rsidR="008B0029">
        <w:rPr>
          <w:vertAlign w:val="superscript"/>
        </w:rPr>
        <w:t>2</w:t>
      </w:r>
      <w:r w:rsidR="008B0029">
        <w:t xml:space="preserve"> = 1349.1, p &lt; 0.001). </w:t>
      </w:r>
    </w:p>
    <w:p w14:paraId="660BD3E7" w14:textId="670B5808" w:rsidR="00DA537A" w:rsidRPr="003C383A" w:rsidRDefault="00DA537A" w:rsidP="006A4E27">
      <w:r>
        <w:t xml:space="preserve">Our top model only had moderate separation </w:t>
      </w:r>
      <w:r w:rsidRPr="003C383A">
        <w:t>from the second-ranked model (ΔAICc = 2.5</w:t>
      </w:r>
      <w:r w:rsidR="001D1A6E" w:rsidRPr="003C383A">
        <w:t>9</w:t>
      </w:r>
      <w:r w:rsidRPr="003C383A">
        <w:t>, AIC</w:t>
      </w:r>
      <w:r w:rsidRPr="003C383A">
        <w:rPr>
          <w:vertAlign w:val="subscript"/>
        </w:rPr>
        <w:t>w</w:t>
      </w:r>
      <w:r w:rsidRPr="003C383A">
        <w:t xml:space="preserve"> = 0.153; Table 2), which included effects for the composition of most persistent energy-sector anthropogenic disturbances. Timber harvesting was not included in any well-supported models. In this model, red squirrel </w:t>
      </w:r>
      <w:r w:rsidR="00BA05A3">
        <w:t>monthly occurrence</w:t>
      </w:r>
      <w:r w:rsidRPr="003C383A">
        <w:t xml:space="preserve"> were negatively related to the proportion cover of seismic lines (β = -0.45, SE = 0.13, p = 0.001; Fig. </w:t>
      </w:r>
      <w:r w:rsidR="00DB04C4">
        <w:t>3</w:t>
      </w:r>
      <w:r w:rsidRPr="003C383A">
        <w:t xml:space="preserve">), positively related to pipelines and transmission lines (β = 0.31, SE = 0.13, p = 0.02; Fig. 3), and neutrally related to inactive well sites (β = 0.01, SE = 0.14, p = 0.97; Fig. </w:t>
      </w:r>
      <w:r w:rsidR="00DB04C4">
        <w:t>3</w:t>
      </w:r>
      <w:r w:rsidRPr="003C383A">
        <w:t>).</w:t>
      </w:r>
    </w:p>
    <w:p w14:paraId="33157540" w14:textId="453C2613" w:rsidR="00DA537A" w:rsidRPr="0038047B" w:rsidRDefault="00861232" w:rsidP="0038047B">
      <w:pPr>
        <w:rPr>
          <w:b/>
          <w:bCs/>
          <w:i/>
          <w:iCs/>
        </w:rPr>
      </w:pPr>
      <w:r w:rsidRPr="0038047B">
        <w:rPr>
          <w:b/>
          <w:bCs/>
          <w:i/>
          <w:iCs/>
        </w:rPr>
        <w:t>M</w:t>
      </w:r>
      <w:r w:rsidR="00D4094D" w:rsidRPr="0038047B">
        <w:rPr>
          <w:b/>
          <w:bCs/>
          <w:i/>
          <w:iCs/>
        </w:rPr>
        <w:t xml:space="preserve">odel </w:t>
      </w:r>
      <w:r w:rsidRPr="0038047B">
        <w:rPr>
          <w:b/>
          <w:bCs/>
          <w:i/>
          <w:iCs/>
        </w:rPr>
        <w:t xml:space="preserve">validation </w:t>
      </w:r>
      <w:r w:rsidR="00D4094D" w:rsidRPr="0038047B">
        <w:rPr>
          <w:b/>
          <w:bCs/>
          <w:i/>
          <w:iCs/>
        </w:rPr>
        <w:t>s</w:t>
      </w:r>
      <w:r w:rsidR="00DA537A" w:rsidRPr="0038047B">
        <w:rPr>
          <w:b/>
          <w:bCs/>
          <w:i/>
          <w:iCs/>
        </w:rPr>
        <w:t>imulations</w:t>
      </w:r>
    </w:p>
    <w:p w14:paraId="73662F00" w14:textId="5E4693A4" w:rsidR="005E5185" w:rsidRPr="003C383A" w:rsidRDefault="00DA537A" w:rsidP="006A4E27">
      <w:pPr>
        <w:ind w:firstLine="720"/>
      </w:pPr>
      <w:r w:rsidRPr="000F0847">
        <w:t xml:space="preserve">Simulations indicated that coefficients were estimated </w:t>
      </w:r>
      <w:r w:rsidR="00BE6D56" w:rsidRPr="000F0847">
        <w:t>with reasonably low bias for all variables (</w:t>
      </w:r>
      <w:r w:rsidR="00473424">
        <w:t>Supporting</w:t>
      </w:r>
      <w:r w:rsidR="00473424" w:rsidRPr="000F0847">
        <w:t xml:space="preserve"> </w:t>
      </w:r>
      <w:r w:rsidR="00BE6D56" w:rsidRPr="000F0847">
        <w:t xml:space="preserve">Information </w:t>
      </w:r>
      <w:r w:rsidR="00473424">
        <w:t xml:space="preserve">Fig. </w:t>
      </w:r>
      <w:r w:rsidR="00BE6D56" w:rsidRPr="000F0847">
        <w:t>S</w:t>
      </w:r>
      <w:r w:rsidR="00473424">
        <w:t>3</w:t>
      </w:r>
      <w:r w:rsidR="00BE6D56" w:rsidRPr="000F0847">
        <w:t xml:space="preserve">). </w:t>
      </w:r>
      <w:r w:rsidR="00BE6D56" w:rsidRPr="003C383A">
        <w:t>The mean coefficient estimate from simulations was similar to the ‘true’ coefficient estimates of the top model (</w:t>
      </w:r>
      <w:r w:rsidR="005E5185" w:rsidRPr="003C383A">
        <w:t xml:space="preserve">mean </w:t>
      </w:r>
      <w:r w:rsidR="00BE6D56" w:rsidRPr="003C383A">
        <w:t>deviation from ‘true’ model coefficients &lt;0.003</w:t>
      </w:r>
      <w:r w:rsidR="005E5185" w:rsidRPr="003C383A">
        <w:t xml:space="preserve">; </w:t>
      </w:r>
      <w:r w:rsidR="00473424">
        <w:t xml:space="preserve">Supporting Information Fig. </w:t>
      </w:r>
      <w:r w:rsidR="00473424" w:rsidRPr="007534B0">
        <w:t>S</w:t>
      </w:r>
      <w:r w:rsidR="00473424">
        <w:t>3</w:t>
      </w:r>
      <w:r w:rsidR="00BE6D56" w:rsidRPr="003C383A">
        <w:t>) for all variables except recent fire (deviation = 0.13</w:t>
      </w:r>
      <w:r w:rsidR="005E5185" w:rsidRPr="003C383A">
        <w:t xml:space="preserve">; </w:t>
      </w:r>
      <w:r w:rsidR="00473424">
        <w:t>Supporting</w:t>
      </w:r>
      <w:r w:rsidR="00473424" w:rsidRPr="007534B0">
        <w:t xml:space="preserve"> Information </w:t>
      </w:r>
      <w:r w:rsidR="00473424">
        <w:t xml:space="preserve">Fig. </w:t>
      </w:r>
      <w:r w:rsidR="00473424" w:rsidRPr="007534B0">
        <w:t>S</w:t>
      </w:r>
      <w:r w:rsidR="00473424">
        <w:t xml:space="preserve">3). </w:t>
      </w:r>
      <w:r w:rsidR="005E5185" w:rsidRPr="003C383A">
        <w:t>The precision of coefficient estimates was high</w:t>
      </w:r>
      <w:r w:rsidR="00B81769" w:rsidRPr="003C383A">
        <w:t xml:space="preserve"> or moderate</w:t>
      </w:r>
      <w:r w:rsidR="005E5185" w:rsidRPr="003C383A">
        <w:t xml:space="preserve"> for forest type, </w:t>
      </w:r>
      <w:r w:rsidR="00B81769" w:rsidRPr="003C383A">
        <w:t xml:space="preserve">high for </w:t>
      </w:r>
      <w:r w:rsidR="005E5185" w:rsidRPr="003C383A">
        <w:t>edge density</w:t>
      </w:r>
      <w:r w:rsidR="00B81769" w:rsidRPr="003C383A">
        <w:t xml:space="preserve"> (SD of simulated coefficients = 0.08)</w:t>
      </w:r>
      <w:r w:rsidR="005E5185" w:rsidRPr="003C383A">
        <w:t xml:space="preserve">, </w:t>
      </w:r>
      <w:r w:rsidR="00B81769" w:rsidRPr="003C383A">
        <w:t>high for</w:t>
      </w:r>
      <w:r w:rsidR="005E5185" w:rsidRPr="003C383A">
        <w:t xml:space="preserve"> site disturbance </w:t>
      </w:r>
      <w:r w:rsidR="00B81769" w:rsidRPr="003C383A">
        <w:t>(SD = 0.06)</w:t>
      </w:r>
      <w:r w:rsidR="005E5185" w:rsidRPr="003C383A">
        <w:t>, but very low for recent fire</w:t>
      </w:r>
      <w:r w:rsidR="00B81769" w:rsidRPr="003C383A">
        <w:t xml:space="preserve"> (SD = 3.71)</w:t>
      </w:r>
      <w:r w:rsidR="005E5185" w:rsidRPr="003C383A">
        <w:t xml:space="preserve">. </w:t>
      </w:r>
      <w:r w:rsidR="00B81769" w:rsidRPr="003C383A">
        <w:t>Overall, the</w:t>
      </w:r>
      <w:r w:rsidR="005E5185" w:rsidRPr="003C383A">
        <w:t xml:space="preserve"> variance in simulated coefficient estimates was similar to the distribution expected from standard errors in the top model</w:t>
      </w:r>
      <w:r w:rsidR="00B81769" w:rsidRPr="003C383A">
        <w:t>, resulting in a small proportion of simulated coefficient estimates for edge density were slightly positive (</w:t>
      </w:r>
      <w:r w:rsidR="00473424">
        <w:t>Supporting</w:t>
      </w:r>
      <w:r w:rsidR="00473424" w:rsidRPr="007534B0">
        <w:t xml:space="preserve"> Information </w:t>
      </w:r>
      <w:r w:rsidR="00473424">
        <w:t xml:space="preserve">Fig. </w:t>
      </w:r>
      <w:r w:rsidR="00473424" w:rsidRPr="007534B0">
        <w:t>S</w:t>
      </w:r>
      <w:r w:rsidR="00473424">
        <w:t>3</w:t>
      </w:r>
      <w:r w:rsidR="00B81769" w:rsidRPr="003C383A">
        <w:t xml:space="preserve">). </w:t>
      </w:r>
      <w:r w:rsidR="00D4094D" w:rsidRPr="003C383A">
        <w:t xml:space="preserve">The variance of simulated </w:t>
      </w:r>
      <w:r w:rsidR="00D4094D" w:rsidRPr="003C383A">
        <w:lastRenderedPageBreak/>
        <w:t>random effects for site and array was similar to the top model, although some models predicted close to zero variance for array random effects (</w:t>
      </w:r>
      <w:r w:rsidR="00473424">
        <w:t>Supporting</w:t>
      </w:r>
      <w:r w:rsidR="00473424" w:rsidRPr="007534B0">
        <w:t xml:space="preserve"> Information </w:t>
      </w:r>
      <w:r w:rsidR="00473424">
        <w:t xml:space="preserve">Fig. </w:t>
      </w:r>
      <w:r w:rsidR="00473424" w:rsidRPr="007534B0">
        <w:t>S</w:t>
      </w:r>
      <w:r w:rsidR="00473424">
        <w:t>3</w:t>
      </w:r>
      <w:r w:rsidR="00D4094D" w:rsidRPr="003C383A">
        <w:t>).</w:t>
      </w:r>
    </w:p>
    <w:p w14:paraId="6DA9AA75" w14:textId="77777777" w:rsidR="00512322" w:rsidRPr="0038047B" w:rsidRDefault="00E60473" w:rsidP="006A4E27">
      <w:pPr>
        <w:rPr>
          <w:b/>
          <w:bCs/>
          <w:i/>
          <w:iCs/>
        </w:rPr>
      </w:pPr>
      <w:bookmarkStart w:id="46" w:name="_9f8fh6nyt2bw" w:colFirst="0" w:colLast="0"/>
      <w:bookmarkEnd w:id="46"/>
      <w:r w:rsidRPr="0038047B">
        <w:rPr>
          <w:b/>
          <w:bCs/>
          <w:i/>
          <w:iCs/>
        </w:rPr>
        <w:t>Discussion</w:t>
      </w:r>
      <w:r w:rsidRPr="0038047B">
        <w:rPr>
          <w:b/>
          <w:bCs/>
          <w:i/>
          <w:iCs/>
        </w:rPr>
        <w:tab/>
      </w:r>
      <w:r w:rsidRPr="0038047B">
        <w:rPr>
          <w:b/>
          <w:bCs/>
          <w:i/>
          <w:iCs/>
        </w:rPr>
        <w:tab/>
      </w:r>
      <w:r w:rsidRPr="0038047B">
        <w:rPr>
          <w:b/>
          <w:bCs/>
          <w:i/>
          <w:iCs/>
        </w:rPr>
        <w:tab/>
      </w:r>
      <w:r w:rsidRPr="0038047B">
        <w:rPr>
          <w:b/>
          <w:bCs/>
          <w:i/>
          <w:iCs/>
        </w:rPr>
        <w:tab/>
      </w:r>
      <w:r w:rsidRPr="0038047B">
        <w:rPr>
          <w:b/>
          <w:bCs/>
          <w:i/>
          <w:iCs/>
        </w:rPr>
        <w:tab/>
      </w:r>
      <w:r w:rsidRPr="0038047B">
        <w:rPr>
          <w:b/>
          <w:bCs/>
          <w:i/>
          <w:iCs/>
        </w:rPr>
        <w:tab/>
      </w:r>
      <w:r w:rsidRPr="0038047B">
        <w:rPr>
          <w:b/>
          <w:bCs/>
          <w:i/>
          <w:iCs/>
        </w:rPr>
        <w:tab/>
      </w:r>
    </w:p>
    <w:p w14:paraId="612F887A" w14:textId="4D754789" w:rsidR="00FB713F" w:rsidRDefault="00E60473" w:rsidP="006A4E27">
      <w:pPr>
        <w:ind w:firstLine="720"/>
        <w:rPr>
          <w:ins w:id="47" w:author="Jason Fisher" w:date="2025-08-11T14:15:00Z" w16du:dateUtc="2025-08-11T21:15:00Z"/>
        </w:rPr>
      </w:pPr>
      <w:commentRangeStart w:id="48"/>
      <w:r w:rsidRPr="003C383A">
        <w:t>Disturbance</w:t>
      </w:r>
      <w:commentRangeEnd w:id="48"/>
      <w:r w:rsidR="00CE2B23">
        <w:rPr>
          <w:rStyle w:val="CommentReference"/>
        </w:rPr>
        <w:commentReference w:id="48"/>
      </w:r>
      <w:r w:rsidRPr="003C383A">
        <w:t>-mediated landscape configuration best</w:t>
      </w:r>
      <w:del w:id="49" w:author="Jason Fisher" w:date="2025-08-11T14:10:00Z" w16du:dateUtc="2025-08-11T21:10:00Z">
        <w:r w:rsidRPr="003C383A" w:rsidDel="007A4DC2">
          <w:delText>-</w:delText>
        </w:r>
      </w:del>
      <w:ins w:id="50" w:author="Jason Fisher" w:date="2025-08-11T14:10:00Z" w16du:dateUtc="2025-08-11T21:10:00Z">
        <w:r w:rsidR="007A4DC2">
          <w:t xml:space="preserve"> </w:t>
        </w:r>
      </w:ins>
      <w:r w:rsidRPr="003C383A">
        <w:t xml:space="preserve">explained the spatial distribution of red squirrels in </w:t>
      </w:r>
      <w:r w:rsidR="00760D18">
        <w:t xml:space="preserve">the </w:t>
      </w:r>
      <w:r w:rsidR="0089439D">
        <w:t>Boreal Plains</w:t>
      </w:r>
      <w:r w:rsidRPr="003C383A">
        <w:t xml:space="preserve">. </w:t>
      </w:r>
      <w:ins w:id="51" w:author="Jason Fisher" w:date="2025-08-11T14:13:00Z" w16du:dateUtc="2025-08-11T21:13:00Z">
        <w:r w:rsidR="00C813F4">
          <w:t xml:space="preserve">As ecologists and conservationists focus on amount of habitat lost, the </w:t>
        </w:r>
        <w:r w:rsidR="00D65782">
          <w:t xml:space="preserve">cost </w:t>
        </w:r>
      </w:ins>
      <w:ins w:id="52" w:author="Jason Fisher" w:date="2025-08-11T14:17:00Z" w16du:dateUtc="2025-08-11T21:17:00Z">
        <w:r w:rsidR="002F3815">
          <w:t xml:space="preserve">to wildlife </w:t>
        </w:r>
      </w:ins>
      <w:ins w:id="53" w:author="Jason Fisher" w:date="2025-08-11T14:13:00Z" w16du:dateUtc="2025-08-11T21:13:00Z">
        <w:r w:rsidR="00D65782">
          <w:t xml:space="preserve">of </w:t>
        </w:r>
      </w:ins>
      <w:r w:rsidR="0032499E">
        <w:t xml:space="preserve">reconfiguring </w:t>
      </w:r>
      <w:ins w:id="54" w:author="Jason Fisher" w:date="2025-08-11T14:17:00Z" w16du:dateUtc="2025-08-11T21:17:00Z">
        <w:r w:rsidR="00482F1F">
          <w:t>remaining habitat</w:t>
        </w:r>
      </w:ins>
      <w:r w:rsidR="0032499E">
        <w:t>—</w:t>
      </w:r>
      <w:ins w:id="55" w:author="Jason Fisher" w:date="2025-08-11T14:14:00Z" w16du:dateUtc="2025-08-11T21:14:00Z">
        <w:r w:rsidR="00D65782">
          <w:t xml:space="preserve">even when </w:t>
        </w:r>
      </w:ins>
      <w:ins w:id="56" w:author="Jason Fisher" w:date="2025-08-11T14:18:00Z" w16du:dateUtc="2025-08-11T21:18:00Z">
        <w:r w:rsidR="00482F1F">
          <w:t>most of the</w:t>
        </w:r>
      </w:ins>
      <w:ins w:id="57" w:author="Jason Fisher" w:date="2025-08-11T14:14:00Z" w16du:dateUtc="2025-08-11T21:14:00Z">
        <w:r w:rsidR="00D65782">
          <w:t xml:space="preserve"> habitat </w:t>
        </w:r>
      </w:ins>
      <w:r w:rsidR="0032499E">
        <w:t>remains</w:t>
      </w:r>
      <w:ins w:id="58" w:author="Jason Fisher" w:date="2025-08-11T14:18:00Z" w16du:dateUtc="2025-08-11T21:18:00Z">
        <w:r w:rsidR="00482F1F">
          <w:t xml:space="preserve"> </w:t>
        </w:r>
      </w:ins>
      <w:r w:rsidR="0032499E">
        <w:t>intact—often goes</w:t>
      </w:r>
      <w:ins w:id="59" w:author="Jason Fisher" w:date="2025-08-11T14:14:00Z" w16du:dateUtc="2025-08-11T21:14:00Z">
        <w:r w:rsidR="00D65782">
          <w:t xml:space="preserve"> unnoticed. </w:t>
        </w:r>
        <w:r w:rsidR="00397C0E">
          <w:t xml:space="preserve">Even for red squirrels which rely on abundant conifer cones </w:t>
        </w:r>
      </w:ins>
      <w:ins w:id="60" w:author="Jason Fisher" w:date="2025-08-11T14:15:00Z" w16du:dateUtc="2025-08-11T21:15:00Z">
        <w:r w:rsidR="00FB713F">
          <w:t>overwinter</w:t>
        </w:r>
      </w:ins>
      <w:ins w:id="61" w:author="Jason Fisher" w:date="2025-08-11T14:14:00Z" w16du:dateUtc="2025-08-11T21:14:00Z">
        <w:r w:rsidR="00397C0E">
          <w:t xml:space="preserve"> to survive</w:t>
        </w:r>
      </w:ins>
      <w:ins w:id="62" w:author="Jason Fisher" w:date="2025-08-11T14:15:00Z" w16du:dateUtc="2025-08-11T21:15:00Z">
        <w:r w:rsidR="00FB713F">
          <w:t xml:space="preserve"> – a species for which </w:t>
        </w:r>
      </w:ins>
      <w:ins w:id="63" w:author="Jason Fisher" w:date="2025-08-11T14:18:00Z" w16du:dateUtc="2025-08-11T21:18:00Z">
        <w:r w:rsidR="009C2195">
          <w:t xml:space="preserve">simple </w:t>
        </w:r>
      </w:ins>
      <w:ins w:id="64" w:author="Jason Fisher" w:date="2025-08-11T14:15:00Z" w16du:dateUtc="2025-08-11T21:15:00Z">
        <w:r w:rsidR="00FB713F">
          <w:t xml:space="preserve">habitat loss </w:t>
        </w:r>
      </w:ins>
      <w:ins w:id="65" w:author="Jason Fisher" w:date="2025-08-11T14:18:00Z" w16du:dateUtc="2025-08-11T21:18:00Z">
        <w:r w:rsidR="009C2195">
          <w:t>would be assumed as</w:t>
        </w:r>
      </w:ins>
      <w:ins w:id="66" w:author="Jason Fisher" w:date="2025-08-11T14:15:00Z" w16du:dateUtc="2025-08-11T21:15:00Z">
        <w:r w:rsidR="00FB713F">
          <w:t xml:space="preserve"> particularly </w:t>
        </w:r>
        <w:r w:rsidR="00EA2642">
          <w:t>important –</w:t>
        </w:r>
      </w:ins>
      <w:ins w:id="67" w:author="Jason Fisher" w:date="2025-08-11T14:14:00Z" w16du:dateUtc="2025-08-11T21:14:00Z">
        <w:r w:rsidR="00397C0E">
          <w:t xml:space="preserve"> the cost of losing mature conifers </w:t>
        </w:r>
        <w:r w:rsidR="00FB713F">
          <w:t>is eclipsed by</w:t>
        </w:r>
      </w:ins>
      <w:ins w:id="68" w:author="Jason Fisher" w:date="2025-08-11T14:15:00Z" w16du:dateUtc="2025-08-11T21:15:00Z">
        <w:r w:rsidR="00FB713F">
          <w:t xml:space="preserve"> the larger-scale effects of </w:t>
        </w:r>
        <w:r w:rsidR="00EA2642">
          <w:t>reshap</w:t>
        </w:r>
      </w:ins>
      <w:ins w:id="69" w:author="Jason Fisher" w:date="2025-08-11T14:19:00Z" w16du:dateUtc="2025-08-11T21:19:00Z">
        <w:r w:rsidR="00A901EB">
          <w:t>ed</w:t>
        </w:r>
      </w:ins>
      <w:ins w:id="70" w:author="Jason Fisher" w:date="2025-08-11T14:15:00Z" w16du:dateUtc="2025-08-11T21:15:00Z">
        <w:r w:rsidR="00FB713F">
          <w:t xml:space="preserve"> landscape configuration</w:t>
        </w:r>
      </w:ins>
      <w:r w:rsidR="0032499E">
        <w:t xml:space="preserve"> from industrial development</w:t>
      </w:r>
      <w:ins w:id="71" w:author="Jason Fisher" w:date="2025-08-11T14:15:00Z" w16du:dateUtc="2025-08-11T21:15:00Z">
        <w:r w:rsidR="00FB713F">
          <w:t>.</w:t>
        </w:r>
      </w:ins>
    </w:p>
    <w:p w14:paraId="20FD2B9D" w14:textId="7F408AD3" w:rsidR="00512322" w:rsidRDefault="00E60473" w:rsidP="006A4E27">
      <w:pPr>
        <w:ind w:firstLine="720"/>
      </w:pPr>
      <w:del w:id="72" w:author="Jason Fisher" w:date="2025-08-11T14:15:00Z" w16du:dateUtc="2025-08-11T21:15:00Z">
        <w:r w:rsidRPr="003C383A" w:rsidDel="00EA2642">
          <w:delText>Our results</w:delText>
        </w:r>
      </w:del>
      <w:ins w:id="73" w:author="Jason Fisher" w:date="2025-08-11T14:16:00Z" w16du:dateUtc="2025-08-11T21:16:00Z">
        <w:r w:rsidR="00EA2642">
          <w:t>These relationships are</w:t>
        </w:r>
      </w:ins>
      <w:ins w:id="74" w:author="Jason Fisher" w:date="2025-08-11T14:19:00Z" w16du:dateUtc="2025-08-11T21:19:00Z">
        <w:r w:rsidR="00A901EB">
          <w:t xml:space="preserve"> only now coming to light because they are</w:t>
        </w:r>
      </w:ins>
      <w:ins w:id="75" w:author="Jason Fisher" w:date="2025-08-11T14:16:00Z" w16du:dateUtc="2025-08-11T21:16:00Z">
        <w:r w:rsidR="00EA2642">
          <w:t xml:space="preserve"> not </w:t>
        </w:r>
        <w:r w:rsidR="00EF0676">
          <w:t>in plain sight</w:t>
        </w:r>
      </w:ins>
      <w:ins w:id="76" w:author="Jason Fisher" w:date="2025-08-11T14:19:00Z" w16du:dateUtc="2025-08-11T21:19:00Z">
        <w:r w:rsidR="00DC7A9D">
          <w:t>. In any given landscape there have been observable losses o</w:t>
        </w:r>
      </w:ins>
      <w:ins w:id="77" w:author="Jason Fisher" w:date="2025-08-11T14:20:00Z" w16du:dateUtc="2025-08-11T21:20:00Z">
        <w:r w:rsidR="009D2CDB">
          <w:t>f</w:t>
        </w:r>
      </w:ins>
      <w:ins w:id="78" w:author="Jason Fisher" w:date="2025-08-11T14:19:00Z" w16du:dateUtc="2025-08-11T21:19:00Z">
        <w:r w:rsidR="00DC7A9D">
          <w:t xml:space="preserve"> red squirrels with conifer forests </w:t>
        </w:r>
      </w:ins>
      <w:ins w:id="79" w:author="Jason Fisher" w:date="2025-08-11T14:20:00Z" w16du:dateUtc="2025-08-11T21:20:00Z">
        <w:r w:rsidR="00DC7A9D">
          <w:t>(</w:t>
        </w:r>
        <w:commentRangeStart w:id="80"/>
        <w:r w:rsidR="00DC7A9D">
          <w:t>REFS</w:t>
        </w:r>
      </w:ins>
      <w:commentRangeEnd w:id="80"/>
      <w:ins w:id="81" w:author="Jason Fisher" w:date="2025-08-11T14:21:00Z" w16du:dateUtc="2025-08-11T21:21:00Z">
        <w:r w:rsidR="002E7D29">
          <w:rPr>
            <w:rStyle w:val="CommentReference"/>
          </w:rPr>
          <w:commentReference w:id="80"/>
        </w:r>
      </w:ins>
      <w:ins w:id="82" w:author="Jason Fisher" w:date="2025-08-11T14:20:00Z" w16du:dateUtc="2025-08-11T21:20:00Z">
        <w:r w:rsidR="00DC7A9D">
          <w:t xml:space="preserve">). </w:t>
        </w:r>
        <w:r w:rsidR="009D2CDB">
          <w:t>Here using scaled-up camera arrays (Steenweg ref) we can</w:t>
        </w:r>
      </w:ins>
      <w:ins w:id="83" w:author="Jason Fisher" w:date="2025-08-11T14:16:00Z" w16du:dateUtc="2025-08-11T21:16:00Z">
        <w:r w:rsidR="00EF0676">
          <w:t xml:space="preserve"> </w:t>
        </w:r>
      </w:ins>
      <w:del w:id="84" w:author="Jason Fisher" w:date="2025-08-11T14:16:00Z" w16du:dateUtc="2025-08-11T21:16:00Z">
        <w:r w:rsidRPr="003C383A" w:rsidDel="00EF0676">
          <w:delText xml:space="preserve"> </w:delText>
        </w:r>
      </w:del>
      <w:r w:rsidRPr="003C383A">
        <w:t xml:space="preserve">highlight a complex, context-dependent relationship between red squirrel distribution, landscape composition, and </w:t>
      </w:r>
      <w:commentRangeStart w:id="85"/>
      <w:commentRangeStart w:id="86"/>
      <w:r w:rsidRPr="003C383A">
        <w:t>landscape configuration that varies across locations and spatial scales</w:t>
      </w:r>
      <w:commentRangeEnd w:id="85"/>
      <w:commentRangeEnd w:id="86"/>
      <w:r w:rsidR="00EF0676">
        <w:t xml:space="preserve">, as has been observed for larger boreal mammals </w:t>
      </w:r>
      <w:r w:rsidR="00DA537A" w:rsidRPr="003C383A">
        <w:t>(</w:t>
      </w:r>
      <w:r w:rsidR="00DA537A" w:rsidRPr="000F0847">
        <w:t>Barnas et al., 2024</w:t>
      </w:r>
      <w:r w:rsidR="00DA537A" w:rsidRPr="003C383A">
        <w:t>)</w:t>
      </w:r>
      <w:r w:rsidR="00074002" w:rsidRPr="003C383A">
        <w:rPr>
          <w:rStyle w:val="CommentReference"/>
        </w:rPr>
        <w:commentReference w:id="85"/>
      </w:r>
      <w:r w:rsidR="00A47891" w:rsidRPr="003C383A">
        <w:rPr>
          <w:rStyle w:val="CommentReference"/>
        </w:rPr>
        <w:commentReference w:id="86"/>
      </w:r>
      <w:r w:rsidRPr="003C383A">
        <w:t xml:space="preserve">. Overall, </w:t>
      </w:r>
      <w:ins w:id="87" w:author="Jason Fisher" w:date="2025-08-11T14:21:00Z" w16du:dateUtc="2025-08-11T21:21:00Z">
        <w:r w:rsidR="00BF5D32">
          <w:t xml:space="preserve">red squirrel monthly occurrence </w:t>
        </w:r>
        <w:r w:rsidR="00F7472E">
          <w:t xml:space="preserve">decreased with </w:t>
        </w:r>
      </w:ins>
      <w:r>
        <w:t>anthropogenic edge</w:t>
      </w:r>
      <w:ins w:id="88" w:author="Jason Fisher" w:date="2025-08-11T14:22:00Z" w16du:dateUtc="2025-08-11T21:22:00Z">
        <w:r w:rsidR="00F7472E">
          <w:t>s, a landscape feature</w:t>
        </w:r>
      </w:ins>
      <w:r>
        <w:t xml:space="preserve"> that held more explanatory power than any </w:t>
      </w:r>
      <w:del w:id="89" w:author="Jason Fisher" w:date="2025-08-11T14:22:00Z" w16du:dateUtc="2025-08-11T21:22:00Z">
        <w:r w:rsidDel="009228A6">
          <w:delText>relationship to the</w:delText>
        </w:r>
      </w:del>
      <w:ins w:id="90" w:author="Jason Fisher" w:date="2025-08-11T14:22:00Z" w16du:dateUtc="2025-08-11T21:22:00Z">
        <w:r w:rsidR="009228A6">
          <w:t>landscape</w:t>
        </w:r>
      </w:ins>
      <w:r>
        <w:t xml:space="preserve"> composition </w:t>
      </w:r>
      <w:del w:id="91" w:author="Jason Fisher" w:date="2025-08-11T14:22:00Z" w16du:dateUtc="2025-08-11T21:22:00Z">
        <w:r w:rsidDel="009228A6">
          <w:delText>of specific disturbance features</w:delText>
        </w:r>
      </w:del>
      <w:ins w:id="92" w:author="Jason Fisher" w:date="2025-08-11T14:22:00Z" w16du:dateUtc="2025-08-11T21:22:00Z">
        <w:r w:rsidR="009228A6">
          <w:t>variable</w:t>
        </w:r>
      </w:ins>
      <w:r>
        <w:t xml:space="preserve">. </w:t>
      </w:r>
      <w:del w:id="93" w:author="Jason Fisher" w:date="2025-08-11T14:25:00Z" w16du:dateUtc="2025-08-11T21:25:00Z">
        <w:r w:rsidDel="00B2288A">
          <w:delText>In alignment with</w:delText>
        </w:r>
      </w:del>
      <w:ins w:id="94" w:author="Jason Fisher" w:date="2025-08-11T14:25:00Z" w16du:dateUtc="2025-08-11T21:25:00Z">
        <w:r w:rsidR="00B2288A">
          <w:t>Supporting</w:t>
        </w:r>
      </w:ins>
      <w:r>
        <w:t xml:space="preserve"> our hypotheses, an increase in the amount of industrial disturbance on the landscape was accompanied by a more pronounced effect of edge habitat—as cumulative site disturbance increased, edge effects caused a sharper decline in red squirrel abundance. However, contrary to our predictions, the effect of cumulative site disturbance itself was positive. Within the boreal landscapes that we sampled, the total footprint of industrial disturbances seldom </w:t>
      </w:r>
      <w:r>
        <w:lastRenderedPageBreak/>
        <w:t xml:space="preserve">exceeded 25% of the total habitat matrix. The negative relationship between habitat </w:t>
      </w:r>
      <w:r w:rsidR="00DA537A">
        <w:t>amounts</w:t>
      </w:r>
      <w:r>
        <w:t xml:space="preserve"> and squirrel abundance predicted by theory (Andrén, 1994; Didham et al., 2012) may not manifest until a higher threshold of cumulative disturbance that is less common in Boreal Plains landscapes. Even in highly fragmented landscapes, red squirrels are</w:t>
      </w:r>
      <w:r w:rsidR="00C408B3">
        <w:t xml:space="preserve"> to some degree</w:t>
      </w:r>
      <w:r>
        <w:t xml:space="preserve"> adaptable and resilient to habitat loss (Bayne &amp; Hobson, 2000), </w:t>
      </w:r>
      <w:r w:rsidR="00C408B3">
        <w:t xml:space="preserve">potentially </w:t>
      </w:r>
      <w:r w:rsidR="00EF119A">
        <w:t>complementing</w:t>
      </w:r>
      <w:r w:rsidR="00C408B3">
        <w:t xml:space="preserve"> </w:t>
      </w:r>
      <w:r w:rsidR="00783347">
        <w:t xml:space="preserve">(Pulliam and Danielson) </w:t>
      </w:r>
      <w:r w:rsidR="00C408B3">
        <w:t xml:space="preserve">lost habitat with </w:t>
      </w:r>
      <w:r w:rsidR="004D1D92">
        <w:t>novel resource subsidies (</w:t>
      </w:r>
      <w:commentRangeStart w:id="95"/>
      <w:r w:rsidR="004D1D92">
        <w:t>REFS)</w:t>
      </w:r>
      <w:commentRangeEnd w:id="95"/>
      <w:r w:rsidR="004D1D92">
        <w:rPr>
          <w:rStyle w:val="CommentReference"/>
        </w:rPr>
        <w:commentReference w:id="95"/>
      </w:r>
      <w:r w:rsidR="004D1D92">
        <w:t>. T</w:t>
      </w:r>
      <w:r>
        <w:t xml:space="preserve">he industrial disturbances </w:t>
      </w:r>
      <w:r w:rsidR="004D1D92">
        <w:t>currently observed in the western boreal</w:t>
      </w:r>
      <w:r>
        <w:t xml:space="preserve"> </w:t>
      </w:r>
      <w:r w:rsidR="00254F92">
        <w:t>do not bring about a</w:t>
      </w:r>
      <w:r>
        <w:t xml:space="preserve"> complete loss of functional habitat</w:t>
      </w:r>
      <w:r w:rsidR="00940BAD">
        <w:t xml:space="preserve">, instead </w:t>
      </w:r>
      <w:r>
        <w:t>influenc</w:t>
      </w:r>
      <w:r w:rsidR="00940BAD">
        <w:t>ing</w:t>
      </w:r>
      <w:r>
        <w:t xml:space="preserve"> red squirrels through other ecological mechanisms. </w:t>
      </w:r>
    </w:p>
    <w:p w14:paraId="2B7EE919" w14:textId="2E54D4EA" w:rsidR="00512322" w:rsidRDefault="00E60473" w:rsidP="006A4E27">
      <w:pPr>
        <w:ind w:firstLine="720"/>
      </w:pPr>
      <w:commentRangeStart w:id="96"/>
      <w:commentRangeStart w:id="97"/>
      <w:commentRangeStart w:id="98"/>
      <w:r>
        <w:t xml:space="preserve">Natural habitat </w:t>
      </w:r>
      <w:commentRangeEnd w:id="96"/>
      <w:r w:rsidR="002B782A">
        <w:rPr>
          <w:rStyle w:val="CommentReference"/>
        </w:rPr>
        <w:commentReference w:id="96"/>
      </w:r>
      <w:commentRangeEnd w:id="97"/>
      <w:r w:rsidR="005F083E">
        <w:rPr>
          <w:rStyle w:val="CommentReference"/>
        </w:rPr>
        <w:commentReference w:id="97"/>
      </w:r>
      <w:commentRangeEnd w:id="98"/>
      <w:r w:rsidR="00291338">
        <w:rPr>
          <w:rStyle w:val="CommentReference"/>
        </w:rPr>
        <w:commentReference w:id="98"/>
      </w:r>
      <w:r>
        <w:t xml:space="preserve">and anthropogenic disturbance affected red squirrels at </w:t>
      </w:r>
      <w:r w:rsidR="00783347">
        <w:t xml:space="preserve">markedly </w:t>
      </w:r>
      <w:r>
        <w:t>different spatial scales that varied by over a full order of magnitude in our models, suggesting that they influence red squirrels via different individual- and population-level processes</w:t>
      </w:r>
      <w:r w:rsidR="00254F92">
        <w:t xml:space="preserve"> </w:t>
      </w:r>
      <w:r w:rsidR="007371FF">
        <w:t>as predicted by theory (</w:t>
      </w:r>
      <w:commentRangeStart w:id="99"/>
      <w:r w:rsidR="007371FF">
        <w:t>REFS</w:t>
      </w:r>
      <w:commentRangeEnd w:id="99"/>
      <w:r w:rsidR="003025FD">
        <w:rPr>
          <w:rStyle w:val="CommentReference"/>
        </w:rPr>
        <w:commentReference w:id="99"/>
      </w:r>
      <w:r w:rsidR="007371FF">
        <w:t>)</w:t>
      </w:r>
      <w:r>
        <w:t xml:space="preserve">. Individual red squirrels respond to resource availability and </w:t>
      </w:r>
      <w:commentRangeStart w:id="100"/>
      <w:r>
        <w:t>habitat texture</w:t>
      </w:r>
      <w:commentRangeEnd w:id="100"/>
      <w:r w:rsidR="003025FD">
        <w:rPr>
          <w:rStyle w:val="CommentReference"/>
        </w:rPr>
        <w:commentReference w:id="100"/>
      </w:r>
      <w:r>
        <w:t xml:space="preserve"> at </w:t>
      </w:r>
      <w:r w:rsidR="003025FD">
        <w:t xml:space="preserve">small </w:t>
      </w:r>
      <w:r>
        <w:t>spatial scales, matching their small body size and home range</w:t>
      </w:r>
      <w:r w:rsidR="001E155D">
        <w:t xml:space="preserve">s of approximately </w:t>
      </w:r>
      <w:commentRangeStart w:id="101"/>
      <w:r w:rsidR="00291338">
        <w:t xml:space="preserve">0.5 to 2 </w:t>
      </w:r>
      <w:r w:rsidR="001E155D">
        <w:t>Ha</w:t>
      </w:r>
      <w:r>
        <w:t xml:space="preserve"> (Fisher et al., 1999</w:t>
      </w:r>
      <w:commentRangeEnd w:id="101"/>
      <w:r w:rsidR="00EF579C">
        <w:rPr>
          <w:rStyle w:val="CommentReference"/>
        </w:rPr>
        <w:commentReference w:id="101"/>
      </w:r>
      <w:r>
        <w:t xml:space="preserve">). The </w:t>
      </w:r>
      <w:commentRangeStart w:id="102"/>
      <w:r>
        <w:t>100</w:t>
      </w:r>
      <w:ins w:id="103" w:author="Jason Fisher" w:date="2025-08-11T14:31:00Z" w16du:dateUtc="2025-08-11T21:31:00Z">
        <w:r w:rsidR="00EF579C">
          <w:t>-</w:t>
        </w:r>
      </w:ins>
      <w:del w:id="104" w:author="Jason Fisher" w:date="2025-08-11T14:31:00Z" w16du:dateUtc="2025-08-11T21:31:00Z">
        <w:r w:rsidDel="00EF579C">
          <w:delText xml:space="preserve"> </w:delText>
        </w:r>
      </w:del>
      <w:r>
        <w:t xml:space="preserve">m </w:t>
      </w:r>
      <w:commentRangeEnd w:id="102"/>
      <w:r w:rsidR="00C951B9">
        <w:rPr>
          <w:rStyle w:val="CommentReference"/>
        </w:rPr>
        <w:commentReference w:id="102"/>
      </w:r>
      <w:r>
        <w:t xml:space="preserve">scale at which natural composition influenced squirrels indicates that differences in squirrel detections across land cover types are most likely due to individual foraging behaviour and local habitat use (Rusch &amp; Reeder, 1978). For instance, </w:t>
      </w:r>
      <w:r w:rsidR="00C603C5">
        <w:t>the relative</w:t>
      </w:r>
      <w:r>
        <w:t xml:space="preserve"> abundance of squirrels decreased sharply in landscapes with high proportions of deciduous</w:t>
      </w:r>
      <w:r w:rsidR="001004CF">
        <w:t>-leading</w:t>
      </w:r>
      <w:r>
        <w:t xml:space="preserve"> forest</w:t>
      </w:r>
      <w:r w:rsidR="001004CF">
        <w:t>s</w:t>
      </w:r>
      <w:r>
        <w:t xml:space="preserve">, which contain </w:t>
      </w:r>
      <w:r w:rsidR="009D05FC">
        <w:t>inadequate</w:t>
      </w:r>
      <w:r w:rsidR="001004CF">
        <w:t xml:space="preserve"> </w:t>
      </w:r>
      <w:r>
        <w:t xml:space="preserve">cone resources compared to conifer and mixedwood forests. The complementary resources found in mixed </w:t>
      </w:r>
      <w:r w:rsidR="00C603C5">
        <w:t>forests</w:t>
      </w:r>
      <w:r>
        <w:t xml:space="preserve"> may provide greater foraging opportunities to red squirrels, especially through the boom-bust cycles of spruce cone masting (Hallworth et al., 2024). Although red squirrels are conifer specialists, they are also opportunistic foragers that will consume </w:t>
      </w:r>
      <w:commentRangeStart w:id="105"/>
      <w:r>
        <w:t xml:space="preserve">berries and fungi </w:t>
      </w:r>
      <w:commentRangeEnd w:id="105"/>
      <w:r w:rsidR="00001907">
        <w:rPr>
          <w:rStyle w:val="CommentReference"/>
        </w:rPr>
        <w:commentReference w:id="105"/>
      </w:r>
      <w:r>
        <w:t>(Benhamou, 1996). The</w:t>
      </w:r>
      <w:r w:rsidR="00254F92">
        <w:t xml:space="preserve"> </w:t>
      </w:r>
      <w:r w:rsidR="00001907">
        <w:t>unexpecte</w:t>
      </w:r>
      <w:r w:rsidR="00E70B03">
        <w:t>d</w:t>
      </w:r>
      <w:r>
        <w:t xml:space="preserve"> neutral effect of coniferous forest suggests</w:t>
      </w:r>
      <w:r w:rsidR="00E70B03">
        <w:t xml:space="preserve"> two main possibilities. First, although we too</w:t>
      </w:r>
      <w:r w:rsidR="00F05307">
        <w:t>k</w:t>
      </w:r>
      <w:r w:rsidR="00E70B03">
        <w:t xml:space="preserve"> care to </w:t>
      </w:r>
      <w:r w:rsidR="00E70B03">
        <w:lastRenderedPageBreak/>
        <w:t>avoid collinearity among variable</w:t>
      </w:r>
      <w:r w:rsidR="00F05307">
        <w:t>s</w:t>
      </w:r>
      <w:r w:rsidR="00E70B03">
        <w:t xml:space="preserve">, </w:t>
      </w:r>
      <w:r w:rsidR="00096781">
        <w:t>the many non-conifer variables may have collectively subsumed variation in red squirrel occurrence that would have otherwise been attribut</w:t>
      </w:r>
      <w:r w:rsidR="00F05307">
        <w:t>ed</w:t>
      </w:r>
      <w:r w:rsidR="00096781">
        <w:t xml:space="preserve"> to conifer forests alone.</w:t>
      </w:r>
      <w:r w:rsidR="00F05307">
        <w:t xml:space="preserve"> However, </w:t>
      </w:r>
      <w:r w:rsidR="00BA0BD4">
        <w:t>collinearity often appears as model instability in subsequent validation, and we did not note that in our simulations. Secondly then,</w:t>
      </w:r>
      <w:r>
        <w:t xml:space="preserve"> that in conifer-dominated systems like the Boreal Plains, even low densities of cone-producing trees</w:t>
      </w:r>
      <w:r w:rsidR="00586E2F">
        <w:t xml:space="preserve"> situated in a non-conifer, partially developed matrix,</w:t>
      </w:r>
      <w:r>
        <w:t xml:space="preserve"> may meet red squirrels’ resource </w:t>
      </w:r>
      <w:commentRangeStart w:id="106"/>
      <w:r>
        <w:t>requirements</w:t>
      </w:r>
      <w:commentRangeEnd w:id="106"/>
      <w:r w:rsidR="002F4EFB">
        <w:rPr>
          <w:rStyle w:val="CommentReference"/>
        </w:rPr>
        <w:commentReference w:id="106"/>
      </w:r>
      <w:r>
        <w:t xml:space="preserve">. Variation beyond a baseline amount of conifer may have a limited influence on the local abundance of </w:t>
      </w:r>
      <w:r w:rsidR="00C603C5">
        <w:t>despotic</w:t>
      </w:r>
      <w:r>
        <w:t xml:space="preserve"> species like the red squirrel. Our results also suggest that fire may increase resource availability for red squirrels by increasing production for tree species with cones opened and distributed by fire (Weber &amp; Flannigan, 1997), but we have low certainty in this effect. </w:t>
      </w:r>
      <w:r w:rsidR="00C603C5">
        <w:t>Low</w:t>
      </w:r>
      <w:r>
        <w:t>-intensity fire, including prescribed burning, may not have a negative effect on squirrels when key habitat features are retained (Russel et al., 2010). Overall, we suggest that red squirrels are distributed locally relative to resource quantity and quality on a spatial grain that is a function of individual</w:t>
      </w:r>
      <w:r w:rsidR="007454A6">
        <w:t>s’ resource requirements</w:t>
      </w:r>
      <w:r>
        <w:t>.</w:t>
      </w:r>
    </w:p>
    <w:p w14:paraId="13F614FE" w14:textId="2C6B6F32" w:rsidR="00512322" w:rsidRDefault="00E60473" w:rsidP="006A4E27">
      <w:pPr>
        <w:ind w:firstLine="720"/>
      </w:pPr>
      <w:r>
        <w:t xml:space="preserve">In contrast to natural land cover, the effects of anthropogenic disturbance composition and configuration were best explained at much larger spatial scales (4250 m and 2250 m, respectively) that exceed the spatial perception of individual animals (Kotliar &amp; Wiens, 1990), suggesting an influence on population-level processes rather than individual space use. Anthropogenic disturbances may mediate population processes such as dispersal, survival, or recruitment on larger meso-scales, rather than individual resource selection (Dunning et al., 1992). This aligns with Fisher et al. (2011), who proposed that large spatial scales (between 2000 m and 4000 m) best explained numerical population responses of squirrels to land-cover type. Thus, we </w:t>
      </w:r>
      <w:r w:rsidR="00596814">
        <w:t xml:space="preserve">propose </w:t>
      </w:r>
      <w:r>
        <w:t xml:space="preserve">that local resource availability and the configuration of landscape disturbances </w:t>
      </w:r>
      <w:r>
        <w:lastRenderedPageBreak/>
        <w:t xml:space="preserve">simultaneously impact red squirrel populations via mechanisms operating on </w:t>
      </w:r>
      <w:r w:rsidR="007B529C">
        <w:t xml:space="preserve">nested </w:t>
      </w:r>
      <w:r>
        <w:t>scales. Ecological systems represent the integration of many spatial processes (Levin, 1992), and our results emphasize that variability in landscape structure must be studied at multiple levels of ecological organization to achieve a complete understanding of species distributions (Holling, 1992; Wiens, 1989).</w:t>
      </w:r>
    </w:p>
    <w:p w14:paraId="48F69466" w14:textId="0E09CFDE" w:rsidR="00512322" w:rsidRDefault="00E60473" w:rsidP="006A4E27">
      <w:pPr>
        <w:ind w:firstLine="720"/>
      </w:pPr>
      <w:r>
        <w:t xml:space="preserve">The exact population-level mechanisms through which edge density negatively affected red squirrels </w:t>
      </w:r>
      <w:r w:rsidR="008C1321">
        <w:t>cannot yet be</w:t>
      </w:r>
      <w:r>
        <w:t xml:space="preserve"> discern</w:t>
      </w:r>
      <w:r w:rsidR="008C1321">
        <w:t>ed</w:t>
      </w:r>
      <w:r>
        <w:t xml:space="preserve"> </w:t>
      </w:r>
      <w:r w:rsidR="008C1321">
        <w:t>a</w:t>
      </w:r>
      <w:r w:rsidR="00F26CAC">
        <w:t>nd</w:t>
      </w:r>
      <w:r w:rsidR="008C1321">
        <w:t xml:space="preserve"> pose new questions for future research</w:t>
      </w:r>
      <w:r>
        <w:t xml:space="preserve">. We propose several potential explanations for this relationship. First, the negative effect of edge density could </w:t>
      </w:r>
      <w:r w:rsidR="00C603C5">
        <w:t>reflect</w:t>
      </w:r>
      <w:r>
        <w:t xml:space="preserve"> decreased dispersal. Long-range sciurid dispersal is impacted by landscape structure (Hämäläinen et al., 2019; Merrick &amp; Koprowski, 2016), and red squirrels are generally averse to crossing open habitat including timber harvest blocks (Bakker &amp; Van Vuren, 2004</w:t>
      </w:r>
      <w:r w:rsidR="00C603C5">
        <w:t>) and</w:t>
      </w:r>
      <w:r>
        <w:t xml:space="preserve"> disperse shorter distances in younger forest stands (Larsen, 2009). However, we note that in our second-supported model, the proportion of pipelines and transmission lines positively affected squirrel detections whereas the proportion of seismic lines negatively affected squirrel detections, despite both types of features representing a similar challenge to red squirrel dispersal. In addition, landscape cohesion—a strong proxy for structural connectivity and dispersal potential (Schumaker, 1996)—performed poorly in </w:t>
      </w:r>
      <w:r w:rsidR="00F26CAC">
        <w:t xml:space="preserve">our </w:t>
      </w:r>
      <w:r>
        <w:t>models, so we are cautious to accept this interpretation of edge density’s effect.</w:t>
      </w:r>
    </w:p>
    <w:p w14:paraId="61DBD62A" w14:textId="330199D5" w:rsidR="00512322" w:rsidRDefault="00E60473" w:rsidP="006A4E27">
      <w:pPr>
        <w:ind w:firstLine="720"/>
      </w:pPr>
      <w:r>
        <w:t xml:space="preserve">Alternatively, </w:t>
      </w:r>
      <w:r w:rsidR="00940BAD">
        <w:t xml:space="preserve">we hypothesize that the </w:t>
      </w:r>
      <w:r>
        <w:t xml:space="preserve">negative impact of edge density </w:t>
      </w:r>
      <w:r w:rsidR="00940BAD">
        <w:t xml:space="preserve">is </w:t>
      </w:r>
      <w:r>
        <w:t xml:space="preserve">caused by changes to predator-prey relationships. It is well established that the local abundance and movement of mammalian boreal predators, including coyotes, increases on industrial linear features like seismic lines (McKenzie et al., 2012; Tattersall et al., 2020). These features may change predator functional responses and increase predation events for secondary prey like red </w:t>
      </w:r>
      <w:r>
        <w:lastRenderedPageBreak/>
        <w:t xml:space="preserve">squirrels, especially if red squirrels are frequently exposed by crossing cleared disturbance features. </w:t>
      </w:r>
      <w:r w:rsidR="00C603C5">
        <w:t>In particular, a</w:t>
      </w:r>
      <w:r>
        <w:t xml:space="preserve">vian predators are likely influential for red squirrel populations since red squirrels are a main prey species of raptors like the northern goshawk (Salafsky et al., 2007). Raptors use forest edges for perching (Mirski &amp; Väli, 2021) in agricultural landscapes; edge features that permeate boreal habitat may provide increased visibility, which has been shown to increase predation rates by raptors (Opermanis, </w:t>
      </w:r>
      <w:commentRangeStart w:id="107"/>
      <w:r>
        <w:t>2004</w:t>
      </w:r>
      <w:commentRangeEnd w:id="107"/>
      <w:r w:rsidR="00485D12">
        <w:rPr>
          <w:rStyle w:val="CommentReference"/>
        </w:rPr>
        <w:commentReference w:id="107"/>
      </w:r>
      <w:r>
        <w:t xml:space="preserve">). </w:t>
      </w:r>
    </w:p>
    <w:p w14:paraId="175DCDC3" w14:textId="2904E678" w:rsidR="00512322" w:rsidRDefault="00E60473" w:rsidP="006A4E27">
      <w:pPr>
        <w:rPr>
          <w:highlight w:val="white"/>
        </w:rPr>
      </w:pPr>
      <w:r>
        <w:tab/>
        <w:t xml:space="preserve">Contrary to our hypotheses, red squirrel detections were positively related to cumulative site disturbance itself. Cleared anthropogenic features may offer resource complements (Dunning et al., 1992) to red squirrels by altering edge vegetation characterized by denser berry-producing shrubs, fungi, and </w:t>
      </w:r>
      <w:r w:rsidR="00DA537A">
        <w:t>early successional</w:t>
      </w:r>
      <w:r>
        <w:t xml:space="preserve"> herbaceous plants (Harper et al., 2015; Jackson et al., 2023). </w:t>
      </w:r>
      <w:commentRangeStart w:id="108"/>
      <w:commentRangeStart w:id="109"/>
      <w:commentRangeStart w:id="110"/>
      <w:r>
        <w:t>Fisher et al. (1999) demonstrated that red squirrels use a variety of food resources aside from conifer cones in western boreal systems, and that home range size decreased with increasing resource heterogeneity</w:t>
      </w:r>
      <w:commentRangeEnd w:id="108"/>
      <w:r w:rsidR="004143B1">
        <w:rPr>
          <w:rStyle w:val="CommentReference"/>
        </w:rPr>
        <w:commentReference w:id="108"/>
      </w:r>
      <w:commentRangeEnd w:id="109"/>
      <w:r w:rsidR="006E3DA2">
        <w:rPr>
          <w:rStyle w:val="CommentReference"/>
        </w:rPr>
        <w:commentReference w:id="109"/>
      </w:r>
      <w:commentRangeEnd w:id="110"/>
      <w:r w:rsidR="00A115E5">
        <w:rPr>
          <w:rStyle w:val="CommentReference"/>
        </w:rPr>
        <w:commentReference w:id="110"/>
      </w:r>
      <w:r>
        <w:t xml:space="preserve">. Each specific disturbance type in our second-supported model had a different influence on the abundance of red squirrels, and we propose that this disparity is driven by the varying amounts of predation risk and resource complementation that they represent. For instance, pipelines and transmission lines, which had a positive effect in our model, are generally much wider features than seismic lines. These wider features allow for stronger intensity of light, microclimate changes, and edge effects that extend further into surrounding habitat (Franklin et al., 2021; Abib et al., 2019), in turn increasing their potential value as a resource complement. In addition, there is widespread evidence for mesocarnivore use of seismic lines, especially coyotes (Tattersall et al., 2020; Clare et al., 2023), a predator of red squirrels (O’Donoghue et al., 2001; Latham et al., 2013), but there is less evidence for predator use along more exposed features like transmission lines. </w:t>
      </w:r>
      <w:r>
        <w:rPr>
          <w:highlight w:val="white"/>
        </w:rPr>
        <w:t xml:space="preserve">As such, we suggest that pipelines and </w:t>
      </w:r>
      <w:r>
        <w:rPr>
          <w:highlight w:val="white"/>
        </w:rPr>
        <w:lastRenderedPageBreak/>
        <w:t xml:space="preserve">transmission lines provide complementary resources for red squirrels while seismic lines provide comparatively fewer resources, while also representing increased predation risk. </w:t>
      </w:r>
      <w:r>
        <w:t xml:space="preserve">Previous research aligns with this inference: Beirne et al. (2021) found that a negative relationship between seismic line density and red squirrel abundance that accompanied by increased predator use, and Skatter et al. (2020) found that a positive relationship between red squirrels and pipelines or transmission lines (Skatter et al., 2020). </w:t>
      </w:r>
    </w:p>
    <w:p w14:paraId="04AB7488" w14:textId="77777777" w:rsidR="00512322" w:rsidRPr="006A4E27" w:rsidRDefault="00E60473" w:rsidP="006A4E27">
      <w:pPr>
        <w:rPr>
          <w:b/>
          <w:bCs/>
        </w:rPr>
      </w:pPr>
      <w:bookmarkStart w:id="111" w:name="_22issswytjem" w:colFirst="0" w:colLast="0"/>
      <w:bookmarkEnd w:id="111"/>
      <w:commentRangeStart w:id="112"/>
      <w:r w:rsidRPr="006A4E27">
        <w:rPr>
          <w:b/>
          <w:bCs/>
        </w:rPr>
        <w:t>Caveats paragraph (collapsed into discussion)</w:t>
      </w:r>
      <w:commentRangeEnd w:id="112"/>
      <w:r w:rsidR="00074002" w:rsidRPr="006A4E27">
        <w:rPr>
          <w:rStyle w:val="CommentReference"/>
          <w:b/>
          <w:bCs/>
        </w:rPr>
        <w:commentReference w:id="112"/>
      </w:r>
    </w:p>
    <w:p w14:paraId="3423B30E" w14:textId="0E105561" w:rsidR="000B4AB9" w:rsidRDefault="00E60473" w:rsidP="006A4E27">
      <w:r>
        <w:tab/>
        <w:t>Small</w:t>
      </w:r>
      <w:r w:rsidR="006A4E27">
        <w:t xml:space="preserve"> </w:t>
      </w:r>
      <w:r>
        <w:t xml:space="preserve">species such as red squirrels can be difficult to measure with precision using camera traps. Our camera traps were designed to simultaneously capture a wide variety of mammal </w:t>
      </w:r>
      <w:r w:rsidR="00DA537A">
        <w:t>species and</w:t>
      </w:r>
      <w:r>
        <w:t xml:space="preserve"> effectively allowed us to model red squirrel distribution across a large spatial extent that would be unfeasible using other field-based methods. </w:t>
      </w:r>
      <w:r w:rsidR="00940BAD">
        <w:t>If non-detections of red squirrels, which we assumed were true absences, arose instead from poor detectability from camera trap set-up characteristics, our modelled estimates of red squirrel relative abundance may be biased.</w:t>
      </w:r>
      <w:r w:rsidR="00013BFD">
        <w:t xml:space="preserve"> We do not think this</w:t>
      </w:r>
      <w:r w:rsidR="00254F92">
        <w:t xml:space="preserve"> is</w:t>
      </w:r>
      <w:r w:rsidR="00013BFD">
        <w:t xml:space="preserve"> likely</w:t>
      </w:r>
      <w:r w:rsidR="00594499">
        <w:t xml:space="preserve"> given our use of lures, game trails, and </w:t>
      </w:r>
      <w:r w:rsidR="00254F92">
        <w:t>long sample periods</w:t>
      </w:r>
      <w:r w:rsidR="00594499">
        <w:t>.</w:t>
      </w:r>
      <w:r w:rsidR="00940BAD">
        <w:t xml:space="preserve"> Additionally, a</w:t>
      </w:r>
      <w:r>
        <w:t xml:space="preserve">lthough we sampled a gradient of anthropogenic disturbance, camera traps were not directly deployed on anthropogenic disturbance features. Our stratified design was intended to measure </w:t>
      </w:r>
      <w:r w:rsidR="00847DA0">
        <w:t>mammal</w:t>
      </w:r>
      <w:r>
        <w:t xml:space="preserve"> distribution within the matrix of remaining boreal habitat. As a result, this study may not have captured localized, individual responses to disturbance features, such as the </w:t>
      </w:r>
      <w:r w:rsidR="00594499">
        <w:t>absence of squirrels within</w:t>
      </w:r>
      <w:r>
        <w:t xml:space="preserve"> timber</w:t>
      </w:r>
      <w:r w:rsidR="00254F92">
        <w:t xml:space="preserve"> </w:t>
      </w:r>
      <w:r w:rsidR="00594499">
        <w:t xml:space="preserve">harvest blocks </w:t>
      </w:r>
      <w:r>
        <w:t>documented in other studies (Fisher &amp; Wilkinson, 2005).</w:t>
      </w:r>
    </w:p>
    <w:p w14:paraId="2878DE47" w14:textId="0E5D9A94" w:rsidR="00512322" w:rsidRDefault="00E60473" w:rsidP="0032499E">
      <w:pPr>
        <w:ind w:firstLine="720"/>
      </w:pPr>
      <w:r>
        <w:t xml:space="preserve">The proposed mechanism of changes to predation at forest edges warrants further investigation by studies of predation rates or co-occurrence with red squirrels at </w:t>
      </w:r>
      <w:r w:rsidR="0032499E">
        <w:t>anthropogenic edges</w:t>
      </w:r>
      <w:r>
        <w:t>. We suspect that a large proportion of this shift in predation is driven by raptors like great-</w:t>
      </w:r>
      <w:r>
        <w:lastRenderedPageBreak/>
        <w:t xml:space="preserve">horned owls and northern goshawks, but raptor dynamics in disturbed boreal landscapes are poorly understood. Since </w:t>
      </w:r>
      <w:r w:rsidR="0009054F">
        <w:t xml:space="preserve">mammal-oriented </w:t>
      </w:r>
      <w:r>
        <w:t xml:space="preserve">camera traps generally do not reliably detect birds, synthetic studies or supplementary sources of data (e.g., automated recording units) will likely be required to study mammalian and avian communities concurrently. </w:t>
      </w:r>
    </w:p>
    <w:p w14:paraId="3FF41758" w14:textId="77777777" w:rsidR="00512322" w:rsidRPr="006A4E27" w:rsidRDefault="00E60473" w:rsidP="006A4E27">
      <w:pPr>
        <w:ind w:firstLine="720"/>
        <w:rPr>
          <w:b/>
          <w:bCs/>
        </w:rPr>
      </w:pPr>
      <w:bookmarkStart w:id="113" w:name="_9vhq2xeu7ytl" w:colFirst="0" w:colLast="0"/>
      <w:bookmarkEnd w:id="113"/>
      <w:r w:rsidRPr="006A4E27">
        <w:rPr>
          <w:b/>
          <w:bCs/>
        </w:rPr>
        <w:t>Conclusions</w:t>
      </w:r>
    </w:p>
    <w:p w14:paraId="123064BC" w14:textId="60EB1F82" w:rsidR="00512322" w:rsidRDefault="000B4AB9" w:rsidP="006A4E27">
      <w:pPr>
        <w:ind w:firstLine="720"/>
        <w:rPr>
          <w:b/>
        </w:rPr>
      </w:pPr>
      <w:r>
        <w:t xml:space="preserve">The novel landscape configuration generated by industrial </w:t>
      </w:r>
      <w:r w:rsidR="003E4325">
        <w:t>resource extraction can create important</w:t>
      </w:r>
      <w:r w:rsidR="00C267FF">
        <w:t xml:space="preserve"> –</w:t>
      </w:r>
      <w:r w:rsidR="003E4325">
        <w:t xml:space="preserve"> heretofore latent</w:t>
      </w:r>
      <w:r w:rsidR="00C267FF">
        <w:t xml:space="preserve"> – </w:t>
      </w:r>
      <w:r w:rsidR="003E4325">
        <w:t xml:space="preserve">effects on wildlife species. </w:t>
      </w:r>
      <w:r>
        <w:t xml:space="preserve">Red squirrel distribution in the Boreal Plains is influenced by landscape composition and configuration across </w:t>
      </w:r>
      <w:r w:rsidR="00C267FF">
        <w:t xml:space="preserve">multiple landscapes and </w:t>
      </w:r>
      <w:r>
        <w:t xml:space="preserve">multiple spatial scales. Each type of disturbance had different influences on red squirrel </w:t>
      </w:r>
      <w:r w:rsidR="00C539B6">
        <w:t>occurrence</w:t>
      </w:r>
      <w:r>
        <w:t>. We successfully generalized this relationship in</w:t>
      </w:r>
      <w:del w:id="114" w:author="Jason Fisher" w:date="2025-08-11T15:03:00Z" w16du:dateUtc="2025-08-11T22:03:00Z">
        <w:r w:rsidDel="00C539B6">
          <w:delText>to</w:delText>
        </w:r>
      </w:del>
      <w:r>
        <w:t xml:space="preserve"> a single model describing interacting positive effects of disturbance amount and negative effects of edge density, which we propose are mediated through resource complementation and increased predation, respectively. </w:t>
      </w:r>
      <w:r>
        <w:rPr>
          <w:highlight w:val="white"/>
        </w:rPr>
        <w:t>The ecological mechanisms through which landscape structure impacts red squirrels extend beyond straightforward measures of habitat loss. E</w:t>
      </w:r>
      <w:r>
        <w:t xml:space="preserve">xpanding the findings of Smith et al. (2024), our work emphasizes the </w:t>
      </w:r>
      <w:r>
        <w:rPr>
          <w:highlight w:val="white"/>
        </w:rPr>
        <w:t xml:space="preserve">multi-faceted influence of energy sector disturbances in boreal systems. </w:t>
      </w:r>
      <w:r>
        <w:t xml:space="preserve">Although red squirrels </w:t>
      </w:r>
      <w:r w:rsidR="00570949">
        <w:t>are not a</w:t>
      </w:r>
      <w:r>
        <w:t xml:space="preserve"> conservation </w:t>
      </w:r>
      <w:r w:rsidR="00570949">
        <w:t xml:space="preserve">concern </w:t>
      </w:r>
      <w:r>
        <w:t xml:space="preserve">in the Boreal Plains, </w:t>
      </w:r>
      <w:r w:rsidR="002A47FF">
        <w:t xml:space="preserve">they are an important prey species for many terrestrial and avian predators and </w:t>
      </w:r>
      <w:r>
        <w:t xml:space="preserve">their responses to industrial land-use underscore the importance of considering both configuration and composition of anthropogenic disturbances when assessing impacts </w:t>
      </w:r>
      <w:r w:rsidR="00AB6182">
        <w:t>on</w:t>
      </w:r>
      <w:r>
        <w:t xml:space="preserve"> mammal populations. Habitat alteration via industrial development and fragmentation are often collinear—there are few industrial development scenarios in which cumulative site disturbance is high but impacts on configuration are low. </w:t>
      </w:r>
      <w:r w:rsidR="003543AF">
        <w:t>We</w:t>
      </w:r>
      <w:r>
        <w:t xml:space="preserve"> </w:t>
      </w:r>
      <w:r w:rsidR="00AB6182">
        <w:t>provide</w:t>
      </w:r>
      <w:r>
        <w:t xml:space="preserve"> evidence that a focus on landscape composition </w:t>
      </w:r>
      <w:r w:rsidR="003543AF">
        <w:t>has underestimated</w:t>
      </w:r>
      <w:r>
        <w:t xml:space="preserve"> the full ecological impact of industrial development on wildlife communities. The multiscale modeling framework </w:t>
      </w:r>
      <w:r>
        <w:lastRenderedPageBreak/>
        <w:t xml:space="preserve">presented in this study encompassed an integration of multiple individual- and population-level </w:t>
      </w:r>
      <w:r w:rsidR="00DA537A">
        <w:t>processes and</w:t>
      </w:r>
      <w:r>
        <w:t xml:space="preserve"> could be applied to other species to better understand scale-dependent responses of wildlife to disturbances. As human influence over wild landscapes expands, the management of industrial activities will require cumulative risk approaches (e.g. Tyack et al., 2022) that encompass interacting stressors on wildlife and an increasing appreciation of the multiple ecological mechanisms through which disturbance reshapes the structure and function of ecological communities.</w:t>
      </w:r>
      <w:r>
        <w:br w:type="page"/>
      </w:r>
    </w:p>
    <w:p w14:paraId="65954B00" w14:textId="77777777" w:rsidR="00512322" w:rsidRPr="006A4E27" w:rsidRDefault="00E60473" w:rsidP="006A4E27">
      <w:pPr>
        <w:rPr>
          <w:b/>
          <w:bCs/>
        </w:rPr>
      </w:pPr>
      <w:bookmarkStart w:id="115" w:name="_nxm74ocr671m" w:colFirst="0" w:colLast="0"/>
      <w:bookmarkEnd w:id="115"/>
      <w:r w:rsidRPr="006A4E27">
        <w:rPr>
          <w:b/>
          <w:bCs/>
        </w:rPr>
        <w:lastRenderedPageBreak/>
        <w:t>Author contributions</w:t>
      </w:r>
    </w:p>
    <w:p w14:paraId="2B6B1C83" w14:textId="0146AE65" w:rsidR="00512322" w:rsidRDefault="00E60473" w:rsidP="006A4E27">
      <w:pPr>
        <w:rPr>
          <w:highlight w:val="white"/>
        </w:rPr>
      </w:pPr>
      <w:r>
        <w:rPr>
          <w:highlight w:val="white"/>
        </w:rPr>
        <w:t xml:space="preserve">Aidan Brushett and Emerald Arthurs conceived the study, designed the methodology, analyzed the data, and wrote the first draft of the manuscript; </w:t>
      </w:r>
      <w:r w:rsidR="00832812">
        <w:rPr>
          <w:highlight w:val="white"/>
        </w:rPr>
        <w:t xml:space="preserve">All authors </w:t>
      </w:r>
      <w:r>
        <w:rPr>
          <w:highlight w:val="white"/>
        </w:rPr>
        <w:t>collected the data; Jason Fisher oversaw the experimental design; All authors contributed meaningfully to the final draft of the manuscript and gave final approval for publication.</w:t>
      </w:r>
    </w:p>
    <w:p w14:paraId="47319B71" w14:textId="77777777" w:rsidR="00512322" w:rsidRPr="006A4E27" w:rsidRDefault="00E60473" w:rsidP="006A4E27">
      <w:pPr>
        <w:rPr>
          <w:b/>
          <w:bCs/>
        </w:rPr>
      </w:pPr>
      <w:bookmarkStart w:id="116" w:name="_n50qcarm0yrg" w:colFirst="0" w:colLast="0"/>
      <w:bookmarkEnd w:id="116"/>
      <w:r w:rsidRPr="006A4E27">
        <w:rPr>
          <w:b/>
          <w:bCs/>
        </w:rPr>
        <w:t>Acknowledgements</w:t>
      </w:r>
    </w:p>
    <w:p w14:paraId="55250D53" w14:textId="3093EA56" w:rsidR="00512322" w:rsidRDefault="00E60473" w:rsidP="006A4E27">
      <w:pPr>
        <w:rPr>
          <w:highlight w:val="white"/>
        </w:rPr>
      </w:pPr>
      <w:r>
        <w:rPr>
          <w:highlight w:val="white"/>
        </w:rPr>
        <w:t xml:space="preserve">Field data were collected by </w:t>
      </w:r>
      <w:r w:rsidR="00A869BF">
        <w:rPr>
          <w:highlight w:val="white"/>
        </w:rPr>
        <w:t xml:space="preserve">Millicent Gaston, Rebecca Smith, Andrew Barnas, MacGregor </w:t>
      </w:r>
      <w:r w:rsidR="003579BE">
        <w:rPr>
          <w:highlight w:val="white"/>
        </w:rPr>
        <w:t>Aubertin-</w:t>
      </w:r>
      <w:r w:rsidR="00A869BF">
        <w:rPr>
          <w:highlight w:val="white"/>
        </w:rPr>
        <w:t>Young, Laura</w:t>
      </w:r>
      <w:r w:rsidR="003579BE">
        <w:rPr>
          <w:highlight w:val="white"/>
        </w:rPr>
        <w:t xml:space="preserve"> Eliuk, Sandra Frey</w:t>
      </w:r>
      <w:r w:rsidR="00A869BF">
        <w:rPr>
          <w:highlight w:val="white"/>
        </w:rPr>
        <w:t xml:space="preserve">, </w:t>
      </w:r>
      <w:r w:rsidR="003579BE">
        <w:rPr>
          <w:highlight w:val="white"/>
        </w:rPr>
        <w:t>Nicole Boucher, Shay Marks, Emerald Arthurs, Aidan Brushett, Madison Carlson, Megan Braun, Jamie Clark</w:t>
      </w:r>
      <w:r w:rsidR="00AD2D6F">
        <w:rPr>
          <w:highlight w:val="white"/>
        </w:rPr>
        <w:t>e</w:t>
      </w:r>
      <w:r w:rsidR="003579BE">
        <w:rPr>
          <w:highlight w:val="white"/>
        </w:rPr>
        <w:t>, and Marissa Dyck</w:t>
      </w:r>
      <w:r w:rsidR="00A869BF">
        <w:rPr>
          <w:highlight w:val="white"/>
        </w:rPr>
        <w:t>.</w:t>
      </w:r>
      <w:r w:rsidR="00AD2D6F">
        <w:rPr>
          <w:highlight w:val="white"/>
        </w:rPr>
        <w:t xml:space="preserve"> W</w:t>
      </w:r>
      <w:r w:rsidR="00AD2D6F" w:rsidRPr="00AD2D6F">
        <w:rPr>
          <w:highlight w:val="white"/>
        </w:rPr>
        <w:t>e are grateful for land access provided by First Nations and private landowner</w:t>
      </w:r>
      <w:r w:rsidR="00AD2D6F">
        <w:rPr>
          <w:highlight w:val="white"/>
        </w:rPr>
        <w:t>s across the Boreal Plains to collect this data</w:t>
      </w:r>
      <w:r w:rsidR="00AD2D6F" w:rsidRPr="00AD2D6F">
        <w:rPr>
          <w:highlight w:val="white"/>
        </w:rPr>
        <w:t xml:space="preserve">.  </w:t>
      </w:r>
      <w:r w:rsidRPr="005647C4">
        <w:rPr>
          <w:highlight w:val="white"/>
        </w:rPr>
        <w:t xml:space="preserve">We are grateful for the comments of </w:t>
      </w:r>
      <w:r w:rsidR="003579BE" w:rsidRPr="005647C4">
        <w:rPr>
          <w:highlight w:val="white"/>
        </w:rPr>
        <w:t xml:space="preserve">Andrew Barnas </w:t>
      </w:r>
      <w:r w:rsidR="00AD2D6F" w:rsidRPr="005647C4">
        <w:rPr>
          <w:highlight w:val="white"/>
        </w:rPr>
        <w:t>on early versions of this manuscript</w:t>
      </w:r>
      <w:r w:rsidRPr="005647C4">
        <w:rPr>
          <w:highlight w:val="white"/>
        </w:rPr>
        <w:t>.</w:t>
      </w:r>
      <w:r>
        <w:rPr>
          <w:highlight w:val="white"/>
        </w:rPr>
        <w:t xml:space="preserve"> </w:t>
      </w:r>
      <w:r w:rsidR="002A47FF">
        <w:rPr>
          <w:highlight w:val="white"/>
        </w:rPr>
        <w:t xml:space="preserve">We are </w:t>
      </w:r>
      <w:r w:rsidR="00AD2D6F">
        <w:rPr>
          <w:highlight w:val="white"/>
        </w:rPr>
        <w:t>grateful</w:t>
      </w:r>
      <w:r w:rsidR="002A47FF">
        <w:rPr>
          <w:highlight w:val="white"/>
        </w:rPr>
        <w:t xml:space="preserve"> </w:t>
      </w:r>
      <w:r w:rsidR="00AD2D6F">
        <w:rPr>
          <w:highlight w:val="white"/>
        </w:rPr>
        <w:t>to</w:t>
      </w:r>
      <w:r w:rsidR="002A47FF">
        <w:rPr>
          <w:highlight w:val="white"/>
        </w:rPr>
        <w:t xml:space="preserve"> </w:t>
      </w:r>
      <w:r w:rsidR="00A869BF">
        <w:rPr>
          <w:highlight w:val="white"/>
        </w:rPr>
        <w:t>Millicent Gaston, Shay Marks, Madison Carlson, and Megan</w:t>
      </w:r>
      <w:r w:rsidR="003579BE">
        <w:rPr>
          <w:highlight w:val="white"/>
        </w:rPr>
        <w:t xml:space="preserve"> Braun</w:t>
      </w:r>
      <w:r w:rsidR="00A869BF">
        <w:rPr>
          <w:highlight w:val="white"/>
        </w:rPr>
        <w:t xml:space="preserve"> for </w:t>
      </w:r>
      <w:r w:rsidR="003579BE">
        <w:rPr>
          <w:highlight w:val="white"/>
        </w:rPr>
        <w:t>the many</w:t>
      </w:r>
      <w:r w:rsidR="00A869BF">
        <w:rPr>
          <w:highlight w:val="white"/>
        </w:rPr>
        <w:t xml:space="preserve"> hours spent image processing. </w:t>
      </w:r>
      <w:r>
        <w:rPr>
          <w:highlight w:val="white"/>
        </w:rPr>
        <w:t xml:space="preserve">Funding was provided by the Oil Sands Monitoring (OSM) </w:t>
      </w:r>
      <w:r w:rsidR="008C666E">
        <w:rPr>
          <w:highlight w:val="white"/>
        </w:rPr>
        <w:t>program,</w:t>
      </w:r>
      <w:r w:rsidR="00AF61A5">
        <w:rPr>
          <w:highlight w:val="white"/>
        </w:rPr>
        <w:t xml:space="preserve"> but this paper does not represent the views of that program. Additional support was provided by the </w:t>
      </w:r>
      <w:r>
        <w:rPr>
          <w:highlight w:val="white"/>
        </w:rPr>
        <w:t>Natural Sciences and Engineering R</w:t>
      </w:r>
      <w:r w:rsidR="00AD2D6F">
        <w:rPr>
          <w:highlight w:val="white"/>
        </w:rPr>
        <w:t>e</w:t>
      </w:r>
      <w:r>
        <w:rPr>
          <w:highlight w:val="white"/>
        </w:rPr>
        <w:t>search Council (NSERC)</w:t>
      </w:r>
      <w:r w:rsidR="00A1327D">
        <w:rPr>
          <w:highlight w:val="white"/>
        </w:rPr>
        <w:t xml:space="preserve"> Alliance Advantage Program. Student support was provided by NSERC’s Canada Graduate Scholarship program, </w:t>
      </w:r>
      <w:r w:rsidR="00D126F4">
        <w:rPr>
          <w:highlight w:val="white"/>
        </w:rPr>
        <w:t xml:space="preserve">the </w:t>
      </w:r>
      <w:r>
        <w:rPr>
          <w:highlight w:val="white"/>
        </w:rPr>
        <w:t>University of Victoria’s</w:t>
      </w:r>
      <w:r w:rsidR="00D126F4">
        <w:rPr>
          <w:highlight w:val="white"/>
        </w:rPr>
        <w:t xml:space="preserve"> (UVIC) School of Environmental Studies, and UVIC’s</w:t>
      </w:r>
      <w:r>
        <w:rPr>
          <w:highlight w:val="white"/>
        </w:rPr>
        <w:t xml:space="preserve"> Applied Conservation Macro Ecology (ACME) lab. </w:t>
      </w:r>
      <w:r w:rsidR="00AD2D6F">
        <w:rPr>
          <w:highlight w:val="white"/>
        </w:rPr>
        <w:t>Red squirrel</w:t>
      </w:r>
      <w:r w:rsidR="00AD2D6F" w:rsidRPr="00AD2D6F">
        <w:rPr>
          <w:highlight w:val="white"/>
        </w:rPr>
        <w:t xml:space="preserve"> silhouettes </w:t>
      </w:r>
      <w:r w:rsidR="00EC512E">
        <w:rPr>
          <w:highlight w:val="white"/>
        </w:rPr>
        <w:t xml:space="preserve">are </w:t>
      </w:r>
      <w:r w:rsidR="00AD2D6F">
        <w:rPr>
          <w:highlight w:val="white"/>
        </w:rPr>
        <w:t>by</w:t>
      </w:r>
      <w:r w:rsidR="00AD2D6F" w:rsidRPr="00AD2D6F">
        <w:rPr>
          <w:highlight w:val="white"/>
        </w:rPr>
        <w:t> </w:t>
      </w:r>
      <w:r w:rsidR="00AD2D6F" w:rsidRPr="00AB6182">
        <w:rPr>
          <w:highlight w:val="white"/>
        </w:rPr>
        <w:t>phylopic.org</w:t>
      </w:r>
      <w:r w:rsidR="00AD2D6F" w:rsidRPr="00AD2D6F">
        <w:rPr>
          <w:highlight w:val="white"/>
        </w:rPr>
        <w:t xml:space="preserve"> (accessed </w:t>
      </w:r>
      <w:r w:rsidR="00AD2D6F">
        <w:rPr>
          <w:highlight w:val="white"/>
        </w:rPr>
        <w:t xml:space="preserve">May 01, 2025). </w:t>
      </w:r>
    </w:p>
    <w:p w14:paraId="097D09BD" w14:textId="77777777" w:rsidR="00512322" w:rsidRPr="006A4E27" w:rsidRDefault="00E60473" w:rsidP="006A4E27">
      <w:pPr>
        <w:rPr>
          <w:b/>
          <w:bCs/>
        </w:rPr>
      </w:pPr>
      <w:bookmarkStart w:id="117" w:name="_geax5ozcw9q5" w:colFirst="0" w:colLast="0"/>
      <w:bookmarkEnd w:id="117"/>
      <w:r w:rsidRPr="006A4E27">
        <w:rPr>
          <w:b/>
          <w:bCs/>
        </w:rPr>
        <w:t>Conflict of interest</w:t>
      </w:r>
    </w:p>
    <w:p w14:paraId="1CEB504F" w14:textId="77777777" w:rsidR="00512322" w:rsidRDefault="00E60473" w:rsidP="006A4E27">
      <w:pPr>
        <w:rPr>
          <w:highlight w:val="white"/>
        </w:rPr>
      </w:pPr>
      <w:r>
        <w:rPr>
          <w:highlight w:val="white"/>
        </w:rPr>
        <w:t xml:space="preserve">The authors have no conflict of interest to declare. </w:t>
      </w:r>
    </w:p>
    <w:p w14:paraId="0A74A677" w14:textId="77777777" w:rsidR="00512322" w:rsidRPr="006A4E27" w:rsidRDefault="00E60473" w:rsidP="006A4E27">
      <w:pPr>
        <w:rPr>
          <w:b/>
          <w:bCs/>
        </w:rPr>
      </w:pPr>
      <w:bookmarkStart w:id="118" w:name="_r71kelrhzcb4" w:colFirst="0" w:colLast="0"/>
      <w:bookmarkEnd w:id="118"/>
      <w:r w:rsidRPr="006A4E27">
        <w:rPr>
          <w:b/>
          <w:bCs/>
        </w:rPr>
        <w:t>Data availability statement</w:t>
      </w:r>
    </w:p>
    <w:p w14:paraId="3822ECD0" w14:textId="77777777" w:rsidR="00512322" w:rsidRDefault="00E60473" w:rsidP="006A4E27">
      <w:r>
        <w:lastRenderedPageBreak/>
        <w:t>All data and scripts used to conduct this analysis are available in the GitHub repository https://github.com/aidanbrushett/OSM_red_squirrel_distribution</w:t>
      </w:r>
    </w:p>
    <w:p w14:paraId="45A09965" w14:textId="77777777" w:rsidR="00512322" w:rsidRPr="006A4E27" w:rsidRDefault="00E60473" w:rsidP="006A4E27">
      <w:pPr>
        <w:rPr>
          <w:b/>
          <w:bCs/>
        </w:rPr>
      </w:pPr>
      <w:bookmarkStart w:id="119" w:name="_qr3he6fkeia2" w:colFirst="0" w:colLast="0"/>
      <w:bookmarkStart w:id="120" w:name="_5ba5u8x12n52" w:colFirst="0" w:colLast="0"/>
      <w:bookmarkEnd w:id="119"/>
      <w:bookmarkEnd w:id="120"/>
      <w:r w:rsidRPr="006A4E27">
        <w:rPr>
          <w:b/>
          <w:bCs/>
        </w:rPr>
        <w:t>Supporting Information</w:t>
      </w:r>
    </w:p>
    <w:tbl>
      <w:tblPr>
        <w:tblStyle w:val="TableGrid"/>
        <w:tblW w:w="0" w:type="auto"/>
        <w:tblLook w:val="04A0" w:firstRow="1" w:lastRow="0" w:firstColumn="1" w:lastColumn="0" w:noHBand="0" w:noVBand="1"/>
      </w:tblPr>
      <w:tblGrid>
        <w:gridCol w:w="4248"/>
        <w:gridCol w:w="5102"/>
      </w:tblGrid>
      <w:tr w:rsidR="00473424" w14:paraId="66ED017D" w14:textId="77777777" w:rsidTr="000F0847">
        <w:tc>
          <w:tcPr>
            <w:tcW w:w="4248" w:type="dxa"/>
          </w:tcPr>
          <w:p w14:paraId="3ED552CB" w14:textId="0E837B09" w:rsidR="00473424" w:rsidRPr="006A4E27" w:rsidRDefault="00473424">
            <w:pPr>
              <w:rPr>
                <w:rFonts w:eastAsia="Calibri" w:cs="Times New Roman"/>
                <w:b/>
                <w:bCs/>
              </w:rPr>
            </w:pPr>
            <w:r w:rsidRPr="006A4E27">
              <w:rPr>
                <w:rFonts w:eastAsia="Calibri" w:cs="Times New Roman"/>
                <w:b/>
                <w:bCs/>
              </w:rPr>
              <w:t>File</w:t>
            </w:r>
          </w:p>
        </w:tc>
        <w:tc>
          <w:tcPr>
            <w:tcW w:w="5102" w:type="dxa"/>
          </w:tcPr>
          <w:p w14:paraId="18D60E3D" w14:textId="554ABA23" w:rsidR="00473424" w:rsidRPr="006A4E27" w:rsidRDefault="00473424">
            <w:pPr>
              <w:rPr>
                <w:rFonts w:eastAsia="Calibri" w:cs="Times New Roman"/>
                <w:b/>
                <w:bCs/>
              </w:rPr>
            </w:pPr>
            <w:r w:rsidRPr="006A4E27">
              <w:rPr>
                <w:rFonts w:eastAsia="Calibri" w:cs="Times New Roman"/>
                <w:b/>
                <w:bCs/>
              </w:rPr>
              <w:t>Description</w:t>
            </w:r>
          </w:p>
        </w:tc>
      </w:tr>
      <w:tr w:rsidR="00473424" w14:paraId="5DCD3D84" w14:textId="77777777" w:rsidTr="000F0847">
        <w:tc>
          <w:tcPr>
            <w:tcW w:w="4248" w:type="dxa"/>
          </w:tcPr>
          <w:p w14:paraId="2D5F159E" w14:textId="3D18003C" w:rsidR="00473424" w:rsidRPr="006A4E27" w:rsidRDefault="00473424">
            <w:pPr>
              <w:rPr>
                <w:rFonts w:eastAsia="Calibri" w:cs="Times New Roman"/>
              </w:rPr>
            </w:pPr>
            <w:r w:rsidRPr="006A4E27">
              <w:rPr>
                <w:rFonts w:eastAsia="Calibri" w:cs="Times New Roman"/>
              </w:rPr>
              <w:t>supporting_information.zip</w:t>
            </w:r>
          </w:p>
        </w:tc>
        <w:tc>
          <w:tcPr>
            <w:tcW w:w="5102" w:type="dxa"/>
          </w:tcPr>
          <w:p w14:paraId="648468BD" w14:textId="77777777" w:rsidR="00473424" w:rsidRPr="006A4E27" w:rsidRDefault="00473424">
            <w:pPr>
              <w:rPr>
                <w:rFonts w:eastAsia="Calibri" w:cs="Times New Roman"/>
              </w:rPr>
            </w:pPr>
            <w:r w:rsidRPr="006A4E27">
              <w:rPr>
                <w:rFonts w:eastAsia="Calibri" w:cs="Times New Roman"/>
              </w:rPr>
              <w:t>Figure S1</w:t>
            </w:r>
          </w:p>
          <w:p w14:paraId="07143BCC" w14:textId="77777777" w:rsidR="00473424" w:rsidRPr="006A4E27" w:rsidRDefault="00473424">
            <w:pPr>
              <w:rPr>
                <w:rFonts w:eastAsia="Calibri" w:cs="Times New Roman"/>
              </w:rPr>
            </w:pPr>
            <w:r w:rsidRPr="006A4E27">
              <w:rPr>
                <w:rFonts w:eastAsia="Calibri" w:cs="Times New Roman"/>
              </w:rPr>
              <w:t>Figure S2</w:t>
            </w:r>
          </w:p>
          <w:p w14:paraId="312B1B82" w14:textId="77777777" w:rsidR="00473424" w:rsidRPr="006A4E27" w:rsidRDefault="00473424">
            <w:pPr>
              <w:rPr>
                <w:rFonts w:eastAsia="Calibri" w:cs="Times New Roman"/>
              </w:rPr>
            </w:pPr>
            <w:r w:rsidRPr="006A4E27">
              <w:rPr>
                <w:rFonts w:eastAsia="Calibri" w:cs="Times New Roman"/>
              </w:rPr>
              <w:t>Figure S3</w:t>
            </w:r>
          </w:p>
          <w:p w14:paraId="135B3BEF" w14:textId="77777777" w:rsidR="00473424" w:rsidRPr="006A4E27" w:rsidRDefault="00473424">
            <w:pPr>
              <w:rPr>
                <w:rFonts w:eastAsia="Calibri" w:cs="Times New Roman"/>
              </w:rPr>
            </w:pPr>
            <w:r w:rsidRPr="006A4E27">
              <w:rPr>
                <w:rFonts w:eastAsia="Calibri" w:cs="Times New Roman"/>
              </w:rPr>
              <w:t>Table S1</w:t>
            </w:r>
          </w:p>
          <w:p w14:paraId="33CD15E2" w14:textId="5977B61B" w:rsidR="00473424" w:rsidRPr="006A4E27" w:rsidRDefault="00473424">
            <w:pPr>
              <w:rPr>
                <w:rFonts w:eastAsia="Calibri" w:cs="Times New Roman"/>
              </w:rPr>
            </w:pPr>
            <w:r w:rsidRPr="006A4E27">
              <w:rPr>
                <w:rFonts w:eastAsia="Calibri" w:cs="Times New Roman"/>
              </w:rPr>
              <w:t>Full R Markdown code and statistical analysis</w:t>
            </w:r>
          </w:p>
        </w:tc>
      </w:tr>
    </w:tbl>
    <w:p w14:paraId="6C26D09C" w14:textId="7B9BD1FB" w:rsidR="00473424" w:rsidRDefault="00473424">
      <w:pPr>
        <w:rPr>
          <w:rFonts w:ascii="Calibri" w:eastAsia="Calibri" w:hAnsi="Calibri" w:cs="Calibri"/>
          <w:sz w:val="32"/>
          <w:szCs w:val="32"/>
        </w:rPr>
      </w:pPr>
      <w:r>
        <w:rPr>
          <w:rFonts w:ascii="Calibri" w:eastAsia="Calibri" w:hAnsi="Calibri" w:cs="Calibri"/>
        </w:rPr>
        <w:br w:type="page"/>
      </w:r>
    </w:p>
    <w:p w14:paraId="00E5E762" w14:textId="77777777" w:rsidR="00512322" w:rsidRDefault="00E60473">
      <w:pPr>
        <w:pStyle w:val="Heading2"/>
        <w:spacing w:line="360" w:lineRule="auto"/>
      </w:pPr>
      <w:bookmarkStart w:id="121" w:name="_lgnt7crpj5en" w:colFirst="0" w:colLast="0"/>
      <w:bookmarkEnd w:id="121"/>
      <w:r>
        <w:lastRenderedPageBreak/>
        <w:t>References</w:t>
      </w:r>
    </w:p>
    <w:p w14:paraId="0EEA39C6" w14:textId="77777777" w:rsidR="00512322" w:rsidRDefault="00E60473">
      <w:pPr>
        <w:spacing w:after="240"/>
        <w:ind w:left="630"/>
        <w:rPr>
          <w:rFonts w:ascii="Calibri" w:eastAsia="Calibri" w:hAnsi="Calibri" w:cs="Calibri"/>
          <w:sz w:val="20"/>
          <w:szCs w:val="20"/>
        </w:rPr>
      </w:pPr>
      <w:bookmarkStart w:id="122" w:name="_6a4kq0etjl5t" w:colFirst="0" w:colLast="0"/>
      <w:bookmarkEnd w:id="122"/>
      <w:r>
        <w:rPr>
          <w:rFonts w:ascii="Calibri" w:eastAsia="Calibri" w:hAnsi="Calibri" w:cs="Calibri"/>
          <w:sz w:val="20"/>
          <w:szCs w:val="20"/>
        </w:rPr>
        <w:t xml:space="preserve">Abib, T. H., Chasmer, L., Hopkinson, C., Mahoney, C., &amp; Rodriguez, L. C. E. (2019). Seismic line impacts on proximal boreal forest and wetland environments in Alberta. </w:t>
      </w:r>
      <w:r>
        <w:rPr>
          <w:rFonts w:ascii="Calibri" w:eastAsia="Calibri" w:hAnsi="Calibri" w:cs="Calibri"/>
          <w:i/>
          <w:sz w:val="20"/>
          <w:szCs w:val="20"/>
        </w:rPr>
        <w:t>The Science of the Total Environment</w:t>
      </w:r>
      <w:r>
        <w:rPr>
          <w:rFonts w:ascii="Calibri" w:eastAsia="Calibri" w:hAnsi="Calibri" w:cs="Calibri"/>
          <w:sz w:val="20"/>
          <w:szCs w:val="20"/>
        </w:rPr>
        <w:t xml:space="preserve">, </w:t>
      </w:r>
      <w:r>
        <w:rPr>
          <w:rFonts w:ascii="Calibri" w:eastAsia="Calibri" w:hAnsi="Calibri" w:cs="Calibri"/>
          <w:i/>
          <w:sz w:val="20"/>
          <w:szCs w:val="20"/>
        </w:rPr>
        <w:t>658</w:t>
      </w:r>
      <w:r>
        <w:rPr>
          <w:rFonts w:ascii="Calibri" w:eastAsia="Calibri" w:hAnsi="Calibri" w:cs="Calibri"/>
          <w:sz w:val="20"/>
          <w:szCs w:val="20"/>
        </w:rPr>
        <w:t>, 1601–1613. https://doi.org/10.1016/j.scitotenv.2018.12.244</w:t>
      </w:r>
    </w:p>
    <w:p w14:paraId="245F2FB7" w14:textId="1431D845" w:rsidR="006B3800" w:rsidRPr="000F0847" w:rsidRDefault="006B3800" w:rsidP="006B3800">
      <w:pPr>
        <w:spacing w:after="240"/>
        <w:ind w:left="630"/>
        <w:rPr>
          <w:rFonts w:ascii="Calibri" w:eastAsia="Calibri" w:hAnsi="Calibri" w:cs="Calibri"/>
          <w:sz w:val="20"/>
          <w:szCs w:val="20"/>
          <w:lang w:val="en-CA"/>
        </w:rPr>
      </w:pPr>
      <w:r w:rsidRPr="006B3800">
        <w:rPr>
          <w:rFonts w:ascii="Calibri" w:eastAsia="Calibri" w:hAnsi="Calibri" w:cs="Calibri"/>
          <w:sz w:val="20"/>
          <w:szCs w:val="20"/>
          <w:lang w:val="en-CA"/>
        </w:rPr>
        <w:t>Akaike, H., 1998. Information theory and an extension of the maximum likelihood principle. In Selected papers of hirotugu akaike (pp. 199-213). New York, NY: Springer New York.</w:t>
      </w:r>
    </w:p>
    <w:p w14:paraId="4AB729FC" w14:textId="77777777" w:rsidR="00512322" w:rsidRDefault="00E60473">
      <w:pPr>
        <w:spacing w:after="240"/>
        <w:ind w:left="630"/>
        <w:rPr>
          <w:rFonts w:ascii="Calibri" w:eastAsia="Calibri" w:hAnsi="Calibri" w:cs="Calibri"/>
          <w:sz w:val="20"/>
          <w:szCs w:val="20"/>
        </w:rPr>
      </w:pPr>
      <w:bookmarkStart w:id="123" w:name="_otzho7fg7dfk" w:colFirst="0" w:colLast="0"/>
      <w:bookmarkEnd w:id="123"/>
      <w:r>
        <w:rPr>
          <w:rFonts w:ascii="Calibri" w:eastAsia="Calibri" w:hAnsi="Calibri" w:cs="Calibri"/>
          <w:sz w:val="20"/>
          <w:szCs w:val="20"/>
        </w:rPr>
        <w:t xml:space="preserve">Alberta Biodiversity Monitoring Institute. (2023a). </w:t>
      </w:r>
      <w:r>
        <w:rPr>
          <w:rFonts w:ascii="Calibri" w:eastAsia="Calibri" w:hAnsi="Calibri" w:cs="Calibri"/>
          <w:i/>
          <w:sz w:val="20"/>
          <w:szCs w:val="20"/>
        </w:rPr>
        <w:t>Status of Human Footprint in Alberta</w:t>
      </w:r>
      <w:r>
        <w:rPr>
          <w:rFonts w:ascii="Calibri" w:eastAsia="Calibri" w:hAnsi="Calibri" w:cs="Calibri"/>
          <w:sz w:val="20"/>
          <w:szCs w:val="20"/>
        </w:rPr>
        <w:t>. https://doi.org/https://archive.abmi.ca/home/reports/2023/human-footprint</w:t>
      </w:r>
    </w:p>
    <w:p w14:paraId="6FD291B5"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Alberta Biodiversity Monitoring Institute. (2023b). </w:t>
      </w:r>
      <w:r>
        <w:rPr>
          <w:rFonts w:ascii="Calibri" w:eastAsia="Calibri" w:hAnsi="Calibri" w:cs="Calibri"/>
          <w:i/>
          <w:sz w:val="20"/>
          <w:szCs w:val="20"/>
        </w:rPr>
        <w:t>Wall-to-Wall Human Footprint Inventory - Year 2021</w:t>
      </w:r>
      <w:r>
        <w:rPr>
          <w:rFonts w:ascii="Calibri" w:eastAsia="Calibri" w:hAnsi="Calibri" w:cs="Calibri"/>
          <w:sz w:val="20"/>
          <w:szCs w:val="20"/>
        </w:rPr>
        <w:t>. https://doi.org/https://abmi.ca/data-portal/46.html</w:t>
      </w:r>
    </w:p>
    <w:p w14:paraId="7C2CB726"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Anderson, E. M., &amp; Boutin, S. (2002). Edge effects on survival and behaviour of juvenile red squirrels (</w:t>
      </w:r>
      <w:r>
        <w:rPr>
          <w:rFonts w:ascii="Calibri" w:eastAsia="Calibri" w:hAnsi="Calibri" w:cs="Calibri"/>
          <w:i/>
          <w:sz w:val="20"/>
          <w:szCs w:val="20"/>
        </w:rPr>
        <w:t>Tamiasciurus hudsonicus</w:t>
      </w:r>
      <w:r>
        <w:rPr>
          <w:rFonts w:ascii="Calibri" w:eastAsia="Calibri" w:hAnsi="Calibri" w:cs="Calibri"/>
          <w:sz w:val="20"/>
          <w:szCs w:val="20"/>
        </w:rPr>
        <w:t xml:space="preserve">). </w:t>
      </w:r>
      <w:r>
        <w:rPr>
          <w:rFonts w:ascii="Calibri" w:eastAsia="Calibri" w:hAnsi="Calibri" w:cs="Calibri"/>
          <w:i/>
          <w:sz w:val="20"/>
          <w:szCs w:val="20"/>
        </w:rPr>
        <w:t>Canadian Journal of Zoology</w:t>
      </w:r>
      <w:r>
        <w:rPr>
          <w:rFonts w:ascii="Calibri" w:eastAsia="Calibri" w:hAnsi="Calibri" w:cs="Calibri"/>
          <w:sz w:val="20"/>
          <w:szCs w:val="20"/>
        </w:rPr>
        <w:t xml:space="preserve">, </w:t>
      </w:r>
      <w:r>
        <w:rPr>
          <w:rFonts w:ascii="Calibri" w:eastAsia="Calibri" w:hAnsi="Calibri" w:cs="Calibri"/>
          <w:i/>
          <w:sz w:val="20"/>
          <w:szCs w:val="20"/>
        </w:rPr>
        <w:t>80</w:t>
      </w:r>
      <w:r>
        <w:rPr>
          <w:rFonts w:ascii="Calibri" w:eastAsia="Calibri" w:hAnsi="Calibri" w:cs="Calibri"/>
          <w:sz w:val="20"/>
          <w:szCs w:val="20"/>
        </w:rPr>
        <w:t>(6), 1038–1046. https://doi.org/10.1139/z02-087</w:t>
      </w:r>
    </w:p>
    <w:p w14:paraId="5A7B2A4F"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Andrén, H. (1994). Effects of Habitat Fragmentation on Birds and Mammals in Landscapes with Different Proportions of Suitable Habitat: A Review. </w:t>
      </w:r>
      <w:r>
        <w:rPr>
          <w:rFonts w:ascii="Calibri" w:eastAsia="Calibri" w:hAnsi="Calibri" w:cs="Calibri"/>
          <w:i/>
          <w:sz w:val="20"/>
          <w:szCs w:val="20"/>
        </w:rPr>
        <w:t>Oikos</w:t>
      </w:r>
      <w:r>
        <w:rPr>
          <w:rFonts w:ascii="Calibri" w:eastAsia="Calibri" w:hAnsi="Calibri" w:cs="Calibri"/>
          <w:sz w:val="20"/>
          <w:szCs w:val="20"/>
        </w:rPr>
        <w:t xml:space="preserve">, </w:t>
      </w:r>
      <w:r>
        <w:rPr>
          <w:rFonts w:ascii="Calibri" w:eastAsia="Calibri" w:hAnsi="Calibri" w:cs="Calibri"/>
          <w:i/>
          <w:sz w:val="20"/>
          <w:szCs w:val="20"/>
        </w:rPr>
        <w:t>71</w:t>
      </w:r>
      <w:r>
        <w:rPr>
          <w:rFonts w:ascii="Calibri" w:eastAsia="Calibri" w:hAnsi="Calibri" w:cs="Calibri"/>
          <w:sz w:val="20"/>
          <w:szCs w:val="20"/>
        </w:rPr>
        <w:t>(3), 355–366. https://doi.org/10.2307/3545823</w:t>
      </w:r>
    </w:p>
    <w:p w14:paraId="4212FC21" w14:textId="77777777" w:rsidR="00512322" w:rsidRPr="00CE3AC8"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Bakker, V. J., &amp; Van Vuren, D. H. (2004). Gap‐Crossing Decisions by the Red Squirrel, a Forest‐Dependent </w:t>
      </w:r>
      <w:r w:rsidRPr="00CE3AC8">
        <w:rPr>
          <w:rFonts w:ascii="Calibri" w:eastAsia="Calibri" w:hAnsi="Calibri" w:cs="Calibri"/>
          <w:sz w:val="20"/>
          <w:szCs w:val="20"/>
        </w:rPr>
        <w:t xml:space="preserve">Small Mammal. </w:t>
      </w:r>
      <w:r w:rsidRPr="00CE3AC8">
        <w:rPr>
          <w:rFonts w:ascii="Calibri" w:eastAsia="Calibri" w:hAnsi="Calibri" w:cs="Calibri"/>
          <w:i/>
          <w:sz w:val="20"/>
          <w:szCs w:val="20"/>
        </w:rPr>
        <w:t>Conservation Biology</w:t>
      </w:r>
      <w:r w:rsidRPr="00CE3AC8">
        <w:rPr>
          <w:rFonts w:ascii="Calibri" w:eastAsia="Calibri" w:hAnsi="Calibri" w:cs="Calibri"/>
          <w:sz w:val="20"/>
          <w:szCs w:val="20"/>
        </w:rPr>
        <w:t xml:space="preserve">, </w:t>
      </w:r>
      <w:r w:rsidRPr="00CE3AC8">
        <w:rPr>
          <w:rFonts w:ascii="Calibri" w:eastAsia="Calibri" w:hAnsi="Calibri" w:cs="Calibri"/>
          <w:i/>
          <w:sz w:val="20"/>
          <w:szCs w:val="20"/>
        </w:rPr>
        <w:t>18</w:t>
      </w:r>
      <w:r w:rsidRPr="00CE3AC8">
        <w:rPr>
          <w:rFonts w:ascii="Calibri" w:eastAsia="Calibri" w:hAnsi="Calibri" w:cs="Calibri"/>
          <w:sz w:val="20"/>
          <w:szCs w:val="20"/>
        </w:rPr>
        <w:t>(3), 689–697. https://doi.org/10.1111/j.1523-1739.2004.00149.x</w:t>
      </w:r>
    </w:p>
    <w:p w14:paraId="6D5F5940" w14:textId="77777777" w:rsidR="00512322" w:rsidRPr="00CE3AC8" w:rsidRDefault="00E60473">
      <w:pPr>
        <w:spacing w:after="240"/>
        <w:ind w:left="630"/>
        <w:rPr>
          <w:rFonts w:ascii="Calibri" w:eastAsia="Calibri" w:hAnsi="Calibri" w:cs="Calibri"/>
          <w:i/>
          <w:sz w:val="20"/>
          <w:szCs w:val="20"/>
        </w:rPr>
      </w:pPr>
      <w:r w:rsidRPr="00CE3AC8">
        <w:rPr>
          <w:rFonts w:ascii="Calibri" w:eastAsia="Calibri" w:hAnsi="Calibri" w:cs="Calibri"/>
          <w:sz w:val="20"/>
          <w:szCs w:val="20"/>
        </w:rPr>
        <w:t xml:space="preserve">Barton, K. (2015). Package ‘mumin.’ </w:t>
      </w:r>
      <w:r w:rsidRPr="00CE3AC8">
        <w:rPr>
          <w:rFonts w:ascii="Calibri" w:eastAsia="Calibri" w:hAnsi="Calibri" w:cs="Calibri"/>
          <w:i/>
          <w:sz w:val="20"/>
          <w:szCs w:val="20"/>
        </w:rPr>
        <w:t>Version</w:t>
      </w:r>
      <w:r w:rsidRPr="00CE3AC8">
        <w:rPr>
          <w:rFonts w:ascii="Calibri" w:eastAsia="Calibri" w:hAnsi="Calibri" w:cs="Calibri"/>
          <w:sz w:val="20"/>
          <w:szCs w:val="20"/>
        </w:rPr>
        <w:t xml:space="preserve"> </w:t>
      </w:r>
      <w:r w:rsidRPr="00CE3AC8">
        <w:rPr>
          <w:rFonts w:ascii="Calibri" w:eastAsia="Calibri" w:hAnsi="Calibri" w:cs="Calibri"/>
          <w:i/>
          <w:sz w:val="20"/>
          <w:szCs w:val="20"/>
        </w:rPr>
        <w:t>1</w:t>
      </w:r>
      <w:r w:rsidRPr="00CE3AC8">
        <w:rPr>
          <w:rFonts w:ascii="Calibri" w:eastAsia="Calibri" w:hAnsi="Calibri" w:cs="Calibri"/>
          <w:sz w:val="20"/>
          <w:szCs w:val="20"/>
        </w:rPr>
        <w:t>.</w:t>
      </w:r>
      <w:r w:rsidRPr="00CE3AC8">
        <w:rPr>
          <w:rFonts w:ascii="Calibri" w:eastAsia="Calibri" w:hAnsi="Calibri" w:cs="Calibri"/>
          <w:i/>
          <w:sz w:val="20"/>
          <w:szCs w:val="20"/>
        </w:rPr>
        <w:t>18.</w:t>
      </w:r>
    </w:p>
    <w:p w14:paraId="22F6D554" w14:textId="302F11C2" w:rsidR="00E46A36" w:rsidRPr="00636173" w:rsidRDefault="00E46A36" w:rsidP="00E46A36">
      <w:pPr>
        <w:spacing w:after="240"/>
        <w:ind w:left="630"/>
        <w:rPr>
          <w:rFonts w:ascii="Calibri" w:eastAsia="Calibri" w:hAnsi="Calibri" w:cs="Calibri"/>
          <w:iCs/>
          <w:sz w:val="20"/>
          <w:szCs w:val="20"/>
          <w:lang w:val="en-CA"/>
        </w:rPr>
      </w:pPr>
      <w:r w:rsidRPr="00CE3AC8">
        <w:rPr>
          <w:rFonts w:ascii="Calibri" w:eastAsia="Calibri" w:hAnsi="Calibri" w:cs="Calibri"/>
          <w:iCs/>
          <w:sz w:val="20"/>
          <w:szCs w:val="20"/>
          <w:lang w:val="en-CA"/>
        </w:rPr>
        <w:t xml:space="preserve">Barnas, A. F., Ladle, A., Burgar, J. M., Burton, A. C., Boyce, M. S., Eliuk, L., Grey, F., Heim, N., Paczkowski, J., Stewart, F. E. C., Tattersall, E., &amp; Fisher, J. T. (2024). How landscape traits affect boreal mammal responses to anthropogenic disturbance. </w:t>
      </w:r>
      <w:r w:rsidRPr="00CE3AC8">
        <w:rPr>
          <w:rFonts w:ascii="Calibri" w:eastAsia="Calibri" w:hAnsi="Calibri" w:cs="Calibri"/>
          <w:i/>
          <w:iCs/>
          <w:sz w:val="20"/>
          <w:szCs w:val="20"/>
          <w:lang w:val="en-CA"/>
        </w:rPr>
        <w:t>The Science of the Total Environment</w:t>
      </w:r>
      <w:r w:rsidRPr="00CE3AC8">
        <w:rPr>
          <w:rFonts w:ascii="Calibri" w:eastAsia="Calibri" w:hAnsi="Calibri" w:cs="Calibri"/>
          <w:iCs/>
          <w:sz w:val="20"/>
          <w:szCs w:val="20"/>
          <w:lang w:val="en-CA"/>
        </w:rPr>
        <w:t xml:space="preserve">, </w:t>
      </w:r>
      <w:r w:rsidRPr="00CE3AC8">
        <w:rPr>
          <w:rFonts w:ascii="Calibri" w:eastAsia="Calibri" w:hAnsi="Calibri" w:cs="Calibri"/>
          <w:i/>
          <w:iCs/>
          <w:sz w:val="20"/>
          <w:szCs w:val="20"/>
          <w:lang w:val="en-CA"/>
        </w:rPr>
        <w:t>915</w:t>
      </w:r>
      <w:r w:rsidRPr="00CE3AC8">
        <w:rPr>
          <w:rFonts w:ascii="Calibri" w:eastAsia="Calibri" w:hAnsi="Calibri" w:cs="Calibri"/>
          <w:iCs/>
          <w:sz w:val="20"/>
          <w:szCs w:val="20"/>
          <w:lang w:val="en-CA"/>
        </w:rPr>
        <w:t>, 169285–169285. https://doi.org/10.1016/j.scitotenv.2023.169285</w:t>
      </w:r>
    </w:p>
    <w:p w14:paraId="7DEFCF3A" w14:textId="79234E47" w:rsidR="00512322" w:rsidRDefault="00E60473">
      <w:pPr>
        <w:spacing w:after="240"/>
        <w:ind w:left="630"/>
        <w:rPr>
          <w:rFonts w:ascii="Calibri" w:eastAsia="Calibri" w:hAnsi="Calibri" w:cs="Calibri"/>
          <w:sz w:val="20"/>
          <w:szCs w:val="20"/>
        </w:rPr>
      </w:pPr>
      <w:r w:rsidRPr="00CE3AC8">
        <w:rPr>
          <w:rFonts w:ascii="Calibri" w:eastAsia="Calibri" w:hAnsi="Calibri" w:cs="Calibri"/>
          <w:sz w:val="20"/>
          <w:szCs w:val="20"/>
        </w:rPr>
        <w:lastRenderedPageBreak/>
        <w:t>Bayne, E., Dennett, J., Kohler, M., Ball, J., Bidwell, M., Braid, A., Chetelat, J., Dillegeard, E., Farr, D., Fisher, J., Freemark, M., Foster, K., Godwin, C</w:t>
      </w:r>
      <w:r>
        <w:rPr>
          <w:rFonts w:ascii="Calibri" w:eastAsia="Calibri" w:hAnsi="Calibri" w:cs="Calibri"/>
          <w:sz w:val="20"/>
          <w:szCs w:val="20"/>
        </w:rPr>
        <w:t xml:space="preserve">., Hebert, C., Huggard, D., McIssac, D., Narwani, T., Nielsen, S., Pauli, B., … Mundy, L. (2021). </w:t>
      </w:r>
      <w:r>
        <w:rPr>
          <w:rFonts w:ascii="Calibri" w:eastAsia="Calibri" w:hAnsi="Calibri" w:cs="Calibri"/>
          <w:i/>
          <w:sz w:val="20"/>
          <w:szCs w:val="20"/>
        </w:rPr>
        <w:t>Oil Sands Monitoring Program: A Before-After Dose</w:t>
      </w:r>
      <w:r w:rsidR="006B06FC">
        <w:rPr>
          <w:rFonts w:ascii="Calibri" w:eastAsia="Calibri" w:hAnsi="Calibri" w:cs="Calibri"/>
          <w:i/>
          <w:sz w:val="20"/>
          <w:szCs w:val="20"/>
        </w:rPr>
        <w:t xml:space="preserve"> </w:t>
      </w:r>
      <w:r>
        <w:rPr>
          <w:rFonts w:ascii="Calibri" w:eastAsia="Calibri" w:hAnsi="Calibri" w:cs="Calibri"/>
          <w:i/>
          <w:sz w:val="20"/>
          <w:szCs w:val="20"/>
        </w:rPr>
        <w:t>Response Terrestrial Biological Monitoring Framework for the Oil Sands. (OSM Technical Report Series No. 7)</w:t>
      </w:r>
      <w:r>
        <w:rPr>
          <w:rFonts w:ascii="Calibri" w:eastAsia="Calibri" w:hAnsi="Calibri" w:cs="Calibri"/>
          <w:sz w:val="20"/>
          <w:szCs w:val="20"/>
        </w:rPr>
        <w:t>.</w:t>
      </w:r>
    </w:p>
    <w:p w14:paraId="73EDE252"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Bayne, E., &amp; Hobson, K. (2000). Relative use of contiguous and fragmented boreal forest by red squirrels (Tamiasciurus hudsonicus). </w:t>
      </w:r>
      <w:r>
        <w:rPr>
          <w:rFonts w:ascii="Calibri" w:eastAsia="Calibri" w:hAnsi="Calibri" w:cs="Calibri"/>
          <w:i/>
          <w:sz w:val="20"/>
          <w:szCs w:val="20"/>
        </w:rPr>
        <w:t>Canadian Journal of Zoology</w:t>
      </w:r>
      <w:r>
        <w:rPr>
          <w:rFonts w:ascii="Calibri" w:eastAsia="Calibri" w:hAnsi="Calibri" w:cs="Calibri"/>
          <w:sz w:val="20"/>
          <w:szCs w:val="20"/>
        </w:rPr>
        <w:t xml:space="preserve">, </w:t>
      </w:r>
      <w:r>
        <w:rPr>
          <w:rFonts w:ascii="Calibri" w:eastAsia="Calibri" w:hAnsi="Calibri" w:cs="Calibri"/>
          <w:i/>
          <w:sz w:val="20"/>
          <w:szCs w:val="20"/>
        </w:rPr>
        <w:t>78</w:t>
      </w:r>
      <w:r>
        <w:rPr>
          <w:rFonts w:ascii="Calibri" w:eastAsia="Calibri" w:hAnsi="Calibri" w:cs="Calibri"/>
          <w:sz w:val="20"/>
          <w:szCs w:val="20"/>
        </w:rPr>
        <w:t>(3), 359–365. https://doi.org/10.1139/z99-219</w:t>
      </w:r>
    </w:p>
    <w:p w14:paraId="0810668B"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Beirne, C., Sun, C., Tattersall, E. R., Burgar, J. M., Fisher, J. T., &amp; Burton, A. C. (2021). Multispecies modelling reveals potential for habitat restoration to re-establish boreal vertebrate community dynamics. </w:t>
      </w:r>
      <w:r>
        <w:rPr>
          <w:rFonts w:ascii="Calibri" w:eastAsia="Calibri" w:hAnsi="Calibri" w:cs="Calibri"/>
          <w:i/>
          <w:sz w:val="20"/>
          <w:szCs w:val="20"/>
        </w:rPr>
        <w:t>Journal of Applied Ecology</w:t>
      </w:r>
      <w:r>
        <w:rPr>
          <w:rFonts w:ascii="Calibri" w:eastAsia="Calibri" w:hAnsi="Calibri" w:cs="Calibri"/>
          <w:sz w:val="20"/>
          <w:szCs w:val="20"/>
        </w:rPr>
        <w:t xml:space="preserve">, </w:t>
      </w:r>
      <w:r>
        <w:rPr>
          <w:rFonts w:ascii="Calibri" w:eastAsia="Calibri" w:hAnsi="Calibri" w:cs="Calibri"/>
          <w:i/>
          <w:sz w:val="20"/>
          <w:szCs w:val="20"/>
        </w:rPr>
        <w:t>58</w:t>
      </w:r>
      <w:r>
        <w:rPr>
          <w:rFonts w:ascii="Calibri" w:eastAsia="Calibri" w:hAnsi="Calibri" w:cs="Calibri"/>
          <w:sz w:val="20"/>
          <w:szCs w:val="20"/>
        </w:rPr>
        <w:t>(12), 2821–2832. https://doi.org/10.1111/1365-2664.14020</w:t>
      </w:r>
    </w:p>
    <w:p w14:paraId="783A949F"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Benhamou, S. (1996). Space use and foraging movements in the American red squirrel (</w:t>
      </w:r>
      <w:r>
        <w:rPr>
          <w:rFonts w:ascii="Calibri" w:eastAsia="Calibri" w:hAnsi="Calibri" w:cs="Calibri"/>
          <w:i/>
          <w:sz w:val="20"/>
          <w:szCs w:val="20"/>
        </w:rPr>
        <w:t>Tamiasciurus hudsonicus</w:t>
      </w:r>
      <w:r>
        <w:rPr>
          <w:rFonts w:ascii="Calibri" w:eastAsia="Calibri" w:hAnsi="Calibri" w:cs="Calibri"/>
          <w:sz w:val="20"/>
          <w:szCs w:val="20"/>
        </w:rPr>
        <w:t xml:space="preserve">). </w:t>
      </w:r>
      <w:r>
        <w:rPr>
          <w:rFonts w:ascii="Calibri" w:eastAsia="Calibri" w:hAnsi="Calibri" w:cs="Calibri"/>
          <w:i/>
          <w:sz w:val="20"/>
          <w:szCs w:val="20"/>
        </w:rPr>
        <w:t>Behavioural Processes</w:t>
      </w:r>
      <w:r>
        <w:rPr>
          <w:rFonts w:ascii="Calibri" w:eastAsia="Calibri" w:hAnsi="Calibri" w:cs="Calibri"/>
          <w:sz w:val="20"/>
          <w:szCs w:val="20"/>
        </w:rPr>
        <w:t xml:space="preserve">, </w:t>
      </w:r>
      <w:r>
        <w:rPr>
          <w:rFonts w:ascii="Calibri" w:eastAsia="Calibri" w:hAnsi="Calibri" w:cs="Calibri"/>
          <w:i/>
          <w:sz w:val="20"/>
          <w:szCs w:val="20"/>
        </w:rPr>
        <w:t>37</w:t>
      </w:r>
      <w:r>
        <w:rPr>
          <w:rFonts w:ascii="Calibri" w:eastAsia="Calibri" w:hAnsi="Calibri" w:cs="Calibri"/>
          <w:sz w:val="20"/>
          <w:szCs w:val="20"/>
        </w:rPr>
        <w:t>(2), 89–102. https://doi.org/10.1016/0376-6357(95)00073-9</w:t>
      </w:r>
    </w:p>
    <w:p w14:paraId="7A648574"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Brooks, T. M., Mittermeier, R. A., Mittermeier, C. G., Da Fonseca, G. A. B., Rylands, A. B., Konstant, W. R., Flick, P., Pilgrim, J., Oldfield, S., Magin, G., &amp; Hilton‐Taylor, C. (2002). Habitat Loss and Extinction in the Hotspots of Biodiversity. </w:t>
      </w:r>
      <w:r>
        <w:rPr>
          <w:rFonts w:ascii="Calibri" w:eastAsia="Calibri" w:hAnsi="Calibri" w:cs="Calibri"/>
          <w:i/>
          <w:sz w:val="20"/>
          <w:szCs w:val="20"/>
        </w:rPr>
        <w:t>Conservation Biology</w:t>
      </w:r>
      <w:r>
        <w:rPr>
          <w:rFonts w:ascii="Calibri" w:eastAsia="Calibri" w:hAnsi="Calibri" w:cs="Calibri"/>
          <w:sz w:val="20"/>
          <w:szCs w:val="20"/>
        </w:rPr>
        <w:t xml:space="preserve">, </w:t>
      </w:r>
      <w:r>
        <w:rPr>
          <w:rFonts w:ascii="Calibri" w:eastAsia="Calibri" w:hAnsi="Calibri" w:cs="Calibri"/>
          <w:i/>
          <w:sz w:val="20"/>
          <w:szCs w:val="20"/>
        </w:rPr>
        <w:t>16</w:t>
      </w:r>
      <w:r>
        <w:rPr>
          <w:rFonts w:ascii="Calibri" w:eastAsia="Calibri" w:hAnsi="Calibri" w:cs="Calibri"/>
          <w:sz w:val="20"/>
          <w:szCs w:val="20"/>
        </w:rPr>
        <w:t>(4), 909–923. https://doi.org/10.1046/j.1523-1739.2002.00530.x</w:t>
      </w:r>
    </w:p>
    <w:p w14:paraId="7D60B058"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Burgar, J. M., Burton, A. C., &amp; Fisher, J. T. (2019). The importance of considering multiple interacting species for conservation of species at risk. </w:t>
      </w:r>
      <w:r>
        <w:rPr>
          <w:rFonts w:ascii="Calibri" w:eastAsia="Calibri" w:hAnsi="Calibri" w:cs="Calibri"/>
          <w:i/>
          <w:sz w:val="20"/>
          <w:szCs w:val="20"/>
        </w:rPr>
        <w:t>Conservation Biology</w:t>
      </w:r>
      <w:r>
        <w:rPr>
          <w:rFonts w:ascii="Calibri" w:eastAsia="Calibri" w:hAnsi="Calibri" w:cs="Calibri"/>
          <w:sz w:val="20"/>
          <w:szCs w:val="20"/>
        </w:rPr>
        <w:t xml:space="preserve">, </w:t>
      </w:r>
      <w:r>
        <w:rPr>
          <w:rFonts w:ascii="Calibri" w:eastAsia="Calibri" w:hAnsi="Calibri" w:cs="Calibri"/>
          <w:i/>
          <w:sz w:val="20"/>
          <w:szCs w:val="20"/>
        </w:rPr>
        <w:t>33</w:t>
      </w:r>
      <w:r>
        <w:rPr>
          <w:rFonts w:ascii="Calibri" w:eastAsia="Calibri" w:hAnsi="Calibri" w:cs="Calibri"/>
          <w:sz w:val="20"/>
          <w:szCs w:val="20"/>
        </w:rPr>
        <w:t>(3), 709–715. https://doi.org/10.1111/cobi.13233</w:t>
      </w:r>
    </w:p>
    <w:p w14:paraId="015A0DE5"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Burnham, K., &amp; Anderson, D. (2002). </w:t>
      </w:r>
      <w:r>
        <w:rPr>
          <w:rFonts w:ascii="Calibri" w:eastAsia="Calibri" w:hAnsi="Calibri" w:cs="Calibri"/>
          <w:i/>
          <w:sz w:val="20"/>
          <w:szCs w:val="20"/>
        </w:rPr>
        <w:t>Model Selection and Multimodel Inference</w:t>
      </w:r>
      <w:r>
        <w:rPr>
          <w:rFonts w:ascii="Calibri" w:eastAsia="Calibri" w:hAnsi="Calibri" w:cs="Calibri"/>
          <w:sz w:val="20"/>
          <w:szCs w:val="20"/>
        </w:rPr>
        <w:t xml:space="preserve"> (K. P. Burnham &amp; D. R. Anderson, Eds.). Springer New York. https://doi.org/10.1007/b97636</w:t>
      </w:r>
    </w:p>
    <w:p w14:paraId="76D3A949"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Burton, A. C., Neilson, E., Moreira, D., Ladle, A., Steenweg, R., Fisher, J. T., Bayne, E., &amp; Boutin, S. (2015). REVIEW: Wildlife camera trapping: a review and recommendations for linking surveys to ecological processes. </w:t>
      </w:r>
      <w:r>
        <w:rPr>
          <w:rFonts w:ascii="Calibri" w:eastAsia="Calibri" w:hAnsi="Calibri" w:cs="Calibri"/>
          <w:i/>
          <w:sz w:val="20"/>
          <w:szCs w:val="20"/>
        </w:rPr>
        <w:t>Journal of Applied Ecology</w:t>
      </w:r>
      <w:r>
        <w:rPr>
          <w:rFonts w:ascii="Calibri" w:eastAsia="Calibri" w:hAnsi="Calibri" w:cs="Calibri"/>
          <w:sz w:val="20"/>
          <w:szCs w:val="20"/>
        </w:rPr>
        <w:t xml:space="preserve">, </w:t>
      </w:r>
      <w:r>
        <w:rPr>
          <w:rFonts w:ascii="Calibri" w:eastAsia="Calibri" w:hAnsi="Calibri" w:cs="Calibri"/>
          <w:i/>
          <w:sz w:val="20"/>
          <w:szCs w:val="20"/>
        </w:rPr>
        <w:t>52</w:t>
      </w:r>
      <w:r>
        <w:rPr>
          <w:rFonts w:ascii="Calibri" w:eastAsia="Calibri" w:hAnsi="Calibri" w:cs="Calibri"/>
          <w:sz w:val="20"/>
          <w:szCs w:val="20"/>
        </w:rPr>
        <w:t>(3), 675–685. https://doi.org/10.1111/1365-2664.12432</w:t>
      </w:r>
    </w:p>
    <w:p w14:paraId="23E0406B"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lastRenderedPageBreak/>
        <w:t>Clare, J. D. J., Zuckerberg, B., Liu, N., Stenglein, J. L., Van Deelen, T. R., Pauli, J. N., &amp; Townsend, P. A. (2023). A phenology of fear: Investigating scale and seasonality in predator–prey games between wolves and white‐tailed deer. Ecology (Durham), 104(5), e4019-n/a. https://doi.org/10.1002/ecy.4019</w:t>
      </w:r>
    </w:p>
    <w:p w14:paraId="6D13FCDE"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Constantinou, A., Burton, A. C., Simard, S., &amp; Hodder, D. (2025). Initial Effects of Clearcutting and Partial Retention Forest Harvesting Methods on Some Small Mammals in Northern British Columbia. </w:t>
      </w:r>
      <w:r>
        <w:rPr>
          <w:rFonts w:ascii="Calibri" w:eastAsia="Calibri" w:hAnsi="Calibri" w:cs="Calibri"/>
          <w:i/>
          <w:sz w:val="20"/>
          <w:szCs w:val="20"/>
        </w:rPr>
        <w:t>Journal of Ecosystems and Management</w:t>
      </w:r>
      <w:r>
        <w:rPr>
          <w:rFonts w:ascii="Calibri" w:eastAsia="Calibri" w:hAnsi="Calibri" w:cs="Calibri"/>
          <w:sz w:val="20"/>
          <w:szCs w:val="20"/>
        </w:rPr>
        <w:t xml:space="preserve">, </w:t>
      </w:r>
      <w:r>
        <w:rPr>
          <w:rFonts w:ascii="Calibri" w:eastAsia="Calibri" w:hAnsi="Calibri" w:cs="Calibri"/>
          <w:i/>
          <w:sz w:val="20"/>
          <w:szCs w:val="20"/>
        </w:rPr>
        <w:t>25</w:t>
      </w:r>
      <w:r>
        <w:rPr>
          <w:rFonts w:ascii="Calibri" w:eastAsia="Calibri" w:hAnsi="Calibri" w:cs="Calibri"/>
          <w:sz w:val="20"/>
          <w:szCs w:val="20"/>
        </w:rPr>
        <w:t>(1). https://doi.org/10.22230/jem.2025v25n1a637</w:t>
      </w:r>
    </w:p>
    <w:p w14:paraId="32D8D31A"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Côté, I. M., Darling, E. S., &amp; Brown, C. J. (2016). Interactions among ecosystem stressors and their importance in conservation. </w:t>
      </w:r>
      <w:r>
        <w:rPr>
          <w:rFonts w:ascii="Calibri" w:eastAsia="Calibri" w:hAnsi="Calibri" w:cs="Calibri"/>
          <w:i/>
          <w:sz w:val="20"/>
          <w:szCs w:val="20"/>
        </w:rPr>
        <w:t>Proceedings of the Royal Society B: Biological Sciences</w:t>
      </w:r>
      <w:r>
        <w:rPr>
          <w:rFonts w:ascii="Calibri" w:eastAsia="Calibri" w:hAnsi="Calibri" w:cs="Calibri"/>
          <w:sz w:val="20"/>
          <w:szCs w:val="20"/>
        </w:rPr>
        <w:t xml:space="preserve">, </w:t>
      </w:r>
      <w:r>
        <w:rPr>
          <w:rFonts w:ascii="Calibri" w:eastAsia="Calibri" w:hAnsi="Calibri" w:cs="Calibri"/>
          <w:i/>
          <w:sz w:val="20"/>
          <w:szCs w:val="20"/>
        </w:rPr>
        <w:t>283</w:t>
      </w:r>
      <w:r>
        <w:rPr>
          <w:rFonts w:ascii="Calibri" w:eastAsia="Calibri" w:hAnsi="Calibri" w:cs="Calibri"/>
          <w:sz w:val="20"/>
          <w:szCs w:val="20"/>
        </w:rPr>
        <w:t>(1824), 20152592. https://doi.org/10.1098/rspb.2015.2592</w:t>
      </w:r>
    </w:p>
    <w:p w14:paraId="43274910"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Curveira-Santos, G., Marion, S., Sutherland, C., Beirne, C., Herdman, E. J., Tattersall, E. R., Burgar, J. M., Fisher, J. T., &amp; Burton, A. C. (2024). Disturbance-mediated changes to boreal mammal spatial networks in industrializing landscapes. </w:t>
      </w:r>
      <w:r>
        <w:rPr>
          <w:rFonts w:ascii="Calibri" w:eastAsia="Calibri" w:hAnsi="Calibri" w:cs="Calibri"/>
          <w:i/>
          <w:sz w:val="20"/>
          <w:szCs w:val="20"/>
        </w:rPr>
        <w:t>Ecological Applications</w:t>
      </w:r>
      <w:r>
        <w:rPr>
          <w:rFonts w:ascii="Calibri" w:eastAsia="Calibri" w:hAnsi="Calibri" w:cs="Calibri"/>
          <w:sz w:val="20"/>
          <w:szCs w:val="20"/>
        </w:rPr>
        <w:t xml:space="preserve">, </w:t>
      </w:r>
      <w:r>
        <w:rPr>
          <w:rFonts w:ascii="Calibri" w:eastAsia="Calibri" w:hAnsi="Calibri" w:cs="Calibri"/>
          <w:i/>
          <w:sz w:val="20"/>
          <w:szCs w:val="20"/>
        </w:rPr>
        <w:t>34</w:t>
      </w:r>
      <w:r>
        <w:rPr>
          <w:rFonts w:ascii="Calibri" w:eastAsia="Calibri" w:hAnsi="Calibri" w:cs="Calibri"/>
          <w:sz w:val="20"/>
          <w:szCs w:val="20"/>
        </w:rPr>
        <w:t>(6), e3004. https://doi.org/10.1002/eap.3004</w:t>
      </w:r>
    </w:p>
    <w:p w14:paraId="552AC2A1"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Dabros, A., Pyper, M., &amp; Castilla, G. (2018). Seismic lines in the boreal and arctic ecosystems of North America: environmental impacts, challenges, and opportunities. </w:t>
      </w:r>
      <w:r>
        <w:rPr>
          <w:rFonts w:ascii="Calibri" w:eastAsia="Calibri" w:hAnsi="Calibri" w:cs="Calibri"/>
          <w:i/>
          <w:sz w:val="20"/>
          <w:szCs w:val="20"/>
        </w:rPr>
        <w:t>Environmental Reviews</w:t>
      </w:r>
      <w:r>
        <w:rPr>
          <w:rFonts w:ascii="Calibri" w:eastAsia="Calibri" w:hAnsi="Calibri" w:cs="Calibri"/>
          <w:sz w:val="20"/>
          <w:szCs w:val="20"/>
        </w:rPr>
        <w:t xml:space="preserve">, </w:t>
      </w:r>
      <w:r>
        <w:rPr>
          <w:rFonts w:ascii="Calibri" w:eastAsia="Calibri" w:hAnsi="Calibri" w:cs="Calibri"/>
          <w:i/>
          <w:sz w:val="20"/>
          <w:szCs w:val="20"/>
        </w:rPr>
        <w:t>26</w:t>
      </w:r>
      <w:r>
        <w:rPr>
          <w:rFonts w:ascii="Calibri" w:eastAsia="Calibri" w:hAnsi="Calibri" w:cs="Calibri"/>
          <w:sz w:val="20"/>
          <w:szCs w:val="20"/>
        </w:rPr>
        <w:t>(2), 214–229. https://doi.org/10.1139/er-2017-0080</w:t>
      </w:r>
    </w:p>
    <w:p w14:paraId="64796FD4"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Didham, R. K. (2010). Ecological Consequences of Habitat Fragmentation. In </w:t>
      </w:r>
      <w:r>
        <w:rPr>
          <w:rFonts w:ascii="Calibri" w:eastAsia="Calibri" w:hAnsi="Calibri" w:cs="Calibri"/>
          <w:i/>
          <w:sz w:val="20"/>
          <w:szCs w:val="20"/>
        </w:rPr>
        <w:t>Encyclopedia of Life Sciences</w:t>
      </w:r>
      <w:r>
        <w:rPr>
          <w:rFonts w:ascii="Calibri" w:eastAsia="Calibri" w:hAnsi="Calibri" w:cs="Calibri"/>
          <w:sz w:val="20"/>
          <w:szCs w:val="20"/>
        </w:rPr>
        <w:t>. Wiley. https://doi.org/10.1002/9780470015902.a0021904</w:t>
      </w:r>
    </w:p>
    <w:p w14:paraId="21C413F3"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Didham, R. K., Kapos, V., &amp; Ewers, R. M. (2012). Rethinking the conceptual foundations of habitat fragmentation research. </w:t>
      </w:r>
      <w:r>
        <w:rPr>
          <w:rFonts w:ascii="Calibri" w:eastAsia="Calibri" w:hAnsi="Calibri" w:cs="Calibri"/>
          <w:i/>
          <w:sz w:val="20"/>
          <w:szCs w:val="20"/>
        </w:rPr>
        <w:t>Oikos</w:t>
      </w:r>
      <w:r>
        <w:rPr>
          <w:rFonts w:ascii="Calibri" w:eastAsia="Calibri" w:hAnsi="Calibri" w:cs="Calibri"/>
          <w:sz w:val="20"/>
          <w:szCs w:val="20"/>
        </w:rPr>
        <w:t xml:space="preserve">, </w:t>
      </w:r>
      <w:r>
        <w:rPr>
          <w:rFonts w:ascii="Calibri" w:eastAsia="Calibri" w:hAnsi="Calibri" w:cs="Calibri"/>
          <w:i/>
          <w:sz w:val="20"/>
          <w:szCs w:val="20"/>
        </w:rPr>
        <w:t>121</w:t>
      </w:r>
      <w:r>
        <w:rPr>
          <w:rFonts w:ascii="Calibri" w:eastAsia="Calibri" w:hAnsi="Calibri" w:cs="Calibri"/>
          <w:sz w:val="20"/>
          <w:szCs w:val="20"/>
        </w:rPr>
        <w:t>(2), 161–170. https://doi.org/10.1111/j.1600-0706.2011.20273.x</w:t>
      </w:r>
    </w:p>
    <w:p w14:paraId="7A3E1562"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Dunning, J. B., Danielson, B. J., &amp; Pulliam, H. R. (1992). Ecological Processes That Affect Populations in Complex Landscapes. </w:t>
      </w:r>
      <w:r>
        <w:rPr>
          <w:rFonts w:ascii="Calibri" w:eastAsia="Calibri" w:hAnsi="Calibri" w:cs="Calibri"/>
          <w:i/>
          <w:sz w:val="20"/>
          <w:szCs w:val="20"/>
        </w:rPr>
        <w:t>Oikos</w:t>
      </w:r>
      <w:r>
        <w:rPr>
          <w:rFonts w:ascii="Calibri" w:eastAsia="Calibri" w:hAnsi="Calibri" w:cs="Calibri"/>
          <w:sz w:val="20"/>
          <w:szCs w:val="20"/>
        </w:rPr>
        <w:t xml:space="preserve">, </w:t>
      </w:r>
      <w:r>
        <w:rPr>
          <w:rFonts w:ascii="Calibri" w:eastAsia="Calibri" w:hAnsi="Calibri" w:cs="Calibri"/>
          <w:i/>
          <w:sz w:val="20"/>
          <w:szCs w:val="20"/>
        </w:rPr>
        <w:t>65</w:t>
      </w:r>
      <w:r>
        <w:rPr>
          <w:rFonts w:ascii="Calibri" w:eastAsia="Calibri" w:hAnsi="Calibri" w:cs="Calibri"/>
          <w:sz w:val="20"/>
          <w:szCs w:val="20"/>
        </w:rPr>
        <w:t>(1), 169–175. https://doi.org/10.2307/3544901</w:t>
      </w:r>
    </w:p>
    <w:p w14:paraId="3AC75513"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lastRenderedPageBreak/>
        <w:t xml:space="preserve">Fahrig, L. (2017). Ecological Responses to Habitat Fragmentation Per Se. </w:t>
      </w:r>
      <w:r>
        <w:rPr>
          <w:rFonts w:ascii="Calibri" w:eastAsia="Calibri" w:hAnsi="Calibri" w:cs="Calibri"/>
          <w:i/>
          <w:sz w:val="20"/>
          <w:szCs w:val="20"/>
        </w:rPr>
        <w:t>Annual Review of Ecology, Evolution, and Systematics</w:t>
      </w:r>
      <w:r>
        <w:rPr>
          <w:rFonts w:ascii="Calibri" w:eastAsia="Calibri" w:hAnsi="Calibri" w:cs="Calibri"/>
          <w:sz w:val="20"/>
          <w:szCs w:val="20"/>
        </w:rPr>
        <w:t xml:space="preserve">, </w:t>
      </w:r>
      <w:r>
        <w:rPr>
          <w:rFonts w:ascii="Calibri" w:eastAsia="Calibri" w:hAnsi="Calibri" w:cs="Calibri"/>
          <w:i/>
          <w:sz w:val="20"/>
          <w:szCs w:val="20"/>
        </w:rPr>
        <w:t>48</w:t>
      </w:r>
      <w:r>
        <w:rPr>
          <w:rFonts w:ascii="Calibri" w:eastAsia="Calibri" w:hAnsi="Calibri" w:cs="Calibri"/>
          <w:sz w:val="20"/>
          <w:szCs w:val="20"/>
        </w:rPr>
        <w:t>(Volume 48, 2017), 1–23. https://doi.org/10.1146/annurev-ecolsys-110316-022612</w:t>
      </w:r>
    </w:p>
    <w:p w14:paraId="66BE3D11" w14:textId="2F009EA2" w:rsidR="00291338" w:rsidRDefault="00291338">
      <w:pPr>
        <w:spacing w:after="240"/>
        <w:ind w:left="630"/>
        <w:rPr>
          <w:rFonts w:ascii="Calibri" w:eastAsia="Calibri" w:hAnsi="Calibri" w:cs="Calibri"/>
          <w:sz w:val="20"/>
          <w:szCs w:val="20"/>
        </w:rPr>
      </w:pPr>
      <w:r w:rsidRPr="00291338">
        <w:rPr>
          <w:rFonts w:ascii="Calibri" w:eastAsia="Calibri" w:hAnsi="Calibri" w:cs="Calibri"/>
          <w:sz w:val="20"/>
          <w:szCs w:val="20"/>
        </w:rPr>
        <w:t xml:space="preserve">Fisher, J. (1999). </w:t>
      </w:r>
      <w:r w:rsidRPr="00291338">
        <w:rPr>
          <w:rFonts w:ascii="Calibri" w:eastAsia="Calibri" w:hAnsi="Calibri" w:cs="Calibri"/>
          <w:i/>
          <w:iCs/>
          <w:sz w:val="20"/>
          <w:szCs w:val="20"/>
        </w:rPr>
        <w:t xml:space="preserve">The </w:t>
      </w:r>
      <w:r>
        <w:rPr>
          <w:rFonts w:ascii="Calibri" w:eastAsia="Calibri" w:hAnsi="Calibri" w:cs="Calibri"/>
          <w:i/>
          <w:iCs/>
          <w:sz w:val="20"/>
          <w:szCs w:val="20"/>
        </w:rPr>
        <w:t>i</w:t>
      </w:r>
      <w:r w:rsidRPr="00291338">
        <w:rPr>
          <w:rFonts w:ascii="Calibri" w:eastAsia="Calibri" w:hAnsi="Calibri" w:cs="Calibri"/>
          <w:i/>
          <w:iCs/>
          <w:sz w:val="20"/>
          <w:szCs w:val="20"/>
        </w:rPr>
        <w:t xml:space="preserve">nfluence of </w:t>
      </w:r>
      <w:r>
        <w:rPr>
          <w:rFonts w:ascii="Calibri" w:eastAsia="Calibri" w:hAnsi="Calibri" w:cs="Calibri"/>
          <w:i/>
          <w:iCs/>
          <w:sz w:val="20"/>
          <w:szCs w:val="20"/>
        </w:rPr>
        <w:t>l</w:t>
      </w:r>
      <w:r w:rsidRPr="00291338">
        <w:rPr>
          <w:rFonts w:ascii="Calibri" w:eastAsia="Calibri" w:hAnsi="Calibri" w:cs="Calibri"/>
          <w:i/>
          <w:iCs/>
          <w:sz w:val="20"/>
          <w:szCs w:val="20"/>
        </w:rPr>
        <w:t xml:space="preserve">andscape </w:t>
      </w:r>
      <w:r>
        <w:rPr>
          <w:rFonts w:ascii="Calibri" w:eastAsia="Calibri" w:hAnsi="Calibri" w:cs="Calibri"/>
          <w:i/>
          <w:iCs/>
          <w:sz w:val="20"/>
          <w:szCs w:val="20"/>
        </w:rPr>
        <w:t>s</w:t>
      </w:r>
      <w:r w:rsidRPr="00291338">
        <w:rPr>
          <w:rFonts w:ascii="Calibri" w:eastAsia="Calibri" w:hAnsi="Calibri" w:cs="Calibri"/>
          <w:i/>
          <w:iCs/>
          <w:sz w:val="20"/>
          <w:szCs w:val="20"/>
        </w:rPr>
        <w:t xml:space="preserve">tructure on the </w:t>
      </w:r>
      <w:r>
        <w:rPr>
          <w:rFonts w:ascii="Calibri" w:eastAsia="Calibri" w:hAnsi="Calibri" w:cs="Calibri"/>
          <w:i/>
          <w:iCs/>
          <w:sz w:val="20"/>
          <w:szCs w:val="20"/>
        </w:rPr>
        <w:t>d</w:t>
      </w:r>
      <w:r w:rsidRPr="00291338">
        <w:rPr>
          <w:rFonts w:ascii="Calibri" w:eastAsia="Calibri" w:hAnsi="Calibri" w:cs="Calibri"/>
          <w:i/>
          <w:iCs/>
          <w:sz w:val="20"/>
          <w:szCs w:val="20"/>
        </w:rPr>
        <w:t xml:space="preserve">istribution of the North American </w:t>
      </w:r>
      <w:r>
        <w:rPr>
          <w:rFonts w:ascii="Calibri" w:eastAsia="Calibri" w:hAnsi="Calibri" w:cs="Calibri"/>
          <w:i/>
          <w:iCs/>
          <w:sz w:val="20"/>
          <w:szCs w:val="20"/>
        </w:rPr>
        <w:t>r</w:t>
      </w:r>
      <w:r w:rsidRPr="00291338">
        <w:rPr>
          <w:rFonts w:ascii="Calibri" w:eastAsia="Calibri" w:hAnsi="Calibri" w:cs="Calibri"/>
          <w:i/>
          <w:iCs/>
          <w:sz w:val="20"/>
          <w:szCs w:val="20"/>
        </w:rPr>
        <w:t xml:space="preserve">ed </w:t>
      </w:r>
      <w:r>
        <w:rPr>
          <w:rFonts w:ascii="Calibri" w:eastAsia="Calibri" w:hAnsi="Calibri" w:cs="Calibri"/>
          <w:i/>
          <w:iCs/>
          <w:sz w:val="20"/>
          <w:szCs w:val="20"/>
        </w:rPr>
        <w:t>s</w:t>
      </w:r>
      <w:r w:rsidRPr="00291338">
        <w:rPr>
          <w:rFonts w:ascii="Calibri" w:eastAsia="Calibri" w:hAnsi="Calibri" w:cs="Calibri"/>
          <w:i/>
          <w:iCs/>
          <w:sz w:val="20"/>
          <w:szCs w:val="20"/>
        </w:rPr>
        <w:t xml:space="preserve">quirrel, in a </w:t>
      </w:r>
      <w:r>
        <w:rPr>
          <w:rFonts w:ascii="Calibri" w:eastAsia="Calibri" w:hAnsi="Calibri" w:cs="Calibri"/>
          <w:i/>
          <w:iCs/>
          <w:sz w:val="20"/>
          <w:szCs w:val="20"/>
        </w:rPr>
        <w:t>h</w:t>
      </w:r>
      <w:r w:rsidRPr="00291338">
        <w:rPr>
          <w:rFonts w:ascii="Calibri" w:eastAsia="Calibri" w:hAnsi="Calibri" w:cs="Calibri"/>
          <w:i/>
          <w:iCs/>
          <w:sz w:val="20"/>
          <w:szCs w:val="20"/>
        </w:rPr>
        <w:t xml:space="preserve">eterogeneous </w:t>
      </w:r>
      <w:r>
        <w:rPr>
          <w:rFonts w:ascii="Calibri" w:eastAsia="Calibri" w:hAnsi="Calibri" w:cs="Calibri"/>
          <w:i/>
          <w:iCs/>
          <w:sz w:val="20"/>
          <w:szCs w:val="20"/>
        </w:rPr>
        <w:t>b</w:t>
      </w:r>
      <w:r w:rsidRPr="00291338">
        <w:rPr>
          <w:rFonts w:ascii="Calibri" w:eastAsia="Calibri" w:hAnsi="Calibri" w:cs="Calibri"/>
          <w:i/>
          <w:iCs/>
          <w:sz w:val="20"/>
          <w:szCs w:val="20"/>
        </w:rPr>
        <w:t xml:space="preserve">oreal </w:t>
      </w:r>
      <w:r>
        <w:rPr>
          <w:rFonts w:ascii="Calibri" w:eastAsia="Calibri" w:hAnsi="Calibri" w:cs="Calibri"/>
          <w:i/>
          <w:iCs/>
          <w:sz w:val="20"/>
          <w:szCs w:val="20"/>
        </w:rPr>
        <w:t>m</w:t>
      </w:r>
      <w:r w:rsidRPr="00291338">
        <w:rPr>
          <w:rFonts w:ascii="Calibri" w:eastAsia="Calibri" w:hAnsi="Calibri" w:cs="Calibri"/>
          <w:i/>
          <w:iCs/>
          <w:sz w:val="20"/>
          <w:szCs w:val="20"/>
        </w:rPr>
        <w:t>osaic</w:t>
      </w:r>
      <w:r>
        <w:rPr>
          <w:rFonts w:ascii="Calibri" w:eastAsia="Calibri" w:hAnsi="Calibri" w:cs="Calibri"/>
          <w:sz w:val="20"/>
          <w:szCs w:val="20"/>
        </w:rPr>
        <w:t xml:space="preserve"> [Master’s thesis, University of Alberta] </w:t>
      </w:r>
      <w:r w:rsidRPr="00291338">
        <w:rPr>
          <w:rFonts w:ascii="Calibri" w:eastAsia="Calibri" w:hAnsi="Calibri" w:cs="Calibri"/>
          <w:sz w:val="20"/>
          <w:szCs w:val="20"/>
        </w:rPr>
        <w:t>10.13140/RG.2.1.4533.4486.</w:t>
      </w:r>
    </w:p>
    <w:p w14:paraId="005AA863"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Fisher, J. T., Anholt, B., &amp; Volpe, J. P. (2011). Body mass explains characteristic scales of habitat selection in terrestrial mammals. </w:t>
      </w:r>
      <w:r>
        <w:rPr>
          <w:rFonts w:ascii="Calibri" w:eastAsia="Calibri" w:hAnsi="Calibri" w:cs="Calibri"/>
          <w:i/>
          <w:sz w:val="20"/>
          <w:szCs w:val="20"/>
        </w:rPr>
        <w:t>Ecol Evol</w:t>
      </w:r>
      <w:r>
        <w:rPr>
          <w:rFonts w:ascii="Calibri" w:eastAsia="Calibri" w:hAnsi="Calibri" w:cs="Calibri"/>
          <w:sz w:val="20"/>
          <w:szCs w:val="20"/>
        </w:rPr>
        <w:t xml:space="preserve">, </w:t>
      </w:r>
      <w:r>
        <w:rPr>
          <w:rFonts w:ascii="Calibri" w:eastAsia="Calibri" w:hAnsi="Calibri" w:cs="Calibri"/>
          <w:i/>
          <w:sz w:val="20"/>
          <w:szCs w:val="20"/>
        </w:rPr>
        <w:t>1</w:t>
      </w:r>
      <w:r>
        <w:rPr>
          <w:rFonts w:ascii="Calibri" w:eastAsia="Calibri" w:hAnsi="Calibri" w:cs="Calibri"/>
          <w:sz w:val="20"/>
          <w:szCs w:val="20"/>
        </w:rPr>
        <w:t>(4), 517–528. https://doi.org/10.1002/ece3.45</w:t>
      </w:r>
    </w:p>
    <w:p w14:paraId="30FA9B2F"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Fisher, J. T., Boutin, S., Hannon, &amp; Susan, J. (2005). The protean relationship between boreal forest landscape structure and red squirrel distribution at multiple spatial scales. </w:t>
      </w:r>
      <w:r>
        <w:rPr>
          <w:rFonts w:ascii="Calibri" w:eastAsia="Calibri" w:hAnsi="Calibri" w:cs="Calibri"/>
          <w:i/>
          <w:sz w:val="20"/>
          <w:szCs w:val="20"/>
        </w:rPr>
        <w:t>Landscape Ecology</w:t>
      </w:r>
      <w:r>
        <w:rPr>
          <w:rFonts w:ascii="Calibri" w:eastAsia="Calibri" w:hAnsi="Calibri" w:cs="Calibri"/>
          <w:sz w:val="20"/>
          <w:szCs w:val="20"/>
        </w:rPr>
        <w:t xml:space="preserve">, </w:t>
      </w:r>
      <w:r>
        <w:rPr>
          <w:rFonts w:ascii="Calibri" w:eastAsia="Calibri" w:hAnsi="Calibri" w:cs="Calibri"/>
          <w:i/>
          <w:sz w:val="20"/>
          <w:szCs w:val="20"/>
        </w:rPr>
        <w:t>20</w:t>
      </w:r>
      <w:r>
        <w:rPr>
          <w:rFonts w:ascii="Calibri" w:eastAsia="Calibri" w:hAnsi="Calibri" w:cs="Calibri"/>
          <w:sz w:val="20"/>
          <w:szCs w:val="20"/>
        </w:rPr>
        <w:t>(1), 73–82. https://doi.org/10.1007/s10980-004-0677-1</w:t>
      </w:r>
    </w:p>
    <w:p w14:paraId="19201CEA"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Fisher, J. T., &amp; Burton, A. C. (2018). Wildlife winners and losers in an oil sands landscape. </w:t>
      </w:r>
      <w:r>
        <w:rPr>
          <w:rFonts w:ascii="Calibri" w:eastAsia="Calibri" w:hAnsi="Calibri" w:cs="Calibri"/>
          <w:i/>
          <w:sz w:val="20"/>
          <w:szCs w:val="20"/>
        </w:rPr>
        <w:t>Frontiers in Ecology and the Environment</w:t>
      </w:r>
      <w:r>
        <w:rPr>
          <w:rFonts w:ascii="Calibri" w:eastAsia="Calibri" w:hAnsi="Calibri" w:cs="Calibri"/>
          <w:sz w:val="20"/>
          <w:szCs w:val="20"/>
        </w:rPr>
        <w:t xml:space="preserve">, </w:t>
      </w:r>
      <w:r>
        <w:rPr>
          <w:rFonts w:ascii="Calibri" w:eastAsia="Calibri" w:hAnsi="Calibri" w:cs="Calibri"/>
          <w:i/>
          <w:sz w:val="20"/>
          <w:szCs w:val="20"/>
        </w:rPr>
        <w:t>16</w:t>
      </w:r>
      <w:r>
        <w:rPr>
          <w:rFonts w:ascii="Calibri" w:eastAsia="Calibri" w:hAnsi="Calibri" w:cs="Calibri"/>
          <w:sz w:val="20"/>
          <w:szCs w:val="20"/>
        </w:rPr>
        <w:t>(6), 323–328. https://doi.org/10.1002/fee.1807</w:t>
      </w:r>
    </w:p>
    <w:p w14:paraId="0001FFC6"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Fisher, J. T., &amp; Ladle, A. (2022). Syntopic species interact with large boreal mammals’ response to anthropogenic landscape change. </w:t>
      </w:r>
      <w:r>
        <w:rPr>
          <w:rFonts w:ascii="Calibri" w:eastAsia="Calibri" w:hAnsi="Calibri" w:cs="Calibri"/>
          <w:i/>
          <w:sz w:val="20"/>
          <w:szCs w:val="20"/>
        </w:rPr>
        <w:t>Science of The Total Environment</w:t>
      </w:r>
      <w:r>
        <w:rPr>
          <w:rFonts w:ascii="Calibri" w:eastAsia="Calibri" w:hAnsi="Calibri" w:cs="Calibri"/>
          <w:sz w:val="20"/>
          <w:szCs w:val="20"/>
        </w:rPr>
        <w:t xml:space="preserve">, </w:t>
      </w:r>
      <w:r>
        <w:rPr>
          <w:rFonts w:ascii="Calibri" w:eastAsia="Calibri" w:hAnsi="Calibri" w:cs="Calibri"/>
          <w:i/>
          <w:sz w:val="20"/>
          <w:szCs w:val="20"/>
        </w:rPr>
        <w:t>822</w:t>
      </w:r>
      <w:r>
        <w:rPr>
          <w:rFonts w:ascii="Calibri" w:eastAsia="Calibri" w:hAnsi="Calibri" w:cs="Calibri"/>
          <w:sz w:val="20"/>
          <w:szCs w:val="20"/>
        </w:rPr>
        <w:t>, 153432. https://doi.org/10.1016/j.scitotenv.2022.153432</w:t>
      </w:r>
    </w:p>
    <w:p w14:paraId="67BDFC56"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Fisher, J. T., &amp; Wilkinson, L. (2005). The response of mammals to forest fire and timber harvest in the North American boreal forest. </w:t>
      </w:r>
      <w:r>
        <w:rPr>
          <w:rFonts w:ascii="Calibri" w:eastAsia="Calibri" w:hAnsi="Calibri" w:cs="Calibri"/>
          <w:i/>
          <w:sz w:val="20"/>
          <w:szCs w:val="20"/>
        </w:rPr>
        <w:t>Mammal Review</w:t>
      </w:r>
      <w:r>
        <w:rPr>
          <w:rFonts w:ascii="Calibri" w:eastAsia="Calibri" w:hAnsi="Calibri" w:cs="Calibri"/>
          <w:sz w:val="20"/>
          <w:szCs w:val="20"/>
        </w:rPr>
        <w:t xml:space="preserve">, </w:t>
      </w:r>
      <w:r>
        <w:rPr>
          <w:rFonts w:ascii="Calibri" w:eastAsia="Calibri" w:hAnsi="Calibri" w:cs="Calibri"/>
          <w:i/>
          <w:sz w:val="20"/>
          <w:szCs w:val="20"/>
        </w:rPr>
        <w:t>35</w:t>
      </w:r>
      <w:r>
        <w:rPr>
          <w:rFonts w:ascii="Calibri" w:eastAsia="Calibri" w:hAnsi="Calibri" w:cs="Calibri"/>
          <w:sz w:val="20"/>
          <w:szCs w:val="20"/>
        </w:rPr>
        <w:t>(1), 51–81. https://doi.org/10.1111/j.1365-2907.2005.00053.x</w:t>
      </w:r>
    </w:p>
    <w:p w14:paraId="7E864BED"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Fletcher, R. J., Didham, R. K., Banks-Leite, C., Barlow, J., Ewers, R. M., Rosindell, J., Holt, R. D., Gonzalez, A., Pardini, R., Damschen, E. I., Melo, F. P. L., Ries, L., Prevedello, J. A., Tscharntke, T., Laurance, W. F., Lovejoy, T., &amp; Haddad, N. M. (2018). Is habitat fragmentation good for biodiversity? </w:t>
      </w:r>
      <w:r>
        <w:rPr>
          <w:rFonts w:ascii="Calibri" w:eastAsia="Calibri" w:hAnsi="Calibri" w:cs="Calibri"/>
          <w:i/>
          <w:sz w:val="20"/>
          <w:szCs w:val="20"/>
        </w:rPr>
        <w:t>Biological Conservation</w:t>
      </w:r>
      <w:r>
        <w:rPr>
          <w:rFonts w:ascii="Calibri" w:eastAsia="Calibri" w:hAnsi="Calibri" w:cs="Calibri"/>
          <w:sz w:val="20"/>
          <w:szCs w:val="20"/>
        </w:rPr>
        <w:t xml:space="preserve">, </w:t>
      </w:r>
      <w:r>
        <w:rPr>
          <w:rFonts w:ascii="Calibri" w:eastAsia="Calibri" w:hAnsi="Calibri" w:cs="Calibri"/>
          <w:i/>
          <w:sz w:val="20"/>
          <w:szCs w:val="20"/>
        </w:rPr>
        <w:t>226</w:t>
      </w:r>
      <w:r>
        <w:rPr>
          <w:rFonts w:ascii="Calibri" w:eastAsia="Calibri" w:hAnsi="Calibri" w:cs="Calibri"/>
          <w:sz w:val="20"/>
          <w:szCs w:val="20"/>
        </w:rPr>
        <w:t>, 9–15. https://doi.org/10.1016/j.biocon.2018.07.022</w:t>
      </w:r>
    </w:p>
    <w:p w14:paraId="011BC541"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Forman, R. T. T., &amp; Godron, M. (1981). Patches and Structural Components for A Landscape Ecology. </w:t>
      </w:r>
      <w:r>
        <w:rPr>
          <w:rFonts w:ascii="Calibri" w:eastAsia="Calibri" w:hAnsi="Calibri" w:cs="Calibri"/>
          <w:i/>
          <w:sz w:val="20"/>
          <w:szCs w:val="20"/>
        </w:rPr>
        <w:t>BioScience</w:t>
      </w:r>
      <w:r>
        <w:rPr>
          <w:rFonts w:ascii="Calibri" w:eastAsia="Calibri" w:hAnsi="Calibri" w:cs="Calibri"/>
          <w:sz w:val="20"/>
          <w:szCs w:val="20"/>
        </w:rPr>
        <w:t xml:space="preserve">, </w:t>
      </w:r>
      <w:r>
        <w:rPr>
          <w:rFonts w:ascii="Calibri" w:eastAsia="Calibri" w:hAnsi="Calibri" w:cs="Calibri"/>
          <w:i/>
          <w:sz w:val="20"/>
          <w:szCs w:val="20"/>
        </w:rPr>
        <w:t>31</w:t>
      </w:r>
      <w:r>
        <w:rPr>
          <w:rFonts w:ascii="Calibri" w:eastAsia="Calibri" w:hAnsi="Calibri" w:cs="Calibri"/>
          <w:sz w:val="20"/>
          <w:szCs w:val="20"/>
        </w:rPr>
        <w:t>(10), 733–740. https://doi.org/10.2307/1308780</w:t>
      </w:r>
    </w:p>
    <w:p w14:paraId="216AEF5C"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lastRenderedPageBreak/>
        <w:t>Franklin, C. M. A., Filicetti, A. T., &amp; Nielsen, S. E. (2021). Seismic line width and orientation influence microclimatic forest edge gradients and tree regeneration. Forest Ecology and Management, 492, 119216-. https://doi.org/10.1016/j.foreco.2021.119216</w:t>
      </w:r>
    </w:p>
    <w:p w14:paraId="1E6D5E5D"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Greenberg, S., Godin, T., &amp; Whittington, J. (2019). Design patterns for wildlife‐related camera trap image analysis. </w:t>
      </w:r>
      <w:r>
        <w:rPr>
          <w:rFonts w:ascii="Calibri" w:eastAsia="Calibri" w:hAnsi="Calibri" w:cs="Calibri"/>
          <w:i/>
          <w:sz w:val="20"/>
          <w:szCs w:val="20"/>
        </w:rPr>
        <w:t>Ecology and Evolution</w:t>
      </w:r>
      <w:r>
        <w:rPr>
          <w:rFonts w:ascii="Calibri" w:eastAsia="Calibri" w:hAnsi="Calibri" w:cs="Calibri"/>
          <w:sz w:val="20"/>
          <w:szCs w:val="20"/>
        </w:rPr>
        <w:t xml:space="preserve">, </w:t>
      </w:r>
      <w:r>
        <w:rPr>
          <w:rFonts w:ascii="Calibri" w:eastAsia="Calibri" w:hAnsi="Calibri" w:cs="Calibri"/>
          <w:i/>
          <w:sz w:val="20"/>
          <w:szCs w:val="20"/>
        </w:rPr>
        <w:t>9</w:t>
      </w:r>
      <w:r>
        <w:rPr>
          <w:rFonts w:ascii="Calibri" w:eastAsia="Calibri" w:hAnsi="Calibri" w:cs="Calibri"/>
          <w:sz w:val="20"/>
          <w:szCs w:val="20"/>
        </w:rPr>
        <w:t>(24), 13706–13730. https://doi.org/10.1002/ece3.5767</w:t>
      </w:r>
    </w:p>
    <w:p w14:paraId="64C9CEC4"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Haddad, N. M., Brudvig, L. A., Clobert, J., Davies, K. F., Gonzalez, A., Holt, R. D., Lovejoy, T. E., Sexton, J. O., Austin, M. P., Collins, C. D., Cook, W. M., Damschen, E. I., Ewers, R. M., Foster, B. L., Jenkins, C. N., King, A. J., Laurance, W. F., Levey, D. J., Margules, C. R., … Townshend, J. R. (2015). Habitat fragmentation and its lasting impact on Earth’s ecosystems. </w:t>
      </w:r>
      <w:r>
        <w:rPr>
          <w:rFonts w:ascii="Calibri" w:eastAsia="Calibri" w:hAnsi="Calibri" w:cs="Calibri"/>
          <w:i/>
          <w:sz w:val="20"/>
          <w:szCs w:val="20"/>
        </w:rPr>
        <w:t>Science Advances</w:t>
      </w:r>
      <w:r>
        <w:rPr>
          <w:rFonts w:ascii="Calibri" w:eastAsia="Calibri" w:hAnsi="Calibri" w:cs="Calibri"/>
          <w:sz w:val="20"/>
          <w:szCs w:val="20"/>
        </w:rPr>
        <w:t xml:space="preserve">, </w:t>
      </w:r>
      <w:r>
        <w:rPr>
          <w:rFonts w:ascii="Calibri" w:eastAsia="Calibri" w:hAnsi="Calibri" w:cs="Calibri"/>
          <w:i/>
          <w:sz w:val="20"/>
          <w:szCs w:val="20"/>
        </w:rPr>
        <w:t>1</w:t>
      </w:r>
      <w:r>
        <w:rPr>
          <w:rFonts w:ascii="Calibri" w:eastAsia="Calibri" w:hAnsi="Calibri" w:cs="Calibri"/>
          <w:sz w:val="20"/>
          <w:szCs w:val="20"/>
        </w:rPr>
        <w:t>(2). https://doi.org/10.1126/sciadv.1500052</w:t>
      </w:r>
    </w:p>
    <w:p w14:paraId="2D0E2782"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Hallworth, M. T., Sirén, A. P. K., DeLuca, W. V., Duclos, T. R., McFarland, K. P., Hill, J. M., Rimmer, C. C., &amp; Morelli, T. L. (2024). Boom and bust: the effects of masting on seed predator range dynamics and trophic cascades. </w:t>
      </w:r>
      <w:r>
        <w:rPr>
          <w:rFonts w:ascii="Calibri" w:eastAsia="Calibri" w:hAnsi="Calibri" w:cs="Calibri"/>
          <w:i/>
          <w:sz w:val="20"/>
          <w:szCs w:val="20"/>
        </w:rPr>
        <w:t>Diversity and Distributions</w:t>
      </w:r>
      <w:r>
        <w:rPr>
          <w:rFonts w:ascii="Calibri" w:eastAsia="Calibri" w:hAnsi="Calibri" w:cs="Calibri"/>
          <w:sz w:val="20"/>
          <w:szCs w:val="20"/>
        </w:rPr>
        <w:t xml:space="preserve">, </w:t>
      </w:r>
      <w:r>
        <w:rPr>
          <w:rFonts w:ascii="Calibri" w:eastAsia="Calibri" w:hAnsi="Calibri" w:cs="Calibri"/>
          <w:i/>
          <w:sz w:val="20"/>
          <w:szCs w:val="20"/>
        </w:rPr>
        <w:t>30</w:t>
      </w:r>
      <w:r>
        <w:rPr>
          <w:rFonts w:ascii="Calibri" w:eastAsia="Calibri" w:hAnsi="Calibri" w:cs="Calibri"/>
          <w:sz w:val="20"/>
          <w:szCs w:val="20"/>
        </w:rPr>
        <w:t>(8). https://doi.org/10.1111/ddi.13861</w:t>
      </w:r>
    </w:p>
    <w:p w14:paraId="130E7069"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Hämäläinen, S., Fey, K., &amp; Selonen, V. (2019). The effect of landscape structure on dispersal distances of the Eurasian red squirrel. </w:t>
      </w:r>
      <w:r>
        <w:rPr>
          <w:rFonts w:ascii="Calibri" w:eastAsia="Calibri" w:hAnsi="Calibri" w:cs="Calibri"/>
          <w:i/>
          <w:sz w:val="20"/>
          <w:szCs w:val="20"/>
        </w:rPr>
        <w:t>Ecology and Evolution</w:t>
      </w:r>
      <w:r>
        <w:rPr>
          <w:rFonts w:ascii="Calibri" w:eastAsia="Calibri" w:hAnsi="Calibri" w:cs="Calibri"/>
          <w:sz w:val="20"/>
          <w:szCs w:val="20"/>
        </w:rPr>
        <w:t xml:space="preserve">, </w:t>
      </w:r>
      <w:r>
        <w:rPr>
          <w:rFonts w:ascii="Calibri" w:eastAsia="Calibri" w:hAnsi="Calibri" w:cs="Calibri"/>
          <w:i/>
          <w:sz w:val="20"/>
          <w:szCs w:val="20"/>
        </w:rPr>
        <w:t>9</w:t>
      </w:r>
      <w:r>
        <w:rPr>
          <w:rFonts w:ascii="Calibri" w:eastAsia="Calibri" w:hAnsi="Calibri" w:cs="Calibri"/>
          <w:sz w:val="20"/>
          <w:szCs w:val="20"/>
        </w:rPr>
        <w:t>(3), 1173–1181. https://doi.org/10.1002/ece3.4806</w:t>
      </w:r>
    </w:p>
    <w:p w14:paraId="2BFB18E1"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Harper, K. A., Macdonald, S. E., Mayerhofer, M. S., Biswas, S. R., Esseen, P., Hylander, K., Stewart, K. J., Mallik, A. U., Drapeau, P., Jonsson, B., Lesieur, D., Kouki, J., &amp; Bergeron, Y. (2015). Edge influence on vegetation at natural and anthropogenic edges of boreal forests in Canada and Fennoscandia. </w:t>
      </w:r>
      <w:r>
        <w:rPr>
          <w:rFonts w:ascii="Calibri" w:eastAsia="Calibri" w:hAnsi="Calibri" w:cs="Calibri"/>
          <w:i/>
          <w:sz w:val="20"/>
          <w:szCs w:val="20"/>
        </w:rPr>
        <w:t>Journal of Ecology</w:t>
      </w:r>
      <w:r>
        <w:rPr>
          <w:rFonts w:ascii="Calibri" w:eastAsia="Calibri" w:hAnsi="Calibri" w:cs="Calibri"/>
          <w:sz w:val="20"/>
          <w:szCs w:val="20"/>
        </w:rPr>
        <w:t xml:space="preserve">, </w:t>
      </w:r>
      <w:r>
        <w:rPr>
          <w:rFonts w:ascii="Calibri" w:eastAsia="Calibri" w:hAnsi="Calibri" w:cs="Calibri"/>
          <w:i/>
          <w:sz w:val="20"/>
          <w:szCs w:val="20"/>
        </w:rPr>
        <w:t>103</w:t>
      </w:r>
      <w:r>
        <w:rPr>
          <w:rFonts w:ascii="Calibri" w:eastAsia="Calibri" w:hAnsi="Calibri" w:cs="Calibri"/>
          <w:sz w:val="20"/>
          <w:szCs w:val="20"/>
        </w:rPr>
        <w:t>(3), 550–562. https://doi.org/10.1111/1365-2745.12398</w:t>
      </w:r>
    </w:p>
    <w:p w14:paraId="5AF63412"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Hesselbarth, M. H. K., Sciaini, M., With, K. A., Wiegand, K., &amp; Nowosad, J. (2019). landscapemetrics: an open‐source R tool to calculate landscape metrics. </w:t>
      </w:r>
      <w:r>
        <w:rPr>
          <w:rFonts w:ascii="Calibri" w:eastAsia="Calibri" w:hAnsi="Calibri" w:cs="Calibri"/>
          <w:i/>
          <w:sz w:val="20"/>
          <w:szCs w:val="20"/>
        </w:rPr>
        <w:t>Ecography</w:t>
      </w:r>
      <w:r>
        <w:rPr>
          <w:rFonts w:ascii="Calibri" w:eastAsia="Calibri" w:hAnsi="Calibri" w:cs="Calibri"/>
          <w:sz w:val="20"/>
          <w:szCs w:val="20"/>
        </w:rPr>
        <w:t xml:space="preserve">, </w:t>
      </w:r>
      <w:r>
        <w:rPr>
          <w:rFonts w:ascii="Calibri" w:eastAsia="Calibri" w:hAnsi="Calibri" w:cs="Calibri"/>
          <w:i/>
          <w:sz w:val="20"/>
          <w:szCs w:val="20"/>
        </w:rPr>
        <w:t>42</w:t>
      </w:r>
      <w:r>
        <w:rPr>
          <w:rFonts w:ascii="Calibri" w:eastAsia="Calibri" w:hAnsi="Calibri" w:cs="Calibri"/>
          <w:sz w:val="20"/>
          <w:szCs w:val="20"/>
        </w:rPr>
        <w:t>(10), 1648–1657. https://doi.org/10.1111/ecog.04617</w:t>
      </w:r>
    </w:p>
    <w:p w14:paraId="3238898E"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Hijmans, R. (2015). </w:t>
      </w:r>
      <w:r>
        <w:rPr>
          <w:rFonts w:ascii="Calibri" w:eastAsia="Calibri" w:hAnsi="Calibri" w:cs="Calibri"/>
          <w:i/>
          <w:sz w:val="20"/>
          <w:szCs w:val="20"/>
        </w:rPr>
        <w:t>terra: Spatial Data Analysis. R package version 1.8-43</w:t>
      </w:r>
      <w:r>
        <w:rPr>
          <w:rFonts w:ascii="Calibri" w:eastAsia="Calibri" w:hAnsi="Calibri" w:cs="Calibri"/>
          <w:sz w:val="20"/>
          <w:szCs w:val="20"/>
        </w:rPr>
        <w:t>. https://doi.org/https://github.com/rspatial/terra</w:t>
      </w:r>
    </w:p>
    <w:p w14:paraId="3E01DF75"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lastRenderedPageBreak/>
        <w:t xml:space="preserve">Holling, C. S. (1992). Cross‐Scale Morphology, Geometry, and Dynamics of Ecosystems. </w:t>
      </w:r>
      <w:r>
        <w:rPr>
          <w:rFonts w:ascii="Calibri" w:eastAsia="Calibri" w:hAnsi="Calibri" w:cs="Calibri"/>
          <w:i/>
          <w:sz w:val="20"/>
          <w:szCs w:val="20"/>
        </w:rPr>
        <w:t>Ecological Monographs</w:t>
      </w:r>
      <w:r>
        <w:rPr>
          <w:rFonts w:ascii="Calibri" w:eastAsia="Calibri" w:hAnsi="Calibri" w:cs="Calibri"/>
          <w:sz w:val="20"/>
          <w:szCs w:val="20"/>
        </w:rPr>
        <w:t xml:space="preserve">, </w:t>
      </w:r>
      <w:r>
        <w:rPr>
          <w:rFonts w:ascii="Calibri" w:eastAsia="Calibri" w:hAnsi="Calibri" w:cs="Calibri"/>
          <w:i/>
          <w:sz w:val="20"/>
          <w:szCs w:val="20"/>
        </w:rPr>
        <w:t>62</w:t>
      </w:r>
      <w:r>
        <w:rPr>
          <w:rFonts w:ascii="Calibri" w:eastAsia="Calibri" w:hAnsi="Calibri" w:cs="Calibri"/>
          <w:sz w:val="20"/>
          <w:szCs w:val="20"/>
        </w:rPr>
        <w:t>(4), 447–502. https://doi.org/10.2307/2937313</w:t>
      </w:r>
    </w:p>
    <w:p w14:paraId="68E6614B"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Jackson, H. B., &amp; Fahrig, L. (2015). Are ecologists conducting research at the optimal scale? </w:t>
      </w:r>
      <w:r>
        <w:rPr>
          <w:rFonts w:ascii="Calibri" w:eastAsia="Calibri" w:hAnsi="Calibri" w:cs="Calibri"/>
          <w:i/>
          <w:sz w:val="20"/>
          <w:szCs w:val="20"/>
        </w:rPr>
        <w:t>Global Ecology and Biogeography</w:t>
      </w:r>
      <w:r>
        <w:rPr>
          <w:rFonts w:ascii="Calibri" w:eastAsia="Calibri" w:hAnsi="Calibri" w:cs="Calibri"/>
          <w:sz w:val="20"/>
          <w:szCs w:val="20"/>
        </w:rPr>
        <w:t xml:space="preserve">, </w:t>
      </w:r>
      <w:r>
        <w:rPr>
          <w:rFonts w:ascii="Calibri" w:eastAsia="Calibri" w:hAnsi="Calibri" w:cs="Calibri"/>
          <w:i/>
          <w:sz w:val="20"/>
          <w:szCs w:val="20"/>
        </w:rPr>
        <w:t>24</w:t>
      </w:r>
      <w:r>
        <w:rPr>
          <w:rFonts w:ascii="Calibri" w:eastAsia="Calibri" w:hAnsi="Calibri" w:cs="Calibri"/>
          <w:sz w:val="20"/>
          <w:szCs w:val="20"/>
        </w:rPr>
        <w:t>(1), 52–63. https://doi.org/10.1111/geb.12233</w:t>
      </w:r>
    </w:p>
    <w:p w14:paraId="692F799F"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Jackson, R. S., Dennett, J. M., &amp; Nielsen, S. E. (2023). Effects of oil sands disturbances on shrub and tree structure along forest edges in Alberta’s boreal forest. </w:t>
      </w:r>
      <w:r>
        <w:rPr>
          <w:rFonts w:ascii="Calibri" w:eastAsia="Calibri" w:hAnsi="Calibri" w:cs="Calibri"/>
          <w:i/>
          <w:sz w:val="20"/>
          <w:szCs w:val="20"/>
        </w:rPr>
        <w:t>Canadian Journal of Forest Research</w:t>
      </w:r>
      <w:r>
        <w:rPr>
          <w:rFonts w:ascii="Calibri" w:eastAsia="Calibri" w:hAnsi="Calibri" w:cs="Calibri"/>
          <w:sz w:val="20"/>
          <w:szCs w:val="20"/>
        </w:rPr>
        <w:t xml:space="preserve">, </w:t>
      </w:r>
      <w:r>
        <w:rPr>
          <w:rFonts w:ascii="Calibri" w:eastAsia="Calibri" w:hAnsi="Calibri" w:cs="Calibri"/>
          <w:i/>
          <w:sz w:val="20"/>
          <w:szCs w:val="20"/>
        </w:rPr>
        <w:t>53</w:t>
      </w:r>
      <w:r>
        <w:rPr>
          <w:rFonts w:ascii="Calibri" w:eastAsia="Calibri" w:hAnsi="Calibri" w:cs="Calibri"/>
          <w:sz w:val="20"/>
          <w:szCs w:val="20"/>
        </w:rPr>
        <w:t>(8), 642–653. https://doi.org/10.1139/cjfr-2023-0005</w:t>
      </w:r>
    </w:p>
    <w:p w14:paraId="5D59C0DF"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Johnson, C. N., Balmford, A., Brook, B. W., Buettel, J. C., Galetti, M., Guangchun, L., &amp; Wilmshurst, J. M. (2017). Biodiversity losses and conservation responses in the Anthropocene. </w:t>
      </w:r>
      <w:r>
        <w:rPr>
          <w:rFonts w:ascii="Calibri" w:eastAsia="Calibri" w:hAnsi="Calibri" w:cs="Calibri"/>
          <w:i/>
          <w:sz w:val="20"/>
          <w:szCs w:val="20"/>
        </w:rPr>
        <w:t>Science</w:t>
      </w:r>
      <w:r>
        <w:rPr>
          <w:rFonts w:ascii="Calibri" w:eastAsia="Calibri" w:hAnsi="Calibri" w:cs="Calibri"/>
          <w:sz w:val="20"/>
          <w:szCs w:val="20"/>
        </w:rPr>
        <w:t xml:space="preserve">, </w:t>
      </w:r>
      <w:r>
        <w:rPr>
          <w:rFonts w:ascii="Calibri" w:eastAsia="Calibri" w:hAnsi="Calibri" w:cs="Calibri"/>
          <w:i/>
          <w:sz w:val="20"/>
          <w:szCs w:val="20"/>
        </w:rPr>
        <w:t>356</w:t>
      </w:r>
      <w:r>
        <w:rPr>
          <w:rFonts w:ascii="Calibri" w:eastAsia="Calibri" w:hAnsi="Calibri" w:cs="Calibri"/>
          <w:sz w:val="20"/>
          <w:szCs w:val="20"/>
        </w:rPr>
        <w:t>(6335), 270–275. https://doi.org/10.1126/science.aam9317</w:t>
      </w:r>
    </w:p>
    <w:p w14:paraId="57490B5E"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Kenkel, N., Walker, D., Watson, P., Caners, R., &amp; Lastra, R. (1997). Vegetation dynamics in boreal forest ecosystems. </w:t>
      </w:r>
      <w:r>
        <w:rPr>
          <w:rFonts w:ascii="Calibri" w:eastAsia="Calibri" w:hAnsi="Calibri" w:cs="Calibri"/>
          <w:i/>
          <w:sz w:val="20"/>
          <w:szCs w:val="20"/>
        </w:rPr>
        <w:t>Community Ecology</w:t>
      </w:r>
      <w:r>
        <w:rPr>
          <w:rFonts w:ascii="Calibri" w:eastAsia="Calibri" w:hAnsi="Calibri" w:cs="Calibri"/>
          <w:sz w:val="20"/>
          <w:szCs w:val="20"/>
        </w:rPr>
        <w:t xml:space="preserve">, </w:t>
      </w:r>
      <w:r>
        <w:rPr>
          <w:rFonts w:ascii="Calibri" w:eastAsia="Calibri" w:hAnsi="Calibri" w:cs="Calibri"/>
          <w:i/>
          <w:sz w:val="20"/>
          <w:szCs w:val="20"/>
        </w:rPr>
        <w:t>12</w:t>
      </w:r>
      <w:r>
        <w:rPr>
          <w:rFonts w:ascii="Calibri" w:eastAsia="Calibri" w:hAnsi="Calibri" w:cs="Calibri"/>
          <w:sz w:val="20"/>
          <w:szCs w:val="20"/>
        </w:rPr>
        <w:t>, 97–108.</w:t>
      </w:r>
    </w:p>
    <w:p w14:paraId="2846059E"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Kotliar, N. B., &amp; Wiens, J. A. (1990). Multiple Scales of Patchiness and Patch Structure: A Hierarchical Framework for the Study of Heterogeneity. </w:t>
      </w:r>
      <w:r>
        <w:rPr>
          <w:rFonts w:ascii="Calibri" w:eastAsia="Calibri" w:hAnsi="Calibri" w:cs="Calibri"/>
          <w:i/>
          <w:sz w:val="20"/>
          <w:szCs w:val="20"/>
        </w:rPr>
        <w:t>Oikos</w:t>
      </w:r>
      <w:r>
        <w:rPr>
          <w:rFonts w:ascii="Calibri" w:eastAsia="Calibri" w:hAnsi="Calibri" w:cs="Calibri"/>
          <w:sz w:val="20"/>
          <w:szCs w:val="20"/>
        </w:rPr>
        <w:t xml:space="preserve">, </w:t>
      </w:r>
      <w:r>
        <w:rPr>
          <w:rFonts w:ascii="Calibri" w:eastAsia="Calibri" w:hAnsi="Calibri" w:cs="Calibri"/>
          <w:i/>
          <w:sz w:val="20"/>
          <w:szCs w:val="20"/>
        </w:rPr>
        <w:t>59</w:t>
      </w:r>
      <w:r>
        <w:rPr>
          <w:rFonts w:ascii="Calibri" w:eastAsia="Calibri" w:hAnsi="Calibri" w:cs="Calibri"/>
          <w:sz w:val="20"/>
          <w:szCs w:val="20"/>
        </w:rPr>
        <w:t>(2), 253. https://doi.org/10.2307/3545542</w:t>
      </w:r>
    </w:p>
    <w:p w14:paraId="21524A87"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Kremsater, L., &amp; Bunnell, F. (1999). Edge effects: theory, evidence, and implications to management of western forests. (pp. 117–153).</w:t>
      </w:r>
    </w:p>
    <w:p w14:paraId="6D01E57F"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Larsen, K. W. (2009). Dispersal in a gradient of habitats: Activity by juvenile North American red squirrels (Tamiasciurus hudsonicus) in varying-age forest stands. </w:t>
      </w:r>
      <w:r>
        <w:rPr>
          <w:rFonts w:ascii="Calibri" w:eastAsia="Calibri" w:hAnsi="Calibri" w:cs="Calibri"/>
          <w:i/>
          <w:sz w:val="20"/>
          <w:szCs w:val="20"/>
        </w:rPr>
        <w:t>Écoscience</w:t>
      </w:r>
      <w:r>
        <w:rPr>
          <w:rFonts w:ascii="Calibri" w:eastAsia="Calibri" w:hAnsi="Calibri" w:cs="Calibri"/>
          <w:sz w:val="20"/>
          <w:szCs w:val="20"/>
        </w:rPr>
        <w:t xml:space="preserve">, </w:t>
      </w:r>
      <w:r>
        <w:rPr>
          <w:rFonts w:ascii="Calibri" w:eastAsia="Calibri" w:hAnsi="Calibri" w:cs="Calibri"/>
          <w:i/>
          <w:sz w:val="20"/>
          <w:szCs w:val="20"/>
        </w:rPr>
        <w:t>16</w:t>
      </w:r>
      <w:r>
        <w:rPr>
          <w:rFonts w:ascii="Calibri" w:eastAsia="Calibri" w:hAnsi="Calibri" w:cs="Calibri"/>
          <w:sz w:val="20"/>
          <w:szCs w:val="20"/>
        </w:rPr>
        <w:t>(1), 75–83. http://www.jstor.org/stable/42902023</w:t>
      </w:r>
    </w:p>
    <w:p w14:paraId="0C8EFCDF" w14:textId="77777777" w:rsidR="00E247C7" w:rsidRPr="00E247C7" w:rsidRDefault="00E247C7" w:rsidP="00E247C7">
      <w:pPr>
        <w:spacing w:after="240"/>
        <w:ind w:left="630"/>
        <w:rPr>
          <w:rFonts w:ascii="Calibri" w:eastAsia="Calibri" w:hAnsi="Calibri" w:cs="Calibri"/>
          <w:sz w:val="20"/>
          <w:szCs w:val="20"/>
          <w:lang w:val="en-CA"/>
        </w:rPr>
      </w:pPr>
      <w:r w:rsidRPr="00E247C7">
        <w:rPr>
          <w:rFonts w:ascii="Calibri" w:eastAsia="Calibri" w:hAnsi="Calibri" w:cs="Calibri"/>
          <w:sz w:val="20"/>
          <w:szCs w:val="20"/>
          <w:lang w:val="en-CA"/>
        </w:rPr>
        <w:t xml:space="preserve">Larsen, K. W., &amp; Boutin, S. (1994). Movements, Survival, and Settlement of Red Squirrel (Tamiasciurus Hudsonicus) Offspring. </w:t>
      </w:r>
      <w:r w:rsidRPr="00E247C7">
        <w:rPr>
          <w:rFonts w:ascii="Calibri" w:eastAsia="Calibri" w:hAnsi="Calibri" w:cs="Calibri"/>
          <w:i/>
          <w:iCs/>
          <w:sz w:val="20"/>
          <w:szCs w:val="20"/>
          <w:lang w:val="en-CA"/>
        </w:rPr>
        <w:t>Ecology (Durham)</w:t>
      </w:r>
      <w:r w:rsidRPr="00E247C7">
        <w:rPr>
          <w:rFonts w:ascii="Calibri" w:eastAsia="Calibri" w:hAnsi="Calibri" w:cs="Calibri"/>
          <w:sz w:val="20"/>
          <w:szCs w:val="20"/>
          <w:lang w:val="en-CA"/>
        </w:rPr>
        <w:t xml:space="preserve">, </w:t>
      </w:r>
      <w:r w:rsidRPr="00E247C7">
        <w:rPr>
          <w:rFonts w:ascii="Calibri" w:eastAsia="Calibri" w:hAnsi="Calibri" w:cs="Calibri"/>
          <w:i/>
          <w:iCs/>
          <w:sz w:val="20"/>
          <w:szCs w:val="20"/>
          <w:lang w:val="en-CA"/>
        </w:rPr>
        <w:t>75</w:t>
      </w:r>
      <w:r w:rsidRPr="00E247C7">
        <w:rPr>
          <w:rFonts w:ascii="Calibri" w:eastAsia="Calibri" w:hAnsi="Calibri" w:cs="Calibri"/>
          <w:sz w:val="20"/>
          <w:szCs w:val="20"/>
          <w:lang w:val="en-CA"/>
        </w:rPr>
        <w:t>(1), 214–223. https://doi.org/10.2307/1939395</w:t>
      </w:r>
    </w:p>
    <w:p w14:paraId="7CCE2BC6"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lastRenderedPageBreak/>
        <w:t>Latham, A. D. M., Latham, M. C., Boyce, M. S., &amp; Boutin, S. (2013). Spatial relationships of sympatric wolves (Canis lupus) and coyotes (C. latrans) with woodland caribou (Rangifer tarandus caribou) during the calving season in a human-modified boreal landscape. Wildlife Research (East Melbourne), 40(3), 250–260. https://doi.org/10.1071/WR12184</w:t>
      </w:r>
    </w:p>
    <w:p w14:paraId="0C7247D7"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Lee, P., &amp; Boutin, S. (2006). Persistence and developmental transition of wide seismic lines in the western Boreal Plains of Canada. </w:t>
      </w:r>
      <w:r>
        <w:rPr>
          <w:rFonts w:ascii="Calibri" w:eastAsia="Calibri" w:hAnsi="Calibri" w:cs="Calibri"/>
          <w:i/>
          <w:sz w:val="20"/>
          <w:szCs w:val="20"/>
        </w:rPr>
        <w:t>Journal of Environmental Management</w:t>
      </w:r>
      <w:r>
        <w:rPr>
          <w:rFonts w:ascii="Calibri" w:eastAsia="Calibri" w:hAnsi="Calibri" w:cs="Calibri"/>
          <w:sz w:val="20"/>
          <w:szCs w:val="20"/>
        </w:rPr>
        <w:t xml:space="preserve">, </w:t>
      </w:r>
      <w:r>
        <w:rPr>
          <w:rFonts w:ascii="Calibri" w:eastAsia="Calibri" w:hAnsi="Calibri" w:cs="Calibri"/>
          <w:i/>
          <w:sz w:val="20"/>
          <w:szCs w:val="20"/>
        </w:rPr>
        <w:t>78</w:t>
      </w:r>
      <w:r>
        <w:rPr>
          <w:rFonts w:ascii="Calibri" w:eastAsia="Calibri" w:hAnsi="Calibri" w:cs="Calibri"/>
          <w:sz w:val="20"/>
          <w:szCs w:val="20"/>
        </w:rPr>
        <w:t>(3), 240–250. https://doi.org/10.1016/j.jenvman.2005.03.016</w:t>
      </w:r>
    </w:p>
    <w:p w14:paraId="173AAECB"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Levin, S. A. (1992). The Problem of Pattern and Scale in Ecology: The Robert H. MacArthur Award Lecture. </w:t>
      </w:r>
      <w:r>
        <w:rPr>
          <w:rFonts w:ascii="Calibri" w:eastAsia="Calibri" w:hAnsi="Calibri" w:cs="Calibri"/>
          <w:i/>
          <w:sz w:val="20"/>
          <w:szCs w:val="20"/>
        </w:rPr>
        <w:t>Ecology</w:t>
      </w:r>
      <w:r>
        <w:rPr>
          <w:rFonts w:ascii="Calibri" w:eastAsia="Calibri" w:hAnsi="Calibri" w:cs="Calibri"/>
          <w:sz w:val="20"/>
          <w:szCs w:val="20"/>
        </w:rPr>
        <w:t xml:space="preserve">, </w:t>
      </w:r>
      <w:r>
        <w:rPr>
          <w:rFonts w:ascii="Calibri" w:eastAsia="Calibri" w:hAnsi="Calibri" w:cs="Calibri"/>
          <w:i/>
          <w:sz w:val="20"/>
          <w:szCs w:val="20"/>
        </w:rPr>
        <w:t>73</w:t>
      </w:r>
      <w:r>
        <w:rPr>
          <w:rFonts w:ascii="Calibri" w:eastAsia="Calibri" w:hAnsi="Calibri" w:cs="Calibri"/>
          <w:sz w:val="20"/>
          <w:szCs w:val="20"/>
        </w:rPr>
        <w:t>(6), 1943–1967. https://doi.org/10.2307/1941447</w:t>
      </w:r>
    </w:p>
    <w:p w14:paraId="41505140"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Lewis, H. T. (1982). A Time for Burning. 17. </w:t>
      </w:r>
      <w:r>
        <w:rPr>
          <w:rFonts w:ascii="Calibri" w:eastAsia="Calibri" w:hAnsi="Calibri" w:cs="Calibri"/>
          <w:i/>
          <w:sz w:val="20"/>
          <w:szCs w:val="20"/>
        </w:rPr>
        <w:t>Boreal Institute for Northern Studies, University of Alberta</w:t>
      </w:r>
      <w:r>
        <w:rPr>
          <w:rFonts w:ascii="Calibri" w:eastAsia="Calibri" w:hAnsi="Calibri" w:cs="Calibri"/>
          <w:sz w:val="20"/>
          <w:szCs w:val="20"/>
        </w:rPr>
        <w:t>.</w:t>
      </w:r>
    </w:p>
    <w:p w14:paraId="4149E43C"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Lüdecke, D., Ben-Shachar, M., Patil, I., Waggoner, P., &amp; Makowski, D. (2021). performance: An R Package for Assessment, Comparison and Testing of Statistical Models. </w:t>
      </w:r>
      <w:r>
        <w:rPr>
          <w:rFonts w:ascii="Calibri" w:eastAsia="Calibri" w:hAnsi="Calibri" w:cs="Calibri"/>
          <w:i/>
          <w:sz w:val="20"/>
          <w:szCs w:val="20"/>
        </w:rPr>
        <w:t>Journal of Open Source Software</w:t>
      </w:r>
      <w:r>
        <w:rPr>
          <w:rFonts w:ascii="Calibri" w:eastAsia="Calibri" w:hAnsi="Calibri" w:cs="Calibri"/>
          <w:sz w:val="20"/>
          <w:szCs w:val="20"/>
        </w:rPr>
        <w:t xml:space="preserve">, </w:t>
      </w:r>
      <w:r>
        <w:rPr>
          <w:rFonts w:ascii="Calibri" w:eastAsia="Calibri" w:hAnsi="Calibri" w:cs="Calibri"/>
          <w:i/>
          <w:sz w:val="20"/>
          <w:szCs w:val="20"/>
        </w:rPr>
        <w:t>6</w:t>
      </w:r>
      <w:r>
        <w:rPr>
          <w:rFonts w:ascii="Calibri" w:eastAsia="Calibri" w:hAnsi="Calibri" w:cs="Calibri"/>
          <w:sz w:val="20"/>
          <w:szCs w:val="20"/>
        </w:rPr>
        <w:t>(60), 3139. https://doi.org/10.21105/joss.03139</w:t>
      </w:r>
    </w:p>
    <w:p w14:paraId="4AC59F6C" w14:textId="2DD55D1E"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MacKenzie, D. I., Nichols, J. D., Lachman, G. B., Droege, S., Andrew Royle, J., &amp; Langtimm, C. A. (2002). Estimating site occupancy rates when detection probabilities are less than one. </w:t>
      </w:r>
      <w:r>
        <w:rPr>
          <w:rFonts w:ascii="Calibri" w:eastAsia="Calibri" w:hAnsi="Calibri" w:cs="Calibri"/>
          <w:i/>
          <w:sz w:val="20"/>
          <w:szCs w:val="20"/>
        </w:rPr>
        <w:t>Ecology</w:t>
      </w:r>
      <w:r>
        <w:rPr>
          <w:rFonts w:ascii="Calibri" w:eastAsia="Calibri" w:hAnsi="Calibri" w:cs="Calibri"/>
          <w:sz w:val="20"/>
          <w:szCs w:val="20"/>
        </w:rPr>
        <w:t xml:space="preserve">, </w:t>
      </w:r>
      <w:r>
        <w:rPr>
          <w:rFonts w:ascii="Calibri" w:eastAsia="Calibri" w:hAnsi="Calibri" w:cs="Calibri"/>
          <w:i/>
          <w:sz w:val="20"/>
          <w:szCs w:val="20"/>
        </w:rPr>
        <w:t>83</w:t>
      </w:r>
      <w:r>
        <w:rPr>
          <w:rFonts w:ascii="Calibri" w:eastAsia="Calibri" w:hAnsi="Calibri" w:cs="Calibri"/>
          <w:sz w:val="20"/>
          <w:szCs w:val="20"/>
        </w:rPr>
        <w:t xml:space="preserve">(8), 2248–2255. </w:t>
      </w:r>
      <w:r w:rsidR="005B45B6" w:rsidRPr="000F0847">
        <w:rPr>
          <w:rFonts w:ascii="Calibri" w:eastAsia="Calibri" w:hAnsi="Calibri" w:cs="Calibri"/>
          <w:sz w:val="20"/>
          <w:szCs w:val="20"/>
        </w:rPr>
        <w:t>https://doi.org/10.1890/0012-9658(2002)083[2248:ESORWD]2.0.CO;2</w:t>
      </w:r>
    </w:p>
    <w:p w14:paraId="13B5CB1C" w14:textId="1932702C" w:rsidR="005B45B6" w:rsidRDefault="005B45B6">
      <w:pPr>
        <w:spacing w:after="240"/>
        <w:ind w:left="630"/>
        <w:rPr>
          <w:rFonts w:ascii="Calibri" w:eastAsia="Calibri" w:hAnsi="Calibri" w:cs="Calibri"/>
          <w:sz w:val="20"/>
          <w:szCs w:val="20"/>
        </w:rPr>
      </w:pPr>
      <w:r w:rsidRPr="005B45B6">
        <w:rPr>
          <w:rFonts w:ascii="Calibri" w:eastAsia="Calibri" w:hAnsi="Calibri" w:cs="Calibri"/>
          <w:sz w:val="20"/>
          <w:szCs w:val="20"/>
        </w:rPr>
        <w:t xml:space="preserve">Magnusson, A., Skaug, H., Nielsen, A., Berg, C., Kristensen, K., Maechler, M., &amp; Brooks, M. M. (2017). Package ‘glmmtmb’. </w:t>
      </w:r>
      <w:r w:rsidRPr="000F0847">
        <w:rPr>
          <w:rFonts w:ascii="Calibri" w:eastAsia="Calibri" w:hAnsi="Calibri" w:cs="Calibri"/>
          <w:i/>
          <w:iCs/>
          <w:sz w:val="20"/>
          <w:szCs w:val="20"/>
        </w:rPr>
        <w:t>R Package Version 0.2. 0, 25.</w:t>
      </w:r>
    </w:p>
    <w:p w14:paraId="1A81D2F8"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Martin, C. A. (2018). An early synthesis of the habitat amount hypothesis. </w:t>
      </w:r>
      <w:r>
        <w:rPr>
          <w:rFonts w:ascii="Calibri" w:eastAsia="Calibri" w:hAnsi="Calibri" w:cs="Calibri"/>
          <w:i/>
          <w:sz w:val="20"/>
          <w:szCs w:val="20"/>
        </w:rPr>
        <w:t>Landscape Ecology</w:t>
      </w:r>
      <w:r>
        <w:rPr>
          <w:rFonts w:ascii="Calibri" w:eastAsia="Calibri" w:hAnsi="Calibri" w:cs="Calibri"/>
          <w:sz w:val="20"/>
          <w:szCs w:val="20"/>
        </w:rPr>
        <w:t xml:space="preserve">, </w:t>
      </w:r>
      <w:r>
        <w:rPr>
          <w:rFonts w:ascii="Calibri" w:eastAsia="Calibri" w:hAnsi="Calibri" w:cs="Calibri"/>
          <w:i/>
          <w:sz w:val="20"/>
          <w:szCs w:val="20"/>
        </w:rPr>
        <w:t>33</w:t>
      </w:r>
      <w:r>
        <w:rPr>
          <w:rFonts w:ascii="Calibri" w:eastAsia="Calibri" w:hAnsi="Calibri" w:cs="Calibri"/>
          <w:sz w:val="20"/>
          <w:szCs w:val="20"/>
        </w:rPr>
        <w:t>(11), 1831–1835. https://doi.org/10.1007/s10980-018-0716-y</w:t>
      </w:r>
    </w:p>
    <w:p w14:paraId="01873AAE"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Maxwell, S. L., Fuller, R. A., Brooks, T. M., &amp; Watson, J. E. M. (2016). Biodiversity: The ravages of guns, nets and bulldozers. </w:t>
      </w:r>
      <w:r>
        <w:rPr>
          <w:rFonts w:ascii="Calibri" w:eastAsia="Calibri" w:hAnsi="Calibri" w:cs="Calibri"/>
          <w:i/>
          <w:sz w:val="20"/>
          <w:szCs w:val="20"/>
        </w:rPr>
        <w:t>Nature</w:t>
      </w:r>
      <w:r>
        <w:rPr>
          <w:rFonts w:ascii="Calibri" w:eastAsia="Calibri" w:hAnsi="Calibri" w:cs="Calibri"/>
          <w:sz w:val="20"/>
          <w:szCs w:val="20"/>
        </w:rPr>
        <w:t xml:space="preserve">, </w:t>
      </w:r>
      <w:r>
        <w:rPr>
          <w:rFonts w:ascii="Calibri" w:eastAsia="Calibri" w:hAnsi="Calibri" w:cs="Calibri"/>
          <w:i/>
          <w:sz w:val="20"/>
          <w:szCs w:val="20"/>
        </w:rPr>
        <w:t>536</w:t>
      </w:r>
      <w:r>
        <w:rPr>
          <w:rFonts w:ascii="Calibri" w:eastAsia="Calibri" w:hAnsi="Calibri" w:cs="Calibri"/>
          <w:sz w:val="20"/>
          <w:szCs w:val="20"/>
        </w:rPr>
        <w:t>(7615), 143–145. https://doi.org/10.1038/536143a</w:t>
      </w:r>
    </w:p>
    <w:p w14:paraId="3BE2DCBC"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lastRenderedPageBreak/>
        <w:t>McDermott, J. P. B., Whitaker, D. M., &amp; Warkentin, I. G. (2020). Constraints on range expansion of introduced red squirrels (</w:t>
      </w:r>
      <w:r>
        <w:rPr>
          <w:rFonts w:ascii="Calibri" w:eastAsia="Calibri" w:hAnsi="Calibri" w:cs="Calibri"/>
          <w:i/>
          <w:sz w:val="20"/>
          <w:szCs w:val="20"/>
        </w:rPr>
        <w:t>Tamiasciurus hudsonicus</w:t>
      </w:r>
      <w:r>
        <w:rPr>
          <w:rFonts w:ascii="Calibri" w:eastAsia="Calibri" w:hAnsi="Calibri" w:cs="Calibri"/>
          <w:sz w:val="20"/>
          <w:szCs w:val="20"/>
        </w:rPr>
        <w:t xml:space="preserve">) in an island ecosystem. </w:t>
      </w:r>
      <w:r>
        <w:rPr>
          <w:rFonts w:ascii="Calibri" w:eastAsia="Calibri" w:hAnsi="Calibri" w:cs="Calibri"/>
          <w:i/>
          <w:sz w:val="20"/>
          <w:szCs w:val="20"/>
        </w:rPr>
        <w:t>Canadian Journal of Forest Research</w:t>
      </w:r>
      <w:r>
        <w:rPr>
          <w:rFonts w:ascii="Calibri" w:eastAsia="Calibri" w:hAnsi="Calibri" w:cs="Calibri"/>
          <w:sz w:val="20"/>
          <w:szCs w:val="20"/>
        </w:rPr>
        <w:t xml:space="preserve">, </w:t>
      </w:r>
      <w:r>
        <w:rPr>
          <w:rFonts w:ascii="Calibri" w:eastAsia="Calibri" w:hAnsi="Calibri" w:cs="Calibri"/>
          <w:i/>
          <w:sz w:val="20"/>
          <w:szCs w:val="20"/>
        </w:rPr>
        <w:t>50</w:t>
      </w:r>
      <w:r>
        <w:rPr>
          <w:rFonts w:ascii="Calibri" w:eastAsia="Calibri" w:hAnsi="Calibri" w:cs="Calibri"/>
          <w:sz w:val="20"/>
          <w:szCs w:val="20"/>
        </w:rPr>
        <w:t>(10), 1064–1073. https://doi.org/10.1139/cjfr-2019-0369</w:t>
      </w:r>
    </w:p>
    <w:p w14:paraId="093AE2A1"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McKenzie, H. W., Merrill, E. H., Spiteri, R. J., &amp; Lewis, M. A. (2012). How linear features alter predator movement and the functional response. </w:t>
      </w:r>
      <w:r>
        <w:rPr>
          <w:rFonts w:ascii="Calibri" w:eastAsia="Calibri" w:hAnsi="Calibri" w:cs="Calibri"/>
          <w:i/>
          <w:sz w:val="20"/>
          <w:szCs w:val="20"/>
        </w:rPr>
        <w:t>Interface Focus</w:t>
      </w:r>
      <w:r>
        <w:rPr>
          <w:rFonts w:ascii="Calibri" w:eastAsia="Calibri" w:hAnsi="Calibri" w:cs="Calibri"/>
          <w:sz w:val="20"/>
          <w:szCs w:val="20"/>
        </w:rPr>
        <w:t xml:space="preserve">, </w:t>
      </w:r>
      <w:r>
        <w:rPr>
          <w:rFonts w:ascii="Calibri" w:eastAsia="Calibri" w:hAnsi="Calibri" w:cs="Calibri"/>
          <w:i/>
          <w:sz w:val="20"/>
          <w:szCs w:val="20"/>
        </w:rPr>
        <w:t>2</w:t>
      </w:r>
      <w:r>
        <w:rPr>
          <w:rFonts w:ascii="Calibri" w:eastAsia="Calibri" w:hAnsi="Calibri" w:cs="Calibri"/>
          <w:sz w:val="20"/>
          <w:szCs w:val="20"/>
        </w:rPr>
        <w:t>(2), 205–216. https://doi.org/10.1098/rsfs.2011.0086</w:t>
      </w:r>
    </w:p>
    <w:p w14:paraId="3315009F" w14:textId="77777777" w:rsidR="00512322" w:rsidRDefault="00E60473">
      <w:pPr>
        <w:spacing w:after="240" w:line="312" w:lineRule="auto"/>
        <w:ind w:left="630"/>
        <w:rPr>
          <w:rFonts w:ascii="Calibri" w:eastAsia="Calibri" w:hAnsi="Calibri" w:cs="Calibri"/>
          <w:sz w:val="20"/>
          <w:szCs w:val="20"/>
        </w:rPr>
      </w:pPr>
      <w:r>
        <w:rPr>
          <w:rFonts w:ascii="Calibri" w:eastAsia="Calibri" w:hAnsi="Calibri" w:cs="Calibri"/>
          <w:sz w:val="20"/>
          <w:szCs w:val="20"/>
        </w:rPr>
        <w:t xml:space="preserve">Merrick, M. J., &amp; Koprowski, J. L. (2016). Altered natal dispersal at the range periphery: The role of behavior, resources, and maternal condition. </w:t>
      </w:r>
      <w:r>
        <w:rPr>
          <w:rFonts w:ascii="Calibri" w:eastAsia="Calibri" w:hAnsi="Calibri" w:cs="Calibri"/>
          <w:i/>
          <w:sz w:val="20"/>
          <w:szCs w:val="20"/>
        </w:rPr>
        <w:t>Ecology and evolution</w:t>
      </w:r>
      <w:r>
        <w:rPr>
          <w:rFonts w:ascii="Calibri" w:eastAsia="Calibri" w:hAnsi="Calibri" w:cs="Calibri"/>
          <w:sz w:val="20"/>
          <w:szCs w:val="20"/>
        </w:rPr>
        <w:t xml:space="preserve">, </w:t>
      </w:r>
      <w:r>
        <w:rPr>
          <w:rFonts w:ascii="Calibri" w:eastAsia="Calibri" w:hAnsi="Calibri" w:cs="Calibri"/>
          <w:i/>
          <w:sz w:val="20"/>
          <w:szCs w:val="20"/>
        </w:rPr>
        <w:t>7</w:t>
      </w:r>
      <w:r>
        <w:rPr>
          <w:rFonts w:ascii="Calibri" w:eastAsia="Calibri" w:hAnsi="Calibri" w:cs="Calibri"/>
          <w:sz w:val="20"/>
          <w:szCs w:val="20"/>
        </w:rPr>
        <w:t>(1), 58–72. https://doi.org/10.1002/ece3.2612</w:t>
      </w:r>
    </w:p>
    <w:p w14:paraId="47C5AE33"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Mirski, P., &amp; Väli, Ü. (2021). Movements of birds of prey reveal the importance of tree lines, small woods and forest edges in agricultural landscapes. </w:t>
      </w:r>
      <w:r>
        <w:rPr>
          <w:rFonts w:ascii="Calibri" w:eastAsia="Calibri" w:hAnsi="Calibri" w:cs="Calibri"/>
          <w:i/>
          <w:sz w:val="20"/>
          <w:szCs w:val="20"/>
        </w:rPr>
        <w:t>Landscape Ecology</w:t>
      </w:r>
      <w:r>
        <w:rPr>
          <w:rFonts w:ascii="Calibri" w:eastAsia="Calibri" w:hAnsi="Calibri" w:cs="Calibri"/>
          <w:sz w:val="20"/>
          <w:szCs w:val="20"/>
        </w:rPr>
        <w:t xml:space="preserve">, </w:t>
      </w:r>
      <w:r>
        <w:rPr>
          <w:rFonts w:ascii="Calibri" w:eastAsia="Calibri" w:hAnsi="Calibri" w:cs="Calibri"/>
          <w:i/>
          <w:sz w:val="20"/>
          <w:szCs w:val="20"/>
        </w:rPr>
        <w:t>36</w:t>
      </w:r>
      <w:r>
        <w:rPr>
          <w:rFonts w:ascii="Calibri" w:eastAsia="Calibri" w:hAnsi="Calibri" w:cs="Calibri"/>
          <w:sz w:val="20"/>
          <w:szCs w:val="20"/>
        </w:rPr>
        <w:t>(5), 1409–1421. https://doi.org/10.1007/s10980-021-01223-9</w:t>
      </w:r>
    </w:p>
    <w:p w14:paraId="05B8BD96"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O’Donoghue, M., Boutin, S., Murray, D. L., Krebs, C. J., Hofer, E. J.,Breitenmoser, U., … Nams, V. O. (2001). Coyotes and lynx. In C. J.Krebs (Ed.), Ecosystem dynamics of the boreal forest: The Kluane project(pp. 276–323). New York, NY: Oxford University Press.</w:t>
      </w:r>
    </w:p>
    <w:p w14:paraId="1B4DDBEA"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Opermanis, O. (2004). Appearance and vulnerability of artificial duck nests to avian predators. Journal of Avian Biology, 35(5), 410–415. https://doi.org/10.1111/j.0908-8857.2004.03243.x</w:t>
      </w:r>
    </w:p>
    <w:p w14:paraId="14FA713C"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Parsons, A. W., Forrester, T., McShea, W. J., Baker-Whatton, M. C., Millspaugh, J. J., &amp; Kays, R. (2017). Do occupancy or detection rates from camera traps reflect deer density? </w:t>
      </w:r>
      <w:r>
        <w:rPr>
          <w:rFonts w:ascii="Calibri" w:eastAsia="Calibri" w:hAnsi="Calibri" w:cs="Calibri"/>
          <w:i/>
          <w:sz w:val="20"/>
          <w:szCs w:val="20"/>
        </w:rPr>
        <w:t>Journal of Mammalogy</w:t>
      </w:r>
      <w:r>
        <w:rPr>
          <w:rFonts w:ascii="Calibri" w:eastAsia="Calibri" w:hAnsi="Calibri" w:cs="Calibri"/>
          <w:sz w:val="20"/>
          <w:szCs w:val="20"/>
        </w:rPr>
        <w:t xml:space="preserve">, </w:t>
      </w:r>
      <w:r>
        <w:rPr>
          <w:rFonts w:ascii="Calibri" w:eastAsia="Calibri" w:hAnsi="Calibri" w:cs="Calibri"/>
          <w:i/>
          <w:sz w:val="20"/>
          <w:szCs w:val="20"/>
        </w:rPr>
        <w:t>98</w:t>
      </w:r>
      <w:r>
        <w:rPr>
          <w:rFonts w:ascii="Calibri" w:eastAsia="Calibri" w:hAnsi="Calibri" w:cs="Calibri"/>
          <w:sz w:val="20"/>
          <w:szCs w:val="20"/>
        </w:rPr>
        <w:t>(6), 1547–1557. https://doi.org/10.1093/jmammal/gyx128</w:t>
      </w:r>
    </w:p>
    <w:p w14:paraId="66D6BA60"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Pasher, J., Seed, E., &amp; Duffe, J. (2013). Development of boreal ecosystem anthropogenic disturbance layers for Canada based on 2008 to 2010 Landsat imagery. </w:t>
      </w:r>
      <w:r>
        <w:rPr>
          <w:rFonts w:ascii="Calibri" w:eastAsia="Calibri" w:hAnsi="Calibri" w:cs="Calibri"/>
          <w:i/>
          <w:sz w:val="20"/>
          <w:szCs w:val="20"/>
        </w:rPr>
        <w:t>Canadian Journal of Remote Sensing</w:t>
      </w:r>
      <w:r>
        <w:rPr>
          <w:rFonts w:ascii="Calibri" w:eastAsia="Calibri" w:hAnsi="Calibri" w:cs="Calibri"/>
          <w:sz w:val="20"/>
          <w:szCs w:val="20"/>
        </w:rPr>
        <w:t xml:space="preserve">, </w:t>
      </w:r>
      <w:r>
        <w:rPr>
          <w:rFonts w:ascii="Calibri" w:eastAsia="Calibri" w:hAnsi="Calibri" w:cs="Calibri"/>
          <w:i/>
          <w:sz w:val="20"/>
          <w:szCs w:val="20"/>
        </w:rPr>
        <w:t>39</w:t>
      </w:r>
      <w:r>
        <w:rPr>
          <w:rFonts w:ascii="Calibri" w:eastAsia="Calibri" w:hAnsi="Calibri" w:cs="Calibri"/>
          <w:sz w:val="20"/>
          <w:szCs w:val="20"/>
        </w:rPr>
        <w:t>(1), 42–58. https://doi.org/10.5589/m13-007</w:t>
      </w:r>
    </w:p>
    <w:p w14:paraId="56B8DBD3"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lastRenderedPageBreak/>
        <w:t xml:space="preserve">Patterson, J. E. H., &amp; Malcolm, J. R. (2010). Landscape structure and local habitat characteristics as correlates of Glaucomys sabrinus and Tamiasciurus hudsonicus occurrence. </w:t>
      </w:r>
      <w:r>
        <w:rPr>
          <w:rFonts w:ascii="Calibri" w:eastAsia="Calibri" w:hAnsi="Calibri" w:cs="Calibri"/>
          <w:i/>
          <w:sz w:val="20"/>
          <w:szCs w:val="20"/>
        </w:rPr>
        <w:t>Journal of Mammalogy</w:t>
      </w:r>
      <w:r>
        <w:rPr>
          <w:rFonts w:ascii="Calibri" w:eastAsia="Calibri" w:hAnsi="Calibri" w:cs="Calibri"/>
          <w:sz w:val="20"/>
          <w:szCs w:val="20"/>
        </w:rPr>
        <w:t xml:space="preserve">, </w:t>
      </w:r>
      <w:r>
        <w:rPr>
          <w:rFonts w:ascii="Calibri" w:eastAsia="Calibri" w:hAnsi="Calibri" w:cs="Calibri"/>
          <w:i/>
          <w:sz w:val="20"/>
          <w:szCs w:val="20"/>
        </w:rPr>
        <w:t>91</w:t>
      </w:r>
      <w:r>
        <w:rPr>
          <w:rFonts w:ascii="Calibri" w:eastAsia="Calibri" w:hAnsi="Calibri" w:cs="Calibri"/>
          <w:sz w:val="20"/>
          <w:szCs w:val="20"/>
        </w:rPr>
        <w:t>(3), 642–653. https://doi.org/10.1644/09-mamm-a-118.1</w:t>
      </w:r>
    </w:p>
    <w:p w14:paraId="0CD61D86"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Pebesma, E. (2018). Simple Features for R: Standardized Support for Spatial Vector Data. </w:t>
      </w:r>
      <w:r>
        <w:rPr>
          <w:rFonts w:ascii="Calibri" w:eastAsia="Calibri" w:hAnsi="Calibri" w:cs="Calibri"/>
          <w:i/>
          <w:sz w:val="20"/>
          <w:szCs w:val="20"/>
        </w:rPr>
        <w:t>The R Journal</w:t>
      </w:r>
      <w:r>
        <w:rPr>
          <w:rFonts w:ascii="Calibri" w:eastAsia="Calibri" w:hAnsi="Calibri" w:cs="Calibri"/>
          <w:sz w:val="20"/>
          <w:szCs w:val="20"/>
        </w:rPr>
        <w:t xml:space="preserve">, </w:t>
      </w:r>
      <w:r>
        <w:rPr>
          <w:rFonts w:ascii="Calibri" w:eastAsia="Calibri" w:hAnsi="Calibri" w:cs="Calibri"/>
          <w:i/>
          <w:sz w:val="20"/>
          <w:szCs w:val="20"/>
        </w:rPr>
        <w:t>10</w:t>
      </w:r>
      <w:r>
        <w:rPr>
          <w:rFonts w:ascii="Calibri" w:eastAsia="Calibri" w:hAnsi="Calibri" w:cs="Calibri"/>
          <w:sz w:val="20"/>
          <w:szCs w:val="20"/>
        </w:rPr>
        <w:t>(1), 439. https://doi.org/10.32614/RJ-2018-009</w:t>
      </w:r>
    </w:p>
    <w:p w14:paraId="0D37586D"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Pfeifer, M., Lefebvre, V., Peres, C. A., Banks-Leite, C., Wearn, O. R., Marsh, C. J., Butchart, S. H. M., Arroyo-Rodríguez, V., Barlow, J., Cerezo, A., Cisneros, L., D’Cruze, N., Faria, D., Hadley, A., Harris, S. M., Klingbeil, B. T., Kormann, U., Lens, L., Medina-Rangel, G. F., … Ewers, R. M. (2017). Creation of forest edges has a global impact on forest vertebrates. </w:t>
      </w:r>
      <w:r>
        <w:rPr>
          <w:rFonts w:ascii="Calibri" w:eastAsia="Calibri" w:hAnsi="Calibri" w:cs="Calibri"/>
          <w:i/>
          <w:sz w:val="20"/>
          <w:szCs w:val="20"/>
        </w:rPr>
        <w:t>Nature</w:t>
      </w:r>
      <w:r>
        <w:rPr>
          <w:rFonts w:ascii="Calibri" w:eastAsia="Calibri" w:hAnsi="Calibri" w:cs="Calibri"/>
          <w:sz w:val="20"/>
          <w:szCs w:val="20"/>
        </w:rPr>
        <w:t xml:space="preserve">, </w:t>
      </w:r>
      <w:r>
        <w:rPr>
          <w:rFonts w:ascii="Calibri" w:eastAsia="Calibri" w:hAnsi="Calibri" w:cs="Calibri"/>
          <w:i/>
          <w:sz w:val="20"/>
          <w:szCs w:val="20"/>
        </w:rPr>
        <w:t>551</w:t>
      </w:r>
      <w:r>
        <w:rPr>
          <w:rFonts w:ascii="Calibri" w:eastAsia="Calibri" w:hAnsi="Calibri" w:cs="Calibri"/>
          <w:sz w:val="20"/>
          <w:szCs w:val="20"/>
        </w:rPr>
        <w:t>(7679), 187–191. https://doi.org/10.1038/nature24457</w:t>
      </w:r>
    </w:p>
    <w:p w14:paraId="1F4810A9"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Pickell, P. D., Andison, D. W., Coops, N. C., Gergel, S. E., &amp; Marshall, P. L. (2015). The spatial patterns of anthropogenic disturbance in the western Canadian boreal forest following oil and gas development. </w:t>
      </w:r>
      <w:r>
        <w:rPr>
          <w:rFonts w:ascii="Calibri" w:eastAsia="Calibri" w:hAnsi="Calibri" w:cs="Calibri"/>
          <w:i/>
          <w:sz w:val="20"/>
          <w:szCs w:val="20"/>
        </w:rPr>
        <w:t>Canadian Journal of Forest Research</w:t>
      </w:r>
      <w:r>
        <w:rPr>
          <w:rFonts w:ascii="Calibri" w:eastAsia="Calibri" w:hAnsi="Calibri" w:cs="Calibri"/>
          <w:sz w:val="20"/>
          <w:szCs w:val="20"/>
        </w:rPr>
        <w:t xml:space="preserve">, </w:t>
      </w:r>
      <w:r>
        <w:rPr>
          <w:rFonts w:ascii="Calibri" w:eastAsia="Calibri" w:hAnsi="Calibri" w:cs="Calibri"/>
          <w:i/>
          <w:sz w:val="20"/>
          <w:szCs w:val="20"/>
        </w:rPr>
        <w:t>45</w:t>
      </w:r>
      <w:r>
        <w:rPr>
          <w:rFonts w:ascii="Calibri" w:eastAsia="Calibri" w:hAnsi="Calibri" w:cs="Calibri"/>
          <w:sz w:val="20"/>
          <w:szCs w:val="20"/>
        </w:rPr>
        <w:t>(6), 732–743. https://doi.org/10.1139/cjfr-2014-0546</w:t>
      </w:r>
    </w:p>
    <w:p w14:paraId="2AB3ECAD"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Püttker, T., Crouzeilles, R., Almeida-Gomes, M., Schmoeller, M., Maurenza, D., Alves-Pinto, H., Pardini, R., Vieira, M. V, Banks-Leite, C., Fonseca, C. R., Metzger, J. P., Accacio, G. M., Alexandrino, E. R., Barros, C. S., Bogoni, J. A., Boscolo, D., Brancalion, P. H. S., Bueno, A. A., Cambui, E. C. B., … Prevedello, J. A. (2020). Indirect effects of habitat loss via habitat fragmentation: A cross-taxa analysis of forest-dependent species. </w:t>
      </w:r>
      <w:r>
        <w:rPr>
          <w:rFonts w:ascii="Calibri" w:eastAsia="Calibri" w:hAnsi="Calibri" w:cs="Calibri"/>
          <w:i/>
          <w:sz w:val="20"/>
          <w:szCs w:val="20"/>
        </w:rPr>
        <w:t>Biological Conservation</w:t>
      </w:r>
      <w:r>
        <w:rPr>
          <w:rFonts w:ascii="Calibri" w:eastAsia="Calibri" w:hAnsi="Calibri" w:cs="Calibri"/>
          <w:sz w:val="20"/>
          <w:szCs w:val="20"/>
        </w:rPr>
        <w:t xml:space="preserve">, </w:t>
      </w:r>
      <w:r>
        <w:rPr>
          <w:rFonts w:ascii="Calibri" w:eastAsia="Calibri" w:hAnsi="Calibri" w:cs="Calibri"/>
          <w:i/>
          <w:sz w:val="20"/>
          <w:szCs w:val="20"/>
        </w:rPr>
        <w:t>241</w:t>
      </w:r>
      <w:r>
        <w:rPr>
          <w:rFonts w:ascii="Calibri" w:eastAsia="Calibri" w:hAnsi="Calibri" w:cs="Calibri"/>
          <w:sz w:val="20"/>
          <w:szCs w:val="20"/>
        </w:rPr>
        <w:t>, 108368. https://doi.org/10.1016/j.biocon.2019.108368</w:t>
      </w:r>
    </w:p>
    <w:p w14:paraId="538B750D"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Ruffell, J., Banks‐Leite, C., &amp; Didham, R. K. (2016). Accounting for the causal basis of collinearity when measuring the effects of habitat loss versus habitat fragmentation. </w:t>
      </w:r>
      <w:r>
        <w:rPr>
          <w:rFonts w:ascii="Calibri" w:eastAsia="Calibri" w:hAnsi="Calibri" w:cs="Calibri"/>
          <w:i/>
          <w:sz w:val="20"/>
          <w:szCs w:val="20"/>
        </w:rPr>
        <w:t>Oikos</w:t>
      </w:r>
      <w:r>
        <w:rPr>
          <w:rFonts w:ascii="Calibri" w:eastAsia="Calibri" w:hAnsi="Calibri" w:cs="Calibri"/>
          <w:sz w:val="20"/>
          <w:szCs w:val="20"/>
        </w:rPr>
        <w:t xml:space="preserve">, </w:t>
      </w:r>
      <w:r>
        <w:rPr>
          <w:rFonts w:ascii="Calibri" w:eastAsia="Calibri" w:hAnsi="Calibri" w:cs="Calibri"/>
          <w:i/>
          <w:sz w:val="20"/>
          <w:szCs w:val="20"/>
        </w:rPr>
        <w:t>125</w:t>
      </w:r>
      <w:r>
        <w:rPr>
          <w:rFonts w:ascii="Calibri" w:eastAsia="Calibri" w:hAnsi="Calibri" w:cs="Calibri"/>
          <w:sz w:val="20"/>
          <w:szCs w:val="20"/>
        </w:rPr>
        <w:t>(1), 117–125. https://doi.org/10.1111/oik.01948</w:t>
      </w:r>
    </w:p>
    <w:p w14:paraId="28164326"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Rusch, D. A., &amp; Reeder, W. G. (1978). Population Ecology of Alberta Red Squirrels. </w:t>
      </w:r>
      <w:r>
        <w:rPr>
          <w:rFonts w:ascii="Calibri" w:eastAsia="Calibri" w:hAnsi="Calibri" w:cs="Calibri"/>
          <w:i/>
          <w:sz w:val="20"/>
          <w:szCs w:val="20"/>
        </w:rPr>
        <w:t>Ecology</w:t>
      </w:r>
      <w:r>
        <w:rPr>
          <w:rFonts w:ascii="Calibri" w:eastAsia="Calibri" w:hAnsi="Calibri" w:cs="Calibri"/>
          <w:sz w:val="20"/>
          <w:szCs w:val="20"/>
        </w:rPr>
        <w:t xml:space="preserve">, </w:t>
      </w:r>
      <w:r>
        <w:rPr>
          <w:rFonts w:ascii="Calibri" w:eastAsia="Calibri" w:hAnsi="Calibri" w:cs="Calibri"/>
          <w:i/>
          <w:sz w:val="20"/>
          <w:szCs w:val="20"/>
        </w:rPr>
        <w:t>59</w:t>
      </w:r>
      <w:r>
        <w:rPr>
          <w:rFonts w:ascii="Calibri" w:eastAsia="Calibri" w:hAnsi="Calibri" w:cs="Calibri"/>
          <w:sz w:val="20"/>
          <w:szCs w:val="20"/>
        </w:rPr>
        <w:t>(2), 400–420. https://doi.org/10.2307/1936382</w:t>
      </w:r>
    </w:p>
    <w:p w14:paraId="791AD0F5"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lastRenderedPageBreak/>
        <w:t xml:space="preserve">Russel, R. E., Lehmkuhl, J. F., Buckland, S. T., &amp; Saab, V. A. (2010). Short-Term Responses of Red Squirrels to Prescribed Burning in the Interior Pacific Northwest, USA. </w:t>
      </w:r>
      <w:r>
        <w:rPr>
          <w:rFonts w:ascii="Calibri" w:eastAsia="Calibri" w:hAnsi="Calibri" w:cs="Calibri"/>
          <w:i/>
          <w:sz w:val="20"/>
          <w:szCs w:val="20"/>
        </w:rPr>
        <w:t>The Journal of Wildlife Management</w:t>
      </w:r>
      <w:r>
        <w:rPr>
          <w:rFonts w:ascii="Calibri" w:eastAsia="Calibri" w:hAnsi="Calibri" w:cs="Calibri"/>
          <w:sz w:val="20"/>
          <w:szCs w:val="20"/>
        </w:rPr>
        <w:t xml:space="preserve">, </w:t>
      </w:r>
      <w:r>
        <w:rPr>
          <w:rFonts w:ascii="Calibri" w:eastAsia="Calibri" w:hAnsi="Calibri" w:cs="Calibri"/>
          <w:i/>
          <w:sz w:val="20"/>
          <w:szCs w:val="20"/>
        </w:rPr>
        <w:t>74</w:t>
      </w:r>
      <w:r>
        <w:rPr>
          <w:rFonts w:ascii="Calibri" w:eastAsia="Calibri" w:hAnsi="Calibri" w:cs="Calibri"/>
          <w:sz w:val="20"/>
          <w:szCs w:val="20"/>
        </w:rPr>
        <w:t>(1), 12–17. https://doi.org/10.2193/2008-342</w:t>
      </w:r>
    </w:p>
    <w:p w14:paraId="14CF4423"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Salafsky, S. R., Reynolds, R. T., Noon, B. R., &amp; Wiens, J. A. (2007). Reproductive Responses of Northern Goshawks to Variable Prey Populations. </w:t>
      </w:r>
      <w:r>
        <w:rPr>
          <w:rFonts w:ascii="Calibri" w:eastAsia="Calibri" w:hAnsi="Calibri" w:cs="Calibri"/>
          <w:i/>
          <w:sz w:val="20"/>
          <w:szCs w:val="20"/>
        </w:rPr>
        <w:t>The Journal of Wildlife Management</w:t>
      </w:r>
      <w:r>
        <w:rPr>
          <w:rFonts w:ascii="Calibri" w:eastAsia="Calibri" w:hAnsi="Calibri" w:cs="Calibri"/>
          <w:sz w:val="20"/>
          <w:szCs w:val="20"/>
        </w:rPr>
        <w:t xml:space="preserve">, </w:t>
      </w:r>
      <w:r>
        <w:rPr>
          <w:rFonts w:ascii="Calibri" w:eastAsia="Calibri" w:hAnsi="Calibri" w:cs="Calibri"/>
          <w:i/>
          <w:sz w:val="20"/>
          <w:szCs w:val="20"/>
        </w:rPr>
        <w:t>71</w:t>
      </w:r>
      <w:r>
        <w:rPr>
          <w:rFonts w:ascii="Calibri" w:eastAsia="Calibri" w:hAnsi="Calibri" w:cs="Calibri"/>
          <w:sz w:val="20"/>
          <w:szCs w:val="20"/>
        </w:rPr>
        <w:t>(7), 2274–2283. https://doi.org/10.2193/2006-357</w:t>
      </w:r>
    </w:p>
    <w:p w14:paraId="6E75B360"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Schumaker, N. H. (1996). Using Landscape Indices to Predict Habitat Connectivity. </w:t>
      </w:r>
      <w:r>
        <w:rPr>
          <w:rFonts w:ascii="Calibri" w:eastAsia="Calibri" w:hAnsi="Calibri" w:cs="Calibri"/>
          <w:i/>
          <w:sz w:val="20"/>
          <w:szCs w:val="20"/>
        </w:rPr>
        <w:t>Ecology</w:t>
      </w:r>
      <w:r>
        <w:rPr>
          <w:rFonts w:ascii="Calibri" w:eastAsia="Calibri" w:hAnsi="Calibri" w:cs="Calibri"/>
          <w:sz w:val="20"/>
          <w:szCs w:val="20"/>
        </w:rPr>
        <w:t xml:space="preserve">, </w:t>
      </w:r>
      <w:r>
        <w:rPr>
          <w:rFonts w:ascii="Calibri" w:eastAsia="Calibri" w:hAnsi="Calibri" w:cs="Calibri"/>
          <w:i/>
          <w:sz w:val="20"/>
          <w:szCs w:val="20"/>
        </w:rPr>
        <w:t>77</w:t>
      </w:r>
      <w:r>
        <w:rPr>
          <w:rFonts w:ascii="Calibri" w:eastAsia="Calibri" w:hAnsi="Calibri" w:cs="Calibri"/>
          <w:sz w:val="20"/>
          <w:szCs w:val="20"/>
        </w:rPr>
        <w:t>(4), 1210–1225. https://doi.org/10.2307/2265590</w:t>
      </w:r>
    </w:p>
    <w:p w14:paraId="346F60B6"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Shackelford, N., Standish, R. J., Ripple, W., &amp; Starzomski, B. M. (2018). Threats to biodiversity from cumulative human impacts in one of North America’s last wildlife frontiers. </w:t>
      </w:r>
      <w:r>
        <w:rPr>
          <w:rFonts w:ascii="Calibri" w:eastAsia="Calibri" w:hAnsi="Calibri" w:cs="Calibri"/>
          <w:i/>
          <w:sz w:val="20"/>
          <w:szCs w:val="20"/>
        </w:rPr>
        <w:t>Conservation Biology</w:t>
      </w:r>
      <w:r>
        <w:rPr>
          <w:rFonts w:ascii="Calibri" w:eastAsia="Calibri" w:hAnsi="Calibri" w:cs="Calibri"/>
          <w:sz w:val="20"/>
          <w:szCs w:val="20"/>
        </w:rPr>
        <w:t xml:space="preserve">, </w:t>
      </w:r>
      <w:r>
        <w:rPr>
          <w:rFonts w:ascii="Calibri" w:eastAsia="Calibri" w:hAnsi="Calibri" w:cs="Calibri"/>
          <w:i/>
          <w:sz w:val="20"/>
          <w:szCs w:val="20"/>
        </w:rPr>
        <w:t>32</w:t>
      </w:r>
      <w:r>
        <w:rPr>
          <w:rFonts w:ascii="Calibri" w:eastAsia="Calibri" w:hAnsi="Calibri" w:cs="Calibri"/>
          <w:sz w:val="20"/>
          <w:szCs w:val="20"/>
        </w:rPr>
        <w:t>(3), 672–684. https://doi.org/10.1111/cobi.13036</w:t>
      </w:r>
    </w:p>
    <w:p w14:paraId="2FDE0341"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Skatter, H. G., Kansas, J. L., Charlebois, M. L., &amp; Skatter, S. (2020). Long-term snow track monitoring to understand factors affecting boreal forest mammal density in an expanding in situ oil sands area. </w:t>
      </w:r>
      <w:r>
        <w:rPr>
          <w:rFonts w:ascii="Calibri" w:eastAsia="Calibri" w:hAnsi="Calibri" w:cs="Calibri"/>
          <w:i/>
          <w:sz w:val="20"/>
          <w:szCs w:val="20"/>
        </w:rPr>
        <w:t>Canadian Wildlife Biology and Management</w:t>
      </w:r>
      <w:r>
        <w:rPr>
          <w:rFonts w:ascii="Calibri" w:eastAsia="Calibri" w:hAnsi="Calibri" w:cs="Calibri"/>
          <w:sz w:val="20"/>
          <w:szCs w:val="20"/>
        </w:rPr>
        <w:t xml:space="preserve">, </w:t>
      </w:r>
      <w:r>
        <w:rPr>
          <w:rFonts w:ascii="Calibri" w:eastAsia="Calibri" w:hAnsi="Calibri" w:cs="Calibri"/>
          <w:i/>
          <w:sz w:val="20"/>
          <w:szCs w:val="20"/>
        </w:rPr>
        <w:t>2</w:t>
      </w:r>
      <w:r>
        <w:rPr>
          <w:rFonts w:ascii="Calibri" w:eastAsia="Calibri" w:hAnsi="Calibri" w:cs="Calibri"/>
          <w:sz w:val="20"/>
          <w:szCs w:val="20"/>
        </w:rPr>
        <w:t>, 107–131.</w:t>
      </w:r>
    </w:p>
    <w:p w14:paraId="732FA5FC"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Smith, R. M., Fisher, J. T., &amp; Shackelford, N. (2024). </w:t>
      </w:r>
      <w:r>
        <w:rPr>
          <w:rFonts w:ascii="Calibri" w:eastAsia="Calibri" w:hAnsi="Calibri" w:cs="Calibri"/>
          <w:i/>
          <w:sz w:val="20"/>
          <w:szCs w:val="20"/>
        </w:rPr>
        <w:t>Evaluating the impacts of anthropogenic development on large mammals across protected and industrialized landscapes in Western Canada</w:t>
      </w:r>
      <w:r>
        <w:rPr>
          <w:rFonts w:ascii="Calibri" w:eastAsia="Calibri" w:hAnsi="Calibri" w:cs="Calibri"/>
          <w:sz w:val="20"/>
          <w:szCs w:val="20"/>
        </w:rPr>
        <w:t xml:space="preserve"> [University of Victoria]. https://hdl.handle.net/1828/16338</w:t>
      </w:r>
    </w:p>
    <w:p w14:paraId="05FF986E"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Sousa, W. P. (1984). The Role of Disturbance in Natural Communities. </w:t>
      </w:r>
      <w:r>
        <w:rPr>
          <w:rFonts w:ascii="Calibri" w:eastAsia="Calibri" w:hAnsi="Calibri" w:cs="Calibri"/>
          <w:i/>
          <w:sz w:val="20"/>
          <w:szCs w:val="20"/>
        </w:rPr>
        <w:t>Annual Review of Ecology and Systematics</w:t>
      </w:r>
      <w:r>
        <w:rPr>
          <w:rFonts w:ascii="Calibri" w:eastAsia="Calibri" w:hAnsi="Calibri" w:cs="Calibri"/>
          <w:sz w:val="20"/>
          <w:szCs w:val="20"/>
        </w:rPr>
        <w:t xml:space="preserve">, </w:t>
      </w:r>
      <w:r>
        <w:rPr>
          <w:rFonts w:ascii="Calibri" w:eastAsia="Calibri" w:hAnsi="Calibri" w:cs="Calibri"/>
          <w:i/>
          <w:sz w:val="20"/>
          <w:szCs w:val="20"/>
        </w:rPr>
        <w:t>15</w:t>
      </w:r>
      <w:r>
        <w:rPr>
          <w:rFonts w:ascii="Calibri" w:eastAsia="Calibri" w:hAnsi="Calibri" w:cs="Calibri"/>
          <w:sz w:val="20"/>
          <w:szCs w:val="20"/>
        </w:rPr>
        <w:t>, 353–391. http://www.jstor.org/stable/2096953</w:t>
      </w:r>
    </w:p>
    <w:p w14:paraId="39876C62"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Stewart, F. E. C., Fisher, J. T., Burton, A. C., &amp; Volpe, J. P. (2018). Species occurrence data reflect the magnitude of animal movements better than the proximity of animal space use. </w:t>
      </w:r>
      <w:r>
        <w:rPr>
          <w:rFonts w:ascii="Calibri" w:eastAsia="Calibri" w:hAnsi="Calibri" w:cs="Calibri"/>
          <w:i/>
          <w:sz w:val="20"/>
          <w:szCs w:val="20"/>
        </w:rPr>
        <w:t>Ecosphere</w:t>
      </w:r>
      <w:r>
        <w:rPr>
          <w:rFonts w:ascii="Calibri" w:eastAsia="Calibri" w:hAnsi="Calibri" w:cs="Calibri"/>
          <w:sz w:val="20"/>
          <w:szCs w:val="20"/>
        </w:rPr>
        <w:t xml:space="preserve">, </w:t>
      </w:r>
      <w:r>
        <w:rPr>
          <w:rFonts w:ascii="Calibri" w:eastAsia="Calibri" w:hAnsi="Calibri" w:cs="Calibri"/>
          <w:i/>
          <w:sz w:val="20"/>
          <w:szCs w:val="20"/>
        </w:rPr>
        <w:t>9</w:t>
      </w:r>
      <w:r>
        <w:rPr>
          <w:rFonts w:ascii="Calibri" w:eastAsia="Calibri" w:hAnsi="Calibri" w:cs="Calibri"/>
          <w:sz w:val="20"/>
          <w:szCs w:val="20"/>
        </w:rPr>
        <w:t>(2), e02112. https://doi.org/10.1002/ecs2.2112</w:t>
      </w:r>
    </w:p>
    <w:p w14:paraId="1EF105C8" w14:textId="1C96BBB8" w:rsidR="00781279" w:rsidRPr="000F0847" w:rsidRDefault="00781279" w:rsidP="00781279">
      <w:pPr>
        <w:spacing w:after="240"/>
        <w:ind w:left="630"/>
        <w:rPr>
          <w:rFonts w:ascii="Calibri" w:eastAsia="Calibri" w:hAnsi="Calibri" w:cs="Calibri"/>
          <w:sz w:val="20"/>
          <w:szCs w:val="20"/>
          <w:lang w:val="en-CA"/>
        </w:rPr>
      </w:pPr>
      <w:r w:rsidRPr="00781279">
        <w:rPr>
          <w:rFonts w:ascii="Calibri" w:eastAsia="Calibri" w:hAnsi="Calibri" w:cs="Calibri"/>
          <w:sz w:val="20"/>
          <w:szCs w:val="20"/>
          <w:lang w:val="en-CA"/>
        </w:rPr>
        <w:lastRenderedPageBreak/>
        <w:t>S</w:t>
      </w:r>
      <w:r>
        <w:rPr>
          <w:rFonts w:ascii="Calibri" w:eastAsia="Calibri" w:hAnsi="Calibri" w:cs="Calibri"/>
          <w:sz w:val="20"/>
          <w:szCs w:val="20"/>
          <w:lang w:val="en-CA"/>
        </w:rPr>
        <w:t>tewart</w:t>
      </w:r>
      <w:r w:rsidRPr="00781279">
        <w:rPr>
          <w:rFonts w:ascii="Calibri" w:eastAsia="Calibri" w:hAnsi="Calibri" w:cs="Calibri"/>
          <w:sz w:val="20"/>
          <w:szCs w:val="20"/>
          <w:lang w:val="en-CA"/>
        </w:rPr>
        <w:t>, F. E. C., V</w:t>
      </w:r>
      <w:r>
        <w:rPr>
          <w:rFonts w:ascii="Calibri" w:eastAsia="Calibri" w:hAnsi="Calibri" w:cs="Calibri"/>
          <w:sz w:val="20"/>
          <w:szCs w:val="20"/>
          <w:lang w:val="en-CA"/>
        </w:rPr>
        <w:t>olpe</w:t>
      </w:r>
      <w:r w:rsidRPr="00781279">
        <w:rPr>
          <w:rFonts w:ascii="Calibri" w:eastAsia="Calibri" w:hAnsi="Calibri" w:cs="Calibri"/>
          <w:sz w:val="20"/>
          <w:szCs w:val="20"/>
          <w:lang w:val="en-CA"/>
        </w:rPr>
        <w:t>, J. P., &amp; F</w:t>
      </w:r>
      <w:r>
        <w:rPr>
          <w:rFonts w:ascii="Calibri" w:eastAsia="Calibri" w:hAnsi="Calibri" w:cs="Calibri"/>
          <w:sz w:val="20"/>
          <w:szCs w:val="20"/>
          <w:lang w:val="en-CA"/>
        </w:rPr>
        <w:t>isher</w:t>
      </w:r>
      <w:r w:rsidRPr="00781279">
        <w:rPr>
          <w:rFonts w:ascii="Calibri" w:eastAsia="Calibri" w:hAnsi="Calibri" w:cs="Calibri"/>
          <w:sz w:val="20"/>
          <w:szCs w:val="20"/>
          <w:lang w:val="en-CA"/>
        </w:rPr>
        <w:t xml:space="preserve">, J. T. (2019). The Debate About Bait: A Red Herring in Wildlife Research. </w:t>
      </w:r>
      <w:r w:rsidRPr="00781279">
        <w:rPr>
          <w:rFonts w:ascii="Calibri" w:eastAsia="Calibri" w:hAnsi="Calibri" w:cs="Calibri"/>
          <w:i/>
          <w:iCs/>
          <w:sz w:val="20"/>
          <w:szCs w:val="20"/>
          <w:lang w:val="en-CA"/>
        </w:rPr>
        <w:t>The Journal of Wildlife Management</w:t>
      </w:r>
      <w:r w:rsidRPr="00781279">
        <w:rPr>
          <w:rFonts w:ascii="Calibri" w:eastAsia="Calibri" w:hAnsi="Calibri" w:cs="Calibri"/>
          <w:sz w:val="20"/>
          <w:szCs w:val="20"/>
          <w:lang w:val="en-CA"/>
        </w:rPr>
        <w:t xml:space="preserve">, </w:t>
      </w:r>
      <w:r w:rsidRPr="00781279">
        <w:rPr>
          <w:rFonts w:ascii="Calibri" w:eastAsia="Calibri" w:hAnsi="Calibri" w:cs="Calibri"/>
          <w:i/>
          <w:iCs/>
          <w:sz w:val="20"/>
          <w:szCs w:val="20"/>
          <w:lang w:val="en-CA"/>
        </w:rPr>
        <w:t>83</w:t>
      </w:r>
      <w:r w:rsidRPr="00781279">
        <w:rPr>
          <w:rFonts w:ascii="Calibri" w:eastAsia="Calibri" w:hAnsi="Calibri" w:cs="Calibri"/>
          <w:sz w:val="20"/>
          <w:szCs w:val="20"/>
          <w:lang w:val="en-CA"/>
        </w:rPr>
        <w:t>(4), 985–992. https://doi.org/10.1002/jwmg.21657</w:t>
      </w:r>
    </w:p>
    <w:p w14:paraId="1B55BCD4"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Swihart, R. K., Lusk, J. J., Duchamp, J. E., Rizkalla, C. E., &amp; Moore, J. E. (2006). The roles of landscape context, niche breadth, and range boundaries in predicting species responses to habitat alteration. </w:t>
      </w:r>
      <w:r>
        <w:rPr>
          <w:rFonts w:ascii="Calibri" w:eastAsia="Calibri" w:hAnsi="Calibri" w:cs="Calibri"/>
          <w:i/>
          <w:sz w:val="20"/>
          <w:szCs w:val="20"/>
        </w:rPr>
        <w:t>Diversity and Distributions</w:t>
      </w:r>
      <w:r>
        <w:rPr>
          <w:rFonts w:ascii="Calibri" w:eastAsia="Calibri" w:hAnsi="Calibri" w:cs="Calibri"/>
          <w:sz w:val="20"/>
          <w:szCs w:val="20"/>
        </w:rPr>
        <w:t xml:space="preserve">, </w:t>
      </w:r>
      <w:r>
        <w:rPr>
          <w:rFonts w:ascii="Calibri" w:eastAsia="Calibri" w:hAnsi="Calibri" w:cs="Calibri"/>
          <w:i/>
          <w:sz w:val="20"/>
          <w:szCs w:val="20"/>
        </w:rPr>
        <w:t>12</w:t>
      </w:r>
      <w:r>
        <w:rPr>
          <w:rFonts w:ascii="Calibri" w:eastAsia="Calibri" w:hAnsi="Calibri" w:cs="Calibri"/>
          <w:sz w:val="20"/>
          <w:szCs w:val="20"/>
        </w:rPr>
        <w:t>(3), 277–287. https://doi.org/10.1111/j.1366-9516.2006.00242.x</w:t>
      </w:r>
    </w:p>
    <w:p w14:paraId="4339C098"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Tattersall, E. R., Burgar, J. M., Fisher, J. T., &amp; Burton, A. C. (2020). Boreal predator co-occurrences reveal shared use of seismic lines in a working landscape. </w:t>
      </w:r>
      <w:r>
        <w:rPr>
          <w:rFonts w:ascii="Calibri" w:eastAsia="Calibri" w:hAnsi="Calibri" w:cs="Calibri"/>
          <w:i/>
          <w:sz w:val="20"/>
          <w:szCs w:val="20"/>
        </w:rPr>
        <w:t>Ecology and Evolution</w:t>
      </w:r>
      <w:r>
        <w:rPr>
          <w:rFonts w:ascii="Calibri" w:eastAsia="Calibri" w:hAnsi="Calibri" w:cs="Calibri"/>
          <w:sz w:val="20"/>
          <w:szCs w:val="20"/>
        </w:rPr>
        <w:t xml:space="preserve">, </w:t>
      </w:r>
      <w:r>
        <w:rPr>
          <w:rFonts w:ascii="Calibri" w:eastAsia="Calibri" w:hAnsi="Calibri" w:cs="Calibri"/>
          <w:i/>
          <w:sz w:val="20"/>
          <w:szCs w:val="20"/>
        </w:rPr>
        <w:t>10</w:t>
      </w:r>
      <w:r>
        <w:rPr>
          <w:rFonts w:ascii="Calibri" w:eastAsia="Calibri" w:hAnsi="Calibri" w:cs="Calibri"/>
          <w:sz w:val="20"/>
          <w:szCs w:val="20"/>
        </w:rPr>
        <w:t>(3), 1678–1691. https://doi.org/10.1002/ece3.6028</w:t>
      </w:r>
    </w:p>
    <w:p w14:paraId="199E6E2C"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Timoney, K. P. (2003). The changing disturbance regime of the boreal forest of the Canadian Prairie Provinces. </w:t>
      </w:r>
      <w:r>
        <w:rPr>
          <w:rFonts w:ascii="Calibri" w:eastAsia="Calibri" w:hAnsi="Calibri" w:cs="Calibri"/>
          <w:i/>
          <w:sz w:val="20"/>
          <w:szCs w:val="20"/>
        </w:rPr>
        <w:t>The Forestry Chronicle</w:t>
      </w:r>
      <w:r>
        <w:rPr>
          <w:rFonts w:ascii="Calibri" w:eastAsia="Calibri" w:hAnsi="Calibri" w:cs="Calibri"/>
          <w:sz w:val="20"/>
          <w:szCs w:val="20"/>
        </w:rPr>
        <w:t xml:space="preserve">, </w:t>
      </w:r>
      <w:r>
        <w:rPr>
          <w:rFonts w:ascii="Calibri" w:eastAsia="Calibri" w:hAnsi="Calibri" w:cs="Calibri"/>
          <w:i/>
          <w:sz w:val="20"/>
          <w:szCs w:val="20"/>
        </w:rPr>
        <w:t>79</w:t>
      </w:r>
      <w:r>
        <w:rPr>
          <w:rFonts w:ascii="Calibri" w:eastAsia="Calibri" w:hAnsi="Calibri" w:cs="Calibri"/>
          <w:sz w:val="20"/>
          <w:szCs w:val="20"/>
        </w:rPr>
        <w:t>(3), 502–516. https://doi.org/10.5558/tfc79502-3</w:t>
      </w:r>
    </w:p>
    <w:p w14:paraId="6DF5577D"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Tscharntke, T., Tylianakis, J. M., Rand, T. A., Didham, R. K., Fahrig, L., Batáry, P., Bengtsson, J., Clough, Y., Crist, T. O., Dormann, C. F., Ewers, R. M., Fründ, J., Holt, R. D., Holzschuh, A., Klein, A. M., Kleijn, D., Kremen, C., Landis, D. A., Laurance, W., … Westphal, C. (2012). Landscape moderation of biodiversity patterns and processes - eight hypotheses. </w:t>
      </w:r>
      <w:r>
        <w:rPr>
          <w:rFonts w:ascii="Calibri" w:eastAsia="Calibri" w:hAnsi="Calibri" w:cs="Calibri"/>
          <w:i/>
          <w:sz w:val="20"/>
          <w:szCs w:val="20"/>
        </w:rPr>
        <w:t>Biological Reviews</w:t>
      </w:r>
      <w:r>
        <w:rPr>
          <w:rFonts w:ascii="Calibri" w:eastAsia="Calibri" w:hAnsi="Calibri" w:cs="Calibri"/>
          <w:sz w:val="20"/>
          <w:szCs w:val="20"/>
        </w:rPr>
        <w:t xml:space="preserve">, </w:t>
      </w:r>
      <w:r>
        <w:rPr>
          <w:rFonts w:ascii="Calibri" w:eastAsia="Calibri" w:hAnsi="Calibri" w:cs="Calibri"/>
          <w:i/>
          <w:sz w:val="20"/>
          <w:szCs w:val="20"/>
        </w:rPr>
        <w:t>87</w:t>
      </w:r>
      <w:r>
        <w:rPr>
          <w:rFonts w:ascii="Calibri" w:eastAsia="Calibri" w:hAnsi="Calibri" w:cs="Calibri"/>
          <w:sz w:val="20"/>
          <w:szCs w:val="20"/>
        </w:rPr>
        <w:t>(3), 661–685. https://doi.org/10.1111/j.1469-185X.2011.00216.x</w:t>
      </w:r>
    </w:p>
    <w:p w14:paraId="782A3784"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Tyack, P. L., Thomas, L., Costa, D. P., Hall, A. J., Harris, C. M., Harwood, J., Kraus, S. D., Miller, P. J. O., Moore, M., Photopoulou, T., Pirotta, E., Rolland, R. M., Schwacke, L. H., Simmons, S. E., &amp; Southall, B. L. (2022). Managing the effects of multiple stressors on wildlife populations in their ecosystems: developing a cumulative risk approach. </w:t>
      </w:r>
      <w:r>
        <w:rPr>
          <w:rFonts w:ascii="Calibri" w:eastAsia="Calibri" w:hAnsi="Calibri" w:cs="Calibri"/>
          <w:i/>
          <w:sz w:val="20"/>
          <w:szCs w:val="20"/>
        </w:rPr>
        <w:t>Proceedings of the Royal Society B: Biological Sciences</w:t>
      </w:r>
      <w:r>
        <w:rPr>
          <w:rFonts w:ascii="Calibri" w:eastAsia="Calibri" w:hAnsi="Calibri" w:cs="Calibri"/>
          <w:sz w:val="20"/>
          <w:szCs w:val="20"/>
        </w:rPr>
        <w:t xml:space="preserve">, </w:t>
      </w:r>
      <w:r>
        <w:rPr>
          <w:rFonts w:ascii="Calibri" w:eastAsia="Calibri" w:hAnsi="Calibri" w:cs="Calibri"/>
          <w:i/>
          <w:sz w:val="20"/>
          <w:szCs w:val="20"/>
        </w:rPr>
        <w:t>289</w:t>
      </w:r>
      <w:r>
        <w:rPr>
          <w:rFonts w:ascii="Calibri" w:eastAsia="Calibri" w:hAnsi="Calibri" w:cs="Calibri"/>
          <w:sz w:val="20"/>
          <w:szCs w:val="20"/>
        </w:rPr>
        <w:t>(1987). https://doi.org/10.1098/rspb.2022.2058</w:t>
      </w:r>
    </w:p>
    <w:p w14:paraId="06A0AC62"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Venier, L. A., Thompson, I. D., Fleming, R., Malcolm, J., Aubin, I., Trofymow, J. A., Langor, D., Sturrock, R., Patry, C., Outerbridge, R. O., Holmes, S. B., Haeussler, S., De Grandpré, L., Chen, H. Y. H., Bayne, E., Arsenault, A., &amp; Brandt, J. P. (2014). Effects of natural resource development on the terrestrial biodiversity of Canadian boreal forests. </w:t>
      </w:r>
      <w:r>
        <w:rPr>
          <w:rFonts w:ascii="Calibri" w:eastAsia="Calibri" w:hAnsi="Calibri" w:cs="Calibri"/>
          <w:i/>
          <w:sz w:val="20"/>
          <w:szCs w:val="20"/>
        </w:rPr>
        <w:t>Environ Rev</w:t>
      </w:r>
      <w:r>
        <w:rPr>
          <w:rFonts w:ascii="Calibri" w:eastAsia="Calibri" w:hAnsi="Calibri" w:cs="Calibri"/>
          <w:sz w:val="20"/>
          <w:szCs w:val="20"/>
        </w:rPr>
        <w:t xml:space="preserve">, </w:t>
      </w:r>
      <w:r>
        <w:rPr>
          <w:rFonts w:ascii="Calibri" w:eastAsia="Calibri" w:hAnsi="Calibri" w:cs="Calibri"/>
          <w:i/>
          <w:sz w:val="20"/>
          <w:szCs w:val="20"/>
        </w:rPr>
        <w:t>22</w:t>
      </w:r>
      <w:r>
        <w:rPr>
          <w:rFonts w:ascii="Calibri" w:eastAsia="Calibri" w:hAnsi="Calibri" w:cs="Calibri"/>
          <w:sz w:val="20"/>
          <w:szCs w:val="20"/>
        </w:rPr>
        <w:t>(4), 457–490. https://doi.org/10.1139/er-2013-0075</w:t>
      </w:r>
    </w:p>
    <w:p w14:paraId="5D01CE97"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lastRenderedPageBreak/>
        <w:t xml:space="preserve">Villard, M.-A., &amp; Metzger, J. P. (2014). REVIEW: Beyond the fragmentation debate: a conceptual model to predict when habitat configuration really matters. </w:t>
      </w:r>
      <w:r>
        <w:rPr>
          <w:rFonts w:ascii="Calibri" w:eastAsia="Calibri" w:hAnsi="Calibri" w:cs="Calibri"/>
          <w:i/>
          <w:sz w:val="20"/>
          <w:szCs w:val="20"/>
        </w:rPr>
        <w:t>Journal of Applied Ecology</w:t>
      </w:r>
      <w:r>
        <w:rPr>
          <w:rFonts w:ascii="Calibri" w:eastAsia="Calibri" w:hAnsi="Calibri" w:cs="Calibri"/>
          <w:sz w:val="20"/>
          <w:szCs w:val="20"/>
        </w:rPr>
        <w:t xml:space="preserve">, </w:t>
      </w:r>
      <w:r>
        <w:rPr>
          <w:rFonts w:ascii="Calibri" w:eastAsia="Calibri" w:hAnsi="Calibri" w:cs="Calibri"/>
          <w:i/>
          <w:sz w:val="20"/>
          <w:szCs w:val="20"/>
        </w:rPr>
        <w:t>51</w:t>
      </w:r>
      <w:r>
        <w:rPr>
          <w:rFonts w:ascii="Calibri" w:eastAsia="Calibri" w:hAnsi="Calibri" w:cs="Calibri"/>
          <w:sz w:val="20"/>
          <w:szCs w:val="20"/>
        </w:rPr>
        <w:t>(2), 309–318. https://doi.org/10.1111/1365-2664.12190</w:t>
      </w:r>
    </w:p>
    <w:p w14:paraId="295F7064"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Villette, P., Krebs, C. J., &amp; Jung, T. S. (2016). Evaluating camera traps as an alternative to live trapping for estimating the density of snowshoe hares (Lepus americanus) and red squirrels (Tamiasciurus hudsonicus). </w:t>
      </w:r>
      <w:r>
        <w:rPr>
          <w:rFonts w:ascii="Calibri" w:eastAsia="Calibri" w:hAnsi="Calibri" w:cs="Calibri"/>
          <w:i/>
          <w:sz w:val="20"/>
          <w:szCs w:val="20"/>
        </w:rPr>
        <w:t>European Journal of Wildlife Research</w:t>
      </w:r>
      <w:r>
        <w:rPr>
          <w:rFonts w:ascii="Calibri" w:eastAsia="Calibri" w:hAnsi="Calibri" w:cs="Calibri"/>
          <w:sz w:val="20"/>
          <w:szCs w:val="20"/>
        </w:rPr>
        <w:t xml:space="preserve">, </w:t>
      </w:r>
      <w:r>
        <w:rPr>
          <w:rFonts w:ascii="Calibri" w:eastAsia="Calibri" w:hAnsi="Calibri" w:cs="Calibri"/>
          <w:i/>
          <w:sz w:val="20"/>
          <w:szCs w:val="20"/>
        </w:rPr>
        <w:t>63</w:t>
      </w:r>
      <w:r>
        <w:rPr>
          <w:rFonts w:ascii="Calibri" w:eastAsia="Calibri" w:hAnsi="Calibri" w:cs="Calibri"/>
          <w:sz w:val="20"/>
          <w:szCs w:val="20"/>
        </w:rPr>
        <w:t>(1), 7. https://doi.org/10.1007/s10344-016-1064-3</w:t>
      </w:r>
    </w:p>
    <w:p w14:paraId="4D6777A1"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Walpole, A. A., &amp; Bowman, J. (2011). Patch occupancy by squirrels in fragmented deciduous forest: effects of behavior. </w:t>
      </w:r>
      <w:r>
        <w:rPr>
          <w:rFonts w:ascii="Calibri" w:eastAsia="Calibri" w:hAnsi="Calibri" w:cs="Calibri"/>
          <w:i/>
          <w:sz w:val="20"/>
          <w:szCs w:val="20"/>
        </w:rPr>
        <w:t>Acta Theriologica</w:t>
      </w:r>
      <w:r>
        <w:rPr>
          <w:rFonts w:ascii="Calibri" w:eastAsia="Calibri" w:hAnsi="Calibri" w:cs="Calibri"/>
          <w:sz w:val="20"/>
          <w:szCs w:val="20"/>
        </w:rPr>
        <w:t xml:space="preserve">, </w:t>
      </w:r>
      <w:r>
        <w:rPr>
          <w:rFonts w:ascii="Calibri" w:eastAsia="Calibri" w:hAnsi="Calibri" w:cs="Calibri"/>
          <w:i/>
          <w:sz w:val="20"/>
          <w:szCs w:val="20"/>
        </w:rPr>
        <w:t>56</w:t>
      </w:r>
      <w:r>
        <w:rPr>
          <w:rFonts w:ascii="Calibri" w:eastAsia="Calibri" w:hAnsi="Calibri" w:cs="Calibri"/>
          <w:sz w:val="20"/>
          <w:szCs w:val="20"/>
        </w:rPr>
        <w:t>(1), 63–72. https://doi.org/10.1007/s13364-010-0010-0</w:t>
      </w:r>
    </w:p>
    <w:p w14:paraId="15654A63"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Weber, M. G., &amp; Flannigan, M. D. (1997). Canadian boreal forest ecosystem structure and function in a changing climate: impact on fire regimes. </w:t>
      </w:r>
      <w:r>
        <w:rPr>
          <w:rFonts w:ascii="Calibri" w:eastAsia="Calibri" w:hAnsi="Calibri" w:cs="Calibri"/>
          <w:i/>
          <w:sz w:val="20"/>
          <w:szCs w:val="20"/>
        </w:rPr>
        <w:t>Environmental Reviews</w:t>
      </w:r>
      <w:r>
        <w:rPr>
          <w:rFonts w:ascii="Calibri" w:eastAsia="Calibri" w:hAnsi="Calibri" w:cs="Calibri"/>
          <w:sz w:val="20"/>
          <w:szCs w:val="20"/>
        </w:rPr>
        <w:t xml:space="preserve">, </w:t>
      </w:r>
      <w:r>
        <w:rPr>
          <w:rFonts w:ascii="Calibri" w:eastAsia="Calibri" w:hAnsi="Calibri" w:cs="Calibri"/>
          <w:i/>
          <w:sz w:val="20"/>
          <w:szCs w:val="20"/>
        </w:rPr>
        <w:t>5</w:t>
      </w:r>
      <w:r>
        <w:rPr>
          <w:rFonts w:ascii="Calibri" w:eastAsia="Calibri" w:hAnsi="Calibri" w:cs="Calibri"/>
          <w:sz w:val="20"/>
          <w:szCs w:val="20"/>
        </w:rPr>
        <w:t>(3–4), 145–166. https://doi.org/10.1139/a97-008</w:t>
      </w:r>
    </w:p>
    <w:p w14:paraId="69E364D8"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Wiens, J. A. (1989). Spatial Scaling in Ecology. </w:t>
      </w:r>
      <w:r>
        <w:rPr>
          <w:rFonts w:ascii="Calibri" w:eastAsia="Calibri" w:hAnsi="Calibri" w:cs="Calibri"/>
          <w:i/>
          <w:sz w:val="20"/>
          <w:szCs w:val="20"/>
        </w:rPr>
        <w:t>Functional Ecology</w:t>
      </w:r>
      <w:r>
        <w:rPr>
          <w:rFonts w:ascii="Calibri" w:eastAsia="Calibri" w:hAnsi="Calibri" w:cs="Calibri"/>
          <w:sz w:val="20"/>
          <w:szCs w:val="20"/>
        </w:rPr>
        <w:t xml:space="preserve">, </w:t>
      </w:r>
      <w:r>
        <w:rPr>
          <w:rFonts w:ascii="Calibri" w:eastAsia="Calibri" w:hAnsi="Calibri" w:cs="Calibri"/>
          <w:i/>
          <w:sz w:val="20"/>
          <w:szCs w:val="20"/>
        </w:rPr>
        <w:t>3</w:t>
      </w:r>
      <w:r>
        <w:rPr>
          <w:rFonts w:ascii="Calibri" w:eastAsia="Calibri" w:hAnsi="Calibri" w:cs="Calibri"/>
          <w:sz w:val="20"/>
          <w:szCs w:val="20"/>
        </w:rPr>
        <w:t>(4), 385–397. https://doi.org/10.2307/2389612</w:t>
      </w:r>
    </w:p>
    <w:p w14:paraId="53A0AB1A" w14:textId="77777777" w:rsidR="00512322"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Wilson, M. C., Chen, X.-Y., Corlett, R. T., Didham, R. K., Ding, P., Holt, R. D., Holyoak, M., Hu, G., Hughes, A. C., Jiang, L., Laurance, W. F., Liu, J., Pimm, S. L., Robinson, S. K., Russo, S. E., Si, X., Wilcove, D. S., Wu, J., &amp; Yu, M. (2016). Habitat fragmentation and biodiversity conservation: key findings and future challenges. </w:t>
      </w:r>
      <w:r>
        <w:rPr>
          <w:rFonts w:ascii="Calibri" w:eastAsia="Calibri" w:hAnsi="Calibri" w:cs="Calibri"/>
          <w:i/>
          <w:sz w:val="20"/>
          <w:szCs w:val="20"/>
        </w:rPr>
        <w:t>Landscape Ecology</w:t>
      </w:r>
      <w:r>
        <w:rPr>
          <w:rFonts w:ascii="Calibri" w:eastAsia="Calibri" w:hAnsi="Calibri" w:cs="Calibri"/>
          <w:sz w:val="20"/>
          <w:szCs w:val="20"/>
        </w:rPr>
        <w:t xml:space="preserve">, </w:t>
      </w:r>
      <w:r>
        <w:rPr>
          <w:rFonts w:ascii="Calibri" w:eastAsia="Calibri" w:hAnsi="Calibri" w:cs="Calibri"/>
          <w:i/>
          <w:sz w:val="20"/>
          <w:szCs w:val="20"/>
        </w:rPr>
        <w:t>31</w:t>
      </w:r>
      <w:r>
        <w:rPr>
          <w:rFonts w:ascii="Calibri" w:eastAsia="Calibri" w:hAnsi="Calibri" w:cs="Calibri"/>
          <w:sz w:val="20"/>
          <w:szCs w:val="20"/>
        </w:rPr>
        <w:t>(2), 219–227. https://doi.org/10.1007/s10980-015-0312-3</w:t>
      </w:r>
    </w:p>
    <w:p w14:paraId="2EC9D20E" w14:textId="5E92C053" w:rsidR="00A17607" w:rsidRDefault="00E60473">
      <w:pPr>
        <w:spacing w:after="240"/>
        <w:ind w:left="630"/>
        <w:rPr>
          <w:rFonts w:ascii="Calibri" w:eastAsia="Calibri" w:hAnsi="Calibri" w:cs="Calibri"/>
          <w:sz w:val="20"/>
          <w:szCs w:val="20"/>
        </w:rPr>
      </w:pPr>
      <w:r>
        <w:rPr>
          <w:rFonts w:ascii="Calibri" w:eastAsia="Calibri" w:hAnsi="Calibri" w:cs="Calibri"/>
          <w:sz w:val="20"/>
          <w:szCs w:val="20"/>
        </w:rPr>
        <w:t xml:space="preserve">Wulder, M. A., Hermosilla, T., White, J. C., Bater, C. W., Hobart, G., &amp; Bronson, S. C. (2024). Development and implementation of a stand-level satellite-based forest inventory for Canada. </w:t>
      </w:r>
      <w:r>
        <w:rPr>
          <w:rFonts w:ascii="Calibri" w:eastAsia="Calibri" w:hAnsi="Calibri" w:cs="Calibri"/>
          <w:i/>
          <w:sz w:val="20"/>
          <w:szCs w:val="20"/>
        </w:rPr>
        <w:t>Forestry: An International Journal of Forest Research</w:t>
      </w:r>
      <w:r>
        <w:rPr>
          <w:rFonts w:ascii="Calibri" w:eastAsia="Calibri" w:hAnsi="Calibri" w:cs="Calibri"/>
          <w:sz w:val="20"/>
          <w:szCs w:val="20"/>
        </w:rPr>
        <w:t xml:space="preserve">, </w:t>
      </w:r>
      <w:r>
        <w:rPr>
          <w:rFonts w:ascii="Calibri" w:eastAsia="Calibri" w:hAnsi="Calibri" w:cs="Calibri"/>
          <w:i/>
          <w:sz w:val="20"/>
          <w:szCs w:val="20"/>
        </w:rPr>
        <w:t>97</w:t>
      </w:r>
      <w:r>
        <w:rPr>
          <w:rFonts w:ascii="Calibri" w:eastAsia="Calibri" w:hAnsi="Calibri" w:cs="Calibri"/>
          <w:sz w:val="20"/>
          <w:szCs w:val="20"/>
        </w:rPr>
        <w:t>(4), 546–563. https://doi.org/10.1093/forestry/cpad065</w:t>
      </w:r>
    </w:p>
    <w:p w14:paraId="58E748B0" w14:textId="40CB1CCA" w:rsidR="00512322" w:rsidRDefault="00E60473" w:rsidP="000F0847">
      <w:pPr>
        <w:spacing w:after="240"/>
        <w:ind w:left="630"/>
        <w:rPr>
          <w:rFonts w:ascii="Calibri" w:eastAsia="Calibri" w:hAnsi="Calibri" w:cs="Calibri"/>
          <w:b/>
          <w:u w:val="single"/>
        </w:rPr>
      </w:pPr>
      <w:r>
        <w:rPr>
          <w:rFonts w:ascii="Calibri" w:eastAsia="Calibri" w:hAnsi="Calibri" w:cs="Calibri"/>
          <w:sz w:val="20"/>
          <w:szCs w:val="20"/>
        </w:rPr>
        <w:t xml:space="preserve">Zuur, A. F., &amp; Ieno, E. N. (2016). A protocol for conducting and presenting results of regression‐type analyses. </w:t>
      </w:r>
      <w:r>
        <w:rPr>
          <w:rFonts w:ascii="Calibri" w:eastAsia="Calibri" w:hAnsi="Calibri" w:cs="Calibri"/>
          <w:i/>
          <w:sz w:val="20"/>
          <w:szCs w:val="20"/>
        </w:rPr>
        <w:t>Methods in Ecology and Evolution</w:t>
      </w:r>
      <w:r>
        <w:rPr>
          <w:rFonts w:ascii="Calibri" w:eastAsia="Calibri" w:hAnsi="Calibri" w:cs="Calibri"/>
          <w:sz w:val="20"/>
          <w:szCs w:val="20"/>
        </w:rPr>
        <w:t xml:space="preserve">, </w:t>
      </w:r>
      <w:r>
        <w:rPr>
          <w:rFonts w:ascii="Calibri" w:eastAsia="Calibri" w:hAnsi="Calibri" w:cs="Calibri"/>
          <w:i/>
          <w:sz w:val="20"/>
          <w:szCs w:val="20"/>
        </w:rPr>
        <w:t>7</w:t>
      </w:r>
      <w:r>
        <w:rPr>
          <w:rFonts w:ascii="Calibri" w:eastAsia="Calibri" w:hAnsi="Calibri" w:cs="Calibri"/>
          <w:sz w:val="20"/>
          <w:szCs w:val="20"/>
        </w:rPr>
        <w:t>(6), 636–645. https://doi.org/10.1111/2041-210X.12577</w:t>
      </w:r>
      <w:r>
        <w:br w:type="page"/>
      </w:r>
    </w:p>
    <w:p w14:paraId="3BDC6B71" w14:textId="77777777" w:rsidR="00512322" w:rsidRPr="0032499E" w:rsidRDefault="00E60473" w:rsidP="0032499E">
      <w:pPr>
        <w:rPr>
          <w:b/>
          <w:bCs/>
        </w:rPr>
      </w:pPr>
      <w:bookmarkStart w:id="124" w:name="_4cznrppnwhre" w:colFirst="0" w:colLast="0"/>
      <w:bookmarkEnd w:id="124"/>
      <w:r w:rsidRPr="0032499E">
        <w:rPr>
          <w:b/>
          <w:bCs/>
        </w:rPr>
        <w:lastRenderedPageBreak/>
        <w:t>Figures and Tables</w:t>
      </w:r>
    </w:p>
    <w:p w14:paraId="1212B049" w14:textId="076E95AE" w:rsidR="00512322" w:rsidRDefault="00164C6B" w:rsidP="00636173">
      <w:pPr>
        <w:spacing w:before="240" w:after="240"/>
        <w:jc w:val="center"/>
        <w:rPr>
          <w:rFonts w:ascii="Calibri" w:eastAsia="Calibri" w:hAnsi="Calibri" w:cs="Calibri"/>
          <w:b/>
        </w:rPr>
      </w:pPr>
      <w:r>
        <w:rPr>
          <w:noProof/>
        </w:rPr>
        <w:drawing>
          <wp:inline distT="0" distB="0" distL="0" distR="0" wp14:anchorId="512DA6B4" wp14:editId="26AA3DC1">
            <wp:extent cx="5939790" cy="4450080"/>
            <wp:effectExtent l="0" t="0" r="3810" b="7620"/>
            <wp:docPr id="1144713156" name="Picture 2" descr="A collage of a map of a for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713156" name="Picture 2" descr="A collage of a map of a forest&#10;&#10;AI-generated content may be incorrect."/>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9790" cy="4450080"/>
                    </a:xfrm>
                    <a:prstGeom prst="rect">
                      <a:avLst/>
                    </a:prstGeom>
                    <a:noFill/>
                    <a:ln>
                      <a:noFill/>
                    </a:ln>
                  </pic:spPr>
                </pic:pic>
              </a:graphicData>
            </a:graphic>
          </wp:inline>
        </w:drawing>
      </w:r>
      <w:commentRangeStart w:id="125"/>
      <w:commentRangeStart w:id="126"/>
      <w:commentRangeStart w:id="127"/>
      <w:commentRangeEnd w:id="125"/>
      <w:r w:rsidR="00CF2830">
        <w:rPr>
          <w:rStyle w:val="CommentReference"/>
        </w:rPr>
        <w:commentReference w:id="125"/>
      </w:r>
      <w:commentRangeEnd w:id="126"/>
      <w:r w:rsidR="00847DA0">
        <w:rPr>
          <w:rStyle w:val="CommentReference"/>
        </w:rPr>
        <w:commentReference w:id="126"/>
      </w:r>
      <w:commentRangeEnd w:id="127"/>
      <w:r w:rsidR="009903D1">
        <w:rPr>
          <w:rStyle w:val="CommentReference"/>
        </w:rPr>
        <w:commentReference w:id="127"/>
      </w:r>
    </w:p>
    <w:p w14:paraId="1A8191D8" w14:textId="316C0491" w:rsidR="007424BC" w:rsidRPr="00636173" w:rsidRDefault="00E60473" w:rsidP="00636173">
      <w:pPr>
        <w:spacing w:after="240" w:line="312" w:lineRule="auto"/>
        <w:rPr>
          <w:rFonts w:ascii="Calibri" w:eastAsia="Calibri" w:hAnsi="Calibri" w:cs="Calibri"/>
        </w:rPr>
      </w:pPr>
      <w:r>
        <w:rPr>
          <w:rFonts w:ascii="Calibri" w:eastAsia="Calibri" w:hAnsi="Calibri" w:cs="Calibri"/>
        </w:rPr>
        <w:t xml:space="preserve">Figure 1. </w:t>
      </w:r>
      <w:r w:rsidR="00CE3AC8">
        <w:rPr>
          <w:rFonts w:ascii="Calibri" w:eastAsia="Calibri" w:hAnsi="Calibri" w:cs="Calibri"/>
        </w:rPr>
        <w:t>[A] Boreal Plains ecozone within the western boreal forest. [B] T</w:t>
      </w:r>
      <w:r>
        <w:rPr>
          <w:rFonts w:ascii="Calibri" w:eastAsia="Calibri" w:hAnsi="Calibri" w:cs="Calibri"/>
        </w:rPr>
        <w:t xml:space="preserve">en landscapes within the Boreal Plains </w:t>
      </w:r>
      <w:r w:rsidR="00200438">
        <w:rPr>
          <w:rFonts w:ascii="Calibri" w:eastAsia="Calibri" w:hAnsi="Calibri" w:cs="Calibri"/>
        </w:rPr>
        <w:t>selected</w:t>
      </w:r>
      <w:r>
        <w:rPr>
          <w:rFonts w:ascii="Calibri" w:eastAsia="Calibri" w:hAnsi="Calibri" w:cs="Calibri"/>
        </w:rPr>
        <w:t xml:space="preserve"> for sampling</w:t>
      </w:r>
      <w:r w:rsidR="00CE3AC8">
        <w:rPr>
          <w:rFonts w:ascii="Calibri" w:eastAsia="Calibri" w:hAnsi="Calibri" w:cs="Calibri"/>
        </w:rPr>
        <w:t>, r</w:t>
      </w:r>
      <w:r>
        <w:rPr>
          <w:rFonts w:ascii="Calibri" w:eastAsia="Calibri" w:hAnsi="Calibri" w:cs="Calibri"/>
        </w:rPr>
        <w:t xml:space="preserve">epresenting a gradient of anthropogenic land-use and environmental traits. </w:t>
      </w:r>
      <w:r w:rsidR="00CE3AC8">
        <w:rPr>
          <w:rFonts w:ascii="Calibri" w:eastAsia="Calibri" w:hAnsi="Calibri" w:cs="Calibri"/>
        </w:rPr>
        <w:t xml:space="preserve">[C] </w:t>
      </w:r>
      <w:r>
        <w:rPr>
          <w:rFonts w:ascii="Calibri" w:eastAsia="Calibri" w:hAnsi="Calibri" w:cs="Calibri"/>
        </w:rPr>
        <w:t>Camera trap placements within a given landscape followed a constrained stratified design based on vegetation characteristics. Red squirrels were detected year-round in a variety of habitat types</w:t>
      </w:r>
      <w:r w:rsidR="00CE3AC8">
        <w:rPr>
          <w:rFonts w:ascii="Calibri" w:eastAsia="Calibri" w:hAnsi="Calibri" w:cs="Calibri"/>
        </w:rPr>
        <w:t xml:space="preserve">, including [D] broadleaf forest, [E] conifer forest, and [F] mixed-wood forest. </w:t>
      </w:r>
      <w:r w:rsidR="007424BC">
        <w:br w:type="page"/>
      </w:r>
    </w:p>
    <w:p w14:paraId="425806A5" w14:textId="07E34F94" w:rsidR="00512322" w:rsidRDefault="009E6471" w:rsidP="00EC512E">
      <w:pPr>
        <w:spacing w:after="240" w:line="312" w:lineRule="auto"/>
        <w:jc w:val="center"/>
        <w:rPr>
          <w:rFonts w:ascii="Calibri" w:eastAsia="Calibri" w:hAnsi="Calibri" w:cs="Calibri"/>
          <w:sz w:val="20"/>
          <w:szCs w:val="20"/>
        </w:rPr>
      </w:pPr>
      <w:commentRangeStart w:id="128"/>
      <w:commentRangeStart w:id="129"/>
      <w:commentRangeEnd w:id="128"/>
      <w:r>
        <w:rPr>
          <w:rStyle w:val="CommentReference"/>
        </w:rPr>
        <w:lastRenderedPageBreak/>
        <w:commentReference w:id="128"/>
      </w:r>
      <w:commentRangeEnd w:id="129"/>
      <w:r w:rsidR="009903D1">
        <w:rPr>
          <w:rStyle w:val="CommentReference"/>
        </w:rPr>
        <w:commentReference w:id="129"/>
      </w:r>
      <w:r w:rsidR="00DB04C4">
        <w:rPr>
          <w:noProof/>
        </w:rPr>
        <w:drawing>
          <wp:inline distT="0" distB="0" distL="0" distR="0" wp14:anchorId="2D7C51CA" wp14:editId="0DF3245A">
            <wp:extent cx="4572000" cy="3200400"/>
            <wp:effectExtent l="0" t="0" r="0" b="0"/>
            <wp:docPr id="11173350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572000" cy="3200400"/>
                    </a:xfrm>
                    <a:prstGeom prst="rect">
                      <a:avLst/>
                    </a:prstGeom>
                    <a:noFill/>
                    <a:ln>
                      <a:noFill/>
                    </a:ln>
                  </pic:spPr>
                </pic:pic>
              </a:graphicData>
            </a:graphic>
          </wp:inline>
        </w:drawing>
      </w:r>
      <w:commentRangeStart w:id="130"/>
      <w:commentRangeEnd w:id="130"/>
      <w:r>
        <w:rPr>
          <w:rStyle w:val="CommentReference"/>
        </w:rPr>
        <w:commentReference w:id="130"/>
      </w:r>
    </w:p>
    <w:p w14:paraId="4603B9D7" w14:textId="5C6AA403" w:rsidR="00512322" w:rsidRDefault="00E60473">
      <w:pPr>
        <w:spacing w:after="240" w:line="312" w:lineRule="auto"/>
        <w:rPr>
          <w:rFonts w:ascii="Calibri" w:eastAsia="Calibri" w:hAnsi="Calibri" w:cs="Calibri"/>
          <w:szCs w:val="24"/>
        </w:rPr>
      </w:pPr>
      <w:commentRangeStart w:id="131"/>
      <w:r>
        <w:rPr>
          <w:rFonts w:ascii="Calibri" w:eastAsia="Calibri" w:hAnsi="Calibri" w:cs="Calibri"/>
        </w:rPr>
        <w:t xml:space="preserve">Figure </w:t>
      </w:r>
      <w:commentRangeEnd w:id="131"/>
      <w:r w:rsidR="00AB6182">
        <w:rPr>
          <w:rStyle w:val="CommentReference"/>
        </w:rPr>
        <w:commentReference w:id="131"/>
      </w:r>
      <w:r w:rsidR="00DB04C4">
        <w:rPr>
          <w:rFonts w:ascii="Calibri" w:eastAsia="Calibri" w:hAnsi="Calibri" w:cs="Calibri"/>
        </w:rPr>
        <w:t>2</w:t>
      </w:r>
      <w:r>
        <w:rPr>
          <w:rFonts w:ascii="Calibri" w:eastAsia="Calibri" w:hAnsi="Calibri" w:cs="Calibri"/>
        </w:rPr>
        <w:t xml:space="preserve">. </w:t>
      </w:r>
      <w:r w:rsidR="00DD5161">
        <w:rPr>
          <w:rFonts w:ascii="Calibri" w:eastAsia="Calibri" w:hAnsi="Calibri" w:cs="Calibri"/>
        </w:rPr>
        <w:t>Small sample corrected Akaike Information Criterion (</w:t>
      </w:r>
      <w:r>
        <w:rPr>
          <w:rFonts w:ascii="Calibri" w:eastAsia="Calibri" w:hAnsi="Calibri" w:cs="Calibri"/>
        </w:rPr>
        <w:t>AIC</w:t>
      </w:r>
      <w:r w:rsidR="00DD5161">
        <w:rPr>
          <w:rFonts w:ascii="Calibri" w:eastAsia="Calibri" w:hAnsi="Calibri" w:cs="Calibri"/>
        </w:rPr>
        <w:t>c)</w:t>
      </w:r>
      <w:r>
        <w:rPr>
          <w:rFonts w:ascii="Calibri" w:eastAsia="Calibri" w:hAnsi="Calibri" w:cs="Calibri"/>
        </w:rPr>
        <w:t xml:space="preserve"> model weight as a function of spatial scale for categories of covariates including the composition of natural </w:t>
      </w:r>
      <w:r w:rsidR="00DD5161">
        <w:rPr>
          <w:rFonts w:ascii="Calibri" w:eastAsia="Calibri" w:hAnsi="Calibri" w:cs="Calibri"/>
        </w:rPr>
        <w:t>landcover</w:t>
      </w:r>
      <w:r>
        <w:rPr>
          <w:rFonts w:ascii="Calibri" w:eastAsia="Calibri" w:hAnsi="Calibri" w:cs="Calibri"/>
        </w:rPr>
        <w:t xml:space="preserve">, composition of anthropogenic disturbance, and landscape configuration. </w:t>
      </w:r>
      <w:r w:rsidR="00DD5161">
        <w:rPr>
          <w:rFonts w:ascii="Calibri" w:eastAsia="Calibri" w:hAnsi="Calibri" w:cs="Calibri"/>
        </w:rPr>
        <w:t xml:space="preserve">Covariates were extracted from concentric circular buffers around camera sites with radii from 50 m to 5000 m. </w:t>
      </w:r>
      <w:r>
        <w:rPr>
          <w:rFonts w:ascii="Calibri" w:eastAsia="Calibri" w:hAnsi="Calibri" w:cs="Calibri"/>
        </w:rPr>
        <w:t>The spatial scale with the highest model weight was identified as the best-fit scale for that category of covariates and used during model fitting to describe the effect of landscape structure on red squirrel abundance in the Boreal Plains.</w:t>
      </w:r>
      <w:r>
        <w:br w:type="page"/>
      </w:r>
    </w:p>
    <w:p w14:paraId="67E8827E" w14:textId="24D58E0D" w:rsidR="00512322" w:rsidRDefault="00B853FC">
      <w:pPr>
        <w:spacing w:after="200" w:line="312" w:lineRule="auto"/>
        <w:jc w:val="both"/>
        <w:rPr>
          <w:rFonts w:ascii="Calibri" w:eastAsia="Calibri" w:hAnsi="Calibri" w:cs="Calibri"/>
        </w:rPr>
      </w:pPr>
      <w:ins w:id="132" w:author="Aidan Brushett" w:date="2025-05-23T10:31:00Z" w16du:dateUtc="2025-05-23T17:31:00Z">
        <w:r>
          <w:rPr>
            <w:noProof/>
          </w:rPr>
          <w:lastRenderedPageBreak/>
          <w:drawing>
            <wp:anchor distT="0" distB="0" distL="114300" distR="114300" simplePos="0" relativeHeight="251659264" behindDoc="1" locked="0" layoutInCell="1" allowOverlap="1" wp14:anchorId="1721150F" wp14:editId="56779F7B">
              <wp:simplePos x="0" y="0"/>
              <wp:positionH relativeFrom="column">
                <wp:posOffset>0</wp:posOffset>
              </wp:positionH>
              <wp:positionV relativeFrom="paragraph">
                <wp:posOffset>211</wp:posOffset>
              </wp:positionV>
              <wp:extent cx="5939790" cy="3564255"/>
              <wp:effectExtent l="0" t="0" r="3810" b="0"/>
              <wp:wrapSquare wrapText="bothSides"/>
              <wp:docPr id="1251686669" name="Picture 1" descr="A graph of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686669" name="Picture 1" descr="A graph of a number of numbers&#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9790" cy="3564255"/>
                      </a:xfrm>
                      <a:prstGeom prst="rect">
                        <a:avLst/>
                      </a:prstGeom>
                      <a:noFill/>
                      <a:ln>
                        <a:noFill/>
                      </a:ln>
                    </pic:spPr>
                  </pic:pic>
                </a:graphicData>
              </a:graphic>
              <wp14:sizeRelH relativeFrom="page">
                <wp14:pctWidth>0</wp14:pctWidth>
              </wp14:sizeRelH>
              <wp14:sizeRelV relativeFrom="page">
                <wp14:pctHeight>0</wp14:pctHeight>
              </wp14:sizeRelV>
            </wp:anchor>
          </w:drawing>
        </w:r>
      </w:ins>
      <w:r w:rsidR="00E60473">
        <w:rPr>
          <w:rFonts w:ascii="Calibri" w:eastAsia="Calibri" w:hAnsi="Calibri" w:cs="Calibri"/>
        </w:rPr>
        <w:t xml:space="preserve">Figure </w:t>
      </w:r>
      <w:r w:rsidR="00DB04C4">
        <w:rPr>
          <w:rFonts w:ascii="Calibri" w:eastAsia="Calibri" w:hAnsi="Calibri" w:cs="Calibri"/>
        </w:rPr>
        <w:t>3</w:t>
      </w:r>
      <w:r w:rsidR="00E60473">
        <w:rPr>
          <w:rFonts w:ascii="Calibri" w:eastAsia="Calibri" w:hAnsi="Calibri" w:cs="Calibri"/>
        </w:rPr>
        <w:t xml:space="preserve">. </w:t>
      </w:r>
      <w:r>
        <w:rPr>
          <w:rFonts w:ascii="Calibri" w:eastAsia="Calibri" w:hAnsi="Calibri" w:cs="Calibri"/>
        </w:rPr>
        <w:t xml:space="preserve">Rate </w:t>
      </w:r>
      <w:r w:rsidR="00E60473">
        <w:rPr>
          <w:rFonts w:ascii="Calibri" w:eastAsia="Calibri" w:hAnsi="Calibri" w:cs="Calibri"/>
        </w:rPr>
        <w:t xml:space="preserve">ratios with 95% confidence intervals for standardized coefficients for [A] </w:t>
      </w:r>
      <w:bookmarkStart w:id="133" w:name="_Hlk197111585"/>
      <w:r w:rsidR="00E60473">
        <w:rPr>
          <w:rFonts w:ascii="Calibri" w:eastAsia="Calibri" w:hAnsi="Calibri" w:cs="Calibri"/>
        </w:rPr>
        <w:t xml:space="preserve">the top-ranked model explaining red squirrel detections as a function of edge density and cumulative site disturbance, </w:t>
      </w:r>
      <w:bookmarkEnd w:id="133"/>
      <w:r w:rsidR="00E60473">
        <w:rPr>
          <w:rFonts w:ascii="Calibri" w:eastAsia="Calibri" w:hAnsi="Calibri" w:cs="Calibri"/>
        </w:rPr>
        <w:t>and [B] the second-ranked model (ΔAICc = 2.</w:t>
      </w:r>
      <w:r w:rsidR="00DB04C4">
        <w:rPr>
          <w:rFonts w:ascii="Calibri" w:eastAsia="Calibri" w:hAnsi="Calibri" w:cs="Calibri"/>
        </w:rPr>
        <w:t>59</w:t>
      </w:r>
      <w:r w:rsidR="00E60473">
        <w:rPr>
          <w:rFonts w:ascii="Calibri" w:eastAsia="Calibri" w:hAnsi="Calibri" w:cs="Calibri"/>
        </w:rPr>
        <w:t>, AIC</w:t>
      </w:r>
      <w:r w:rsidR="00E60473">
        <w:rPr>
          <w:rFonts w:ascii="Calibri" w:eastAsia="Calibri" w:hAnsi="Calibri" w:cs="Calibri"/>
          <w:vertAlign w:val="subscript"/>
        </w:rPr>
        <w:t>w</w:t>
      </w:r>
      <w:r w:rsidR="00E60473">
        <w:rPr>
          <w:rFonts w:ascii="Calibri" w:eastAsia="Calibri" w:hAnsi="Calibri" w:cs="Calibri"/>
        </w:rPr>
        <w:t xml:space="preserve"> = 0.15</w:t>
      </w:r>
      <w:r w:rsidR="00DB04C4">
        <w:rPr>
          <w:rFonts w:ascii="Calibri" w:eastAsia="Calibri" w:hAnsi="Calibri" w:cs="Calibri"/>
        </w:rPr>
        <w:t>3</w:t>
      </w:r>
      <w:r w:rsidR="00E60473">
        <w:rPr>
          <w:rFonts w:ascii="Calibri" w:eastAsia="Calibri" w:hAnsi="Calibri" w:cs="Calibri"/>
        </w:rPr>
        <w:t xml:space="preserve">) explaining red squirrel detections as a function of anthropogenic disturbance type. Both </w:t>
      </w:r>
      <w:bookmarkStart w:id="134" w:name="_Hlk197111612"/>
      <w:r w:rsidR="00E60473">
        <w:rPr>
          <w:rFonts w:ascii="Calibri" w:eastAsia="Calibri" w:hAnsi="Calibri" w:cs="Calibri"/>
        </w:rPr>
        <w:t>models were fit using mixed-effect negative binomial models</w:t>
      </w:r>
      <w:r w:rsidR="00EC512E">
        <w:rPr>
          <w:rFonts w:ascii="Calibri" w:eastAsia="Calibri" w:hAnsi="Calibri" w:cs="Calibri"/>
        </w:rPr>
        <w:t xml:space="preserve"> with nested random effects for camera site and camera array. </w:t>
      </w:r>
      <w:bookmarkEnd w:id="134"/>
      <w:r w:rsidR="00E60473">
        <w:br w:type="page"/>
      </w:r>
    </w:p>
    <w:p w14:paraId="5DE30F03" w14:textId="05ED5F38" w:rsidR="00512322" w:rsidRDefault="009F38B4" w:rsidP="00A17607">
      <w:pPr>
        <w:spacing w:after="200" w:line="312" w:lineRule="auto"/>
        <w:jc w:val="center"/>
        <w:rPr>
          <w:rFonts w:ascii="Calibri" w:eastAsia="Calibri" w:hAnsi="Calibri" w:cs="Calibri"/>
        </w:rPr>
      </w:pPr>
      <w:commentRangeStart w:id="135"/>
      <w:commentRangeStart w:id="136"/>
      <w:commentRangeStart w:id="137"/>
      <w:commentRangeEnd w:id="135"/>
      <w:r>
        <w:rPr>
          <w:rStyle w:val="CommentReference"/>
        </w:rPr>
        <w:lastRenderedPageBreak/>
        <w:commentReference w:id="135"/>
      </w:r>
      <w:commentRangeEnd w:id="136"/>
      <w:r w:rsidR="00697500">
        <w:rPr>
          <w:rStyle w:val="CommentReference"/>
        </w:rPr>
        <w:commentReference w:id="136"/>
      </w:r>
      <w:commentRangeEnd w:id="137"/>
      <w:r w:rsidR="00F305EA">
        <w:rPr>
          <w:rStyle w:val="CommentReference"/>
        </w:rPr>
        <w:commentReference w:id="137"/>
      </w:r>
      <w:r w:rsidR="00A17607">
        <w:rPr>
          <w:noProof/>
        </w:rPr>
        <w:drawing>
          <wp:inline distT="0" distB="0" distL="0" distR="0" wp14:anchorId="3972B4B0" wp14:editId="3CEBD42A">
            <wp:extent cx="5941695" cy="3961130"/>
            <wp:effectExtent l="0" t="0" r="1905" b="1270"/>
            <wp:docPr id="9871721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1695" cy="3961130"/>
                    </a:xfrm>
                    <a:prstGeom prst="rect">
                      <a:avLst/>
                    </a:prstGeom>
                    <a:noFill/>
                    <a:ln>
                      <a:noFill/>
                    </a:ln>
                  </pic:spPr>
                </pic:pic>
              </a:graphicData>
            </a:graphic>
          </wp:inline>
        </w:drawing>
      </w:r>
      <w:commentRangeStart w:id="138"/>
      <w:commentRangeEnd w:id="138"/>
      <w:r w:rsidR="009E6471">
        <w:rPr>
          <w:rStyle w:val="CommentReference"/>
        </w:rPr>
        <w:commentReference w:id="138"/>
      </w:r>
    </w:p>
    <w:p w14:paraId="74BD8713" w14:textId="46F17C68" w:rsidR="00512322" w:rsidRDefault="00E60473" w:rsidP="000F0847">
      <w:pPr>
        <w:spacing w:after="200" w:line="312" w:lineRule="auto"/>
        <w:rPr>
          <w:rFonts w:ascii="Calibri" w:eastAsia="Calibri" w:hAnsi="Calibri" w:cs="Calibri"/>
        </w:rPr>
      </w:pPr>
      <w:r>
        <w:rPr>
          <w:rFonts w:ascii="Calibri" w:eastAsia="Calibri" w:hAnsi="Calibri" w:cs="Calibri"/>
        </w:rPr>
        <w:t xml:space="preserve">Figure </w:t>
      </w:r>
      <w:r w:rsidR="00DB04C4">
        <w:rPr>
          <w:rFonts w:ascii="Calibri" w:eastAsia="Calibri" w:hAnsi="Calibri" w:cs="Calibri"/>
        </w:rPr>
        <w:t>4</w:t>
      </w:r>
      <w:r>
        <w:rPr>
          <w:rFonts w:ascii="Calibri" w:eastAsia="Calibri" w:hAnsi="Calibri" w:cs="Calibri"/>
        </w:rPr>
        <w:t>. Conditional effect</w:t>
      </w:r>
      <w:r w:rsidR="00EC512E">
        <w:rPr>
          <w:rFonts w:ascii="Calibri" w:eastAsia="Calibri" w:hAnsi="Calibri" w:cs="Calibri"/>
        </w:rPr>
        <w:t xml:space="preserve">s of landscape </w:t>
      </w:r>
      <w:r w:rsidR="00A17607">
        <w:rPr>
          <w:rFonts w:ascii="Calibri" w:eastAsia="Calibri" w:hAnsi="Calibri" w:cs="Calibri"/>
        </w:rPr>
        <w:t>covariate</w:t>
      </w:r>
      <w:r w:rsidR="00EC512E">
        <w:rPr>
          <w:rFonts w:ascii="Calibri" w:eastAsia="Calibri" w:hAnsi="Calibri" w:cs="Calibri"/>
        </w:rPr>
        <w:t xml:space="preserve"> on the expected monthly count of red squirrels </w:t>
      </w:r>
      <w:r>
        <w:rPr>
          <w:rFonts w:ascii="Calibri" w:eastAsia="Calibri" w:hAnsi="Calibri" w:cs="Calibri"/>
        </w:rPr>
        <w:t>from</w:t>
      </w:r>
      <w:r w:rsidR="00EC512E">
        <w:rPr>
          <w:rFonts w:ascii="Calibri" w:eastAsia="Calibri" w:hAnsi="Calibri" w:cs="Calibri"/>
        </w:rPr>
        <w:t xml:space="preserve"> the</w:t>
      </w:r>
      <w:r>
        <w:rPr>
          <w:rFonts w:ascii="Calibri" w:eastAsia="Calibri" w:hAnsi="Calibri" w:cs="Calibri"/>
        </w:rPr>
        <w:t xml:space="preserve"> </w:t>
      </w:r>
      <w:r w:rsidR="00EC512E">
        <w:rPr>
          <w:rFonts w:ascii="Calibri" w:eastAsia="Calibri" w:hAnsi="Calibri" w:cs="Calibri"/>
        </w:rPr>
        <w:t xml:space="preserve">top-performing negative binomial model. </w:t>
      </w:r>
      <w:r w:rsidR="00A17607">
        <w:rPr>
          <w:rFonts w:ascii="Calibri" w:eastAsia="Calibri" w:hAnsi="Calibri" w:cs="Calibri"/>
        </w:rPr>
        <w:t>The interaction plot represents the effect of edge density at</w:t>
      </w:r>
      <w:r>
        <w:rPr>
          <w:rFonts w:ascii="Calibri" w:eastAsia="Calibri" w:hAnsi="Calibri" w:cs="Calibri"/>
        </w:rPr>
        <w:t xml:space="preserve"> high (90% quantile) and low (10% quantile) cumulative site disturbance. Density of lines along the x-axis indicates the frequency of the data value. </w:t>
      </w:r>
      <w:r w:rsidR="00EC512E">
        <w:rPr>
          <w:rFonts w:ascii="Calibri" w:eastAsia="Calibri" w:hAnsi="Calibri" w:cs="Calibri"/>
        </w:rPr>
        <w:t>All predictors represent the proportion of area covered within a set radius of camera trap locations (i.e. landscape composition), except edge density, which represents</w:t>
      </w:r>
      <w:r w:rsidR="00A17607">
        <w:rPr>
          <w:rFonts w:ascii="Calibri" w:eastAsia="Calibri" w:hAnsi="Calibri" w:cs="Calibri"/>
        </w:rPr>
        <w:t xml:space="preserve"> the density of anthropogenic edges in m/Ha</w:t>
      </w:r>
      <w:r w:rsidR="00EC512E">
        <w:rPr>
          <w:rFonts w:ascii="Calibri" w:eastAsia="Calibri" w:hAnsi="Calibri" w:cs="Calibri"/>
        </w:rPr>
        <w:t xml:space="preserve">. Note different y-axis </w:t>
      </w:r>
      <w:r w:rsidR="00A17607">
        <w:rPr>
          <w:rFonts w:ascii="Calibri" w:eastAsia="Calibri" w:hAnsi="Calibri" w:cs="Calibri"/>
        </w:rPr>
        <w:t xml:space="preserve">scales for each landscape covariate. </w:t>
      </w:r>
      <w:r>
        <w:br w:type="page"/>
      </w:r>
    </w:p>
    <w:p w14:paraId="25F3E468" w14:textId="2D727BE4" w:rsidR="00512322" w:rsidRDefault="00E60473">
      <w:pPr>
        <w:spacing w:line="312" w:lineRule="auto"/>
        <w:rPr>
          <w:rFonts w:ascii="Calibri" w:eastAsia="Calibri" w:hAnsi="Calibri" w:cs="Calibri"/>
        </w:rPr>
      </w:pPr>
      <w:commentRangeStart w:id="139"/>
      <w:r>
        <w:rPr>
          <w:rFonts w:ascii="Calibri" w:eastAsia="Calibri" w:hAnsi="Calibri" w:cs="Calibri"/>
        </w:rPr>
        <w:lastRenderedPageBreak/>
        <w:t xml:space="preserve">Table 1. Covariates </w:t>
      </w:r>
      <w:r w:rsidR="00A047D7">
        <w:rPr>
          <w:rFonts w:ascii="Calibri" w:eastAsia="Calibri" w:hAnsi="Calibri" w:cs="Calibri"/>
        </w:rPr>
        <w:t>describing</w:t>
      </w:r>
      <w:r>
        <w:rPr>
          <w:rFonts w:ascii="Calibri" w:eastAsia="Calibri" w:hAnsi="Calibri" w:cs="Calibri"/>
        </w:rPr>
        <w:t xml:space="preserve"> the composition of natural habitat, composition of anthropogenic features, and landscape configuration </w:t>
      </w:r>
      <w:r w:rsidR="00DD5161">
        <w:rPr>
          <w:rFonts w:ascii="Calibri" w:eastAsia="Calibri" w:hAnsi="Calibri" w:cs="Calibri"/>
        </w:rPr>
        <w:t xml:space="preserve">in negative binomial models of </w:t>
      </w:r>
      <w:r>
        <w:rPr>
          <w:rFonts w:ascii="Calibri" w:eastAsia="Calibri" w:hAnsi="Calibri" w:cs="Calibri"/>
        </w:rPr>
        <w:t>red squirrel abundance in the Boreal Plains</w:t>
      </w:r>
      <w:r w:rsidR="00F305EA">
        <w:rPr>
          <w:rFonts w:ascii="Calibri" w:eastAsia="Calibri" w:hAnsi="Calibri" w:cs="Calibri"/>
        </w:rPr>
        <w:t>.</w:t>
      </w:r>
      <w:commentRangeEnd w:id="139"/>
      <w:r w:rsidR="009E6471">
        <w:rPr>
          <w:rStyle w:val="CommentReference"/>
        </w:rPr>
        <w:commentReference w:id="139"/>
      </w:r>
      <w:r w:rsidR="00DD5161">
        <w:rPr>
          <w:rFonts w:ascii="Calibri" w:eastAsia="Calibri" w:hAnsi="Calibri" w:cs="Calibri"/>
        </w:rPr>
        <w:t xml:space="preserve"> Each category of covariates </w:t>
      </w:r>
      <w:r w:rsidR="00A047D7">
        <w:rPr>
          <w:rFonts w:ascii="Calibri" w:eastAsia="Calibri" w:hAnsi="Calibri" w:cs="Calibri"/>
        </w:rPr>
        <w:t>was</w:t>
      </w:r>
      <w:r w:rsidR="00DD5161">
        <w:rPr>
          <w:rFonts w:ascii="Calibri" w:eastAsia="Calibri" w:hAnsi="Calibri" w:cs="Calibri"/>
        </w:rPr>
        <w:t xml:space="preserve"> included in models at </w:t>
      </w:r>
      <w:r w:rsidR="00A047D7">
        <w:rPr>
          <w:rFonts w:ascii="Calibri" w:eastAsia="Calibri" w:hAnsi="Calibri" w:cs="Calibri"/>
        </w:rPr>
        <w:t xml:space="preserve">a </w:t>
      </w:r>
      <w:r w:rsidR="00DD5161">
        <w:rPr>
          <w:rFonts w:ascii="Calibri" w:eastAsia="Calibri" w:hAnsi="Calibri" w:cs="Calibri"/>
        </w:rPr>
        <w:t>separate spatial scale</w:t>
      </w:r>
      <w:r w:rsidR="00A047D7">
        <w:rPr>
          <w:rFonts w:ascii="Calibri" w:eastAsia="Calibri" w:hAnsi="Calibri" w:cs="Calibri"/>
        </w:rPr>
        <w:t xml:space="preserve">. Within each category of predictors, we fit a model using all predictors at 22 spatial scales (50 m–5000 m) and compared the Akaike Information Criterion corrected for small sample </w:t>
      </w:r>
      <w:commentRangeStart w:id="140"/>
      <w:r w:rsidR="00A047D7">
        <w:rPr>
          <w:rFonts w:ascii="Calibri" w:eastAsia="Calibri" w:hAnsi="Calibri" w:cs="Calibri"/>
        </w:rPr>
        <w:t xml:space="preserve">size (AICc) </w:t>
      </w:r>
      <w:commentRangeEnd w:id="140"/>
      <w:r w:rsidR="00A047D7">
        <w:rPr>
          <w:rStyle w:val="CommentReference"/>
        </w:rPr>
        <w:commentReference w:id="140"/>
      </w:r>
      <w:r w:rsidR="00A047D7">
        <w:rPr>
          <w:rFonts w:ascii="Calibri" w:eastAsia="Calibri" w:hAnsi="Calibri" w:cs="Calibri"/>
        </w:rPr>
        <w:t xml:space="preserve">scores across spatial scales to determine which one was best supported for </w:t>
      </w:r>
      <w:commentRangeStart w:id="141"/>
      <w:commentRangeStart w:id="142"/>
      <w:r w:rsidR="00A047D7">
        <w:rPr>
          <w:rFonts w:ascii="Calibri" w:eastAsia="Calibri" w:hAnsi="Calibri" w:cs="Calibri"/>
        </w:rPr>
        <w:t>statistical modelling</w:t>
      </w:r>
      <w:commentRangeEnd w:id="141"/>
      <w:r w:rsidR="00A047D7">
        <w:rPr>
          <w:rStyle w:val="CommentReference"/>
        </w:rPr>
        <w:commentReference w:id="141"/>
      </w:r>
      <w:commentRangeEnd w:id="142"/>
      <w:r w:rsidR="00A047D7">
        <w:rPr>
          <w:rStyle w:val="CommentReference"/>
        </w:rPr>
        <w:commentReference w:id="142"/>
      </w:r>
      <w:r w:rsidR="00A047D7">
        <w:rPr>
          <w:rFonts w:ascii="Calibri" w:eastAsia="Calibri" w:hAnsi="Calibri" w:cs="Calibri"/>
        </w:rPr>
        <w:t>.</w:t>
      </w:r>
    </w:p>
    <w:tbl>
      <w:tblPr>
        <w:tblW w:w="9781" w:type="dxa"/>
        <w:tblLook w:val="04A0" w:firstRow="1" w:lastRow="0" w:firstColumn="1" w:lastColumn="0" w:noHBand="0" w:noVBand="1"/>
      </w:tblPr>
      <w:tblGrid>
        <w:gridCol w:w="1843"/>
        <w:gridCol w:w="992"/>
        <w:gridCol w:w="1701"/>
        <w:gridCol w:w="5245"/>
      </w:tblGrid>
      <w:tr w:rsidR="00805B2A" w:rsidRPr="00805B2A" w14:paraId="58F319D1" w14:textId="77777777" w:rsidTr="000F0847">
        <w:trPr>
          <w:trHeight w:val="615"/>
        </w:trPr>
        <w:tc>
          <w:tcPr>
            <w:tcW w:w="1843" w:type="dxa"/>
            <w:tcBorders>
              <w:top w:val="single" w:sz="8" w:space="0" w:color="auto"/>
              <w:left w:val="nil"/>
              <w:bottom w:val="single" w:sz="4" w:space="0" w:color="auto"/>
              <w:right w:val="nil"/>
            </w:tcBorders>
            <w:shd w:val="clear" w:color="000000" w:fill="FFFFFF"/>
            <w:vAlign w:val="center"/>
            <w:hideMark/>
          </w:tcPr>
          <w:p w14:paraId="786FB716" w14:textId="77777777" w:rsidR="00805B2A" w:rsidRPr="000F0847" w:rsidRDefault="00805B2A" w:rsidP="00805B2A">
            <w:pPr>
              <w:spacing w:line="240" w:lineRule="auto"/>
              <w:rPr>
                <w:rFonts w:ascii="Calibri" w:eastAsia="Times New Roman" w:hAnsi="Calibri" w:cs="Calibri"/>
                <w:b/>
                <w:bCs/>
                <w:color w:val="000000"/>
                <w:sz w:val="16"/>
                <w:szCs w:val="16"/>
                <w:lang w:val="en-CA"/>
              </w:rPr>
            </w:pPr>
            <w:r w:rsidRPr="000F0847">
              <w:rPr>
                <w:rFonts w:ascii="Calibri" w:eastAsia="Times New Roman" w:hAnsi="Calibri" w:cs="Calibri"/>
                <w:b/>
                <w:bCs/>
                <w:color w:val="000000"/>
                <w:sz w:val="16"/>
                <w:szCs w:val="16"/>
                <w:lang w:val="en-CA"/>
              </w:rPr>
              <w:t>Covariate</w:t>
            </w:r>
          </w:p>
        </w:tc>
        <w:tc>
          <w:tcPr>
            <w:tcW w:w="992" w:type="dxa"/>
            <w:tcBorders>
              <w:top w:val="single" w:sz="8" w:space="0" w:color="auto"/>
              <w:left w:val="nil"/>
              <w:bottom w:val="single" w:sz="4" w:space="0" w:color="auto"/>
              <w:right w:val="nil"/>
            </w:tcBorders>
            <w:shd w:val="clear" w:color="000000" w:fill="FFFFFF"/>
            <w:vAlign w:val="center"/>
            <w:hideMark/>
          </w:tcPr>
          <w:p w14:paraId="70CFC757" w14:textId="77777777" w:rsidR="00805B2A" w:rsidRPr="000F0847" w:rsidRDefault="00805B2A" w:rsidP="00805B2A">
            <w:pPr>
              <w:spacing w:line="240" w:lineRule="auto"/>
              <w:jc w:val="center"/>
              <w:rPr>
                <w:rFonts w:ascii="Calibri" w:eastAsia="Times New Roman" w:hAnsi="Calibri" w:cs="Calibri"/>
                <w:b/>
                <w:bCs/>
                <w:color w:val="000000"/>
                <w:sz w:val="16"/>
                <w:szCs w:val="16"/>
                <w:lang w:val="en-CA"/>
              </w:rPr>
            </w:pPr>
            <w:r w:rsidRPr="000F0847">
              <w:rPr>
                <w:rFonts w:ascii="Calibri" w:eastAsia="Times New Roman" w:hAnsi="Calibri" w:cs="Calibri"/>
                <w:b/>
                <w:bCs/>
                <w:color w:val="000000"/>
                <w:sz w:val="16"/>
                <w:szCs w:val="16"/>
                <w:lang w:val="en-CA"/>
              </w:rPr>
              <w:t>Modelled Scale</w:t>
            </w:r>
          </w:p>
        </w:tc>
        <w:tc>
          <w:tcPr>
            <w:tcW w:w="1701" w:type="dxa"/>
            <w:tcBorders>
              <w:top w:val="single" w:sz="8" w:space="0" w:color="auto"/>
              <w:left w:val="nil"/>
              <w:bottom w:val="single" w:sz="4" w:space="0" w:color="auto"/>
              <w:right w:val="nil"/>
            </w:tcBorders>
            <w:shd w:val="clear" w:color="000000" w:fill="FFFFFF"/>
            <w:vAlign w:val="center"/>
            <w:hideMark/>
          </w:tcPr>
          <w:p w14:paraId="6E1F5AA6" w14:textId="77777777" w:rsidR="00805B2A" w:rsidRPr="000F0847" w:rsidRDefault="00805B2A" w:rsidP="00805B2A">
            <w:pPr>
              <w:spacing w:line="240" w:lineRule="auto"/>
              <w:rPr>
                <w:rFonts w:ascii="Calibri" w:eastAsia="Times New Roman" w:hAnsi="Calibri" w:cs="Calibri"/>
                <w:b/>
                <w:bCs/>
                <w:color w:val="000000"/>
                <w:sz w:val="16"/>
                <w:szCs w:val="16"/>
                <w:lang w:val="en-CA"/>
              </w:rPr>
            </w:pPr>
            <w:r w:rsidRPr="000F0847">
              <w:rPr>
                <w:rFonts w:ascii="Calibri" w:eastAsia="Times New Roman" w:hAnsi="Calibri" w:cs="Calibri"/>
                <w:b/>
                <w:bCs/>
                <w:color w:val="000000"/>
                <w:sz w:val="16"/>
                <w:szCs w:val="16"/>
                <w:lang w:val="en-CA"/>
              </w:rPr>
              <w:t>Median (5%, 95%)</w:t>
            </w:r>
          </w:p>
        </w:tc>
        <w:tc>
          <w:tcPr>
            <w:tcW w:w="5245" w:type="dxa"/>
            <w:tcBorders>
              <w:top w:val="single" w:sz="8" w:space="0" w:color="auto"/>
              <w:left w:val="nil"/>
              <w:bottom w:val="single" w:sz="4" w:space="0" w:color="auto"/>
              <w:right w:val="nil"/>
            </w:tcBorders>
            <w:shd w:val="clear" w:color="000000" w:fill="FFFFFF"/>
            <w:vAlign w:val="center"/>
            <w:hideMark/>
          </w:tcPr>
          <w:p w14:paraId="43E590DC" w14:textId="77777777" w:rsidR="00805B2A" w:rsidRPr="000F0847" w:rsidRDefault="00805B2A" w:rsidP="00805B2A">
            <w:pPr>
              <w:spacing w:line="240" w:lineRule="auto"/>
              <w:rPr>
                <w:rFonts w:ascii="Calibri" w:eastAsia="Times New Roman" w:hAnsi="Calibri" w:cs="Calibri"/>
                <w:b/>
                <w:bCs/>
                <w:color w:val="000000"/>
                <w:sz w:val="16"/>
                <w:szCs w:val="16"/>
                <w:lang w:val="en-CA"/>
              </w:rPr>
            </w:pPr>
            <w:r w:rsidRPr="000F0847">
              <w:rPr>
                <w:rFonts w:ascii="Calibri" w:eastAsia="Times New Roman" w:hAnsi="Calibri" w:cs="Calibri"/>
                <w:b/>
                <w:bCs/>
                <w:color w:val="000000"/>
                <w:sz w:val="16"/>
                <w:szCs w:val="16"/>
                <w:lang w:val="en-CA"/>
              </w:rPr>
              <w:t>Description</w:t>
            </w:r>
          </w:p>
        </w:tc>
      </w:tr>
      <w:tr w:rsidR="00805B2A" w:rsidRPr="00805B2A" w14:paraId="4028DB98" w14:textId="77777777" w:rsidTr="000F0847">
        <w:trPr>
          <w:trHeight w:val="300"/>
        </w:trPr>
        <w:tc>
          <w:tcPr>
            <w:tcW w:w="1843" w:type="dxa"/>
            <w:tcBorders>
              <w:top w:val="nil"/>
              <w:left w:val="nil"/>
              <w:bottom w:val="single" w:sz="4" w:space="0" w:color="auto"/>
              <w:right w:val="nil"/>
            </w:tcBorders>
            <w:shd w:val="clear" w:color="000000" w:fill="FFFFFF"/>
            <w:noWrap/>
            <w:hideMark/>
          </w:tcPr>
          <w:p w14:paraId="01325539" w14:textId="77777777" w:rsidR="00805B2A" w:rsidRPr="000F0847" w:rsidRDefault="00805B2A" w:rsidP="00805B2A">
            <w:pPr>
              <w:spacing w:line="240" w:lineRule="auto"/>
              <w:rPr>
                <w:rFonts w:ascii="Calibri" w:eastAsia="Times New Roman" w:hAnsi="Calibri" w:cs="Calibri"/>
                <w:b/>
                <w:bCs/>
                <w:i/>
                <w:iCs/>
                <w:color w:val="000000"/>
                <w:sz w:val="16"/>
                <w:szCs w:val="16"/>
                <w:lang w:val="en-CA"/>
              </w:rPr>
            </w:pPr>
            <w:r w:rsidRPr="000F0847">
              <w:rPr>
                <w:rFonts w:ascii="Calibri" w:eastAsia="Times New Roman" w:hAnsi="Calibri" w:cs="Calibri"/>
                <w:b/>
                <w:bCs/>
                <w:i/>
                <w:iCs/>
                <w:color w:val="000000"/>
                <w:sz w:val="16"/>
                <w:szCs w:val="16"/>
                <w:lang w:val="en-CA"/>
              </w:rPr>
              <w:t>Natural land cover</w:t>
            </w:r>
          </w:p>
        </w:tc>
        <w:tc>
          <w:tcPr>
            <w:tcW w:w="992" w:type="dxa"/>
            <w:tcBorders>
              <w:top w:val="nil"/>
              <w:left w:val="nil"/>
              <w:bottom w:val="single" w:sz="4" w:space="0" w:color="auto"/>
              <w:right w:val="nil"/>
            </w:tcBorders>
            <w:shd w:val="clear" w:color="000000" w:fill="FFFFFF"/>
            <w:noWrap/>
            <w:hideMark/>
          </w:tcPr>
          <w:p w14:paraId="02FC2D93" w14:textId="77777777" w:rsidR="00805B2A" w:rsidRPr="000F0847" w:rsidRDefault="00805B2A" w:rsidP="000F0847">
            <w:pPr>
              <w:spacing w:line="240" w:lineRule="auto"/>
              <w:rPr>
                <w:rFonts w:ascii="Calibri" w:eastAsia="Times New Roman" w:hAnsi="Calibri" w:cs="Calibri"/>
                <w:b/>
                <w:bCs/>
                <w:i/>
                <w:iCs/>
                <w:color w:val="000000"/>
                <w:sz w:val="16"/>
                <w:szCs w:val="16"/>
                <w:lang w:val="en-CA"/>
              </w:rPr>
            </w:pPr>
            <w:r w:rsidRPr="000F0847">
              <w:rPr>
                <w:rFonts w:ascii="Calibri" w:eastAsia="Times New Roman" w:hAnsi="Calibri" w:cs="Calibri"/>
                <w:b/>
                <w:bCs/>
                <w:i/>
                <w:iCs/>
                <w:color w:val="000000"/>
                <w:sz w:val="16"/>
                <w:szCs w:val="16"/>
                <w:lang w:val="en-CA"/>
              </w:rPr>
              <w:t>100 m</w:t>
            </w:r>
          </w:p>
        </w:tc>
        <w:tc>
          <w:tcPr>
            <w:tcW w:w="1701" w:type="dxa"/>
            <w:tcBorders>
              <w:top w:val="nil"/>
              <w:left w:val="nil"/>
              <w:bottom w:val="single" w:sz="4" w:space="0" w:color="auto"/>
              <w:right w:val="nil"/>
            </w:tcBorders>
            <w:shd w:val="clear" w:color="000000" w:fill="FFFFFF"/>
            <w:noWrap/>
            <w:hideMark/>
          </w:tcPr>
          <w:p w14:paraId="1F6D06EB"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5245" w:type="dxa"/>
            <w:tcBorders>
              <w:top w:val="nil"/>
              <w:left w:val="nil"/>
              <w:bottom w:val="single" w:sz="4" w:space="0" w:color="auto"/>
              <w:right w:val="nil"/>
            </w:tcBorders>
            <w:shd w:val="clear" w:color="000000" w:fill="FFFFFF"/>
            <w:noWrap/>
            <w:hideMark/>
          </w:tcPr>
          <w:p w14:paraId="34AF3249"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r>
      <w:tr w:rsidR="00805B2A" w:rsidRPr="00805B2A" w14:paraId="6C230947" w14:textId="77777777" w:rsidTr="000F0847">
        <w:trPr>
          <w:trHeight w:val="300"/>
        </w:trPr>
        <w:tc>
          <w:tcPr>
            <w:tcW w:w="1843" w:type="dxa"/>
            <w:tcBorders>
              <w:top w:val="nil"/>
              <w:left w:val="nil"/>
              <w:bottom w:val="nil"/>
              <w:right w:val="nil"/>
            </w:tcBorders>
            <w:shd w:val="clear" w:color="000000" w:fill="FFFFFF"/>
            <w:noWrap/>
            <w:hideMark/>
          </w:tcPr>
          <w:p w14:paraId="7A7D39D5" w14:textId="77777777" w:rsidR="00805B2A" w:rsidRPr="000F0847" w:rsidRDefault="00805B2A" w:rsidP="000F084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Fire &lt;15</w:t>
            </w:r>
          </w:p>
        </w:tc>
        <w:tc>
          <w:tcPr>
            <w:tcW w:w="992" w:type="dxa"/>
            <w:tcBorders>
              <w:top w:val="nil"/>
              <w:left w:val="nil"/>
              <w:bottom w:val="nil"/>
              <w:right w:val="nil"/>
            </w:tcBorders>
            <w:shd w:val="clear" w:color="000000" w:fill="FFFFFF"/>
            <w:noWrap/>
            <w:hideMark/>
          </w:tcPr>
          <w:p w14:paraId="3120A035"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4BAEE699"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0.00 (0.00–0.61)</w:t>
            </w:r>
          </w:p>
        </w:tc>
        <w:tc>
          <w:tcPr>
            <w:tcW w:w="5245" w:type="dxa"/>
            <w:tcBorders>
              <w:top w:val="nil"/>
              <w:left w:val="nil"/>
              <w:bottom w:val="nil"/>
              <w:right w:val="nil"/>
            </w:tcBorders>
            <w:shd w:val="clear" w:color="000000" w:fill="FFFFFF"/>
            <w:noWrap/>
            <w:hideMark/>
          </w:tcPr>
          <w:p w14:paraId="0FD15127"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fires from 0 to 15 years of age and any intensity.</w:t>
            </w:r>
          </w:p>
        </w:tc>
      </w:tr>
      <w:tr w:rsidR="00805B2A" w:rsidRPr="00805B2A" w14:paraId="562F16BB" w14:textId="77777777" w:rsidTr="000F0847">
        <w:trPr>
          <w:trHeight w:val="300"/>
        </w:trPr>
        <w:tc>
          <w:tcPr>
            <w:tcW w:w="1843" w:type="dxa"/>
            <w:tcBorders>
              <w:top w:val="nil"/>
              <w:left w:val="nil"/>
              <w:bottom w:val="nil"/>
              <w:right w:val="nil"/>
            </w:tcBorders>
            <w:shd w:val="clear" w:color="000000" w:fill="FFFFFF"/>
            <w:noWrap/>
            <w:hideMark/>
          </w:tcPr>
          <w:p w14:paraId="1727C6E8" w14:textId="77777777" w:rsidR="00805B2A" w:rsidRPr="000F0847" w:rsidRDefault="00805B2A" w:rsidP="000F084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Broadleaf</w:t>
            </w:r>
          </w:p>
        </w:tc>
        <w:tc>
          <w:tcPr>
            <w:tcW w:w="992" w:type="dxa"/>
            <w:tcBorders>
              <w:top w:val="nil"/>
              <w:left w:val="nil"/>
              <w:bottom w:val="nil"/>
              <w:right w:val="nil"/>
            </w:tcBorders>
            <w:shd w:val="clear" w:color="000000" w:fill="FFFFFF"/>
            <w:noWrap/>
            <w:hideMark/>
          </w:tcPr>
          <w:p w14:paraId="6C066B26" w14:textId="77777777" w:rsidR="00805B2A" w:rsidRPr="000F0847" w:rsidRDefault="00805B2A" w:rsidP="000F084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4D498BD6"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0.03 (0.00–0.81)</w:t>
            </w:r>
          </w:p>
        </w:tc>
        <w:tc>
          <w:tcPr>
            <w:tcW w:w="5245" w:type="dxa"/>
            <w:tcBorders>
              <w:top w:val="nil"/>
              <w:left w:val="nil"/>
              <w:bottom w:val="nil"/>
              <w:right w:val="nil"/>
            </w:tcBorders>
            <w:shd w:val="clear" w:color="000000" w:fill="FFFFFF"/>
            <w:noWrap/>
            <w:hideMark/>
          </w:tcPr>
          <w:p w14:paraId="19867479"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broadleaf forest (&gt;75% broadleaf species).</w:t>
            </w:r>
          </w:p>
        </w:tc>
      </w:tr>
      <w:tr w:rsidR="00805B2A" w:rsidRPr="00805B2A" w14:paraId="72A8952F" w14:textId="77777777" w:rsidTr="000F0847">
        <w:trPr>
          <w:trHeight w:val="300"/>
        </w:trPr>
        <w:tc>
          <w:tcPr>
            <w:tcW w:w="1843" w:type="dxa"/>
            <w:tcBorders>
              <w:top w:val="nil"/>
              <w:left w:val="nil"/>
              <w:bottom w:val="nil"/>
              <w:right w:val="nil"/>
            </w:tcBorders>
            <w:shd w:val="clear" w:color="000000" w:fill="FFFFFF"/>
            <w:noWrap/>
            <w:hideMark/>
          </w:tcPr>
          <w:p w14:paraId="6787D66D" w14:textId="77777777" w:rsidR="00805B2A" w:rsidRPr="000F0847" w:rsidRDefault="00805B2A" w:rsidP="000F084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Coniferous</w:t>
            </w:r>
          </w:p>
        </w:tc>
        <w:tc>
          <w:tcPr>
            <w:tcW w:w="992" w:type="dxa"/>
            <w:tcBorders>
              <w:top w:val="nil"/>
              <w:left w:val="nil"/>
              <w:bottom w:val="nil"/>
              <w:right w:val="nil"/>
            </w:tcBorders>
            <w:shd w:val="clear" w:color="000000" w:fill="FFFFFF"/>
            <w:noWrap/>
            <w:hideMark/>
          </w:tcPr>
          <w:p w14:paraId="613A1346" w14:textId="77777777" w:rsidR="00805B2A" w:rsidRPr="000F0847" w:rsidRDefault="00805B2A" w:rsidP="000F084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0C02520E"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0.35 (0.01–0.85)</w:t>
            </w:r>
          </w:p>
        </w:tc>
        <w:tc>
          <w:tcPr>
            <w:tcW w:w="5245" w:type="dxa"/>
            <w:tcBorders>
              <w:top w:val="nil"/>
              <w:left w:val="nil"/>
              <w:bottom w:val="nil"/>
              <w:right w:val="nil"/>
            </w:tcBorders>
            <w:shd w:val="clear" w:color="000000" w:fill="FFFFFF"/>
            <w:noWrap/>
            <w:hideMark/>
          </w:tcPr>
          <w:p w14:paraId="50128C98"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coniferous forest (&gt;75% conifer species).</w:t>
            </w:r>
          </w:p>
        </w:tc>
      </w:tr>
      <w:tr w:rsidR="00805B2A" w:rsidRPr="00805B2A" w14:paraId="1F00E7C5" w14:textId="77777777" w:rsidTr="000F0847">
        <w:trPr>
          <w:trHeight w:val="300"/>
        </w:trPr>
        <w:tc>
          <w:tcPr>
            <w:tcW w:w="1843" w:type="dxa"/>
            <w:tcBorders>
              <w:top w:val="nil"/>
              <w:left w:val="nil"/>
              <w:bottom w:val="nil"/>
              <w:right w:val="nil"/>
            </w:tcBorders>
            <w:shd w:val="clear" w:color="000000" w:fill="FFFFFF"/>
            <w:noWrap/>
            <w:hideMark/>
          </w:tcPr>
          <w:p w14:paraId="4870107A" w14:textId="77777777" w:rsidR="00805B2A" w:rsidRPr="000F0847" w:rsidRDefault="00805B2A" w:rsidP="000F084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Herbs</w:t>
            </w:r>
          </w:p>
        </w:tc>
        <w:tc>
          <w:tcPr>
            <w:tcW w:w="992" w:type="dxa"/>
            <w:tcBorders>
              <w:top w:val="nil"/>
              <w:left w:val="nil"/>
              <w:bottom w:val="nil"/>
              <w:right w:val="nil"/>
            </w:tcBorders>
            <w:shd w:val="clear" w:color="000000" w:fill="FFFFFF"/>
            <w:noWrap/>
            <w:hideMark/>
          </w:tcPr>
          <w:p w14:paraId="0E350173" w14:textId="77777777" w:rsidR="00805B2A" w:rsidRPr="000F0847" w:rsidRDefault="00805B2A" w:rsidP="000F084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22854630"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0.00 (0.00–0.15)</w:t>
            </w:r>
          </w:p>
        </w:tc>
        <w:tc>
          <w:tcPr>
            <w:tcW w:w="5245" w:type="dxa"/>
            <w:tcBorders>
              <w:top w:val="nil"/>
              <w:left w:val="nil"/>
              <w:bottom w:val="nil"/>
              <w:right w:val="nil"/>
            </w:tcBorders>
            <w:shd w:val="clear" w:color="000000" w:fill="FFFFFF"/>
            <w:noWrap/>
            <w:hideMark/>
          </w:tcPr>
          <w:p w14:paraId="6DE255C2"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herbacous plants.</w:t>
            </w:r>
          </w:p>
        </w:tc>
      </w:tr>
      <w:tr w:rsidR="00805B2A" w:rsidRPr="00805B2A" w14:paraId="1CAB031E" w14:textId="77777777" w:rsidTr="000F0847">
        <w:trPr>
          <w:trHeight w:val="300"/>
        </w:trPr>
        <w:tc>
          <w:tcPr>
            <w:tcW w:w="1843" w:type="dxa"/>
            <w:tcBorders>
              <w:top w:val="nil"/>
              <w:left w:val="nil"/>
              <w:bottom w:val="nil"/>
              <w:right w:val="nil"/>
            </w:tcBorders>
            <w:shd w:val="clear" w:color="000000" w:fill="FFFFFF"/>
            <w:noWrap/>
            <w:hideMark/>
          </w:tcPr>
          <w:p w14:paraId="00C82073" w14:textId="77777777" w:rsidR="00805B2A" w:rsidRPr="000F0847" w:rsidRDefault="00805B2A" w:rsidP="000F084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Mixedwood</w:t>
            </w:r>
          </w:p>
        </w:tc>
        <w:tc>
          <w:tcPr>
            <w:tcW w:w="992" w:type="dxa"/>
            <w:tcBorders>
              <w:top w:val="nil"/>
              <w:left w:val="nil"/>
              <w:bottom w:val="nil"/>
              <w:right w:val="nil"/>
            </w:tcBorders>
            <w:shd w:val="clear" w:color="000000" w:fill="FFFFFF"/>
            <w:noWrap/>
            <w:hideMark/>
          </w:tcPr>
          <w:p w14:paraId="189191E1" w14:textId="77777777" w:rsidR="00805B2A" w:rsidRPr="000F0847" w:rsidRDefault="00805B2A" w:rsidP="000F084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23961DC3"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0.03 (0.00–0.33)</w:t>
            </w:r>
          </w:p>
        </w:tc>
        <w:tc>
          <w:tcPr>
            <w:tcW w:w="5245" w:type="dxa"/>
            <w:tcBorders>
              <w:top w:val="nil"/>
              <w:left w:val="nil"/>
              <w:bottom w:val="nil"/>
              <w:right w:val="nil"/>
            </w:tcBorders>
            <w:shd w:val="clear" w:color="000000" w:fill="FFFFFF"/>
            <w:noWrap/>
            <w:hideMark/>
          </w:tcPr>
          <w:p w14:paraId="51008995"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mixedwood forest.</w:t>
            </w:r>
          </w:p>
        </w:tc>
      </w:tr>
      <w:tr w:rsidR="00805B2A" w:rsidRPr="00805B2A" w14:paraId="0402CE20" w14:textId="77777777" w:rsidTr="000F0847">
        <w:trPr>
          <w:trHeight w:val="300"/>
        </w:trPr>
        <w:tc>
          <w:tcPr>
            <w:tcW w:w="1843" w:type="dxa"/>
            <w:tcBorders>
              <w:top w:val="nil"/>
              <w:left w:val="nil"/>
              <w:bottom w:val="nil"/>
              <w:right w:val="nil"/>
            </w:tcBorders>
            <w:shd w:val="clear" w:color="000000" w:fill="FFFFFF"/>
            <w:noWrap/>
            <w:hideMark/>
          </w:tcPr>
          <w:p w14:paraId="67A359EE" w14:textId="77777777" w:rsidR="00805B2A" w:rsidRPr="000F0847" w:rsidRDefault="00805B2A" w:rsidP="000F084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Shrubland</w:t>
            </w:r>
          </w:p>
        </w:tc>
        <w:tc>
          <w:tcPr>
            <w:tcW w:w="992" w:type="dxa"/>
            <w:tcBorders>
              <w:top w:val="nil"/>
              <w:left w:val="nil"/>
              <w:bottom w:val="nil"/>
              <w:right w:val="nil"/>
            </w:tcBorders>
            <w:shd w:val="clear" w:color="000000" w:fill="FFFFFF"/>
            <w:noWrap/>
            <w:hideMark/>
          </w:tcPr>
          <w:p w14:paraId="00BDFCF8" w14:textId="77777777" w:rsidR="00805B2A" w:rsidRPr="000F0847" w:rsidRDefault="00805B2A" w:rsidP="000F084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139E7317"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0.00 (0.00–0.13)</w:t>
            </w:r>
          </w:p>
        </w:tc>
        <w:tc>
          <w:tcPr>
            <w:tcW w:w="5245" w:type="dxa"/>
            <w:tcBorders>
              <w:top w:val="nil"/>
              <w:left w:val="nil"/>
              <w:bottom w:val="nil"/>
              <w:right w:val="nil"/>
            </w:tcBorders>
            <w:shd w:val="clear" w:color="000000" w:fill="FFFFFF"/>
            <w:noWrap/>
            <w:hideMark/>
          </w:tcPr>
          <w:p w14:paraId="40B1E74A"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shrubby plants.</w:t>
            </w:r>
          </w:p>
        </w:tc>
      </w:tr>
      <w:tr w:rsidR="00805B2A" w:rsidRPr="00805B2A" w14:paraId="1493A9D6" w14:textId="77777777" w:rsidTr="000F0847">
        <w:trPr>
          <w:trHeight w:val="300"/>
        </w:trPr>
        <w:tc>
          <w:tcPr>
            <w:tcW w:w="1843" w:type="dxa"/>
            <w:tcBorders>
              <w:top w:val="nil"/>
              <w:left w:val="nil"/>
              <w:bottom w:val="nil"/>
              <w:right w:val="nil"/>
            </w:tcBorders>
            <w:shd w:val="clear" w:color="000000" w:fill="FFFFFF"/>
            <w:noWrap/>
            <w:hideMark/>
          </w:tcPr>
          <w:p w14:paraId="7AAA6150" w14:textId="77777777" w:rsidR="00805B2A" w:rsidRPr="000F0847" w:rsidRDefault="00805B2A" w:rsidP="000F084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Wetland</w:t>
            </w:r>
          </w:p>
        </w:tc>
        <w:tc>
          <w:tcPr>
            <w:tcW w:w="992" w:type="dxa"/>
            <w:tcBorders>
              <w:top w:val="nil"/>
              <w:left w:val="nil"/>
              <w:bottom w:val="nil"/>
              <w:right w:val="nil"/>
            </w:tcBorders>
            <w:shd w:val="clear" w:color="000000" w:fill="FFFFFF"/>
            <w:noWrap/>
            <w:hideMark/>
          </w:tcPr>
          <w:p w14:paraId="75642309" w14:textId="77777777" w:rsidR="00805B2A" w:rsidRPr="000F0847" w:rsidRDefault="00805B2A" w:rsidP="000F084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1DA0FC8B"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0.01 (0.00–0.31)</w:t>
            </w:r>
          </w:p>
        </w:tc>
        <w:tc>
          <w:tcPr>
            <w:tcW w:w="5245" w:type="dxa"/>
            <w:tcBorders>
              <w:top w:val="nil"/>
              <w:left w:val="nil"/>
              <w:bottom w:val="nil"/>
              <w:right w:val="nil"/>
            </w:tcBorders>
            <w:shd w:val="clear" w:color="000000" w:fill="FFFFFF"/>
            <w:noWrap/>
            <w:hideMark/>
          </w:tcPr>
          <w:p w14:paraId="4405261B"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wetlands.</w:t>
            </w:r>
          </w:p>
        </w:tc>
      </w:tr>
      <w:tr w:rsidR="00805B2A" w:rsidRPr="00805B2A" w14:paraId="7313C4B8" w14:textId="77777777" w:rsidTr="000F0847">
        <w:trPr>
          <w:trHeight w:val="300"/>
        </w:trPr>
        <w:tc>
          <w:tcPr>
            <w:tcW w:w="1843" w:type="dxa"/>
            <w:tcBorders>
              <w:top w:val="nil"/>
              <w:left w:val="nil"/>
              <w:bottom w:val="nil"/>
              <w:right w:val="nil"/>
            </w:tcBorders>
            <w:shd w:val="clear" w:color="000000" w:fill="FFFFFF"/>
            <w:noWrap/>
            <w:hideMark/>
          </w:tcPr>
          <w:p w14:paraId="7FE729EA" w14:textId="77777777" w:rsidR="00805B2A" w:rsidRPr="000F0847" w:rsidRDefault="00805B2A" w:rsidP="000F084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Treed Wetland</w:t>
            </w:r>
          </w:p>
        </w:tc>
        <w:tc>
          <w:tcPr>
            <w:tcW w:w="992" w:type="dxa"/>
            <w:tcBorders>
              <w:top w:val="nil"/>
              <w:left w:val="nil"/>
              <w:bottom w:val="nil"/>
              <w:right w:val="nil"/>
            </w:tcBorders>
            <w:shd w:val="clear" w:color="000000" w:fill="FFFFFF"/>
            <w:noWrap/>
            <w:hideMark/>
          </w:tcPr>
          <w:p w14:paraId="623FF888" w14:textId="77777777" w:rsidR="00805B2A" w:rsidRPr="000F0847" w:rsidRDefault="00805B2A" w:rsidP="000F084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4B2E636E"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0.15 (0.00–0.72)</w:t>
            </w:r>
          </w:p>
        </w:tc>
        <w:tc>
          <w:tcPr>
            <w:tcW w:w="5245" w:type="dxa"/>
            <w:tcBorders>
              <w:top w:val="nil"/>
              <w:left w:val="nil"/>
              <w:bottom w:val="nil"/>
              <w:right w:val="nil"/>
            </w:tcBorders>
            <w:shd w:val="clear" w:color="000000" w:fill="FFFFFF"/>
            <w:noWrap/>
            <w:hideMark/>
          </w:tcPr>
          <w:p w14:paraId="4DA94DA0"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treed wetlands (e.g., spruce bog).</w:t>
            </w:r>
          </w:p>
        </w:tc>
      </w:tr>
      <w:tr w:rsidR="00805B2A" w:rsidRPr="00805B2A" w14:paraId="5C2759F6" w14:textId="77777777" w:rsidTr="000F0847">
        <w:trPr>
          <w:trHeight w:val="300"/>
        </w:trPr>
        <w:tc>
          <w:tcPr>
            <w:tcW w:w="1843" w:type="dxa"/>
            <w:tcBorders>
              <w:top w:val="single" w:sz="4" w:space="0" w:color="auto"/>
              <w:left w:val="nil"/>
              <w:bottom w:val="single" w:sz="4" w:space="0" w:color="auto"/>
              <w:right w:val="nil"/>
            </w:tcBorders>
            <w:shd w:val="clear" w:color="000000" w:fill="FFFFFF"/>
            <w:noWrap/>
            <w:hideMark/>
          </w:tcPr>
          <w:p w14:paraId="586EBFA1" w14:textId="77777777" w:rsidR="00805B2A" w:rsidRPr="000F0847" w:rsidRDefault="00805B2A" w:rsidP="00805B2A">
            <w:pPr>
              <w:spacing w:line="240" w:lineRule="auto"/>
              <w:rPr>
                <w:rFonts w:ascii="Calibri" w:eastAsia="Times New Roman" w:hAnsi="Calibri" w:cs="Calibri"/>
                <w:b/>
                <w:bCs/>
                <w:i/>
                <w:iCs/>
                <w:color w:val="000000"/>
                <w:sz w:val="16"/>
                <w:szCs w:val="16"/>
                <w:lang w:val="en-CA"/>
              </w:rPr>
            </w:pPr>
            <w:r w:rsidRPr="000F0847">
              <w:rPr>
                <w:rFonts w:ascii="Calibri" w:eastAsia="Times New Roman" w:hAnsi="Calibri" w:cs="Calibri"/>
                <w:b/>
                <w:bCs/>
                <w:i/>
                <w:iCs/>
                <w:color w:val="000000"/>
                <w:sz w:val="16"/>
                <w:szCs w:val="16"/>
                <w:lang w:val="en-CA"/>
              </w:rPr>
              <w:t>Disturbance composition</w:t>
            </w:r>
          </w:p>
        </w:tc>
        <w:tc>
          <w:tcPr>
            <w:tcW w:w="992" w:type="dxa"/>
            <w:tcBorders>
              <w:top w:val="single" w:sz="4" w:space="0" w:color="auto"/>
              <w:left w:val="nil"/>
              <w:bottom w:val="single" w:sz="4" w:space="0" w:color="auto"/>
              <w:right w:val="nil"/>
            </w:tcBorders>
            <w:shd w:val="clear" w:color="000000" w:fill="FFFFFF"/>
            <w:noWrap/>
            <w:hideMark/>
          </w:tcPr>
          <w:p w14:paraId="2BBA55D6" w14:textId="77777777" w:rsidR="00805B2A" w:rsidRPr="000F0847" w:rsidRDefault="00805B2A" w:rsidP="000F0847">
            <w:pPr>
              <w:spacing w:line="240" w:lineRule="auto"/>
              <w:rPr>
                <w:rFonts w:ascii="Calibri" w:eastAsia="Times New Roman" w:hAnsi="Calibri" w:cs="Calibri"/>
                <w:b/>
                <w:bCs/>
                <w:i/>
                <w:iCs/>
                <w:color w:val="000000"/>
                <w:sz w:val="16"/>
                <w:szCs w:val="16"/>
                <w:lang w:val="en-CA"/>
              </w:rPr>
            </w:pPr>
            <w:r w:rsidRPr="000F0847">
              <w:rPr>
                <w:rFonts w:ascii="Calibri" w:eastAsia="Times New Roman" w:hAnsi="Calibri" w:cs="Calibri"/>
                <w:b/>
                <w:bCs/>
                <w:i/>
                <w:iCs/>
                <w:color w:val="000000"/>
                <w:sz w:val="16"/>
                <w:szCs w:val="16"/>
                <w:lang w:val="en-CA"/>
              </w:rPr>
              <w:t>4250 m</w:t>
            </w:r>
          </w:p>
        </w:tc>
        <w:tc>
          <w:tcPr>
            <w:tcW w:w="1701" w:type="dxa"/>
            <w:tcBorders>
              <w:top w:val="single" w:sz="4" w:space="0" w:color="auto"/>
              <w:left w:val="nil"/>
              <w:bottom w:val="single" w:sz="4" w:space="0" w:color="auto"/>
              <w:right w:val="nil"/>
            </w:tcBorders>
            <w:shd w:val="clear" w:color="000000" w:fill="FFFFFF"/>
            <w:noWrap/>
            <w:hideMark/>
          </w:tcPr>
          <w:p w14:paraId="267BBE1F" w14:textId="77777777" w:rsidR="00805B2A" w:rsidRPr="000F0847" w:rsidRDefault="00805B2A" w:rsidP="00805B2A">
            <w:pPr>
              <w:spacing w:line="240" w:lineRule="auto"/>
              <w:rPr>
                <w:rFonts w:ascii="Calibri" w:eastAsia="Times New Roman" w:hAnsi="Calibri" w:cs="Calibri"/>
                <w:b/>
                <w:bCs/>
                <w:color w:val="000000"/>
                <w:sz w:val="16"/>
                <w:szCs w:val="16"/>
                <w:lang w:val="en-CA"/>
              </w:rPr>
            </w:pPr>
            <w:r w:rsidRPr="000F0847">
              <w:rPr>
                <w:rFonts w:ascii="Calibri" w:eastAsia="Times New Roman" w:hAnsi="Calibri" w:cs="Calibri"/>
                <w:b/>
                <w:bCs/>
                <w:color w:val="000000"/>
                <w:sz w:val="16"/>
                <w:szCs w:val="16"/>
                <w:lang w:val="en-CA"/>
              </w:rPr>
              <w:t> </w:t>
            </w:r>
          </w:p>
        </w:tc>
        <w:tc>
          <w:tcPr>
            <w:tcW w:w="5245" w:type="dxa"/>
            <w:tcBorders>
              <w:top w:val="single" w:sz="4" w:space="0" w:color="auto"/>
              <w:left w:val="nil"/>
              <w:bottom w:val="single" w:sz="4" w:space="0" w:color="auto"/>
              <w:right w:val="nil"/>
            </w:tcBorders>
            <w:shd w:val="clear" w:color="000000" w:fill="FFFFFF"/>
            <w:noWrap/>
            <w:hideMark/>
          </w:tcPr>
          <w:p w14:paraId="74397AC2"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r>
      <w:tr w:rsidR="00805B2A" w:rsidRPr="00805B2A" w14:paraId="23756641" w14:textId="77777777" w:rsidTr="000F0847">
        <w:trPr>
          <w:trHeight w:val="300"/>
        </w:trPr>
        <w:tc>
          <w:tcPr>
            <w:tcW w:w="1843" w:type="dxa"/>
            <w:tcBorders>
              <w:top w:val="nil"/>
              <w:left w:val="nil"/>
              <w:bottom w:val="nil"/>
              <w:right w:val="nil"/>
            </w:tcBorders>
            <w:shd w:val="clear" w:color="000000" w:fill="FFFFFF"/>
            <w:noWrap/>
            <w:hideMark/>
          </w:tcPr>
          <w:p w14:paraId="6CB32B60" w14:textId="77777777" w:rsidR="00805B2A" w:rsidRPr="000F0847" w:rsidRDefault="00805B2A" w:rsidP="000F084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Roads</w:t>
            </w:r>
          </w:p>
        </w:tc>
        <w:tc>
          <w:tcPr>
            <w:tcW w:w="992" w:type="dxa"/>
            <w:tcBorders>
              <w:top w:val="nil"/>
              <w:left w:val="nil"/>
              <w:bottom w:val="nil"/>
              <w:right w:val="nil"/>
            </w:tcBorders>
            <w:shd w:val="clear" w:color="000000" w:fill="FFFFFF"/>
            <w:noWrap/>
            <w:hideMark/>
          </w:tcPr>
          <w:p w14:paraId="3093E921" w14:textId="77777777" w:rsidR="00805B2A" w:rsidRPr="000F0847" w:rsidRDefault="00805B2A" w:rsidP="000F084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35635627"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0.00 (0.00–0.01)</w:t>
            </w:r>
          </w:p>
        </w:tc>
        <w:tc>
          <w:tcPr>
            <w:tcW w:w="5245" w:type="dxa"/>
            <w:tcBorders>
              <w:top w:val="nil"/>
              <w:left w:val="nil"/>
              <w:bottom w:val="nil"/>
              <w:right w:val="nil"/>
            </w:tcBorders>
            <w:shd w:val="clear" w:color="000000" w:fill="FFFFFF"/>
            <w:noWrap/>
            <w:hideMark/>
          </w:tcPr>
          <w:p w14:paraId="3EECF4BA"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roads (paved and unpaved).</w:t>
            </w:r>
          </w:p>
        </w:tc>
      </w:tr>
      <w:tr w:rsidR="00805B2A" w:rsidRPr="00805B2A" w14:paraId="671D622B" w14:textId="77777777" w:rsidTr="000F0847">
        <w:trPr>
          <w:trHeight w:val="300"/>
        </w:trPr>
        <w:tc>
          <w:tcPr>
            <w:tcW w:w="1843" w:type="dxa"/>
            <w:tcBorders>
              <w:top w:val="nil"/>
              <w:left w:val="nil"/>
              <w:bottom w:val="nil"/>
              <w:right w:val="nil"/>
            </w:tcBorders>
            <w:shd w:val="clear" w:color="000000" w:fill="FFFFFF"/>
            <w:noWrap/>
            <w:hideMark/>
          </w:tcPr>
          <w:p w14:paraId="69E0878E" w14:textId="77777777" w:rsidR="00805B2A" w:rsidRPr="000F0847" w:rsidRDefault="00805B2A" w:rsidP="000F084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Seismic Lines</w:t>
            </w:r>
          </w:p>
        </w:tc>
        <w:tc>
          <w:tcPr>
            <w:tcW w:w="992" w:type="dxa"/>
            <w:tcBorders>
              <w:top w:val="nil"/>
              <w:left w:val="nil"/>
              <w:bottom w:val="nil"/>
              <w:right w:val="nil"/>
            </w:tcBorders>
            <w:shd w:val="clear" w:color="000000" w:fill="FFFFFF"/>
            <w:noWrap/>
            <w:hideMark/>
          </w:tcPr>
          <w:p w14:paraId="65BD3869" w14:textId="77777777" w:rsidR="00805B2A" w:rsidRPr="000F0847" w:rsidRDefault="00805B2A" w:rsidP="000F084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272A0E94"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0.01 (0.00–0.03)</w:t>
            </w:r>
          </w:p>
        </w:tc>
        <w:tc>
          <w:tcPr>
            <w:tcW w:w="5245" w:type="dxa"/>
            <w:tcBorders>
              <w:top w:val="nil"/>
              <w:left w:val="nil"/>
              <w:bottom w:val="nil"/>
              <w:right w:val="nil"/>
            </w:tcBorders>
            <w:shd w:val="clear" w:color="000000" w:fill="FFFFFF"/>
            <w:noWrap/>
            <w:hideMark/>
          </w:tcPr>
          <w:p w14:paraId="137E15F7"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all conventional and low-impact seismic lines.</w:t>
            </w:r>
          </w:p>
        </w:tc>
      </w:tr>
      <w:tr w:rsidR="00805B2A" w:rsidRPr="00805B2A" w14:paraId="43012069" w14:textId="77777777" w:rsidTr="000F0847">
        <w:trPr>
          <w:trHeight w:val="300"/>
        </w:trPr>
        <w:tc>
          <w:tcPr>
            <w:tcW w:w="1843" w:type="dxa"/>
            <w:tcBorders>
              <w:top w:val="nil"/>
              <w:left w:val="nil"/>
              <w:bottom w:val="nil"/>
              <w:right w:val="nil"/>
            </w:tcBorders>
            <w:shd w:val="clear" w:color="000000" w:fill="FFFFFF"/>
            <w:noWrap/>
            <w:hideMark/>
          </w:tcPr>
          <w:p w14:paraId="6D4C09B9" w14:textId="77777777" w:rsidR="00805B2A" w:rsidRPr="000F0847" w:rsidRDefault="00805B2A" w:rsidP="000F084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Active Well Sites</w:t>
            </w:r>
          </w:p>
        </w:tc>
        <w:tc>
          <w:tcPr>
            <w:tcW w:w="992" w:type="dxa"/>
            <w:tcBorders>
              <w:top w:val="nil"/>
              <w:left w:val="nil"/>
              <w:bottom w:val="nil"/>
              <w:right w:val="nil"/>
            </w:tcBorders>
            <w:shd w:val="clear" w:color="000000" w:fill="FFFFFF"/>
            <w:noWrap/>
            <w:hideMark/>
          </w:tcPr>
          <w:p w14:paraId="191DF2F3" w14:textId="77777777" w:rsidR="00805B2A" w:rsidRPr="000F0847" w:rsidRDefault="00805B2A" w:rsidP="000F084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2CFE07C1"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0.00 (0.00–0.02)</w:t>
            </w:r>
          </w:p>
        </w:tc>
        <w:tc>
          <w:tcPr>
            <w:tcW w:w="5245" w:type="dxa"/>
            <w:tcBorders>
              <w:top w:val="nil"/>
              <w:left w:val="nil"/>
              <w:bottom w:val="nil"/>
              <w:right w:val="nil"/>
            </w:tcBorders>
            <w:shd w:val="clear" w:color="000000" w:fill="FFFFFF"/>
            <w:noWrap/>
            <w:hideMark/>
          </w:tcPr>
          <w:p w14:paraId="287C48C9"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well sites pre-cleared for drilling or actively used for drilling.</w:t>
            </w:r>
          </w:p>
        </w:tc>
      </w:tr>
      <w:tr w:rsidR="00805B2A" w:rsidRPr="00805B2A" w14:paraId="38AB6AB4" w14:textId="77777777" w:rsidTr="000F0847">
        <w:trPr>
          <w:trHeight w:val="300"/>
        </w:trPr>
        <w:tc>
          <w:tcPr>
            <w:tcW w:w="1843" w:type="dxa"/>
            <w:tcBorders>
              <w:top w:val="nil"/>
              <w:left w:val="nil"/>
              <w:bottom w:val="nil"/>
              <w:right w:val="nil"/>
            </w:tcBorders>
            <w:shd w:val="clear" w:color="000000" w:fill="FFFFFF"/>
            <w:noWrap/>
            <w:hideMark/>
          </w:tcPr>
          <w:p w14:paraId="1D452A5F" w14:textId="77777777" w:rsidR="00805B2A" w:rsidRPr="000F0847" w:rsidRDefault="00805B2A" w:rsidP="000F084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Inactive Well Sites</w:t>
            </w:r>
          </w:p>
        </w:tc>
        <w:tc>
          <w:tcPr>
            <w:tcW w:w="992" w:type="dxa"/>
            <w:tcBorders>
              <w:top w:val="nil"/>
              <w:left w:val="nil"/>
              <w:bottom w:val="nil"/>
              <w:right w:val="nil"/>
            </w:tcBorders>
            <w:shd w:val="clear" w:color="000000" w:fill="FFFFFF"/>
            <w:noWrap/>
            <w:hideMark/>
          </w:tcPr>
          <w:p w14:paraId="01774A45" w14:textId="77777777" w:rsidR="00805B2A" w:rsidRPr="000F0847" w:rsidRDefault="00805B2A" w:rsidP="000F084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5868DEAE"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0.00 (0.00–0.02)</w:t>
            </w:r>
          </w:p>
        </w:tc>
        <w:tc>
          <w:tcPr>
            <w:tcW w:w="5245" w:type="dxa"/>
            <w:tcBorders>
              <w:top w:val="nil"/>
              <w:left w:val="nil"/>
              <w:bottom w:val="nil"/>
              <w:right w:val="nil"/>
            </w:tcBorders>
            <w:shd w:val="clear" w:color="000000" w:fill="FFFFFF"/>
            <w:noWrap/>
            <w:hideMark/>
          </w:tcPr>
          <w:p w14:paraId="4A339A18"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reclaimed, restored, or abandoned well sites</w:t>
            </w:r>
          </w:p>
        </w:tc>
      </w:tr>
      <w:tr w:rsidR="00805B2A" w:rsidRPr="00805B2A" w14:paraId="3A9BECB4" w14:textId="77777777" w:rsidTr="000F0847">
        <w:trPr>
          <w:trHeight w:val="300"/>
        </w:trPr>
        <w:tc>
          <w:tcPr>
            <w:tcW w:w="2835" w:type="dxa"/>
            <w:gridSpan w:val="2"/>
            <w:tcBorders>
              <w:top w:val="nil"/>
              <w:left w:val="nil"/>
              <w:bottom w:val="nil"/>
              <w:right w:val="nil"/>
            </w:tcBorders>
            <w:shd w:val="clear" w:color="000000" w:fill="FFFFFF"/>
            <w:noWrap/>
            <w:hideMark/>
          </w:tcPr>
          <w:p w14:paraId="23294905" w14:textId="77777777" w:rsidR="00805B2A" w:rsidRPr="000F0847" w:rsidRDefault="00805B2A" w:rsidP="000F084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Industrial Facilities</w:t>
            </w:r>
          </w:p>
        </w:tc>
        <w:tc>
          <w:tcPr>
            <w:tcW w:w="1701" w:type="dxa"/>
            <w:tcBorders>
              <w:top w:val="nil"/>
              <w:left w:val="nil"/>
              <w:bottom w:val="nil"/>
              <w:right w:val="nil"/>
            </w:tcBorders>
            <w:shd w:val="clear" w:color="000000" w:fill="FFFFFF"/>
            <w:noWrap/>
            <w:hideMark/>
          </w:tcPr>
          <w:p w14:paraId="01E2FF31"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0.00 (0.00–0.08)</w:t>
            </w:r>
          </w:p>
        </w:tc>
        <w:tc>
          <w:tcPr>
            <w:tcW w:w="5245" w:type="dxa"/>
            <w:tcBorders>
              <w:top w:val="nil"/>
              <w:left w:val="nil"/>
              <w:bottom w:val="nil"/>
              <w:right w:val="nil"/>
            </w:tcBorders>
            <w:shd w:val="clear" w:color="000000" w:fill="FFFFFF"/>
            <w:noWrap/>
            <w:hideMark/>
          </w:tcPr>
          <w:p w14:paraId="7C649B04"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industrial sites (mines, processing facilities, tailings ponds).</w:t>
            </w:r>
          </w:p>
        </w:tc>
      </w:tr>
      <w:tr w:rsidR="00805B2A" w:rsidRPr="00805B2A" w14:paraId="21321BC4" w14:textId="77777777" w:rsidTr="000F0847">
        <w:trPr>
          <w:trHeight w:val="300"/>
        </w:trPr>
        <w:tc>
          <w:tcPr>
            <w:tcW w:w="1843" w:type="dxa"/>
            <w:tcBorders>
              <w:top w:val="nil"/>
              <w:left w:val="nil"/>
              <w:bottom w:val="nil"/>
              <w:right w:val="nil"/>
            </w:tcBorders>
            <w:shd w:val="clear" w:color="000000" w:fill="FFFFFF"/>
            <w:noWrap/>
            <w:hideMark/>
          </w:tcPr>
          <w:p w14:paraId="0AD496BA" w14:textId="77777777" w:rsidR="00805B2A" w:rsidRPr="000F0847" w:rsidRDefault="00805B2A" w:rsidP="000F084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Harvest &lt;15</w:t>
            </w:r>
          </w:p>
        </w:tc>
        <w:tc>
          <w:tcPr>
            <w:tcW w:w="992" w:type="dxa"/>
            <w:tcBorders>
              <w:top w:val="nil"/>
              <w:left w:val="nil"/>
              <w:bottom w:val="nil"/>
              <w:right w:val="nil"/>
            </w:tcBorders>
            <w:shd w:val="clear" w:color="000000" w:fill="FFFFFF"/>
            <w:noWrap/>
            <w:hideMark/>
          </w:tcPr>
          <w:p w14:paraId="18A70F2D" w14:textId="77777777" w:rsidR="00805B2A" w:rsidRPr="000F0847" w:rsidRDefault="00805B2A" w:rsidP="000F084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noWrap/>
            <w:hideMark/>
          </w:tcPr>
          <w:p w14:paraId="5BFDEE43"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0.00 (0.00–0.10)</w:t>
            </w:r>
          </w:p>
        </w:tc>
        <w:tc>
          <w:tcPr>
            <w:tcW w:w="5245" w:type="dxa"/>
            <w:tcBorders>
              <w:top w:val="nil"/>
              <w:left w:val="nil"/>
              <w:bottom w:val="nil"/>
              <w:right w:val="nil"/>
            </w:tcBorders>
            <w:shd w:val="clear" w:color="000000" w:fill="FFFFFF"/>
            <w:noWrap/>
            <w:hideMark/>
          </w:tcPr>
          <w:p w14:paraId="37AA7408"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timber harvest blocks from 0 to 15 years of age.</w:t>
            </w:r>
          </w:p>
        </w:tc>
      </w:tr>
      <w:tr w:rsidR="00805B2A" w:rsidRPr="00805B2A" w14:paraId="0B5F6451" w14:textId="77777777" w:rsidTr="000F0847">
        <w:trPr>
          <w:trHeight w:val="300"/>
        </w:trPr>
        <w:tc>
          <w:tcPr>
            <w:tcW w:w="2835" w:type="dxa"/>
            <w:gridSpan w:val="2"/>
            <w:tcBorders>
              <w:top w:val="nil"/>
              <w:left w:val="nil"/>
              <w:bottom w:val="single" w:sz="4" w:space="0" w:color="auto"/>
              <w:right w:val="nil"/>
            </w:tcBorders>
            <w:shd w:val="clear" w:color="000000" w:fill="FFFFFF"/>
            <w:noWrap/>
            <w:hideMark/>
          </w:tcPr>
          <w:p w14:paraId="1A600546" w14:textId="77777777" w:rsidR="00805B2A" w:rsidRPr="000F0847" w:rsidRDefault="00805B2A" w:rsidP="000F084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Pipelines &amp; Transmission Lines</w:t>
            </w:r>
          </w:p>
        </w:tc>
        <w:tc>
          <w:tcPr>
            <w:tcW w:w="1701" w:type="dxa"/>
            <w:tcBorders>
              <w:top w:val="nil"/>
              <w:left w:val="nil"/>
              <w:bottom w:val="single" w:sz="4" w:space="0" w:color="auto"/>
              <w:right w:val="nil"/>
            </w:tcBorders>
            <w:shd w:val="clear" w:color="000000" w:fill="FFFFFF"/>
            <w:noWrap/>
            <w:hideMark/>
          </w:tcPr>
          <w:p w14:paraId="70B70473"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0.01 (0.00–0.05)</w:t>
            </w:r>
          </w:p>
        </w:tc>
        <w:tc>
          <w:tcPr>
            <w:tcW w:w="5245" w:type="dxa"/>
            <w:tcBorders>
              <w:top w:val="nil"/>
              <w:left w:val="nil"/>
              <w:bottom w:val="single" w:sz="4" w:space="0" w:color="auto"/>
              <w:right w:val="nil"/>
            </w:tcBorders>
            <w:shd w:val="clear" w:color="000000" w:fill="FFFFFF"/>
            <w:noWrap/>
            <w:hideMark/>
          </w:tcPr>
          <w:p w14:paraId="3832AE8F"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pipelines and transmission lines.</w:t>
            </w:r>
          </w:p>
        </w:tc>
      </w:tr>
      <w:tr w:rsidR="00805B2A" w:rsidRPr="00805B2A" w14:paraId="269EE4E6" w14:textId="77777777" w:rsidTr="000F0847">
        <w:trPr>
          <w:trHeight w:val="300"/>
        </w:trPr>
        <w:tc>
          <w:tcPr>
            <w:tcW w:w="1843" w:type="dxa"/>
            <w:tcBorders>
              <w:top w:val="nil"/>
              <w:left w:val="nil"/>
              <w:bottom w:val="single" w:sz="4" w:space="0" w:color="auto"/>
              <w:right w:val="nil"/>
            </w:tcBorders>
            <w:shd w:val="clear" w:color="000000" w:fill="FFFFFF"/>
            <w:noWrap/>
            <w:hideMark/>
          </w:tcPr>
          <w:p w14:paraId="65982C06" w14:textId="77777777" w:rsidR="00805B2A" w:rsidRPr="000F0847" w:rsidRDefault="00805B2A" w:rsidP="00805B2A">
            <w:pPr>
              <w:spacing w:line="240" w:lineRule="auto"/>
              <w:rPr>
                <w:rFonts w:ascii="Calibri" w:eastAsia="Times New Roman" w:hAnsi="Calibri" w:cs="Calibri"/>
                <w:b/>
                <w:bCs/>
                <w:i/>
                <w:iCs/>
                <w:color w:val="000000"/>
                <w:sz w:val="16"/>
                <w:szCs w:val="16"/>
                <w:lang w:val="en-CA"/>
              </w:rPr>
            </w:pPr>
            <w:r w:rsidRPr="000F0847">
              <w:rPr>
                <w:rFonts w:ascii="Calibri" w:eastAsia="Times New Roman" w:hAnsi="Calibri" w:cs="Calibri"/>
                <w:b/>
                <w:bCs/>
                <w:i/>
                <w:iCs/>
                <w:color w:val="000000"/>
                <w:sz w:val="16"/>
                <w:szCs w:val="16"/>
                <w:lang w:val="en-CA"/>
              </w:rPr>
              <w:t>Landscape configuration</w:t>
            </w:r>
          </w:p>
        </w:tc>
        <w:tc>
          <w:tcPr>
            <w:tcW w:w="992" w:type="dxa"/>
            <w:tcBorders>
              <w:top w:val="nil"/>
              <w:left w:val="nil"/>
              <w:bottom w:val="single" w:sz="4" w:space="0" w:color="auto"/>
              <w:right w:val="nil"/>
            </w:tcBorders>
            <w:shd w:val="clear" w:color="000000" w:fill="FFFFFF"/>
            <w:noWrap/>
            <w:hideMark/>
          </w:tcPr>
          <w:p w14:paraId="19DDCFA7" w14:textId="77777777" w:rsidR="00805B2A" w:rsidRPr="000F0847" w:rsidRDefault="00805B2A" w:rsidP="000F0847">
            <w:pPr>
              <w:spacing w:line="240" w:lineRule="auto"/>
              <w:rPr>
                <w:rFonts w:ascii="Calibri" w:eastAsia="Times New Roman" w:hAnsi="Calibri" w:cs="Calibri"/>
                <w:b/>
                <w:bCs/>
                <w:i/>
                <w:iCs/>
                <w:color w:val="000000"/>
                <w:sz w:val="16"/>
                <w:szCs w:val="16"/>
                <w:lang w:val="en-CA"/>
              </w:rPr>
            </w:pPr>
            <w:r w:rsidRPr="000F0847">
              <w:rPr>
                <w:rFonts w:ascii="Calibri" w:eastAsia="Times New Roman" w:hAnsi="Calibri" w:cs="Calibri"/>
                <w:b/>
                <w:bCs/>
                <w:i/>
                <w:iCs/>
                <w:color w:val="000000"/>
                <w:sz w:val="16"/>
                <w:szCs w:val="16"/>
                <w:lang w:val="en-CA"/>
              </w:rPr>
              <w:t>2250 m</w:t>
            </w:r>
          </w:p>
        </w:tc>
        <w:tc>
          <w:tcPr>
            <w:tcW w:w="1701" w:type="dxa"/>
            <w:tcBorders>
              <w:top w:val="nil"/>
              <w:left w:val="nil"/>
              <w:bottom w:val="single" w:sz="4" w:space="0" w:color="auto"/>
              <w:right w:val="nil"/>
            </w:tcBorders>
            <w:shd w:val="clear" w:color="000000" w:fill="FFFFFF"/>
            <w:noWrap/>
            <w:hideMark/>
          </w:tcPr>
          <w:p w14:paraId="6D73FB9A"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5245" w:type="dxa"/>
            <w:tcBorders>
              <w:top w:val="nil"/>
              <w:left w:val="nil"/>
              <w:bottom w:val="single" w:sz="4" w:space="0" w:color="auto"/>
              <w:right w:val="nil"/>
            </w:tcBorders>
            <w:shd w:val="clear" w:color="000000" w:fill="FFFFFF"/>
            <w:noWrap/>
            <w:hideMark/>
          </w:tcPr>
          <w:p w14:paraId="15883D28"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r>
      <w:tr w:rsidR="00805B2A" w:rsidRPr="00805B2A" w14:paraId="0E51F60B" w14:textId="77777777" w:rsidTr="000F0847">
        <w:trPr>
          <w:trHeight w:val="300"/>
        </w:trPr>
        <w:tc>
          <w:tcPr>
            <w:tcW w:w="2835" w:type="dxa"/>
            <w:gridSpan w:val="2"/>
            <w:tcBorders>
              <w:top w:val="nil"/>
              <w:left w:val="nil"/>
              <w:bottom w:val="nil"/>
              <w:right w:val="nil"/>
            </w:tcBorders>
            <w:shd w:val="clear" w:color="000000" w:fill="FFFFFF"/>
            <w:noWrap/>
            <w:hideMark/>
          </w:tcPr>
          <w:p w14:paraId="38C01C54" w14:textId="77777777" w:rsidR="00805B2A" w:rsidRPr="000F0847" w:rsidRDefault="00805B2A" w:rsidP="000F084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Cumulative Site Disturbance</w:t>
            </w:r>
          </w:p>
        </w:tc>
        <w:tc>
          <w:tcPr>
            <w:tcW w:w="1701" w:type="dxa"/>
            <w:tcBorders>
              <w:top w:val="nil"/>
              <w:left w:val="nil"/>
              <w:bottom w:val="nil"/>
              <w:right w:val="nil"/>
            </w:tcBorders>
            <w:shd w:val="clear" w:color="000000" w:fill="FFFFFF"/>
            <w:noWrap/>
            <w:hideMark/>
          </w:tcPr>
          <w:p w14:paraId="3D0B9503"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0.04 (0.00–0.19)</w:t>
            </w:r>
          </w:p>
        </w:tc>
        <w:tc>
          <w:tcPr>
            <w:tcW w:w="5245" w:type="dxa"/>
            <w:tcBorders>
              <w:top w:val="nil"/>
              <w:left w:val="nil"/>
              <w:bottom w:val="nil"/>
              <w:right w:val="nil"/>
            </w:tcBorders>
            <w:shd w:val="clear" w:color="000000" w:fill="FFFFFF"/>
            <w:noWrap/>
            <w:hideMark/>
          </w:tcPr>
          <w:p w14:paraId="00606D69"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Sum of the footprint of all anthropogenic disturbances at a site.</w:t>
            </w:r>
          </w:p>
        </w:tc>
      </w:tr>
      <w:tr w:rsidR="00805B2A" w:rsidRPr="00805B2A" w14:paraId="699E90C2" w14:textId="77777777" w:rsidTr="000F0847">
        <w:trPr>
          <w:trHeight w:val="300"/>
        </w:trPr>
        <w:tc>
          <w:tcPr>
            <w:tcW w:w="1843" w:type="dxa"/>
            <w:tcBorders>
              <w:top w:val="nil"/>
              <w:left w:val="nil"/>
              <w:bottom w:val="nil"/>
              <w:right w:val="nil"/>
            </w:tcBorders>
            <w:shd w:val="clear" w:color="000000" w:fill="FFFFFF"/>
            <w:noWrap/>
            <w:hideMark/>
          </w:tcPr>
          <w:p w14:paraId="7958AD81" w14:textId="77777777" w:rsidR="00805B2A" w:rsidRPr="000F0847" w:rsidRDefault="00805B2A" w:rsidP="000F084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Edge Density</w:t>
            </w:r>
          </w:p>
        </w:tc>
        <w:tc>
          <w:tcPr>
            <w:tcW w:w="992" w:type="dxa"/>
            <w:tcBorders>
              <w:top w:val="nil"/>
              <w:left w:val="nil"/>
              <w:bottom w:val="nil"/>
              <w:right w:val="nil"/>
            </w:tcBorders>
            <w:shd w:val="clear" w:color="000000" w:fill="FFFFFF"/>
            <w:noWrap/>
            <w:hideMark/>
          </w:tcPr>
          <w:p w14:paraId="5A052E32" w14:textId="77777777" w:rsidR="00805B2A" w:rsidRPr="000F0847" w:rsidRDefault="00805B2A" w:rsidP="000F084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13CA1BA5"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71.19 (13.86–279.67)</w:t>
            </w:r>
          </w:p>
        </w:tc>
        <w:tc>
          <w:tcPr>
            <w:tcW w:w="5245" w:type="dxa"/>
            <w:tcBorders>
              <w:top w:val="nil"/>
              <w:left w:val="nil"/>
              <w:bottom w:val="nil"/>
              <w:right w:val="nil"/>
            </w:tcBorders>
            <w:shd w:val="clear" w:color="000000" w:fill="FFFFFF"/>
            <w:noWrap/>
            <w:hideMark/>
          </w:tcPr>
          <w:p w14:paraId="4B93367F"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Total density of natural habitat edges created by anthropogenic disturbances (m/Ha).</w:t>
            </w:r>
          </w:p>
        </w:tc>
      </w:tr>
      <w:tr w:rsidR="00805B2A" w:rsidRPr="00805B2A" w14:paraId="5DED0ACA" w14:textId="77777777" w:rsidTr="000F0847">
        <w:trPr>
          <w:trHeight w:val="300"/>
        </w:trPr>
        <w:tc>
          <w:tcPr>
            <w:tcW w:w="1843" w:type="dxa"/>
            <w:tcBorders>
              <w:top w:val="nil"/>
              <w:left w:val="nil"/>
              <w:bottom w:val="nil"/>
              <w:right w:val="nil"/>
            </w:tcBorders>
            <w:shd w:val="clear" w:color="000000" w:fill="FFFFFF"/>
            <w:noWrap/>
            <w:hideMark/>
          </w:tcPr>
          <w:p w14:paraId="03244E87" w14:textId="77777777" w:rsidR="00805B2A" w:rsidRPr="000F0847" w:rsidRDefault="00805B2A" w:rsidP="000F084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Mesh Index</w:t>
            </w:r>
          </w:p>
        </w:tc>
        <w:tc>
          <w:tcPr>
            <w:tcW w:w="992" w:type="dxa"/>
            <w:tcBorders>
              <w:top w:val="nil"/>
              <w:left w:val="nil"/>
              <w:bottom w:val="nil"/>
              <w:right w:val="nil"/>
            </w:tcBorders>
            <w:shd w:val="clear" w:color="000000" w:fill="FFFFFF"/>
            <w:noWrap/>
            <w:hideMark/>
          </w:tcPr>
          <w:p w14:paraId="22E541AC" w14:textId="77777777" w:rsidR="00805B2A" w:rsidRPr="000F0847" w:rsidRDefault="00805B2A" w:rsidP="000F084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501538E8"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126.03 (41.22–438.25)</w:t>
            </w:r>
          </w:p>
        </w:tc>
        <w:tc>
          <w:tcPr>
            <w:tcW w:w="5245" w:type="dxa"/>
            <w:tcBorders>
              <w:top w:val="nil"/>
              <w:left w:val="nil"/>
              <w:bottom w:val="nil"/>
              <w:right w:val="nil"/>
            </w:tcBorders>
            <w:shd w:val="clear" w:color="000000" w:fill="FFFFFF"/>
            <w:noWrap/>
            <w:hideMark/>
          </w:tcPr>
          <w:p w14:paraId="5934E975"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xml:space="preserve">Mean patch size adjusted for landscape area. Represents patch size. </w:t>
            </w:r>
          </w:p>
        </w:tc>
      </w:tr>
      <w:tr w:rsidR="00805B2A" w:rsidRPr="00805B2A" w14:paraId="3B60672C" w14:textId="77777777" w:rsidTr="000F0847">
        <w:trPr>
          <w:trHeight w:val="300"/>
        </w:trPr>
        <w:tc>
          <w:tcPr>
            <w:tcW w:w="1843" w:type="dxa"/>
            <w:tcBorders>
              <w:top w:val="nil"/>
              <w:left w:val="nil"/>
              <w:bottom w:val="nil"/>
              <w:right w:val="nil"/>
            </w:tcBorders>
            <w:shd w:val="clear" w:color="000000" w:fill="FFFFFF"/>
            <w:noWrap/>
            <w:hideMark/>
          </w:tcPr>
          <w:p w14:paraId="69C3C6B0" w14:textId="77777777" w:rsidR="00805B2A" w:rsidRPr="000F0847" w:rsidRDefault="00805B2A" w:rsidP="000F084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Cohesion</w:t>
            </w:r>
          </w:p>
        </w:tc>
        <w:tc>
          <w:tcPr>
            <w:tcW w:w="992" w:type="dxa"/>
            <w:tcBorders>
              <w:top w:val="nil"/>
              <w:left w:val="nil"/>
              <w:bottom w:val="nil"/>
              <w:right w:val="nil"/>
            </w:tcBorders>
            <w:shd w:val="clear" w:color="000000" w:fill="FFFFFF"/>
            <w:noWrap/>
            <w:hideMark/>
          </w:tcPr>
          <w:p w14:paraId="16AA4FF1" w14:textId="77777777" w:rsidR="00805B2A" w:rsidRPr="000F0847" w:rsidRDefault="00805B2A" w:rsidP="000F084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1EC989A6"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99.59 (98.17–99.96)</w:t>
            </w:r>
          </w:p>
        </w:tc>
        <w:tc>
          <w:tcPr>
            <w:tcW w:w="5245" w:type="dxa"/>
            <w:tcBorders>
              <w:top w:val="nil"/>
              <w:left w:val="nil"/>
              <w:bottom w:val="nil"/>
              <w:right w:val="nil"/>
            </w:tcBorders>
            <w:shd w:val="clear" w:color="000000" w:fill="FFFFFF"/>
            <w:noWrap/>
            <w:hideMark/>
          </w:tcPr>
          <w:p w14:paraId="34B26884"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Probability of any two points of natural habitat being connected. Represents connectivity.</w:t>
            </w:r>
          </w:p>
        </w:tc>
      </w:tr>
      <w:tr w:rsidR="00805B2A" w:rsidRPr="00805B2A" w14:paraId="2383A855" w14:textId="77777777" w:rsidTr="000F0847">
        <w:trPr>
          <w:trHeight w:val="315"/>
        </w:trPr>
        <w:tc>
          <w:tcPr>
            <w:tcW w:w="2835" w:type="dxa"/>
            <w:gridSpan w:val="2"/>
            <w:tcBorders>
              <w:top w:val="nil"/>
              <w:left w:val="nil"/>
              <w:bottom w:val="single" w:sz="8" w:space="0" w:color="auto"/>
              <w:right w:val="nil"/>
            </w:tcBorders>
            <w:shd w:val="clear" w:color="000000" w:fill="FFFFFF"/>
            <w:noWrap/>
            <w:hideMark/>
          </w:tcPr>
          <w:p w14:paraId="7C62C6F1" w14:textId="77777777" w:rsidR="00805B2A" w:rsidRPr="000F0847" w:rsidRDefault="00805B2A" w:rsidP="000F084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Shannon's Evenness</w:t>
            </w:r>
          </w:p>
        </w:tc>
        <w:tc>
          <w:tcPr>
            <w:tcW w:w="1701" w:type="dxa"/>
            <w:tcBorders>
              <w:top w:val="nil"/>
              <w:left w:val="nil"/>
              <w:bottom w:val="single" w:sz="8" w:space="0" w:color="auto"/>
              <w:right w:val="nil"/>
            </w:tcBorders>
            <w:shd w:val="clear" w:color="000000" w:fill="FFFFFF"/>
            <w:noWrap/>
            <w:hideMark/>
          </w:tcPr>
          <w:p w14:paraId="74770216"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0.64 (0.41–0.82)</w:t>
            </w:r>
          </w:p>
        </w:tc>
        <w:tc>
          <w:tcPr>
            <w:tcW w:w="5245" w:type="dxa"/>
            <w:tcBorders>
              <w:top w:val="nil"/>
              <w:left w:val="nil"/>
              <w:bottom w:val="single" w:sz="8" w:space="0" w:color="auto"/>
              <w:right w:val="nil"/>
            </w:tcBorders>
            <w:shd w:val="clear" w:color="000000" w:fill="FFFFFF"/>
            <w:noWrap/>
            <w:hideMark/>
          </w:tcPr>
          <w:p w14:paraId="1497ED9F"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xml:space="preserve">Evenness of land cover types (composition). Represents land cover dominance. </w:t>
            </w:r>
          </w:p>
        </w:tc>
      </w:tr>
    </w:tbl>
    <w:p w14:paraId="51F47045" w14:textId="77777777" w:rsidR="00805B2A" w:rsidRDefault="00805B2A">
      <w:pPr>
        <w:spacing w:line="312" w:lineRule="auto"/>
        <w:rPr>
          <w:rFonts w:ascii="Calibri" w:eastAsia="Calibri" w:hAnsi="Calibri" w:cs="Calibri"/>
        </w:rPr>
      </w:pPr>
    </w:p>
    <w:p w14:paraId="188E310A" w14:textId="5D9F5FD6" w:rsidR="00512322" w:rsidRDefault="00E60473">
      <w:pPr>
        <w:spacing w:line="312" w:lineRule="auto"/>
        <w:jc w:val="both"/>
        <w:rPr>
          <w:rFonts w:ascii="Calibri" w:eastAsia="Calibri" w:hAnsi="Calibri" w:cs="Calibri"/>
          <w:b/>
        </w:rPr>
      </w:pPr>
      <w:r>
        <w:br w:type="page"/>
      </w:r>
    </w:p>
    <w:p w14:paraId="3D378513" w14:textId="6B59DD43" w:rsidR="00805B2A" w:rsidRDefault="00E60473">
      <w:pPr>
        <w:spacing w:line="312" w:lineRule="auto"/>
        <w:rPr>
          <w:rFonts w:ascii="Calibri" w:eastAsia="Calibri" w:hAnsi="Calibri" w:cs="Calibri"/>
        </w:rPr>
      </w:pPr>
      <w:commentRangeStart w:id="143"/>
      <w:commentRangeStart w:id="144"/>
      <w:commentRangeStart w:id="145"/>
      <w:commentRangeStart w:id="146"/>
      <w:commentRangeStart w:id="147"/>
      <w:commentRangeStart w:id="148"/>
      <w:r>
        <w:rPr>
          <w:rFonts w:ascii="Calibri" w:eastAsia="Calibri" w:hAnsi="Calibri" w:cs="Calibri"/>
        </w:rPr>
        <w:lastRenderedPageBreak/>
        <w:t>Table 2.</w:t>
      </w:r>
      <w:commentRangeEnd w:id="143"/>
      <w:r w:rsidR="00847DA0">
        <w:rPr>
          <w:rStyle w:val="CommentReference"/>
        </w:rPr>
        <w:commentReference w:id="143"/>
      </w:r>
      <w:commentRangeEnd w:id="144"/>
      <w:r w:rsidR="00191996">
        <w:rPr>
          <w:rStyle w:val="CommentReference"/>
        </w:rPr>
        <w:commentReference w:id="144"/>
      </w:r>
      <w:r>
        <w:rPr>
          <w:rFonts w:ascii="Calibri" w:eastAsia="Calibri" w:hAnsi="Calibri" w:cs="Calibri"/>
        </w:rPr>
        <w:t xml:space="preserve"> Model selection results from candidate hypotheses describing impact of the composition of natural features, composition of anthropogenic features, and landscape configuration on red squirrel abundance in the Boreal Plains. </w:t>
      </w:r>
      <w:r w:rsidR="001D1A6E">
        <w:rPr>
          <w:rFonts w:ascii="Calibri" w:eastAsia="Calibri" w:hAnsi="Calibri" w:cs="Calibri"/>
        </w:rPr>
        <w:t xml:space="preserve">The top performing model is </w:t>
      </w:r>
      <w:r>
        <w:rPr>
          <w:rFonts w:ascii="Calibri" w:eastAsia="Calibri" w:hAnsi="Calibri" w:cs="Calibri"/>
        </w:rPr>
        <w:t xml:space="preserve">shown in bold. </w:t>
      </w:r>
      <w:commentRangeEnd w:id="145"/>
      <w:r w:rsidR="008B2310">
        <w:rPr>
          <w:rStyle w:val="CommentReference"/>
        </w:rPr>
        <w:commentReference w:id="145"/>
      </w:r>
      <w:commentRangeEnd w:id="146"/>
      <w:r w:rsidR="0027170B">
        <w:rPr>
          <w:rStyle w:val="CommentReference"/>
        </w:rPr>
        <w:commentReference w:id="146"/>
      </w:r>
      <w:commentRangeEnd w:id="147"/>
      <w:r w:rsidR="0027170B">
        <w:rPr>
          <w:rStyle w:val="CommentReference"/>
        </w:rPr>
        <w:commentReference w:id="147"/>
      </w:r>
      <w:commentRangeEnd w:id="148"/>
      <w:r w:rsidR="001D1A6E">
        <w:rPr>
          <w:rStyle w:val="CommentReference"/>
        </w:rPr>
        <w:commentReference w:id="148"/>
      </w:r>
      <w:r w:rsidR="001D1A6E">
        <w:rPr>
          <w:rFonts w:ascii="Calibri" w:eastAsia="Calibri" w:hAnsi="Calibri" w:cs="Calibri"/>
        </w:rPr>
        <w:t xml:space="preserve">The ‘core’ land cover model, which contained only the best-supported natural </w:t>
      </w:r>
      <w:r w:rsidR="000B22C2">
        <w:rPr>
          <w:rFonts w:ascii="Calibri" w:eastAsia="Calibri" w:hAnsi="Calibri" w:cs="Calibri"/>
        </w:rPr>
        <w:t xml:space="preserve">land cover </w:t>
      </w:r>
      <w:r w:rsidR="001D1A6E">
        <w:rPr>
          <w:rFonts w:ascii="Calibri" w:eastAsia="Calibri" w:hAnsi="Calibri" w:cs="Calibri"/>
        </w:rPr>
        <w:t>predictors, is shown in italics.</w:t>
      </w:r>
      <w:r w:rsidR="000B22C2">
        <w:rPr>
          <w:rFonts w:ascii="Calibri" w:eastAsia="Calibri" w:hAnsi="Calibri" w:cs="Calibri"/>
        </w:rPr>
        <w:t xml:space="preserve"> The ‘core’ metrics we </w:t>
      </w:r>
      <w:r w:rsidR="000B22C2" w:rsidRPr="000B22C2">
        <w:rPr>
          <w:rFonts w:ascii="Calibri" w:eastAsia="Calibri" w:hAnsi="Calibri" w:cs="Calibri"/>
        </w:rPr>
        <w:t>Degrees of freedom (df),</w:t>
      </w:r>
      <w:r w:rsidR="000B22C2">
        <w:rPr>
          <w:rFonts w:ascii="Calibri" w:eastAsia="Calibri" w:hAnsi="Calibri" w:cs="Calibri"/>
        </w:rPr>
        <w:t xml:space="preserve"> small sample corrected Akaike Information Criterion (AICc), differences in AICc from the top model (</w:t>
      </w:r>
      <w:r w:rsidR="000B22C2" w:rsidRPr="000B22C2">
        <w:rPr>
          <w:rFonts w:ascii="Calibri" w:eastAsia="Calibri" w:hAnsi="Calibri" w:cs="Calibri"/>
        </w:rPr>
        <w:t>ΔAICc</w:t>
      </w:r>
      <w:r w:rsidR="000B22C2">
        <w:rPr>
          <w:rFonts w:ascii="Calibri" w:eastAsia="Calibri" w:hAnsi="Calibri" w:cs="Calibri"/>
        </w:rPr>
        <w:t xml:space="preserve">), </w:t>
      </w:r>
      <w:r w:rsidR="000B22C2" w:rsidRPr="000B22C2">
        <w:rPr>
          <w:rFonts w:ascii="Calibri" w:eastAsia="Calibri" w:hAnsi="Calibri" w:cs="Calibri"/>
        </w:rPr>
        <w:t xml:space="preserve">and AICc </w:t>
      </w:r>
      <w:r w:rsidR="000B22C2">
        <w:rPr>
          <w:rFonts w:ascii="Calibri" w:eastAsia="Calibri" w:hAnsi="Calibri" w:cs="Calibri"/>
        </w:rPr>
        <w:t xml:space="preserve">model </w:t>
      </w:r>
      <w:r w:rsidR="000B22C2" w:rsidRPr="000B22C2">
        <w:rPr>
          <w:rFonts w:ascii="Calibri" w:eastAsia="Calibri" w:hAnsi="Calibri" w:cs="Calibri"/>
        </w:rPr>
        <w:t xml:space="preserve">weights </w:t>
      </w:r>
      <w:r w:rsidR="000B22C2">
        <w:rPr>
          <w:rFonts w:ascii="Calibri" w:eastAsia="Calibri" w:hAnsi="Calibri" w:cs="Calibri"/>
        </w:rPr>
        <w:t xml:space="preserve">(AICw) </w:t>
      </w:r>
      <w:r w:rsidR="000B22C2" w:rsidRPr="000B22C2">
        <w:rPr>
          <w:rFonts w:ascii="Calibri" w:eastAsia="Calibri" w:hAnsi="Calibri" w:cs="Calibri"/>
        </w:rPr>
        <w:t>are reported for each mode</w:t>
      </w:r>
      <w:r w:rsidR="000B22C2">
        <w:rPr>
          <w:rFonts w:ascii="Calibri" w:eastAsia="Calibri" w:hAnsi="Calibri" w:cs="Calibri"/>
        </w:rPr>
        <w:t xml:space="preserve">l. </w:t>
      </w:r>
      <w:r w:rsidR="000B22C2" w:rsidRPr="000B22C2">
        <w:rPr>
          <w:rFonts w:ascii="Calibri" w:eastAsia="Calibri" w:hAnsi="Calibri" w:cs="Calibri"/>
        </w:rPr>
        <w:t xml:space="preserve">Models with ΔAICc ≤ 2 </w:t>
      </w:r>
      <w:r w:rsidR="000B22C2">
        <w:rPr>
          <w:rFonts w:ascii="Calibri" w:eastAsia="Calibri" w:hAnsi="Calibri" w:cs="Calibri"/>
        </w:rPr>
        <w:t>were</w:t>
      </w:r>
      <w:r w:rsidR="000B22C2" w:rsidRPr="000B22C2">
        <w:rPr>
          <w:rFonts w:ascii="Calibri" w:eastAsia="Calibri" w:hAnsi="Calibri" w:cs="Calibri"/>
        </w:rPr>
        <w:t xml:space="preserve"> considered </w:t>
      </w:r>
      <w:r w:rsidR="000B22C2">
        <w:rPr>
          <w:rFonts w:ascii="Calibri" w:eastAsia="Calibri" w:hAnsi="Calibri" w:cs="Calibri"/>
        </w:rPr>
        <w:t>as well-</w:t>
      </w:r>
      <w:commentRangeStart w:id="149"/>
      <w:r w:rsidR="000B22C2">
        <w:rPr>
          <w:rFonts w:ascii="Calibri" w:eastAsia="Calibri" w:hAnsi="Calibri" w:cs="Calibri"/>
        </w:rPr>
        <w:t>supported</w:t>
      </w:r>
      <w:commentRangeEnd w:id="149"/>
      <w:r w:rsidR="008E533D">
        <w:rPr>
          <w:rStyle w:val="CommentReference"/>
        </w:rPr>
        <w:commentReference w:id="149"/>
      </w:r>
      <w:r w:rsidR="000B22C2" w:rsidRPr="000B22C2">
        <w:rPr>
          <w:rFonts w:ascii="Calibri" w:eastAsia="Calibri" w:hAnsi="Calibri" w:cs="Calibri"/>
        </w:rPr>
        <w:t>.</w:t>
      </w:r>
    </w:p>
    <w:p w14:paraId="1B3D105D" w14:textId="718A37F7" w:rsidR="00805B2A" w:rsidRDefault="00805B2A" w:rsidP="00636173">
      <w:pPr>
        <w:spacing w:line="312" w:lineRule="auto"/>
        <w:jc w:val="center"/>
      </w:pPr>
    </w:p>
    <w:tbl>
      <w:tblPr>
        <w:tblW w:w="9204" w:type="dxa"/>
        <w:tblLook w:val="04A0" w:firstRow="1" w:lastRow="0" w:firstColumn="1" w:lastColumn="0" w:noHBand="0" w:noVBand="1"/>
      </w:tblPr>
      <w:tblGrid>
        <w:gridCol w:w="1560"/>
        <w:gridCol w:w="4819"/>
        <w:gridCol w:w="425"/>
        <w:gridCol w:w="900"/>
        <w:gridCol w:w="660"/>
        <w:gridCol w:w="840"/>
      </w:tblGrid>
      <w:tr w:rsidR="00805B2A" w:rsidRPr="00805B2A" w14:paraId="1959BB06" w14:textId="77777777" w:rsidTr="000F0847">
        <w:trPr>
          <w:trHeight w:val="300"/>
        </w:trPr>
        <w:tc>
          <w:tcPr>
            <w:tcW w:w="1560" w:type="dxa"/>
            <w:tcBorders>
              <w:top w:val="single" w:sz="8" w:space="0" w:color="auto"/>
              <w:left w:val="nil"/>
              <w:bottom w:val="single" w:sz="4" w:space="0" w:color="auto"/>
              <w:right w:val="nil"/>
            </w:tcBorders>
            <w:shd w:val="clear" w:color="000000" w:fill="FFFFFF"/>
            <w:noWrap/>
            <w:vAlign w:val="bottom"/>
            <w:hideMark/>
          </w:tcPr>
          <w:p w14:paraId="10A98373" w14:textId="77777777" w:rsidR="00805B2A" w:rsidRPr="000F0847" w:rsidRDefault="00805B2A" w:rsidP="00805B2A">
            <w:pPr>
              <w:spacing w:line="240" w:lineRule="auto"/>
              <w:jc w:val="center"/>
              <w:rPr>
                <w:rFonts w:ascii="Calibri" w:eastAsia="Times New Roman" w:hAnsi="Calibri" w:cs="Calibri"/>
                <w:b/>
                <w:bCs/>
                <w:color w:val="000000"/>
                <w:sz w:val="18"/>
                <w:szCs w:val="18"/>
                <w:lang w:val="en-CA"/>
              </w:rPr>
            </w:pPr>
            <w:r w:rsidRPr="000F0847">
              <w:rPr>
                <w:rFonts w:ascii="Calibri" w:eastAsia="Times New Roman" w:hAnsi="Calibri" w:cs="Calibri"/>
                <w:b/>
                <w:bCs/>
                <w:color w:val="000000"/>
                <w:sz w:val="18"/>
                <w:szCs w:val="18"/>
                <w:lang w:val="en-CA"/>
              </w:rPr>
              <w:t>Main Hypothesis</w:t>
            </w:r>
          </w:p>
        </w:tc>
        <w:tc>
          <w:tcPr>
            <w:tcW w:w="4819" w:type="dxa"/>
            <w:tcBorders>
              <w:top w:val="single" w:sz="8" w:space="0" w:color="auto"/>
              <w:left w:val="nil"/>
              <w:bottom w:val="single" w:sz="4" w:space="0" w:color="auto"/>
              <w:right w:val="nil"/>
            </w:tcBorders>
            <w:shd w:val="clear" w:color="000000" w:fill="FFFFFF"/>
            <w:noWrap/>
            <w:vAlign w:val="bottom"/>
            <w:hideMark/>
          </w:tcPr>
          <w:p w14:paraId="52248714" w14:textId="77777777" w:rsidR="00805B2A" w:rsidRPr="000F0847" w:rsidRDefault="00805B2A" w:rsidP="00805B2A">
            <w:pPr>
              <w:spacing w:line="240" w:lineRule="auto"/>
              <w:jc w:val="center"/>
              <w:rPr>
                <w:rFonts w:ascii="Calibri" w:eastAsia="Times New Roman" w:hAnsi="Calibri" w:cs="Calibri"/>
                <w:b/>
                <w:bCs/>
                <w:color w:val="000000"/>
                <w:sz w:val="18"/>
                <w:szCs w:val="18"/>
                <w:lang w:val="en-CA"/>
              </w:rPr>
            </w:pPr>
            <w:r w:rsidRPr="000F0847">
              <w:rPr>
                <w:rFonts w:ascii="Calibri" w:eastAsia="Times New Roman" w:hAnsi="Calibri" w:cs="Calibri"/>
                <w:b/>
                <w:bCs/>
                <w:color w:val="000000"/>
                <w:sz w:val="18"/>
                <w:szCs w:val="18"/>
                <w:lang w:val="en-CA"/>
              </w:rPr>
              <w:t>Covariates</w:t>
            </w:r>
          </w:p>
        </w:tc>
        <w:tc>
          <w:tcPr>
            <w:tcW w:w="425" w:type="dxa"/>
            <w:tcBorders>
              <w:top w:val="single" w:sz="8" w:space="0" w:color="auto"/>
              <w:left w:val="nil"/>
              <w:bottom w:val="single" w:sz="4" w:space="0" w:color="auto"/>
              <w:right w:val="nil"/>
            </w:tcBorders>
            <w:shd w:val="clear" w:color="000000" w:fill="FFFFFF"/>
            <w:noWrap/>
            <w:vAlign w:val="bottom"/>
            <w:hideMark/>
          </w:tcPr>
          <w:p w14:paraId="5E5EDBDC" w14:textId="77777777" w:rsidR="00805B2A" w:rsidRPr="000F0847" w:rsidRDefault="00805B2A" w:rsidP="00805B2A">
            <w:pPr>
              <w:spacing w:line="240" w:lineRule="auto"/>
              <w:jc w:val="center"/>
              <w:rPr>
                <w:rFonts w:ascii="Calibri" w:eastAsia="Times New Roman" w:hAnsi="Calibri" w:cs="Calibri"/>
                <w:b/>
                <w:bCs/>
                <w:color w:val="000000"/>
                <w:sz w:val="18"/>
                <w:szCs w:val="18"/>
                <w:lang w:val="en-CA"/>
              </w:rPr>
            </w:pPr>
            <w:r w:rsidRPr="000F0847">
              <w:rPr>
                <w:rFonts w:ascii="Calibri" w:eastAsia="Times New Roman" w:hAnsi="Calibri" w:cs="Calibri"/>
                <w:b/>
                <w:bCs/>
                <w:color w:val="000000"/>
                <w:sz w:val="18"/>
                <w:szCs w:val="18"/>
                <w:lang w:val="en-CA"/>
              </w:rPr>
              <w:t>df</w:t>
            </w:r>
          </w:p>
        </w:tc>
        <w:tc>
          <w:tcPr>
            <w:tcW w:w="900" w:type="dxa"/>
            <w:tcBorders>
              <w:top w:val="single" w:sz="8" w:space="0" w:color="auto"/>
              <w:left w:val="nil"/>
              <w:bottom w:val="single" w:sz="4" w:space="0" w:color="auto"/>
              <w:right w:val="nil"/>
            </w:tcBorders>
            <w:shd w:val="clear" w:color="000000" w:fill="FFFFFF"/>
            <w:noWrap/>
            <w:vAlign w:val="bottom"/>
            <w:hideMark/>
          </w:tcPr>
          <w:p w14:paraId="78257FB4" w14:textId="77777777" w:rsidR="00805B2A" w:rsidRPr="000F0847" w:rsidRDefault="00805B2A" w:rsidP="00805B2A">
            <w:pPr>
              <w:spacing w:line="240" w:lineRule="auto"/>
              <w:jc w:val="center"/>
              <w:rPr>
                <w:rFonts w:ascii="Calibri" w:eastAsia="Times New Roman" w:hAnsi="Calibri" w:cs="Calibri"/>
                <w:b/>
                <w:bCs/>
                <w:color w:val="000000"/>
                <w:sz w:val="18"/>
                <w:szCs w:val="18"/>
                <w:lang w:val="en-CA"/>
              </w:rPr>
            </w:pPr>
            <w:r w:rsidRPr="000F0847">
              <w:rPr>
                <w:rFonts w:ascii="Calibri" w:eastAsia="Times New Roman" w:hAnsi="Calibri" w:cs="Calibri"/>
                <w:b/>
                <w:bCs/>
                <w:color w:val="000000"/>
                <w:sz w:val="18"/>
                <w:szCs w:val="18"/>
                <w:lang w:val="en-CA"/>
              </w:rPr>
              <w:t>AICc</w:t>
            </w:r>
          </w:p>
        </w:tc>
        <w:tc>
          <w:tcPr>
            <w:tcW w:w="660" w:type="dxa"/>
            <w:tcBorders>
              <w:top w:val="single" w:sz="8" w:space="0" w:color="auto"/>
              <w:left w:val="nil"/>
              <w:bottom w:val="single" w:sz="4" w:space="0" w:color="auto"/>
              <w:right w:val="nil"/>
            </w:tcBorders>
            <w:shd w:val="clear" w:color="000000" w:fill="FFFFFF"/>
            <w:noWrap/>
            <w:vAlign w:val="bottom"/>
            <w:hideMark/>
          </w:tcPr>
          <w:p w14:paraId="51A11519" w14:textId="77777777" w:rsidR="00805B2A" w:rsidRPr="000F0847" w:rsidRDefault="00805B2A" w:rsidP="00805B2A">
            <w:pPr>
              <w:spacing w:line="240" w:lineRule="auto"/>
              <w:jc w:val="center"/>
              <w:rPr>
                <w:rFonts w:ascii="Calibri" w:eastAsia="Times New Roman" w:hAnsi="Calibri" w:cs="Calibri"/>
                <w:b/>
                <w:bCs/>
                <w:color w:val="000000"/>
                <w:sz w:val="18"/>
                <w:szCs w:val="18"/>
                <w:lang w:val="en-CA"/>
              </w:rPr>
            </w:pPr>
            <w:r w:rsidRPr="000F0847">
              <w:rPr>
                <w:rFonts w:ascii="Calibri" w:eastAsia="Times New Roman" w:hAnsi="Calibri" w:cs="Calibri"/>
                <w:b/>
                <w:bCs/>
                <w:color w:val="000000"/>
                <w:sz w:val="18"/>
                <w:szCs w:val="18"/>
                <w:lang w:val="en-CA"/>
              </w:rPr>
              <w:t>ΔAICc</w:t>
            </w:r>
          </w:p>
        </w:tc>
        <w:tc>
          <w:tcPr>
            <w:tcW w:w="840" w:type="dxa"/>
            <w:tcBorders>
              <w:top w:val="single" w:sz="8" w:space="0" w:color="auto"/>
              <w:left w:val="nil"/>
              <w:bottom w:val="single" w:sz="4" w:space="0" w:color="auto"/>
              <w:right w:val="nil"/>
            </w:tcBorders>
            <w:shd w:val="clear" w:color="000000" w:fill="FFFFFF"/>
            <w:noWrap/>
            <w:vAlign w:val="bottom"/>
            <w:hideMark/>
          </w:tcPr>
          <w:p w14:paraId="2BB351E6" w14:textId="77777777" w:rsidR="00805B2A" w:rsidRPr="000F0847" w:rsidRDefault="00805B2A" w:rsidP="00805B2A">
            <w:pPr>
              <w:spacing w:line="240" w:lineRule="auto"/>
              <w:jc w:val="center"/>
              <w:rPr>
                <w:rFonts w:ascii="Calibri" w:eastAsia="Times New Roman" w:hAnsi="Calibri" w:cs="Calibri"/>
                <w:b/>
                <w:bCs/>
                <w:color w:val="000000"/>
                <w:sz w:val="18"/>
                <w:szCs w:val="18"/>
                <w:lang w:val="en-CA"/>
              </w:rPr>
            </w:pPr>
            <w:r w:rsidRPr="000F0847">
              <w:rPr>
                <w:rFonts w:ascii="Calibri" w:eastAsia="Times New Roman" w:hAnsi="Calibri" w:cs="Calibri"/>
                <w:b/>
                <w:bCs/>
                <w:color w:val="000000"/>
                <w:sz w:val="18"/>
                <w:szCs w:val="18"/>
                <w:lang w:val="en-CA"/>
              </w:rPr>
              <w:t>AICw</w:t>
            </w:r>
          </w:p>
        </w:tc>
      </w:tr>
      <w:tr w:rsidR="00805B2A" w:rsidRPr="00805B2A" w14:paraId="4DCC9127" w14:textId="77777777" w:rsidTr="000F0847">
        <w:trPr>
          <w:trHeight w:val="690"/>
        </w:trPr>
        <w:tc>
          <w:tcPr>
            <w:tcW w:w="1560" w:type="dxa"/>
            <w:tcBorders>
              <w:top w:val="nil"/>
              <w:left w:val="nil"/>
              <w:bottom w:val="nil"/>
              <w:right w:val="nil"/>
            </w:tcBorders>
            <w:shd w:val="clear" w:color="000000" w:fill="FFFFFF"/>
            <w:hideMark/>
          </w:tcPr>
          <w:p w14:paraId="2268A02F" w14:textId="77777777" w:rsidR="00805B2A" w:rsidRPr="000F0847" w:rsidRDefault="00805B2A" w:rsidP="00805B2A">
            <w:pPr>
              <w:spacing w:line="240" w:lineRule="auto"/>
              <w:rPr>
                <w:rFonts w:ascii="Calibri" w:eastAsia="Times New Roman" w:hAnsi="Calibri" w:cs="Calibri"/>
                <w:b/>
                <w:bCs/>
                <w:color w:val="000000"/>
                <w:sz w:val="18"/>
                <w:szCs w:val="18"/>
                <w:lang w:val="en-CA"/>
              </w:rPr>
            </w:pPr>
            <w:r w:rsidRPr="000F0847">
              <w:rPr>
                <w:rFonts w:ascii="Calibri" w:eastAsia="Times New Roman" w:hAnsi="Calibri" w:cs="Calibri"/>
                <w:b/>
                <w:bCs/>
                <w:color w:val="000000"/>
                <w:sz w:val="18"/>
                <w:szCs w:val="18"/>
                <w:lang w:val="en-CA"/>
              </w:rPr>
              <w:t>Context-dependent configuration</w:t>
            </w:r>
          </w:p>
        </w:tc>
        <w:tc>
          <w:tcPr>
            <w:tcW w:w="4819" w:type="dxa"/>
            <w:tcBorders>
              <w:top w:val="nil"/>
              <w:left w:val="nil"/>
              <w:bottom w:val="nil"/>
              <w:right w:val="nil"/>
            </w:tcBorders>
            <w:shd w:val="clear" w:color="000000" w:fill="FFFFFF"/>
            <w:hideMark/>
          </w:tcPr>
          <w:p w14:paraId="22D5FE19" w14:textId="77777777" w:rsidR="00805B2A" w:rsidRPr="000F0847" w:rsidRDefault="00805B2A" w:rsidP="00805B2A">
            <w:pPr>
              <w:spacing w:line="240" w:lineRule="auto"/>
              <w:rPr>
                <w:rFonts w:ascii="Calibri" w:eastAsia="Times New Roman" w:hAnsi="Calibri" w:cs="Calibri"/>
                <w:b/>
                <w:bCs/>
                <w:color w:val="000000"/>
                <w:sz w:val="18"/>
                <w:szCs w:val="18"/>
                <w:lang w:val="en-CA"/>
              </w:rPr>
            </w:pPr>
            <w:r w:rsidRPr="000F0847">
              <w:rPr>
                <w:rFonts w:ascii="Calibri" w:eastAsia="Times New Roman" w:hAnsi="Calibri" w:cs="Calibri"/>
                <w:b/>
                <w:bCs/>
                <w:color w:val="000000"/>
                <w:sz w:val="18"/>
                <w:szCs w:val="18"/>
                <w:lang w:val="en-CA"/>
              </w:rPr>
              <w:t>CORE + Edge Density × CFI</w:t>
            </w:r>
          </w:p>
        </w:tc>
        <w:tc>
          <w:tcPr>
            <w:tcW w:w="425" w:type="dxa"/>
            <w:tcBorders>
              <w:top w:val="nil"/>
              <w:left w:val="nil"/>
              <w:bottom w:val="nil"/>
              <w:right w:val="nil"/>
            </w:tcBorders>
            <w:shd w:val="clear" w:color="000000" w:fill="FFFFFF"/>
            <w:hideMark/>
          </w:tcPr>
          <w:p w14:paraId="0681C274" w14:textId="77777777" w:rsidR="00805B2A" w:rsidRPr="000F0847" w:rsidRDefault="00805B2A" w:rsidP="00805B2A">
            <w:pPr>
              <w:spacing w:line="240" w:lineRule="auto"/>
              <w:jc w:val="center"/>
              <w:rPr>
                <w:rFonts w:ascii="Calibri" w:eastAsia="Times New Roman" w:hAnsi="Calibri" w:cs="Calibri"/>
                <w:b/>
                <w:bCs/>
                <w:color w:val="000000"/>
                <w:sz w:val="18"/>
                <w:szCs w:val="18"/>
                <w:lang w:val="en-CA"/>
              </w:rPr>
            </w:pPr>
            <w:r w:rsidRPr="000F0847">
              <w:rPr>
                <w:rFonts w:ascii="Calibri" w:eastAsia="Times New Roman" w:hAnsi="Calibri" w:cs="Calibri"/>
                <w:b/>
                <w:bCs/>
                <w:color w:val="000000"/>
                <w:sz w:val="18"/>
                <w:szCs w:val="18"/>
                <w:lang w:val="en-CA"/>
              </w:rPr>
              <w:t>11</w:t>
            </w:r>
          </w:p>
        </w:tc>
        <w:tc>
          <w:tcPr>
            <w:tcW w:w="900" w:type="dxa"/>
            <w:tcBorders>
              <w:top w:val="nil"/>
              <w:left w:val="nil"/>
              <w:bottom w:val="nil"/>
              <w:right w:val="nil"/>
            </w:tcBorders>
            <w:shd w:val="clear" w:color="000000" w:fill="FFFFFF"/>
            <w:hideMark/>
          </w:tcPr>
          <w:p w14:paraId="3B0D868D" w14:textId="77777777" w:rsidR="00805B2A" w:rsidRPr="000F0847" w:rsidRDefault="00805B2A" w:rsidP="00805B2A">
            <w:pPr>
              <w:spacing w:line="240" w:lineRule="auto"/>
              <w:jc w:val="center"/>
              <w:rPr>
                <w:rFonts w:ascii="Calibri" w:eastAsia="Times New Roman" w:hAnsi="Calibri" w:cs="Calibri"/>
                <w:b/>
                <w:bCs/>
                <w:color w:val="000000"/>
                <w:sz w:val="18"/>
                <w:szCs w:val="18"/>
                <w:lang w:val="en-CA"/>
              </w:rPr>
            </w:pPr>
            <w:r w:rsidRPr="000F0847">
              <w:rPr>
                <w:rFonts w:ascii="Calibri" w:eastAsia="Times New Roman" w:hAnsi="Calibri" w:cs="Calibri"/>
                <w:b/>
                <w:bCs/>
                <w:color w:val="000000"/>
                <w:sz w:val="18"/>
                <w:szCs w:val="18"/>
                <w:lang w:val="en-CA"/>
              </w:rPr>
              <w:t>9394.44</w:t>
            </w:r>
          </w:p>
        </w:tc>
        <w:tc>
          <w:tcPr>
            <w:tcW w:w="660" w:type="dxa"/>
            <w:tcBorders>
              <w:top w:val="nil"/>
              <w:left w:val="nil"/>
              <w:bottom w:val="nil"/>
              <w:right w:val="nil"/>
            </w:tcBorders>
            <w:shd w:val="clear" w:color="000000" w:fill="FFFFFF"/>
            <w:hideMark/>
          </w:tcPr>
          <w:p w14:paraId="10EFA1B9" w14:textId="77777777" w:rsidR="00805B2A" w:rsidRPr="000F0847" w:rsidRDefault="00805B2A" w:rsidP="00805B2A">
            <w:pPr>
              <w:spacing w:line="240" w:lineRule="auto"/>
              <w:jc w:val="center"/>
              <w:rPr>
                <w:rFonts w:ascii="Calibri" w:eastAsia="Times New Roman" w:hAnsi="Calibri" w:cs="Calibri"/>
                <w:b/>
                <w:bCs/>
                <w:color w:val="000000"/>
                <w:sz w:val="18"/>
                <w:szCs w:val="18"/>
                <w:lang w:val="en-CA"/>
              </w:rPr>
            </w:pPr>
            <w:r w:rsidRPr="000F0847">
              <w:rPr>
                <w:rFonts w:ascii="Calibri" w:eastAsia="Times New Roman" w:hAnsi="Calibri" w:cs="Calibri"/>
                <w:b/>
                <w:bCs/>
                <w:color w:val="000000"/>
                <w:sz w:val="18"/>
                <w:szCs w:val="18"/>
                <w:lang w:val="en-CA"/>
              </w:rPr>
              <w:t>0.00</w:t>
            </w:r>
          </w:p>
        </w:tc>
        <w:tc>
          <w:tcPr>
            <w:tcW w:w="840" w:type="dxa"/>
            <w:tcBorders>
              <w:top w:val="nil"/>
              <w:left w:val="nil"/>
              <w:bottom w:val="nil"/>
              <w:right w:val="nil"/>
            </w:tcBorders>
            <w:shd w:val="clear" w:color="000000" w:fill="FFFFFF"/>
            <w:hideMark/>
          </w:tcPr>
          <w:p w14:paraId="541BE928" w14:textId="77777777" w:rsidR="00805B2A" w:rsidRPr="000F0847" w:rsidRDefault="00805B2A" w:rsidP="00805B2A">
            <w:pPr>
              <w:spacing w:line="240" w:lineRule="auto"/>
              <w:jc w:val="center"/>
              <w:rPr>
                <w:rFonts w:ascii="Calibri" w:eastAsia="Times New Roman" w:hAnsi="Calibri" w:cs="Calibri"/>
                <w:b/>
                <w:bCs/>
                <w:color w:val="000000"/>
                <w:sz w:val="18"/>
                <w:szCs w:val="18"/>
                <w:lang w:val="en-CA"/>
              </w:rPr>
            </w:pPr>
            <w:r w:rsidRPr="000F0847">
              <w:rPr>
                <w:rFonts w:ascii="Calibri" w:eastAsia="Times New Roman" w:hAnsi="Calibri" w:cs="Calibri"/>
                <w:b/>
                <w:bCs/>
                <w:color w:val="000000"/>
                <w:sz w:val="18"/>
                <w:szCs w:val="18"/>
                <w:lang w:val="en-CA"/>
              </w:rPr>
              <w:t>0.559</w:t>
            </w:r>
          </w:p>
        </w:tc>
      </w:tr>
      <w:tr w:rsidR="00805B2A" w:rsidRPr="00805B2A" w14:paraId="0D26642C" w14:textId="77777777" w:rsidTr="000F0847">
        <w:trPr>
          <w:trHeight w:val="690"/>
        </w:trPr>
        <w:tc>
          <w:tcPr>
            <w:tcW w:w="1560" w:type="dxa"/>
            <w:tcBorders>
              <w:top w:val="nil"/>
              <w:left w:val="nil"/>
              <w:bottom w:val="nil"/>
              <w:right w:val="nil"/>
            </w:tcBorders>
            <w:shd w:val="clear" w:color="000000" w:fill="FFFFFF"/>
            <w:noWrap/>
            <w:hideMark/>
          </w:tcPr>
          <w:p w14:paraId="3BE9550B"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Composition</w:t>
            </w:r>
          </w:p>
        </w:tc>
        <w:tc>
          <w:tcPr>
            <w:tcW w:w="4819" w:type="dxa"/>
            <w:tcBorders>
              <w:top w:val="nil"/>
              <w:left w:val="nil"/>
              <w:bottom w:val="nil"/>
              <w:right w:val="nil"/>
            </w:tcBorders>
            <w:shd w:val="clear" w:color="000000" w:fill="FFFFFF"/>
            <w:hideMark/>
          </w:tcPr>
          <w:p w14:paraId="0170529A"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CORE + Pipelines &amp; Transmission Lines + Seismic Lines +                 Inactive Well Sites</w:t>
            </w:r>
          </w:p>
        </w:tc>
        <w:tc>
          <w:tcPr>
            <w:tcW w:w="425" w:type="dxa"/>
            <w:tcBorders>
              <w:top w:val="nil"/>
              <w:left w:val="nil"/>
              <w:bottom w:val="nil"/>
              <w:right w:val="nil"/>
            </w:tcBorders>
            <w:shd w:val="clear" w:color="000000" w:fill="FFFFFF"/>
            <w:noWrap/>
            <w:hideMark/>
          </w:tcPr>
          <w:p w14:paraId="4D1D9BFC"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11</w:t>
            </w:r>
          </w:p>
        </w:tc>
        <w:tc>
          <w:tcPr>
            <w:tcW w:w="900" w:type="dxa"/>
            <w:tcBorders>
              <w:top w:val="nil"/>
              <w:left w:val="nil"/>
              <w:bottom w:val="nil"/>
              <w:right w:val="nil"/>
            </w:tcBorders>
            <w:shd w:val="clear" w:color="000000" w:fill="FFFFFF"/>
            <w:noWrap/>
            <w:hideMark/>
          </w:tcPr>
          <w:p w14:paraId="03F5FBAD"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9397.03</w:t>
            </w:r>
          </w:p>
        </w:tc>
        <w:tc>
          <w:tcPr>
            <w:tcW w:w="660" w:type="dxa"/>
            <w:tcBorders>
              <w:top w:val="nil"/>
              <w:left w:val="nil"/>
              <w:bottom w:val="nil"/>
              <w:right w:val="nil"/>
            </w:tcBorders>
            <w:shd w:val="clear" w:color="000000" w:fill="FFFFFF"/>
            <w:noWrap/>
            <w:hideMark/>
          </w:tcPr>
          <w:p w14:paraId="0EC4D4B9"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2.59</w:t>
            </w:r>
          </w:p>
        </w:tc>
        <w:tc>
          <w:tcPr>
            <w:tcW w:w="840" w:type="dxa"/>
            <w:tcBorders>
              <w:top w:val="nil"/>
              <w:left w:val="nil"/>
              <w:bottom w:val="nil"/>
              <w:right w:val="nil"/>
            </w:tcBorders>
            <w:shd w:val="clear" w:color="000000" w:fill="FFFFFF"/>
            <w:noWrap/>
            <w:hideMark/>
          </w:tcPr>
          <w:p w14:paraId="30216B84"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0.153</w:t>
            </w:r>
          </w:p>
        </w:tc>
      </w:tr>
      <w:tr w:rsidR="00805B2A" w:rsidRPr="00805B2A" w14:paraId="253CA432" w14:textId="77777777" w:rsidTr="000F0847">
        <w:trPr>
          <w:trHeight w:val="690"/>
        </w:trPr>
        <w:tc>
          <w:tcPr>
            <w:tcW w:w="1560" w:type="dxa"/>
            <w:tcBorders>
              <w:top w:val="nil"/>
              <w:left w:val="nil"/>
              <w:bottom w:val="nil"/>
              <w:right w:val="nil"/>
            </w:tcBorders>
            <w:shd w:val="clear" w:color="000000" w:fill="FFFFFF"/>
            <w:noWrap/>
            <w:hideMark/>
          </w:tcPr>
          <w:p w14:paraId="14DDAED3"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Composition</w:t>
            </w:r>
          </w:p>
        </w:tc>
        <w:tc>
          <w:tcPr>
            <w:tcW w:w="4819" w:type="dxa"/>
            <w:tcBorders>
              <w:top w:val="nil"/>
              <w:left w:val="nil"/>
              <w:bottom w:val="nil"/>
              <w:right w:val="nil"/>
            </w:tcBorders>
            <w:shd w:val="clear" w:color="000000" w:fill="FFFFFF"/>
            <w:hideMark/>
          </w:tcPr>
          <w:p w14:paraId="17888908"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CORE + Harvest &lt;15 + Pipelines &amp; Transmission Lines + Seismic Lines + Inactive Well Sites</w:t>
            </w:r>
          </w:p>
        </w:tc>
        <w:tc>
          <w:tcPr>
            <w:tcW w:w="425" w:type="dxa"/>
            <w:tcBorders>
              <w:top w:val="nil"/>
              <w:left w:val="nil"/>
              <w:bottom w:val="nil"/>
              <w:right w:val="nil"/>
            </w:tcBorders>
            <w:shd w:val="clear" w:color="000000" w:fill="FFFFFF"/>
            <w:noWrap/>
            <w:hideMark/>
          </w:tcPr>
          <w:p w14:paraId="6BFDAA1B"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12</w:t>
            </w:r>
          </w:p>
        </w:tc>
        <w:tc>
          <w:tcPr>
            <w:tcW w:w="900" w:type="dxa"/>
            <w:tcBorders>
              <w:top w:val="nil"/>
              <w:left w:val="nil"/>
              <w:bottom w:val="nil"/>
              <w:right w:val="nil"/>
            </w:tcBorders>
            <w:shd w:val="clear" w:color="000000" w:fill="FFFFFF"/>
            <w:noWrap/>
            <w:hideMark/>
          </w:tcPr>
          <w:p w14:paraId="7D73C278"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9398.56</w:t>
            </w:r>
          </w:p>
        </w:tc>
        <w:tc>
          <w:tcPr>
            <w:tcW w:w="660" w:type="dxa"/>
            <w:tcBorders>
              <w:top w:val="nil"/>
              <w:left w:val="nil"/>
              <w:bottom w:val="nil"/>
              <w:right w:val="nil"/>
            </w:tcBorders>
            <w:shd w:val="clear" w:color="000000" w:fill="FFFFFF"/>
            <w:noWrap/>
            <w:hideMark/>
          </w:tcPr>
          <w:p w14:paraId="5CF86EC0"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4.12</w:t>
            </w:r>
          </w:p>
        </w:tc>
        <w:tc>
          <w:tcPr>
            <w:tcW w:w="840" w:type="dxa"/>
            <w:tcBorders>
              <w:top w:val="nil"/>
              <w:left w:val="nil"/>
              <w:bottom w:val="nil"/>
              <w:right w:val="nil"/>
            </w:tcBorders>
            <w:shd w:val="clear" w:color="000000" w:fill="FFFFFF"/>
            <w:noWrap/>
            <w:hideMark/>
          </w:tcPr>
          <w:p w14:paraId="41BDB103"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0.071</w:t>
            </w:r>
          </w:p>
        </w:tc>
      </w:tr>
      <w:tr w:rsidR="00805B2A" w:rsidRPr="00805B2A" w14:paraId="5BCFAA44" w14:textId="77777777" w:rsidTr="000F0847">
        <w:trPr>
          <w:trHeight w:val="405"/>
        </w:trPr>
        <w:tc>
          <w:tcPr>
            <w:tcW w:w="1560" w:type="dxa"/>
            <w:tcBorders>
              <w:top w:val="nil"/>
              <w:left w:val="nil"/>
              <w:bottom w:val="nil"/>
              <w:right w:val="nil"/>
            </w:tcBorders>
            <w:shd w:val="clear" w:color="000000" w:fill="FFFFFF"/>
            <w:noWrap/>
            <w:hideMark/>
          </w:tcPr>
          <w:p w14:paraId="2273DF6B"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Configuration</w:t>
            </w:r>
          </w:p>
        </w:tc>
        <w:tc>
          <w:tcPr>
            <w:tcW w:w="4819" w:type="dxa"/>
            <w:tcBorders>
              <w:top w:val="nil"/>
              <w:left w:val="nil"/>
              <w:bottom w:val="nil"/>
              <w:right w:val="nil"/>
            </w:tcBorders>
            <w:shd w:val="clear" w:color="000000" w:fill="FFFFFF"/>
            <w:hideMark/>
          </w:tcPr>
          <w:p w14:paraId="524EC9C3"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 xml:space="preserve">CORE + Edge Density + Site </w:t>
            </w:r>
          </w:p>
        </w:tc>
        <w:tc>
          <w:tcPr>
            <w:tcW w:w="425" w:type="dxa"/>
            <w:tcBorders>
              <w:top w:val="nil"/>
              <w:left w:val="nil"/>
              <w:bottom w:val="nil"/>
              <w:right w:val="nil"/>
            </w:tcBorders>
            <w:shd w:val="clear" w:color="000000" w:fill="FFFFFF"/>
            <w:noWrap/>
            <w:hideMark/>
          </w:tcPr>
          <w:p w14:paraId="339F1907"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10</w:t>
            </w:r>
          </w:p>
        </w:tc>
        <w:tc>
          <w:tcPr>
            <w:tcW w:w="900" w:type="dxa"/>
            <w:tcBorders>
              <w:top w:val="nil"/>
              <w:left w:val="nil"/>
              <w:bottom w:val="nil"/>
              <w:right w:val="nil"/>
            </w:tcBorders>
            <w:shd w:val="clear" w:color="000000" w:fill="FFFFFF"/>
            <w:noWrap/>
            <w:hideMark/>
          </w:tcPr>
          <w:p w14:paraId="798FFD8D"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9399.35</w:t>
            </w:r>
          </w:p>
        </w:tc>
        <w:tc>
          <w:tcPr>
            <w:tcW w:w="660" w:type="dxa"/>
            <w:tcBorders>
              <w:top w:val="nil"/>
              <w:left w:val="nil"/>
              <w:bottom w:val="nil"/>
              <w:right w:val="nil"/>
            </w:tcBorders>
            <w:shd w:val="clear" w:color="000000" w:fill="FFFFFF"/>
            <w:noWrap/>
            <w:hideMark/>
          </w:tcPr>
          <w:p w14:paraId="23FF0C86"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4.91</w:t>
            </w:r>
          </w:p>
        </w:tc>
        <w:tc>
          <w:tcPr>
            <w:tcW w:w="840" w:type="dxa"/>
            <w:tcBorders>
              <w:top w:val="nil"/>
              <w:left w:val="nil"/>
              <w:bottom w:val="nil"/>
              <w:right w:val="nil"/>
            </w:tcBorders>
            <w:shd w:val="clear" w:color="000000" w:fill="FFFFFF"/>
            <w:noWrap/>
            <w:hideMark/>
          </w:tcPr>
          <w:p w14:paraId="0A9045BA"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0.048</w:t>
            </w:r>
          </w:p>
        </w:tc>
      </w:tr>
      <w:tr w:rsidR="00805B2A" w:rsidRPr="00805B2A" w14:paraId="3DB046E1" w14:textId="77777777" w:rsidTr="000F0847">
        <w:trPr>
          <w:trHeight w:val="405"/>
        </w:trPr>
        <w:tc>
          <w:tcPr>
            <w:tcW w:w="1560" w:type="dxa"/>
            <w:tcBorders>
              <w:top w:val="nil"/>
              <w:left w:val="nil"/>
              <w:bottom w:val="nil"/>
              <w:right w:val="nil"/>
            </w:tcBorders>
            <w:shd w:val="clear" w:color="000000" w:fill="FFFFFF"/>
            <w:noWrap/>
            <w:hideMark/>
          </w:tcPr>
          <w:p w14:paraId="48C3C74C"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Configuration</w:t>
            </w:r>
          </w:p>
        </w:tc>
        <w:tc>
          <w:tcPr>
            <w:tcW w:w="4819" w:type="dxa"/>
            <w:tcBorders>
              <w:top w:val="nil"/>
              <w:left w:val="nil"/>
              <w:bottom w:val="nil"/>
              <w:right w:val="nil"/>
            </w:tcBorders>
            <w:shd w:val="clear" w:color="000000" w:fill="FFFFFF"/>
            <w:hideMark/>
          </w:tcPr>
          <w:p w14:paraId="19C18B39"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CORE + Mesh Index + Edge Density</w:t>
            </w:r>
          </w:p>
        </w:tc>
        <w:tc>
          <w:tcPr>
            <w:tcW w:w="425" w:type="dxa"/>
            <w:tcBorders>
              <w:top w:val="nil"/>
              <w:left w:val="nil"/>
              <w:bottom w:val="nil"/>
              <w:right w:val="nil"/>
            </w:tcBorders>
            <w:shd w:val="clear" w:color="000000" w:fill="FFFFFF"/>
            <w:noWrap/>
            <w:hideMark/>
          </w:tcPr>
          <w:p w14:paraId="3106D0AA"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10</w:t>
            </w:r>
          </w:p>
        </w:tc>
        <w:tc>
          <w:tcPr>
            <w:tcW w:w="900" w:type="dxa"/>
            <w:tcBorders>
              <w:top w:val="nil"/>
              <w:left w:val="nil"/>
              <w:bottom w:val="nil"/>
              <w:right w:val="nil"/>
            </w:tcBorders>
            <w:shd w:val="clear" w:color="000000" w:fill="FFFFFF"/>
            <w:noWrap/>
            <w:hideMark/>
          </w:tcPr>
          <w:p w14:paraId="6D7FE41E"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9399.79</w:t>
            </w:r>
          </w:p>
        </w:tc>
        <w:tc>
          <w:tcPr>
            <w:tcW w:w="660" w:type="dxa"/>
            <w:tcBorders>
              <w:top w:val="nil"/>
              <w:left w:val="nil"/>
              <w:bottom w:val="nil"/>
              <w:right w:val="nil"/>
            </w:tcBorders>
            <w:shd w:val="clear" w:color="000000" w:fill="FFFFFF"/>
            <w:noWrap/>
            <w:hideMark/>
          </w:tcPr>
          <w:p w14:paraId="5E5F5559"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5.35</w:t>
            </w:r>
          </w:p>
        </w:tc>
        <w:tc>
          <w:tcPr>
            <w:tcW w:w="840" w:type="dxa"/>
            <w:tcBorders>
              <w:top w:val="nil"/>
              <w:left w:val="nil"/>
              <w:bottom w:val="nil"/>
              <w:right w:val="nil"/>
            </w:tcBorders>
            <w:shd w:val="clear" w:color="000000" w:fill="FFFFFF"/>
            <w:noWrap/>
            <w:hideMark/>
          </w:tcPr>
          <w:p w14:paraId="0A5A1A51"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0.039</w:t>
            </w:r>
          </w:p>
        </w:tc>
      </w:tr>
      <w:tr w:rsidR="00805B2A" w:rsidRPr="00805B2A" w14:paraId="57C1144D" w14:textId="77777777" w:rsidTr="000F0847">
        <w:trPr>
          <w:trHeight w:val="690"/>
        </w:trPr>
        <w:tc>
          <w:tcPr>
            <w:tcW w:w="1560" w:type="dxa"/>
            <w:tcBorders>
              <w:top w:val="nil"/>
              <w:left w:val="nil"/>
              <w:bottom w:val="nil"/>
              <w:right w:val="nil"/>
            </w:tcBorders>
            <w:shd w:val="clear" w:color="000000" w:fill="FFFFFF"/>
            <w:noWrap/>
            <w:hideMark/>
          </w:tcPr>
          <w:p w14:paraId="2E9BFB15"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Composition</w:t>
            </w:r>
          </w:p>
        </w:tc>
        <w:tc>
          <w:tcPr>
            <w:tcW w:w="4819" w:type="dxa"/>
            <w:tcBorders>
              <w:top w:val="nil"/>
              <w:left w:val="nil"/>
              <w:bottom w:val="nil"/>
              <w:right w:val="nil"/>
            </w:tcBorders>
            <w:shd w:val="clear" w:color="000000" w:fill="FFFFFF"/>
            <w:hideMark/>
          </w:tcPr>
          <w:p w14:paraId="30FC2A33"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CORE + Industrial Facilities + Active Well Sites +                                  Pipelines &amp; Transmission Lines + Seismic Lines + Inactive Well Sites</w:t>
            </w:r>
          </w:p>
        </w:tc>
        <w:tc>
          <w:tcPr>
            <w:tcW w:w="425" w:type="dxa"/>
            <w:tcBorders>
              <w:top w:val="nil"/>
              <w:left w:val="nil"/>
              <w:bottom w:val="nil"/>
              <w:right w:val="nil"/>
            </w:tcBorders>
            <w:shd w:val="clear" w:color="000000" w:fill="FFFFFF"/>
            <w:noWrap/>
            <w:hideMark/>
          </w:tcPr>
          <w:p w14:paraId="54EBAAA3"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13</w:t>
            </w:r>
          </w:p>
        </w:tc>
        <w:tc>
          <w:tcPr>
            <w:tcW w:w="900" w:type="dxa"/>
            <w:tcBorders>
              <w:top w:val="nil"/>
              <w:left w:val="nil"/>
              <w:bottom w:val="nil"/>
              <w:right w:val="nil"/>
            </w:tcBorders>
            <w:shd w:val="clear" w:color="000000" w:fill="FFFFFF"/>
            <w:noWrap/>
            <w:hideMark/>
          </w:tcPr>
          <w:p w14:paraId="6FFE0D52"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9399.81</w:t>
            </w:r>
          </w:p>
        </w:tc>
        <w:tc>
          <w:tcPr>
            <w:tcW w:w="660" w:type="dxa"/>
            <w:tcBorders>
              <w:top w:val="nil"/>
              <w:left w:val="nil"/>
              <w:bottom w:val="nil"/>
              <w:right w:val="nil"/>
            </w:tcBorders>
            <w:shd w:val="clear" w:color="000000" w:fill="FFFFFF"/>
            <w:noWrap/>
            <w:hideMark/>
          </w:tcPr>
          <w:p w14:paraId="00520864"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5.36</w:t>
            </w:r>
          </w:p>
        </w:tc>
        <w:tc>
          <w:tcPr>
            <w:tcW w:w="840" w:type="dxa"/>
            <w:tcBorders>
              <w:top w:val="nil"/>
              <w:left w:val="nil"/>
              <w:bottom w:val="nil"/>
              <w:right w:val="nil"/>
            </w:tcBorders>
            <w:shd w:val="clear" w:color="000000" w:fill="FFFFFF"/>
            <w:noWrap/>
            <w:hideMark/>
          </w:tcPr>
          <w:p w14:paraId="661892B5"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0.038</w:t>
            </w:r>
          </w:p>
        </w:tc>
      </w:tr>
      <w:tr w:rsidR="00805B2A" w:rsidRPr="00805B2A" w14:paraId="79D7E8E1" w14:textId="77777777" w:rsidTr="000F0847">
        <w:trPr>
          <w:trHeight w:val="405"/>
        </w:trPr>
        <w:tc>
          <w:tcPr>
            <w:tcW w:w="1560" w:type="dxa"/>
            <w:tcBorders>
              <w:top w:val="nil"/>
              <w:left w:val="nil"/>
              <w:bottom w:val="nil"/>
              <w:right w:val="nil"/>
            </w:tcBorders>
            <w:shd w:val="clear" w:color="000000" w:fill="FFFFFF"/>
            <w:noWrap/>
            <w:hideMark/>
          </w:tcPr>
          <w:p w14:paraId="2534C170"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Configuration</w:t>
            </w:r>
          </w:p>
        </w:tc>
        <w:tc>
          <w:tcPr>
            <w:tcW w:w="4819" w:type="dxa"/>
            <w:tcBorders>
              <w:top w:val="nil"/>
              <w:left w:val="nil"/>
              <w:bottom w:val="nil"/>
              <w:right w:val="nil"/>
            </w:tcBorders>
            <w:shd w:val="clear" w:color="000000" w:fill="FFFFFF"/>
            <w:hideMark/>
          </w:tcPr>
          <w:p w14:paraId="73EDBC01"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CORE + Mesh Index + Shannon's Evenness + Edge Density</w:t>
            </w:r>
          </w:p>
        </w:tc>
        <w:tc>
          <w:tcPr>
            <w:tcW w:w="425" w:type="dxa"/>
            <w:tcBorders>
              <w:top w:val="nil"/>
              <w:left w:val="nil"/>
              <w:bottom w:val="nil"/>
              <w:right w:val="nil"/>
            </w:tcBorders>
            <w:shd w:val="clear" w:color="000000" w:fill="FFFFFF"/>
            <w:noWrap/>
            <w:hideMark/>
          </w:tcPr>
          <w:p w14:paraId="025255CC"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11</w:t>
            </w:r>
          </w:p>
        </w:tc>
        <w:tc>
          <w:tcPr>
            <w:tcW w:w="900" w:type="dxa"/>
            <w:tcBorders>
              <w:top w:val="nil"/>
              <w:left w:val="nil"/>
              <w:bottom w:val="nil"/>
              <w:right w:val="nil"/>
            </w:tcBorders>
            <w:shd w:val="clear" w:color="000000" w:fill="FFFFFF"/>
            <w:noWrap/>
            <w:hideMark/>
          </w:tcPr>
          <w:p w14:paraId="2BB22816"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9400.87</w:t>
            </w:r>
          </w:p>
        </w:tc>
        <w:tc>
          <w:tcPr>
            <w:tcW w:w="660" w:type="dxa"/>
            <w:tcBorders>
              <w:top w:val="nil"/>
              <w:left w:val="nil"/>
              <w:bottom w:val="nil"/>
              <w:right w:val="nil"/>
            </w:tcBorders>
            <w:shd w:val="clear" w:color="000000" w:fill="FFFFFF"/>
            <w:noWrap/>
            <w:hideMark/>
          </w:tcPr>
          <w:p w14:paraId="6CB89794"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6.43</w:t>
            </w:r>
          </w:p>
        </w:tc>
        <w:tc>
          <w:tcPr>
            <w:tcW w:w="840" w:type="dxa"/>
            <w:tcBorders>
              <w:top w:val="nil"/>
              <w:left w:val="nil"/>
              <w:bottom w:val="nil"/>
              <w:right w:val="nil"/>
            </w:tcBorders>
            <w:shd w:val="clear" w:color="000000" w:fill="FFFFFF"/>
            <w:noWrap/>
            <w:hideMark/>
          </w:tcPr>
          <w:p w14:paraId="009BF378"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0.022</w:t>
            </w:r>
          </w:p>
        </w:tc>
      </w:tr>
      <w:tr w:rsidR="00805B2A" w:rsidRPr="00805B2A" w14:paraId="61F51F60" w14:textId="77777777" w:rsidTr="000F0847">
        <w:trPr>
          <w:trHeight w:val="780"/>
        </w:trPr>
        <w:tc>
          <w:tcPr>
            <w:tcW w:w="1560" w:type="dxa"/>
            <w:tcBorders>
              <w:top w:val="nil"/>
              <w:left w:val="nil"/>
              <w:bottom w:val="nil"/>
              <w:right w:val="nil"/>
            </w:tcBorders>
            <w:shd w:val="clear" w:color="000000" w:fill="FFFFFF"/>
            <w:noWrap/>
            <w:hideMark/>
          </w:tcPr>
          <w:p w14:paraId="6B0DF8F9"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Composition</w:t>
            </w:r>
          </w:p>
        </w:tc>
        <w:tc>
          <w:tcPr>
            <w:tcW w:w="4819" w:type="dxa"/>
            <w:tcBorders>
              <w:top w:val="nil"/>
              <w:left w:val="nil"/>
              <w:bottom w:val="nil"/>
              <w:right w:val="nil"/>
            </w:tcBorders>
            <w:shd w:val="clear" w:color="000000" w:fill="FFFFFF"/>
            <w:hideMark/>
          </w:tcPr>
          <w:p w14:paraId="121549CB"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CORE + Industrial Facilities + Active Well Sites + Harvest &lt;15 +      Pipelines &amp; Transmission Lines + Seismic Lines + Inactive Well Sites</w:t>
            </w:r>
          </w:p>
        </w:tc>
        <w:tc>
          <w:tcPr>
            <w:tcW w:w="425" w:type="dxa"/>
            <w:tcBorders>
              <w:top w:val="nil"/>
              <w:left w:val="nil"/>
              <w:bottom w:val="nil"/>
              <w:right w:val="nil"/>
            </w:tcBorders>
            <w:shd w:val="clear" w:color="000000" w:fill="FFFFFF"/>
            <w:noWrap/>
            <w:hideMark/>
          </w:tcPr>
          <w:p w14:paraId="55BCA26C"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14</w:t>
            </w:r>
          </w:p>
        </w:tc>
        <w:tc>
          <w:tcPr>
            <w:tcW w:w="900" w:type="dxa"/>
            <w:tcBorders>
              <w:top w:val="nil"/>
              <w:left w:val="nil"/>
              <w:bottom w:val="nil"/>
              <w:right w:val="nil"/>
            </w:tcBorders>
            <w:shd w:val="clear" w:color="000000" w:fill="FFFFFF"/>
            <w:noWrap/>
            <w:hideMark/>
          </w:tcPr>
          <w:p w14:paraId="40AFF37C"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9401.30</w:t>
            </w:r>
          </w:p>
        </w:tc>
        <w:tc>
          <w:tcPr>
            <w:tcW w:w="660" w:type="dxa"/>
            <w:tcBorders>
              <w:top w:val="nil"/>
              <w:left w:val="nil"/>
              <w:bottom w:val="nil"/>
              <w:right w:val="nil"/>
            </w:tcBorders>
            <w:shd w:val="clear" w:color="000000" w:fill="FFFFFF"/>
            <w:noWrap/>
            <w:hideMark/>
          </w:tcPr>
          <w:p w14:paraId="391CA541"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6.86</w:t>
            </w:r>
          </w:p>
        </w:tc>
        <w:tc>
          <w:tcPr>
            <w:tcW w:w="840" w:type="dxa"/>
            <w:tcBorders>
              <w:top w:val="nil"/>
              <w:left w:val="nil"/>
              <w:bottom w:val="nil"/>
              <w:right w:val="nil"/>
            </w:tcBorders>
            <w:shd w:val="clear" w:color="000000" w:fill="FFFFFF"/>
            <w:noWrap/>
            <w:hideMark/>
          </w:tcPr>
          <w:p w14:paraId="1AFC73DA"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0.018</w:t>
            </w:r>
          </w:p>
        </w:tc>
      </w:tr>
      <w:tr w:rsidR="00805B2A" w:rsidRPr="00805B2A" w14:paraId="4A879AF9" w14:textId="77777777" w:rsidTr="000F0847">
        <w:trPr>
          <w:trHeight w:val="405"/>
        </w:trPr>
        <w:tc>
          <w:tcPr>
            <w:tcW w:w="1560" w:type="dxa"/>
            <w:tcBorders>
              <w:top w:val="nil"/>
              <w:left w:val="nil"/>
              <w:bottom w:val="nil"/>
              <w:right w:val="nil"/>
            </w:tcBorders>
            <w:shd w:val="clear" w:color="000000" w:fill="FFFFFF"/>
            <w:noWrap/>
            <w:hideMark/>
          </w:tcPr>
          <w:p w14:paraId="13C19406"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Configuration</w:t>
            </w:r>
          </w:p>
        </w:tc>
        <w:tc>
          <w:tcPr>
            <w:tcW w:w="4819" w:type="dxa"/>
            <w:tcBorders>
              <w:top w:val="nil"/>
              <w:left w:val="nil"/>
              <w:bottom w:val="nil"/>
              <w:right w:val="nil"/>
            </w:tcBorders>
            <w:shd w:val="clear" w:color="000000" w:fill="FFFFFF"/>
            <w:hideMark/>
          </w:tcPr>
          <w:p w14:paraId="04585E1C"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CORE + Shannon's Evenness + Edge Density</w:t>
            </w:r>
          </w:p>
        </w:tc>
        <w:tc>
          <w:tcPr>
            <w:tcW w:w="425" w:type="dxa"/>
            <w:tcBorders>
              <w:top w:val="nil"/>
              <w:left w:val="nil"/>
              <w:bottom w:val="nil"/>
              <w:right w:val="nil"/>
            </w:tcBorders>
            <w:shd w:val="clear" w:color="000000" w:fill="FFFFFF"/>
            <w:noWrap/>
            <w:hideMark/>
          </w:tcPr>
          <w:p w14:paraId="4D1F06ED"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10</w:t>
            </w:r>
          </w:p>
        </w:tc>
        <w:tc>
          <w:tcPr>
            <w:tcW w:w="900" w:type="dxa"/>
            <w:tcBorders>
              <w:top w:val="nil"/>
              <w:left w:val="nil"/>
              <w:bottom w:val="nil"/>
              <w:right w:val="nil"/>
            </w:tcBorders>
            <w:shd w:val="clear" w:color="000000" w:fill="FFFFFF"/>
            <w:noWrap/>
            <w:hideMark/>
          </w:tcPr>
          <w:p w14:paraId="3A599920"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9402.07</w:t>
            </w:r>
          </w:p>
        </w:tc>
        <w:tc>
          <w:tcPr>
            <w:tcW w:w="660" w:type="dxa"/>
            <w:tcBorders>
              <w:top w:val="nil"/>
              <w:left w:val="nil"/>
              <w:bottom w:val="nil"/>
              <w:right w:val="nil"/>
            </w:tcBorders>
            <w:shd w:val="clear" w:color="000000" w:fill="FFFFFF"/>
            <w:noWrap/>
            <w:hideMark/>
          </w:tcPr>
          <w:p w14:paraId="1A54311A"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7.63</w:t>
            </w:r>
          </w:p>
        </w:tc>
        <w:tc>
          <w:tcPr>
            <w:tcW w:w="840" w:type="dxa"/>
            <w:tcBorders>
              <w:top w:val="nil"/>
              <w:left w:val="nil"/>
              <w:bottom w:val="nil"/>
              <w:right w:val="nil"/>
            </w:tcBorders>
            <w:shd w:val="clear" w:color="000000" w:fill="FFFFFF"/>
            <w:noWrap/>
            <w:hideMark/>
          </w:tcPr>
          <w:p w14:paraId="2AEC6912"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0.012</w:t>
            </w:r>
          </w:p>
        </w:tc>
      </w:tr>
      <w:tr w:rsidR="00805B2A" w:rsidRPr="00805B2A" w14:paraId="684C018E" w14:textId="77777777" w:rsidTr="000F0847">
        <w:trPr>
          <w:trHeight w:val="405"/>
        </w:trPr>
        <w:tc>
          <w:tcPr>
            <w:tcW w:w="1560" w:type="dxa"/>
            <w:tcBorders>
              <w:top w:val="nil"/>
              <w:left w:val="nil"/>
              <w:bottom w:val="nil"/>
              <w:right w:val="nil"/>
            </w:tcBorders>
            <w:shd w:val="clear" w:color="000000" w:fill="FFFFFF"/>
            <w:noWrap/>
            <w:hideMark/>
          </w:tcPr>
          <w:p w14:paraId="4F512E94"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Configuration</w:t>
            </w:r>
          </w:p>
        </w:tc>
        <w:tc>
          <w:tcPr>
            <w:tcW w:w="4819" w:type="dxa"/>
            <w:tcBorders>
              <w:top w:val="nil"/>
              <w:left w:val="nil"/>
              <w:bottom w:val="nil"/>
              <w:right w:val="nil"/>
            </w:tcBorders>
            <w:shd w:val="clear" w:color="000000" w:fill="FFFFFF"/>
            <w:hideMark/>
          </w:tcPr>
          <w:p w14:paraId="7874C1B9"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CORE + Edge Density</w:t>
            </w:r>
          </w:p>
        </w:tc>
        <w:tc>
          <w:tcPr>
            <w:tcW w:w="425" w:type="dxa"/>
            <w:tcBorders>
              <w:top w:val="nil"/>
              <w:left w:val="nil"/>
              <w:bottom w:val="nil"/>
              <w:right w:val="nil"/>
            </w:tcBorders>
            <w:shd w:val="clear" w:color="000000" w:fill="FFFFFF"/>
            <w:noWrap/>
            <w:hideMark/>
          </w:tcPr>
          <w:p w14:paraId="3238CDDE"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w:t>
            </w:r>
          </w:p>
        </w:tc>
        <w:tc>
          <w:tcPr>
            <w:tcW w:w="900" w:type="dxa"/>
            <w:tcBorders>
              <w:top w:val="nil"/>
              <w:left w:val="nil"/>
              <w:bottom w:val="nil"/>
              <w:right w:val="nil"/>
            </w:tcBorders>
            <w:shd w:val="clear" w:color="000000" w:fill="FFFFFF"/>
            <w:noWrap/>
            <w:hideMark/>
          </w:tcPr>
          <w:p w14:paraId="483E9AA2"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9402.24</w:t>
            </w:r>
          </w:p>
        </w:tc>
        <w:tc>
          <w:tcPr>
            <w:tcW w:w="660" w:type="dxa"/>
            <w:tcBorders>
              <w:top w:val="nil"/>
              <w:left w:val="nil"/>
              <w:bottom w:val="nil"/>
              <w:right w:val="nil"/>
            </w:tcBorders>
            <w:shd w:val="clear" w:color="000000" w:fill="FFFFFF"/>
            <w:noWrap/>
            <w:hideMark/>
          </w:tcPr>
          <w:p w14:paraId="24BF22A7"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7.80</w:t>
            </w:r>
          </w:p>
        </w:tc>
        <w:tc>
          <w:tcPr>
            <w:tcW w:w="840" w:type="dxa"/>
            <w:tcBorders>
              <w:top w:val="nil"/>
              <w:left w:val="nil"/>
              <w:bottom w:val="nil"/>
              <w:right w:val="nil"/>
            </w:tcBorders>
            <w:shd w:val="clear" w:color="000000" w:fill="FFFFFF"/>
            <w:noWrap/>
            <w:hideMark/>
          </w:tcPr>
          <w:p w14:paraId="53A1266D"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0.011</w:t>
            </w:r>
          </w:p>
        </w:tc>
      </w:tr>
      <w:tr w:rsidR="00805B2A" w:rsidRPr="00805B2A" w14:paraId="23BFAE5E" w14:textId="77777777" w:rsidTr="000F0847">
        <w:trPr>
          <w:trHeight w:val="405"/>
        </w:trPr>
        <w:tc>
          <w:tcPr>
            <w:tcW w:w="1560" w:type="dxa"/>
            <w:tcBorders>
              <w:top w:val="nil"/>
              <w:left w:val="nil"/>
              <w:bottom w:val="nil"/>
              <w:right w:val="nil"/>
            </w:tcBorders>
            <w:shd w:val="clear" w:color="000000" w:fill="FFFFFF"/>
            <w:noWrap/>
            <w:hideMark/>
          </w:tcPr>
          <w:p w14:paraId="46E49C3F"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Configuration</w:t>
            </w:r>
          </w:p>
        </w:tc>
        <w:tc>
          <w:tcPr>
            <w:tcW w:w="4819" w:type="dxa"/>
            <w:tcBorders>
              <w:top w:val="nil"/>
              <w:left w:val="nil"/>
              <w:bottom w:val="nil"/>
              <w:right w:val="nil"/>
            </w:tcBorders>
            <w:shd w:val="clear" w:color="000000" w:fill="FFFFFF"/>
            <w:hideMark/>
          </w:tcPr>
          <w:p w14:paraId="4B4AF9CC"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CORE + Cohesion + Mesh Index</w:t>
            </w:r>
          </w:p>
        </w:tc>
        <w:tc>
          <w:tcPr>
            <w:tcW w:w="425" w:type="dxa"/>
            <w:tcBorders>
              <w:top w:val="nil"/>
              <w:left w:val="nil"/>
              <w:bottom w:val="nil"/>
              <w:right w:val="nil"/>
            </w:tcBorders>
            <w:shd w:val="clear" w:color="000000" w:fill="FFFFFF"/>
            <w:noWrap/>
            <w:hideMark/>
          </w:tcPr>
          <w:p w14:paraId="165DE9F1"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10</w:t>
            </w:r>
          </w:p>
        </w:tc>
        <w:tc>
          <w:tcPr>
            <w:tcW w:w="900" w:type="dxa"/>
            <w:tcBorders>
              <w:top w:val="nil"/>
              <w:left w:val="nil"/>
              <w:bottom w:val="nil"/>
              <w:right w:val="nil"/>
            </w:tcBorders>
            <w:shd w:val="clear" w:color="000000" w:fill="FFFFFF"/>
            <w:noWrap/>
            <w:hideMark/>
          </w:tcPr>
          <w:p w14:paraId="2BE48C6E"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9402.88</w:t>
            </w:r>
          </w:p>
        </w:tc>
        <w:tc>
          <w:tcPr>
            <w:tcW w:w="660" w:type="dxa"/>
            <w:tcBorders>
              <w:top w:val="nil"/>
              <w:left w:val="nil"/>
              <w:bottom w:val="nil"/>
              <w:right w:val="nil"/>
            </w:tcBorders>
            <w:shd w:val="clear" w:color="000000" w:fill="FFFFFF"/>
            <w:noWrap/>
            <w:hideMark/>
          </w:tcPr>
          <w:p w14:paraId="79EC358B"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8.44</w:t>
            </w:r>
          </w:p>
        </w:tc>
        <w:tc>
          <w:tcPr>
            <w:tcW w:w="840" w:type="dxa"/>
            <w:tcBorders>
              <w:top w:val="nil"/>
              <w:left w:val="nil"/>
              <w:bottom w:val="nil"/>
              <w:right w:val="nil"/>
            </w:tcBorders>
            <w:shd w:val="clear" w:color="000000" w:fill="FFFFFF"/>
            <w:noWrap/>
            <w:hideMark/>
          </w:tcPr>
          <w:p w14:paraId="75CF10AD"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0.008</w:t>
            </w:r>
          </w:p>
        </w:tc>
      </w:tr>
      <w:tr w:rsidR="00805B2A" w:rsidRPr="00805B2A" w14:paraId="12960DB4" w14:textId="77777777" w:rsidTr="000F0847">
        <w:trPr>
          <w:trHeight w:val="405"/>
        </w:trPr>
        <w:tc>
          <w:tcPr>
            <w:tcW w:w="1560" w:type="dxa"/>
            <w:tcBorders>
              <w:top w:val="nil"/>
              <w:left w:val="nil"/>
              <w:bottom w:val="nil"/>
              <w:right w:val="nil"/>
            </w:tcBorders>
            <w:shd w:val="clear" w:color="000000" w:fill="FFFFFF"/>
            <w:noWrap/>
            <w:hideMark/>
          </w:tcPr>
          <w:p w14:paraId="0B9106D2"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Configuration</w:t>
            </w:r>
          </w:p>
        </w:tc>
        <w:tc>
          <w:tcPr>
            <w:tcW w:w="4819" w:type="dxa"/>
            <w:tcBorders>
              <w:top w:val="nil"/>
              <w:left w:val="nil"/>
              <w:bottom w:val="nil"/>
              <w:right w:val="nil"/>
            </w:tcBorders>
            <w:shd w:val="clear" w:color="000000" w:fill="FFFFFF"/>
            <w:hideMark/>
          </w:tcPr>
          <w:p w14:paraId="55BF6261"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CORE + Cohesion</w:t>
            </w:r>
          </w:p>
        </w:tc>
        <w:tc>
          <w:tcPr>
            <w:tcW w:w="425" w:type="dxa"/>
            <w:tcBorders>
              <w:top w:val="nil"/>
              <w:left w:val="nil"/>
              <w:bottom w:val="nil"/>
              <w:right w:val="nil"/>
            </w:tcBorders>
            <w:shd w:val="clear" w:color="000000" w:fill="FFFFFF"/>
            <w:noWrap/>
            <w:hideMark/>
          </w:tcPr>
          <w:p w14:paraId="2A2E1701"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w:t>
            </w:r>
          </w:p>
        </w:tc>
        <w:tc>
          <w:tcPr>
            <w:tcW w:w="900" w:type="dxa"/>
            <w:tcBorders>
              <w:top w:val="nil"/>
              <w:left w:val="nil"/>
              <w:bottom w:val="nil"/>
              <w:right w:val="nil"/>
            </w:tcBorders>
            <w:shd w:val="clear" w:color="000000" w:fill="FFFFFF"/>
            <w:noWrap/>
            <w:hideMark/>
          </w:tcPr>
          <w:p w14:paraId="45354D31"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9404.17</w:t>
            </w:r>
          </w:p>
        </w:tc>
        <w:tc>
          <w:tcPr>
            <w:tcW w:w="660" w:type="dxa"/>
            <w:tcBorders>
              <w:top w:val="nil"/>
              <w:left w:val="nil"/>
              <w:bottom w:val="nil"/>
              <w:right w:val="nil"/>
            </w:tcBorders>
            <w:shd w:val="clear" w:color="000000" w:fill="FFFFFF"/>
            <w:noWrap/>
            <w:hideMark/>
          </w:tcPr>
          <w:p w14:paraId="28DF23C0"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9.73</w:t>
            </w:r>
          </w:p>
        </w:tc>
        <w:tc>
          <w:tcPr>
            <w:tcW w:w="840" w:type="dxa"/>
            <w:tcBorders>
              <w:top w:val="nil"/>
              <w:left w:val="nil"/>
              <w:bottom w:val="nil"/>
              <w:right w:val="nil"/>
            </w:tcBorders>
            <w:shd w:val="clear" w:color="000000" w:fill="FFFFFF"/>
            <w:noWrap/>
            <w:hideMark/>
          </w:tcPr>
          <w:p w14:paraId="136B3327"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0.004</w:t>
            </w:r>
          </w:p>
        </w:tc>
      </w:tr>
      <w:tr w:rsidR="00805B2A" w:rsidRPr="00805B2A" w14:paraId="1C0EAB6D" w14:textId="77777777" w:rsidTr="000F0847">
        <w:trPr>
          <w:trHeight w:val="405"/>
        </w:trPr>
        <w:tc>
          <w:tcPr>
            <w:tcW w:w="1560" w:type="dxa"/>
            <w:tcBorders>
              <w:top w:val="nil"/>
              <w:left w:val="nil"/>
              <w:bottom w:val="nil"/>
              <w:right w:val="nil"/>
            </w:tcBorders>
            <w:shd w:val="clear" w:color="000000" w:fill="FFFFFF"/>
            <w:noWrap/>
            <w:hideMark/>
          </w:tcPr>
          <w:p w14:paraId="21985E27"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Configuration</w:t>
            </w:r>
          </w:p>
        </w:tc>
        <w:tc>
          <w:tcPr>
            <w:tcW w:w="4819" w:type="dxa"/>
            <w:tcBorders>
              <w:top w:val="nil"/>
              <w:left w:val="nil"/>
              <w:bottom w:val="nil"/>
              <w:right w:val="nil"/>
            </w:tcBorders>
            <w:shd w:val="clear" w:color="000000" w:fill="FFFFFF"/>
            <w:hideMark/>
          </w:tcPr>
          <w:p w14:paraId="6D60B4A3"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CORE + Cohesion + Shannon's Evenness</w:t>
            </w:r>
          </w:p>
        </w:tc>
        <w:tc>
          <w:tcPr>
            <w:tcW w:w="425" w:type="dxa"/>
            <w:tcBorders>
              <w:top w:val="nil"/>
              <w:left w:val="nil"/>
              <w:bottom w:val="nil"/>
              <w:right w:val="nil"/>
            </w:tcBorders>
            <w:shd w:val="clear" w:color="000000" w:fill="FFFFFF"/>
            <w:noWrap/>
            <w:hideMark/>
          </w:tcPr>
          <w:p w14:paraId="31FED371"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10</w:t>
            </w:r>
          </w:p>
        </w:tc>
        <w:tc>
          <w:tcPr>
            <w:tcW w:w="900" w:type="dxa"/>
            <w:tcBorders>
              <w:top w:val="nil"/>
              <w:left w:val="nil"/>
              <w:bottom w:val="nil"/>
              <w:right w:val="nil"/>
            </w:tcBorders>
            <w:shd w:val="clear" w:color="000000" w:fill="FFFFFF"/>
            <w:noWrap/>
            <w:hideMark/>
          </w:tcPr>
          <w:p w14:paraId="18026434"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9404.37</w:t>
            </w:r>
          </w:p>
        </w:tc>
        <w:tc>
          <w:tcPr>
            <w:tcW w:w="660" w:type="dxa"/>
            <w:tcBorders>
              <w:top w:val="nil"/>
              <w:left w:val="nil"/>
              <w:bottom w:val="nil"/>
              <w:right w:val="nil"/>
            </w:tcBorders>
            <w:shd w:val="clear" w:color="000000" w:fill="FFFFFF"/>
            <w:noWrap/>
            <w:hideMark/>
          </w:tcPr>
          <w:p w14:paraId="2ECAE3AD"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9.92</w:t>
            </w:r>
          </w:p>
        </w:tc>
        <w:tc>
          <w:tcPr>
            <w:tcW w:w="840" w:type="dxa"/>
            <w:tcBorders>
              <w:top w:val="nil"/>
              <w:left w:val="nil"/>
              <w:bottom w:val="nil"/>
              <w:right w:val="nil"/>
            </w:tcBorders>
            <w:shd w:val="clear" w:color="000000" w:fill="FFFFFF"/>
            <w:noWrap/>
            <w:hideMark/>
          </w:tcPr>
          <w:p w14:paraId="388D33F2"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0.004</w:t>
            </w:r>
          </w:p>
        </w:tc>
      </w:tr>
      <w:tr w:rsidR="00805B2A" w:rsidRPr="00805B2A" w14:paraId="1B300D22" w14:textId="77777777" w:rsidTr="000F0847">
        <w:trPr>
          <w:trHeight w:val="405"/>
        </w:trPr>
        <w:tc>
          <w:tcPr>
            <w:tcW w:w="1560" w:type="dxa"/>
            <w:tcBorders>
              <w:top w:val="nil"/>
              <w:left w:val="nil"/>
              <w:bottom w:val="nil"/>
              <w:right w:val="nil"/>
            </w:tcBorders>
            <w:shd w:val="clear" w:color="000000" w:fill="FFFFFF"/>
            <w:noWrap/>
            <w:hideMark/>
          </w:tcPr>
          <w:p w14:paraId="79D32646"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Configuration</w:t>
            </w:r>
          </w:p>
        </w:tc>
        <w:tc>
          <w:tcPr>
            <w:tcW w:w="4819" w:type="dxa"/>
            <w:tcBorders>
              <w:top w:val="nil"/>
              <w:left w:val="nil"/>
              <w:bottom w:val="nil"/>
              <w:right w:val="nil"/>
            </w:tcBorders>
            <w:shd w:val="clear" w:color="000000" w:fill="FFFFFF"/>
            <w:hideMark/>
          </w:tcPr>
          <w:p w14:paraId="347035AE"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CORE + Mesh Index</w:t>
            </w:r>
          </w:p>
        </w:tc>
        <w:tc>
          <w:tcPr>
            <w:tcW w:w="425" w:type="dxa"/>
            <w:tcBorders>
              <w:top w:val="nil"/>
              <w:left w:val="nil"/>
              <w:bottom w:val="nil"/>
              <w:right w:val="nil"/>
            </w:tcBorders>
            <w:shd w:val="clear" w:color="000000" w:fill="FFFFFF"/>
            <w:noWrap/>
            <w:hideMark/>
          </w:tcPr>
          <w:p w14:paraId="4FC81D91"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w:t>
            </w:r>
          </w:p>
        </w:tc>
        <w:tc>
          <w:tcPr>
            <w:tcW w:w="900" w:type="dxa"/>
            <w:tcBorders>
              <w:top w:val="nil"/>
              <w:left w:val="nil"/>
              <w:bottom w:val="nil"/>
              <w:right w:val="nil"/>
            </w:tcBorders>
            <w:shd w:val="clear" w:color="000000" w:fill="FFFFFF"/>
            <w:noWrap/>
            <w:hideMark/>
          </w:tcPr>
          <w:p w14:paraId="4B2316D9"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9405.30</w:t>
            </w:r>
          </w:p>
        </w:tc>
        <w:tc>
          <w:tcPr>
            <w:tcW w:w="660" w:type="dxa"/>
            <w:tcBorders>
              <w:top w:val="nil"/>
              <w:left w:val="nil"/>
              <w:bottom w:val="nil"/>
              <w:right w:val="nil"/>
            </w:tcBorders>
            <w:shd w:val="clear" w:color="000000" w:fill="FFFFFF"/>
            <w:noWrap/>
            <w:hideMark/>
          </w:tcPr>
          <w:p w14:paraId="1C304E23"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10.86</w:t>
            </w:r>
          </w:p>
        </w:tc>
        <w:tc>
          <w:tcPr>
            <w:tcW w:w="840" w:type="dxa"/>
            <w:tcBorders>
              <w:top w:val="nil"/>
              <w:left w:val="nil"/>
              <w:bottom w:val="nil"/>
              <w:right w:val="nil"/>
            </w:tcBorders>
            <w:shd w:val="clear" w:color="000000" w:fill="FFFFFF"/>
            <w:noWrap/>
            <w:hideMark/>
          </w:tcPr>
          <w:p w14:paraId="04325D40"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0.002</w:t>
            </w:r>
          </w:p>
        </w:tc>
      </w:tr>
      <w:tr w:rsidR="00805B2A" w:rsidRPr="00805B2A" w14:paraId="4494C06E" w14:textId="77777777" w:rsidTr="000F0847">
        <w:trPr>
          <w:trHeight w:val="405"/>
        </w:trPr>
        <w:tc>
          <w:tcPr>
            <w:tcW w:w="1560" w:type="dxa"/>
            <w:tcBorders>
              <w:top w:val="nil"/>
              <w:left w:val="nil"/>
              <w:bottom w:val="nil"/>
              <w:right w:val="nil"/>
            </w:tcBorders>
            <w:shd w:val="clear" w:color="000000" w:fill="FFFFFF"/>
            <w:hideMark/>
          </w:tcPr>
          <w:p w14:paraId="1D74A3A0" w14:textId="77777777" w:rsidR="00805B2A" w:rsidRPr="000F0847" w:rsidRDefault="00805B2A" w:rsidP="00805B2A">
            <w:pPr>
              <w:spacing w:line="240" w:lineRule="auto"/>
              <w:rPr>
                <w:rFonts w:ascii="Calibri" w:eastAsia="Times New Roman" w:hAnsi="Calibri" w:cs="Calibri"/>
                <w:i/>
                <w:iCs/>
                <w:color w:val="000000"/>
                <w:sz w:val="18"/>
                <w:szCs w:val="18"/>
                <w:lang w:val="en-CA"/>
              </w:rPr>
            </w:pPr>
            <w:r w:rsidRPr="000F0847">
              <w:rPr>
                <w:rFonts w:ascii="Calibri" w:eastAsia="Times New Roman" w:hAnsi="Calibri" w:cs="Calibri"/>
                <w:i/>
                <w:iCs/>
                <w:color w:val="000000"/>
                <w:sz w:val="18"/>
                <w:szCs w:val="18"/>
                <w:lang w:val="en-CA"/>
              </w:rPr>
              <w:t>Natural habitat (CORE)</w:t>
            </w:r>
          </w:p>
        </w:tc>
        <w:tc>
          <w:tcPr>
            <w:tcW w:w="4819" w:type="dxa"/>
            <w:tcBorders>
              <w:top w:val="nil"/>
              <w:left w:val="nil"/>
              <w:bottom w:val="nil"/>
              <w:right w:val="nil"/>
            </w:tcBorders>
            <w:shd w:val="clear" w:color="000000" w:fill="FFFFFF"/>
            <w:hideMark/>
          </w:tcPr>
          <w:p w14:paraId="1EB5F589" w14:textId="77777777" w:rsidR="00805B2A" w:rsidRPr="000F0847" w:rsidRDefault="00805B2A" w:rsidP="00805B2A">
            <w:pPr>
              <w:spacing w:line="240" w:lineRule="auto"/>
              <w:rPr>
                <w:rFonts w:ascii="Calibri" w:eastAsia="Times New Roman" w:hAnsi="Calibri" w:cs="Calibri"/>
                <w:i/>
                <w:iCs/>
                <w:color w:val="000000"/>
                <w:sz w:val="18"/>
                <w:szCs w:val="18"/>
                <w:lang w:val="en-CA"/>
              </w:rPr>
            </w:pPr>
            <w:r w:rsidRPr="000F0847">
              <w:rPr>
                <w:rFonts w:ascii="Calibri" w:eastAsia="Times New Roman" w:hAnsi="Calibri" w:cs="Calibri"/>
                <w:i/>
                <w:iCs/>
                <w:color w:val="000000"/>
                <w:sz w:val="18"/>
                <w:szCs w:val="18"/>
                <w:lang w:val="en-CA"/>
              </w:rPr>
              <w:t>Fire &lt;15 + Broadleaf + Coniferous + Mixedwood</w:t>
            </w:r>
          </w:p>
        </w:tc>
        <w:tc>
          <w:tcPr>
            <w:tcW w:w="425" w:type="dxa"/>
            <w:tcBorders>
              <w:top w:val="nil"/>
              <w:left w:val="nil"/>
              <w:bottom w:val="nil"/>
              <w:right w:val="nil"/>
            </w:tcBorders>
            <w:shd w:val="clear" w:color="000000" w:fill="FFFFFF"/>
            <w:noWrap/>
            <w:hideMark/>
          </w:tcPr>
          <w:p w14:paraId="45995C64" w14:textId="77777777" w:rsidR="00805B2A" w:rsidRPr="000F0847" w:rsidRDefault="00805B2A" w:rsidP="00805B2A">
            <w:pPr>
              <w:spacing w:line="240" w:lineRule="auto"/>
              <w:jc w:val="center"/>
              <w:rPr>
                <w:rFonts w:ascii="Calibri" w:eastAsia="Times New Roman" w:hAnsi="Calibri" w:cs="Calibri"/>
                <w:i/>
                <w:iCs/>
                <w:color w:val="000000"/>
                <w:sz w:val="18"/>
                <w:szCs w:val="18"/>
                <w:lang w:val="en-CA"/>
              </w:rPr>
            </w:pPr>
            <w:r w:rsidRPr="000F0847">
              <w:rPr>
                <w:rFonts w:ascii="Calibri" w:eastAsia="Times New Roman" w:hAnsi="Calibri" w:cs="Calibri"/>
                <w:i/>
                <w:iCs/>
                <w:color w:val="000000"/>
                <w:sz w:val="18"/>
                <w:szCs w:val="18"/>
                <w:lang w:val="en-CA"/>
              </w:rPr>
              <w:t>8</w:t>
            </w:r>
          </w:p>
        </w:tc>
        <w:tc>
          <w:tcPr>
            <w:tcW w:w="900" w:type="dxa"/>
            <w:tcBorders>
              <w:top w:val="nil"/>
              <w:left w:val="nil"/>
              <w:bottom w:val="nil"/>
              <w:right w:val="nil"/>
            </w:tcBorders>
            <w:shd w:val="clear" w:color="000000" w:fill="FFFFFF"/>
            <w:noWrap/>
            <w:hideMark/>
          </w:tcPr>
          <w:p w14:paraId="277A3714" w14:textId="77777777" w:rsidR="00805B2A" w:rsidRPr="000F0847" w:rsidRDefault="00805B2A" w:rsidP="00805B2A">
            <w:pPr>
              <w:spacing w:line="240" w:lineRule="auto"/>
              <w:jc w:val="center"/>
              <w:rPr>
                <w:rFonts w:ascii="Calibri" w:eastAsia="Times New Roman" w:hAnsi="Calibri" w:cs="Calibri"/>
                <w:i/>
                <w:iCs/>
                <w:color w:val="000000"/>
                <w:sz w:val="18"/>
                <w:szCs w:val="18"/>
                <w:lang w:val="en-CA"/>
              </w:rPr>
            </w:pPr>
            <w:r w:rsidRPr="000F0847">
              <w:rPr>
                <w:rFonts w:ascii="Calibri" w:eastAsia="Times New Roman" w:hAnsi="Calibri" w:cs="Calibri"/>
                <w:i/>
                <w:iCs/>
                <w:color w:val="000000"/>
                <w:sz w:val="18"/>
                <w:szCs w:val="18"/>
                <w:lang w:val="en-CA"/>
              </w:rPr>
              <w:t>9405.71</w:t>
            </w:r>
          </w:p>
        </w:tc>
        <w:tc>
          <w:tcPr>
            <w:tcW w:w="660" w:type="dxa"/>
            <w:tcBorders>
              <w:top w:val="nil"/>
              <w:left w:val="nil"/>
              <w:bottom w:val="nil"/>
              <w:right w:val="nil"/>
            </w:tcBorders>
            <w:shd w:val="clear" w:color="000000" w:fill="FFFFFF"/>
            <w:noWrap/>
            <w:hideMark/>
          </w:tcPr>
          <w:p w14:paraId="169FD070" w14:textId="77777777" w:rsidR="00805B2A" w:rsidRPr="000F0847" w:rsidRDefault="00805B2A" w:rsidP="00805B2A">
            <w:pPr>
              <w:spacing w:line="240" w:lineRule="auto"/>
              <w:jc w:val="center"/>
              <w:rPr>
                <w:rFonts w:ascii="Calibri" w:eastAsia="Times New Roman" w:hAnsi="Calibri" w:cs="Calibri"/>
                <w:i/>
                <w:iCs/>
                <w:color w:val="000000"/>
                <w:sz w:val="18"/>
                <w:szCs w:val="18"/>
                <w:lang w:val="en-CA"/>
              </w:rPr>
            </w:pPr>
            <w:r w:rsidRPr="000F0847">
              <w:rPr>
                <w:rFonts w:ascii="Calibri" w:eastAsia="Times New Roman" w:hAnsi="Calibri" w:cs="Calibri"/>
                <w:i/>
                <w:iCs/>
                <w:color w:val="000000"/>
                <w:sz w:val="18"/>
                <w:szCs w:val="18"/>
                <w:lang w:val="en-CA"/>
              </w:rPr>
              <w:t>11.27</w:t>
            </w:r>
          </w:p>
        </w:tc>
        <w:tc>
          <w:tcPr>
            <w:tcW w:w="840" w:type="dxa"/>
            <w:tcBorders>
              <w:top w:val="nil"/>
              <w:left w:val="nil"/>
              <w:bottom w:val="nil"/>
              <w:right w:val="nil"/>
            </w:tcBorders>
            <w:shd w:val="clear" w:color="000000" w:fill="FFFFFF"/>
            <w:noWrap/>
            <w:hideMark/>
          </w:tcPr>
          <w:p w14:paraId="0C0C07D2" w14:textId="77777777" w:rsidR="00805B2A" w:rsidRPr="000F0847" w:rsidRDefault="00805B2A" w:rsidP="00805B2A">
            <w:pPr>
              <w:spacing w:line="240" w:lineRule="auto"/>
              <w:jc w:val="center"/>
              <w:rPr>
                <w:rFonts w:ascii="Calibri" w:eastAsia="Times New Roman" w:hAnsi="Calibri" w:cs="Calibri"/>
                <w:i/>
                <w:iCs/>
                <w:color w:val="000000"/>
                <w:sz w:val="18"/>
                <w:szCs w:val="18"/>
                <w:lang w:val="en-CA"/>
              </w:rPr>
            </w:pPr>
            <w:r w:rsidRPr="000F0847">
              <w:rPr>
                <w:rFonts w:ascii="Calibri" w:eastAsia="Times New Roman" w:hAnsi="Calibri" w:cs="Calibri"/>
                <w:i/>
                <w:iCs/>
                <w:color w:val="000000"/>
                <w:sz w:val="18"/>
                <w:szCs w:val="18"/>
                <w:lang w:val="en-CA"/>
              </w:rPr>
              <w:t>0.002</w:t>
            </w:r>
          </w:p>
        </w:tc>
      </w:tr>
      <w:tr w:rsidR="00805B2A" w:rsidRPr="00805B2A" w14:paraId="776FCA90" w14:textId="77777777" w:rsidTr="000F0847">
        <w:trPr>
          <w:trHeight w:val="405"/>
        </w:trPr>
        <w:tc>
          <w:tcPr>
            <w:tcW w:w="1560" w:type="dxa"/>
            <w:tcBorders>
              <w:top w:val="nil"/>
              <w:left w:val="nil"/>
              <w:bottom w:val="nil"/>
              <w:right w:val="nil"/>
            </w:tcBorders>
            <w:shd w:val="clear" w:color="000000" w:fill="FFFFFF"/>
            <w:noWrap/>
            <w:hideMark/>
          </w:tcPr>
          <w:p w14:paraId="19A71E32"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Configuration</w:t>
            </w:r>
          </w:p>
        </w:tc>
        <w:tc>
          <w:tcPr>
            <w:tcW w:w="4819" w:type="dxa"/>
            <w:tcBorders>
              <w:top w:val="nil"/>
              <w:left w:val="nil"/>
              <w:bottom w:val="nil"/>
              <w:right w:val="nil"/>
            </w:tcBorders>
            <w:shd w:val="clear" w:color="000000" w:fill="FFFFFF"/>
            <w:hideMark/>
          </w:tcPr>
          <w:p w14:paraId="3B3E1CA9"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CORE + Shannon's Evenness</w:t>
            </w:r>
          </w:p>
        </w:tc>
        <w:tc>
          <w:tcPr>
            <w:tcW w:w="425" w:type="dxa"/>
            <w:tcBorders>
              <w:top w:val="nil"/>
              <w:left w:val="nil"/>
              <w:bottom w:val="nil"/>
              <w:right w:val="nil"/>
            </w:tcBorders>
            <w:shd w:val="clear" w:color="000000" w:fill="FFFFFF"/>
            <w:noWrap/>
            <w:hideMark/>
          </w:tcPr>
          <w:p w14:paraId="58DE5795"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w:t>
            </w:r>
          </w:p>
        </w:tc>
        <w:tc>
          <w:tcPr>
            <w:tcW w:w="900" w:type="dxa"/>
            <w:tcBorders>
              <w:top w:val="nil"/>
              <w:left w:val="nil"/>
              <w:bottom w:val="nil"/>
              <w:right w:val="nil"/>
            </w:tcBorders>
            <w:shd w:val="clear" w:color="000000" w:fill="FFFFFF"/>
            <w:noWrap/>
            <w:hideMark/>
          </w:tcPr>
          <w:p w14:paraId="64D2E750"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9406.58</w:t>
            </w:r>
          </w:p>
        </w:tc>
        <w:tc>
          <w:tcPr>
            <w:tcW w:w="660" w:type="dxa"/>
            <w:tcBorders>
              <w:top w:val="nil"/>
              <w:left w:val="nil"/>
              <w:bottom w:val="nil"/>
              <w:right w:val="nil"/>
            </w:tcBorders>
            <w:shd w:val="clear" w:color="000000" w:fill="FFFFFF"/>
            <w:noWrap/>
            <w:hideMark/>
          </w:tcPr>
          <w:p w14:paraId="0A00CF64"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12.14</w:t>
            </w:r>
          </w:p>
        </w:tc>
        <w:tc>
          <w:tcPr>
            <w:tcW w:w="840" w:type="dxa"/>
            <w:tcBorders>
              <w:top w:val="nil"/>
              <w:left w:val="nil"/>
              <w:bottom w:val="nil"/>
              <w:right w:val="nil"/>
            </w:tcBorders>
            <w:shd w:val="clear" w:color="000000" w:fill="FFFFFF"/>
            <w:noWrap/>
            <w:hideMark/>
          </w:tcPr>
          <w:p w14:paraId="5C20F54F"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0.001</w:t>
            </w:r>
          </w:p>
        </w:tc>
      </w:tr>
      <w:tr w:rsidR="00805B2A" w:rsidRPr="00805B2A" w14:paraId="6B56F00A" w14:textId="77777777" w:rsidTr="000F0847">
        <w:trPr>
          <w:trHeight w:val="405"/>
        </w:trPr>
        <w:tc>
          <w:tcPr>
            <w:tcW w:w="1560" w:type="dxa"/>
            <w:tcBorders>
              <w:top w:val="nil"/>
              <w:left w:val="nil"/>
              <w:bottom w:val="nil"/>
              <w:right w:val="nil"/>
            </w:tcBorders>
            <w:shd w:val="clear" w:color="000000" w:fill="FFFFFF"/>
            <w:noWrap/>
            <w:hideMark/>
          </w:tcPr>
          <w:p w14:paraId="16BAE19D"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Composition</w:t>
            </w:r>
          </w:p>
        </w:tc>
        <w:tc>
          <w:tcPr>
            <w:tcW w:w="4819" w:type="dxa"/>
            <w:tcBorders>
              <w:top w:val="nil"/>
              <w:left w:val="nil"/>
              <w:bottom w:val="nil"/>
              <w:right w:val="nil"/>
            </w:tcBorders>
            <w:shd w:val="clear" w:color="000000" w:fill="FFFFFF"/>
            <w:hideMark/>
          </w:tcPr>
          <w:p w14:paraId="1A6DFBB6"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CORE + Harvest &lt;15</w:t>
            </w:r>
          </w:p>
        </w:tc>
        <w:tc>
          <w:tcPr>
            <w:tcW w:w="425" w:type="dxa"/>
            <w:tcBorders>
              <w:top w:val="nil"/>
              <w:left w:val="nil"/>
              <w:bottom w:val="nil"/>
              <w:right w:val="nil"/>
            </w:tcBorders>
            <w:shd w:val="clear" w:color="000000" w:fill="FFFFFF"/>
            <w:noWrap/>
            <w:hideMark/>
          </w:tcPr>
          <w:p w14:paraId="085E2706"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w:t>
            </w:r>
          </w:p>
        </w:tc>
        <w:tc>
          <w:tcPr>
            <w:tcW w:w="900" w:type="dxa"/>
            <w:tcBorders>
              <w:top w:val="nil"/>
              <w:left w:val="nil"/>
              <w:bottom w:val="nil"/>
              <w:right w:val="nil"/>
            </w:tcBorders>
            <w:shd w:val="clear" w:color="000000" w:fill="FFFFFF"/>
            <w:noWrap/>
            <w:hideMark/>
          </w:tcPr>
          <w:p w14:paraId="1F0BC39C"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9406.80</w:t>
            </w:r>
          </w:p>
        </w:tc>
        <w:tc>
          <w:tcPr>
            <w:tcW w:w="660" w:type="dxa"/>
            <w:tcBorders>
              <w:top w:val="nil"/>
              <w:left w:val="nil"/>
              <w:bottom w:val="nil"/>
              <w:right w:val="nil"/>
            </w:tcBorders>
            <w:shd w:val="clear" w:color="000000" w:fill="FFFFFF"/>
            <w:noWrap/>
            <w:hideMark/>
          </w:tcPr>
          <w:p w14:paraId="215BF484"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12.36</w:t>
            </w:r>
          </w:p>
        </w:tc>
        <w:tc>
          <w:tcPr>
            <w:tcW w:w="840" w:type="dxa"/>
            <w:tcBorders>
              <w:top w:val="nil"/>
              <w:left w:val="nil"/>
              <w:bottom w:val="nil"/>
              <w:right w:val="nil"/>
            </w:tcBorders>
            <w:shd w:val="clear" w:color="000000" w:fill="FFFFFF"/>
            <w:noWrap/>
            <w:hideMark/>
          </w:tcPr>
          <w:p w14:paraId="5FC0324F"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0.001</w:t>
            </w:r>
          </w:p>
        </w:tc>
      </w:tr>
      <w:tr w:rsidR="00805B2A" w:rsidRPr="00805B2A" w14:paraId="7DBBE7B9" w14:textId="77777777" w:rsidTr="000F0847">
        <w:trPr>
          <w:trHeight w:val="405"/>
        </w:trPr>
        <w:tc>
          <w:tcPr>
            <w:tcW w:w="1560" w:type="dxa"/>
            <w:tcBorders>
              <w:top w:val="nil"/>
              <w:left w:val="nil"/>
              <w:bottom w:val="nil"/>
              <w:right w:val="nil"/>
            </w:tcBorders>
            <w:shd w:val="clear" w:color="000000" w:fill="FFFFFF"/>
            <w:noWrap/>
            <w:hideMark/>
          </w:tcPr>
          <w:p w14:paraId="0143ACB1"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Configuration</w:t>
            </w:r>
          </w:p>
        </w:tc>
        <w:tc>
          <w:tcPr>
            <w:tcW w:w="4819" w:type="dxa"/>
            <w:tcBorders>
              <w:top w:val="nil"/>
              <w:left w:val="nil"/>
              <w:bottom w:val="nil"/>
              <w:right w:val="nil"/>
            </w:tcBorders>
            <w:shd w:val="clear" w:color="000000" w:fill="FFFFFF"/>
            <w:hideMark/>
          </w:tcPr>
          <w:p w14:paraId="1C44BBEC"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CORE + Mesh Index + Shannon's Evenness</w:t>
            </w:r>
          </w:p>
        </w:tc>
        <w:tc>
          <w:tcPr>
            <w:tcW w:w="425" w:type="dxa"/>
            <w:tcBorders>
              <w:top w:val="nil"/>
              <w:left w:val="nil"/>
              <w:bottom w:val="nil"/>
              <w:right w:val="nil"/>
            </w:tcBorders>
            <w:shd w:val="clear" w:color="000000" w:fill="FFFFFF"/>
            <w:noWrap/>
            <w:hideMark/>
          </w:tcPr>
          <w:p w14:paraId="13EA1A5D"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10</w:t>
            </w:r>
          </w:p>
        </w:tc>
        <w:tc>
          <w:tcPr>
            <w:tcW w:w="900" w:type="dxa"/>
            <w:tcBorders>
              <w:top w:val="nil"/>
              <w:left w:val="nil"/>
              <w:bottom w:val="nil"/>
              <w:right w:val="nil"/>
            </w:tcBorders>
            <w:shd w:val="clear" w:color="000000" w:fill="FFFFFF"/>
            <w:noWrap/>
            <w:hideMark/>
          </w:tcPr>
          <w:p w14:paraId="170227A9"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9406.89</w:t>
            </w:r>
          </w:p>
        </w:tc>
        <w:tc>
          <w:tcPr>
            <w:tcW w:w="660" w:type="dxa"/>
            <w:tcBorders>
              <w:top w:val="nil"/>
              <w:left w:val="nil"/>
              <w:bottom w:val="nil"/>
              <w:right w:val="nil"/>
            </w:tcBorders>
            <w:shd w:val="clear" w:color="000000" w:fill="FFFFFF"/>
            <w:noWrap/>
            <w:hideMark/>
          </w:tcPr>
          <w:p w14:paraId="48B82D43"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12.45</w:t>
            </w:r>
          </w:p>
        </w:tc>
        <w:tc>
          <w:tcPr>
            <w:tcW w:w="840" w:type="dxa"/>
            <w:tcBorders>
              <w:top w:val="nil"/>
              <w:left w:val="nil"/>
              <w:bottom w:val="nil"/>
              <w:right w:val="nil"/>
            </w:tcBorders>
            <w:shd w:val="clear" w:color="000000" w:fill="FFFFFF"/>
            <w:noWrap/>
            <w:hideMark/>
          </w:tcPr>
          <w:p w14:paraId="5CAD41A3"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0.001</w:t>
            </w:r>
          </w:p>
        </w:tc>
      </w:tr>
      <w:tr w:rsidR="00805B2A" w:rsidRPr="00805B2A" w14:paraId="112090B2" w14:textId="77777777" w:rsidTr="000F0847">
        <w:trPr>
          <w:trHeight w:val="405"/>
        </w:trPr>
        <w:tc>
          <w:tcPr>
            <w:tcW w:w="1560" w:type="dxa"/>
            <w:tcBorders>
              <w:top w:val="nil"/>
              <w:left w:val="nil"/>
              <w:bottom w:val="nil"/>
              <w:right w:val="nil"/>
            </w:tcBorders>
            <w:shd w:val="clear" w:color="000000" w:fill="FFFFFF"/>
            <w:noWrap/>
            <w:hideMark/>
          </w:tcPr>
          <w:p w14:paraId="2CB5986C"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lastRenderedPageBreak/>
              <w:t>Composition</w:t>
            </w:r>
          </w:p>
        </w:tc>
        <w:tc>
          <w:tcPr>
            <w:tcW w:w="4819" w:type="dxa"/>
            <w:tcBorders>
              <w:top w:val="nil"/>
              <w:left w:val="nil"/>
              <w:bottom w:val="nil"/>
              <w:right w:val="nil"/>
            </w:tcBorders>
            <w:shd w:val="clear" w:color="000000" w:fill="FFFFFF"/>
            <w:hideMark/>
          </w:tcPr>
          <w:p w14:paraId="4DA53695"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CORE + Industrial Facilities + Active Well Sites</w:t>
            </w:r>
          </w:p>
        </w:tc>
        <w:tc>
          <w:tcPr>
            <w:tcW w:w="425" w:type="dxa"/>
            <w:tcBorders>
              <w:top w:val="nil"/>
              <w:left w:val="nil"/>
              <w:bottom w:val="nil"/>
              <w:right w:val="nil"/>
            </w:tcBorders>
            <w:shd w:val="clear" w:color="000000" w:fill="FFFFFF"/>
            <w:noWrap/>
            <w:hideMark/>
          </w:tcPr>
          <w:p w14:paraId="562BD9AE"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10</w:t>
            </w:r>
          </w:p>
        </w:tc>
        <w:tc>
          <w:tcPr>
            <w:tcW w:w="900" w:type="dxa"/>
            <w:tcBorders>
              <w:top w:val="nil"/>
              <w:left w:val="nil"/>
              <w:bottom w:val="nil"/>
              <w:right w:val="nil"/>
            </w:tcBorders>
            <w:shd w:val="clear" w:color="000000" w:fill="FFFFFF"/>
            <w:noWrap/>
            <w:hideMark/>
          </w:tcPr>
          <w:p w14:paraId="6B4AC319"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9407.02</w:t>
            </w:r>
          </w:p>
        </w:tc>
        <w:tc>
          <w:tcPr>
            <w:tcW w:w="660" w:type="dxa"/>
            <w:tcBorders>
              <w:top w:val="nil"/>
              <w:left w:val="nil"/>
              <w:bottom w:val="nil"/>
              <w:right w:val="nil"/>
            </w:tcBorders>
            <w:shd w:val="clear" w:color="000000" w:fill="FFFFFF"/>
            <w:noWrap/>
            <w:hideMark/>
          </w:tcPr>
          <w:p w14:paraId="2E2B7C96"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12.58</w:t>
            </w:r>
          </w:p>
        </w:tc>
        <w:tc>
          <w:tcPr>
            <w:tcW w:w="840" w:type="dxa"/>
            <w:tcBorders>
              <w:top w:val="nil"/>
              <w:left w:val="nil"/>
              <w:bottom w:val="nil"/>
              <w:right w:val="nil"/>
            </w:tcBorders>
            <w:shd w:val="clear" w:color="000000" w:fill="FFFFFF"/>
            <w:noWrap/>
            <w:hideMark/>
          </w:tcPr>
          <w:p w14:paraId="55574C8D"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0.001</w:t>
            </w:r>
          </w:p>
        </w:tc>
      </w:tr>
      <w:tr w:rsidR="00805B2A" w:rsidRPr="00805B2A" w14:paraId="7C08F71F" w14:textId="77777777" w:rsidTr="000F0847">
        <w:trPr>
          <w:trHeight w:val="405"/>
        </w:trPr>
        <w:tc>
          <w:tcPr>
            <w:tcW w:w="1560" w:type="dxa"/>
            <w:tcBorders>
              <w:top w:val="nil"/>
              <w:left w:val="nil"/>
              <w:bottom w:val="nil"/>
              <w:right w:val="nil"/>
            </w:tcBorders>
            <w:shd w:val="clear" w:color="000000" w:fill="FFFFFF"/>
            <w:noWrap/>
            <w:hideMark/>
          </w:tcPr>
          <w:p w14:paraId="295BBD7B"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Composition</w:t>
            </w:r>
          </w:p>
        </w:tc>
        <w:tc>
          <w:tcPr>
            <w:tcW w:w="4819" w:type="dxa"/>
            <w:tcBorders>
              <w:top w:val="nil"/>
              <w:left w:val="nil"/>
              <w:bottom w:val="nil"/>
              <w:right w:val="nil"/>
            </w:tcBorders>
            <w:shd w:val="clear" w:color="000000" w:fill="FFFFFF"/>
            <w:hideMark/>
          </w:tcPr>
          <w:p w14:paraId="3F80CFBB"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CORE + Industrial Facilities + Active Well Sites + Harvest &lt;15</w:t>
            </w:r>
          </w:p>
        </w:tc>
        <w:tc>
          <w:tcPr>
            <w:tcW w:w="425" w:type="dxa"/>
            <w:tcBorders>
              <w:top w:val="nil"/>
              <w:left w:val="nil"/>
              <w:bottom w:val="nil"/>
              <w:right w:val="nil"/>
            </w:tcBorders>
            <w:shd w:val="clear" w:color="000000" w:fill="FFFFFF"/>
            <w:noWrap/>
            <w:hideMark/>
          </w:tcPr>
          <w:p w14:paraId="4BAE0DAD"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11</w:t>
            </w:r>
          </w:p>
        </w:tc>
        <w:tc>
          <w:tcPr>
            <w:tcW w:w="900" w:type="dxa"/>
            <w:tcBorders>
              <w:top w:val="nil"/>
              <w:left w:val="nil"/>
              <w:bottom w:val="nil"/>
              <w:right w:val="nil"/>
            </w:tcBorders>
            <w:shd w:val="clear" w:color="000000" w:fill="FFFFFF"/>
            <w:noWrap/>
            <w:hideMark/>
          </w:tcPr>
          <w:p w14:paraId="6F4F9065"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9407.78</w:t>
            </w:r>
          </w:p>
        </w:tc>
        <w:tc>
          <w:tcPr>
            <w:tcW w:w="660" w:type="dxa"/>
            <w:tcBorders>
              <w:top w:val="nil"/>
              <w:left w:val="nil"/>
              <w:bottom w:val="nil"/>
              <w:right w:val="nil"/>
            </w:tcBorders>
            <w:shd w:val="clear" w:color="000000" w:fill="FFFFFF"/>
            <w:noWrap/>
            <w:hideMark/>
          </w:tcPr>
          <w:p w14:paraId="5A6357C5"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13.33</w:t>
            </w:r>
          </w:p>
        </w:tc>
        <w:tc>
          <w:tcPr>
            <w:tcW w:w="840" w:type="dxa"/>
            <w:tcBorders>
              <w:top w:val="nil"/>
              <w:left w:val="nil"/>
              <w:bottom w:val="nil"/>
              <w:right w:val="nil"/>
            </w:tcBorders>
            <w:shd w:val="clear" w:color="000000" w:fill="FFFFFF"/>
            <w:noWrap/>
            <w:hideMark/>
          </w:tcPr>
          <w:p w14:paraId="302AFBC1"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0.001</w:t>
            </w:r>
          </w:p>
        </w:tc>
      </w:tr>
      <w:tr w:rsidR="00805B2A" w:rsidRPr="00805B2A" w14:paraId="049E1641" w14:textId="77777777" w:rsidTr="000F0847">
        <w:trPr>
          <w:trHeight w:val="405"/>
        </w:trPr>
        <w:tc>
          <w:tcPr>
            <w:tcW w:w="1560" w:type="dxa"/>
            <w:tcBorders>
              <w:top w:val="nil"/>
              <w:left w:val="nil"/>
              <w:bottom w:val="nil"/>
              <w:right w:val="nil"/>
            </w:tcBorders>
            <w:shd w:val="clear" w:color="000000" w:fill="FFFFFF"/>
            <w:hideMark/>
          </w:tcPr>
          <w:p w14:paraId="7EFD628F"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Natural habitat</w:t>
            </w:r>
          </w:p>
        </w:tc>
        <w:tc>
          <w:tcPr>
            <w:tcW w:w="4819" w:type="dxa"/>
            <w:tcBorders>
              <w:top w:val="nil"/>
              <w:left w:val="nil"/>
              <w:bottom w:val="nil"/>
              <w:right w:val="nil"/>
            </w:tcBorders>
            <w:shd w:val="clear" w:color="000000" w:fill="FFFFFF"/>
            <w:hideMark/>
          </w:tcPr>
          <w:p w14:paraId="59BB035B"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Broadleaf + Coniferous + Mixedwood</w:t>
            </w:r>
          </w:p>
        </w:tc>
        <w:tc>
          <w:tcPr>
            <w:tcW w:w="425" w:type="dxa"/>
            <w:tcBorders>
              <w:top w:val="nil"/>
              <w:left w:val="nil"/>
              <w:bottom w:val="nil"/>
              <w:right w:val="nil"/>
            </w:tcBorders>
            <w:shd w:val="clear" w:color="000000" w:fill="FFFFFF"/>
            <w:noWrap/>
            <w:hideMark/>
          </w:tcPr>
          <w:p w14:paraId="767C9A30"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7</w:t>
            </w:r>
          </w:p>
        </w:tc>
        <w:tc>
          <w:tcPr>
            <w:tcW w:w="900" w:type="dxa"/>
            <w:tcBorders>
              <w:top w:val="nil"/>
              <w:left w:val="nil"/>
              <w:bottom w:val="nil"/>
              <w:right w:val="nil"/>
            </w:tcBorders>
            <w:shd w:val="clear" w:color="000000" w:fill="FFFFFF"/>
            <w:noWrap/>
            <w:hideMark/>
          </w:tcPr>
          <w:p w14:paraId="2534255D"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9408.66</w:t>
            </w:r>
          </w:p>
        </w:tc>
        <w:tc>
          <w:tcPr>
            <w:tcW w:w="660" w:type="dxa"/>
            <w:tcBorders>
              <w:top w:val="nil"/>
              <w:left w:val="nil"/>
              <w:bottom w:val="nil"/>
              <w:right w:val="nil"/>
            </w:tcBorders>
            <w:shd w:val="clear" w:color="000000" w:fill="FFFFFF"/>
            <w:noWrap/>
            <w:hideMark/>
          </w:tcPr>
          <w:p w14:paraId="5C8A396D"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14.22</w:t>
            </w:r>
          </w:p>
        </w:tc>
        <w:tc>
          <w:tcPr>
            <w:tcW w:w="840" w:type="dxa"/>
            <w:tcBorders>
              <w:top w:val="nil"/>
              <w:left w:val="nil"/>
              <w:bottom w:val="nil"/>
              <w:right w:val="nil"/>
            </w:tcBorders>
            <w:shd w:val="clear" w:color="000000" w:fill="FFFFFF"/>
            <w:noWrap/>
            <w:hideMark/>
          </w:tcPr>
          <w:p w14:paraId="3DC9DFDE"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0.000</w:t>
            </w:r>
          </w:p>
        </w:tc>
      </w:tr>
      <w:tr w:rsidR="00805B2A" w:rsidRPr="00805B2A" w14:paraId="3DD59716" w14:textId="77777777" w:rsidTr="000F0847">
        <w:trPr>
          <w:trHeight w:val="690"/>
        </w:trPr>
        <w:tc>
          <w:tcPr>
            <w:tcW w:w="1560" w:type="dxa"/>
            <w:tcBorders>
              <w:top w:val="nil"/>
              <w:left w:val="nil"/>
              <w:bottom w:val="nil"/>
              <w:right w:val="nil"/>
            </w:tcBorders>
            <w:shd w:val="clear" w:color="000000" w:fill="FFFFFF"/>
            <w:hideMark/>
          </w:tcPr>
          <w:p w14:paraId="3FC85D7B"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Natural habitat</w:t>
            </w:r>
          </w:p>
        </w:tc>
        <w:tc>
          <w:tcPr>
            <w:tcW w:w="4819" w:type="dxa"/>
            <w:tcBorders>
              <w:top w:val="nil"/>
              <w:left w:val="nil"/>
              <w:bottom w:val="nil"/>
              <w:right w:val="nil"/>
            </w:tcBorders>
            <w:shd w:val="clear" w:color="000000" w:fill="FFFFFF"/>
            <w:hideMark/>
          </w:tcPr>
          <w:p w14:paraId="04B7156C"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Fire &lt;15 + Broadleaf + Coniferous + Mixedwood + Shrubland +       Wetland + Treed Wetland</w:t>
            </w:r>
          </w:p>
        </w:tc>
        <w:tc>
          <w:tcPr>
            <w:tcW w:w="425" w:type="dxa"/>
            <w:tcBorders>
              <w:top w:val="nil"/>
              <w:left w:val="nil"/>
              <w:bottom w:val="nil"/>
              <w:right w:val="nil"/>
            </w:tcBorders>
            <w:shd w:val="clear" w:color="000000" w:fill="FFFFFF"/>
            <w:noWrap/>
            <w:hideMark/>
          </w:tcPr>
          <w:p w14:paraId="7EBD8CA0"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11</w:t>
            </w:r>
          </w:p>
        </w:tc>
        <w:tc>
          <w:tcPr>
            <w:tcW w:w="900" w:type="dxa"/>
            <w:tcBorders>
              <w:top w:val="nil"/>
              <w:left w:val="nil"/>
              <w:bottom w:val="nil"/>
              <w:right w:val="nil"/>
            </w:tcBorders>
            <w:shd w:val="clear" w:color="000000" w:fill="FFFFFF"/>
            <w:noWrap/>
            <w:hideMark/>
          </w:tcPr>
          <w:p w14:paraId="48C8BF66"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9409.88</w:t>
            </w:r>
          </w:p>
        </w:tc>
        <w:tc>
          <w:tcPr>
            <w:tcW w:w="660" w:type="dxa"/>
            <w:tcBorders>
              <w:top w:val="nil"/>
              <w:left w:val="nil"/>
              <w:bottom w:val="nil"/>
              <w:right w:val="nil"/>
            </w:tcBorders>
            <w:shd w:val="clear" w:color="000000" w:fill="FFFFFF"/>
            <w:noWrap/>
            <w:hideMark/>
          </w:tcPr>
          <w:p w14:paraId="58638DD6"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15.44</w:t>
            </w:r>
          </w:p>
        </w:tc>
        <w:tc>
          <w:tcPr>
            <w:tcW w:w="840" w:type="dxa"/>
            <w:tcBorders>
              <w:top w:val="nil"/>
              <w:left w:val="nil"/>
              <w:bottom w:val="nil"/>
              <w:right w:val="nil"/>
            </w:tcBorders>
            <w:shd w:val="clear" w:color="000000" w:fill="FFFFFF"/>
            <w:noWrap/>
            <w:hideMark/>
          </w:tcPr>
          <w:p w14:paraId="7E452627"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0.000</w:t>
            </w:r>
          </w:p>
        </w:tc>
      </w:tr>
      <w:tr w:rsidR="00805B2A" w:rsidRPr="00805B2A" w14:paraId="6BE5180A" w14:textId="77777777" w:rsidTr="000F0847">
        <w:trPr>
          <w:trHeight w:val="690"/>
        </w:trPr>
        <w:tc>
          <w:tcPr>
            <w:tcW w:w="1560" w:type="dxa"/>
            <w:tcBorders>
              <w:top w:val="nil"/>
              <w:left w:val="nil"/>
              <w:bottom w:val="nil"/>
              <w:right w:val="nil"/>
            </w:tcBorders>
            <w:shd w:val="clear" w:color="000000" w:fill="FFFFFF"/>
            <w:hideMark/>
          </w:tcPr>
          <w:p w14:paraId="4611F6A4"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Natural habitat</w:t>
            </w:r>
          </w:p>
        </w:tc>
        <w:tc>
          <w:tcPr>
            <w:tcW w:w="4819" w:type="dxa"/>
            <w:tcBorders>
              <w:top w:val="nil"/>
              <w:left w:val="nil"/>
              <w:bottom w:val="nil"/>
              <w:right w:val="nil"/>
            </w:tcBorders>
            <w:shd w:val="clear" w:color="000000" w:fill="FFFFFF"/>
            <w:hideMark/>
          </w:tcPr>
          <w:p w14:paraId="3A2FCEA4"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Broadleaf + Coniferous + Mixedwood + Shrubland + Wetland +           Treed Wetland</w:t>
            </w:r>
          </w:p>
        </w:tc>
        <w:tc>
          <w:tcPr>
            <w:tcW w:w="425" w:type="dxa"/>
            <w:tcBorders>
              <w:top w:val="nil"/>
              <w:left w:val="nil"/>
              <w:bottom w:val="nil"/>
              <w:right w:val="nil"/>
            </w:tcBorders>
            <w:shd w:val="clear" w:color="000000" w:fill="FFFFFF"/>
            <w:noWrap/>
            <w:hideMark/>
          </w:tcPr>
          <w:p w14:paraId="571733FB"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10</w:t>
            </w:r>
          </w:p>
        </w:tc>
        <w:tc>
          <w:tcPr>
            <w:tcW w:w="900" w:type="dxa"/>
            <w:tcBorders>
              <w:top w:val="nil"/>
              <w:left w:val="nil"/>
              <w:bottom w:val="nil"/>
              <w:right w:val="nil"/>
            </w:tcBorders>
            <w:shd w:val="clear" w:color="000000" w:fill="FFFFFF"/>
            <w:noWrap/>
            <w:hideMark/>
          </w:tcPr>
          <w:p w14:paraId="30320C2F"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9411.74</w:t>
            </w:r>
          </w:p>
        </w:tc>
        <w:tc>
          <w:tcPr>
            <w:tcW w:w="660" w:type="dxa"/>
            <w:tcBorders>
              <w:top w:val="nil"/>
              <w:left w:val="nil"/>
              <w:bottom w:val="nil"/>
              <w:right w:val="nil"/>
            </w:tcBorders>
            <w:shd w:val="clear" w:color="000000" w:fill="FFFFFF"/>
            <w:noWrap/>
            <w:hideMark/>
          </w:tcPr>
          <w:p w14:paraId="0B0A456A"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17.30</w:t>
            </w:r>
          </w:p>
        </w:tc>
        <w:tc>
          <w:tcPr>
            <w:tcW w:w="840" w:type="dxa"/>
            <w:tcBorders>
              <w:top w:val="nil"/>
              <w:left w:val="nil"/>
              <w:bottom w:val="nil"/>
              <w:right w:val="nil"/>
            </w:tcBorders>
            <w:shd w:val="clear" w:color="000000" w:fill="FFFFFF"/>
            <w:noWrap/>
            <w:hideMark/>
          </w:tcPr>
          <w:p w14:paraId="24159AEC"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0.000</w:t>
            </w:r>
          </w:p>
        </w:tc>
      </w:tr>
      <w:tr w:rsidR="00805B2A" w:rsidRPr="00805B2A" w14:paraId="23BCE389" w14:textId="77777777" w:rsidTr="000F0847">
        <w:trPr>
          <w:trHeight w:val="405"/>
        </w:trPr>
        <w:tc>
          <w:tcPr>
            <w:tcW w:w="1560" w:type="dxa"/>
            <w:tcBorders>
              <w:top w:val="nil"/>
              <w:left w:val="nil"/>
              <w:bottom w:val="nil"/>
              <w:right w:val="nil"/>
            </w:tcBorders>
            <w:shd w:val="clear" w:color="000000" w:fill="FFFFFF"/>
            <w:hideMark/>
          </w:tcPr>
          <w:p w14:paraId="4ED81C56"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Natural habitat</w:t>
            </w:r>
          </w:p>
        </w:tc>
        <w:tc>
          <w:tcPr>
            <w:tcW w:w="4819" w:type="dxa"/>
            <w:tcBorders>
              <w:top w:val="nil"/>
              <w:left w:val="nil"/>
              <w:bottom w:val="nil"/>
              <w:right w:val="nil"/>
            </w:tcBorders>
            <w:shd w:val="clear" w:color="000000" w:fill="FFFFFF"/>
            <w:hideMark/>
          </w:tcPr>
          <w:p w14:paraId="53C3EDE0"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Fire &lt;15</w:t>
            </w:r>
          </w:p>
        </w:tc>
        <w:tc>
          <w:tcPr>
            <w:tcW w:w="425" w:type="dxa"/>
            <w:tcBorders>
              <w:top w:val="nil"/>
              <w:left w:val="nil"/>
              <w:bottom w:val="nil"/>
              <w:right w:val="nil"/>
            </w:tcBorders>
            <w:shd w:val="clear" w:color="000000" w:fill="FFFFFF"/>
            <w:noWrap/>
            <w:hideMark/>
          </w:tcPr>
          <w:p w14:paraId="1E899407"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5</w:t>
            </w:r>
          </w:p>
        </w:tc>
        <w:tc>
          <w:tcPr>
            <w:tcW w:w="900" w:type="dxa"/>
            <w:tcBorders>
              <w:top w:val="nil"/>
              <w:left w:val="nil"/>
              <w:bottom w:val="nil"/>
              <w:right w:val="nil"/>
            </w:tcBorders>
            <w:shd w:val="clear" w:color="000000" w:fill="FFFFFF"/>
            <w:noWrap/>
            <w:hideMark/>
          </w:tcPr>
          <w:p w14:paraId="1F00885E"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9418.76</w:t>
            </w:r>
          </w:p>
        </w:tc>
        <w:tc>
          <w:tcPr>
            <w:tcW w:w="660" w:type="dxa"/>
            <w:tcBorders>
              <w:top w:val="nil"/>
              <w:left w:val="nil"/>
              <w:bottom w:val="nil"/>
              <w:right w:val="nil"/>
            </w:tcBorders>
            <w:shd w:val="clear" w:color="000000" w:fill="FFFFFF"/>
            <w:noWrap/>
            <w:hideMark/>
          </w:tcPr>
          <w:p w14:paraId="727C3DFC"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24.32</w:t>
            </w:r>
          </w:p>
        </w:tc>
        <w:tc>
          <w:tcPr>
            <w:tcW w:w="840" w:type="dxa"/>
            <w:tcBorders>
              <w:top w:val="nil"/>
              <w:left w:val="nil"/>
              <w:bottom w:val="nil"/>
              <w:right w:val="nil"/>
            </w:tcBorders>
            <w:shd w:val="clear" w:color="000000" w:fill="FFFFFF"/>
            <w:noWrap/>
            <w:hideMark/>
          </w:tcPr>
          <w:p w14:paraId="2362E376"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0.000</w:t>
            </w:r>
          </w:p>
        </w:tc>
      </w:tr>
      <w:tr w:rsidR="00805B2A" w:rsidRPr="00805B2A" w14:paraId="33D4072B" w14:textId="77777777" w:rsidTr="000F0847">
        <w:trPr>
          <w:trHeight w:val="405"/>
        </w:trPr>
        <w:tc>
          <w:tcPr>
            <w:tcW w:w="1560" w:type="dxa"/>
            <w:tcBorders>
              <w:top w:val="nil"/>
              <w:left w:val="nil"/>
              <w:bottom w:val="single" w:sz="8" w:space="0" w:color="auto"/>
              <w:right w:val="nil"/>
            </w:tcBorders>
            <w:shd w:val="clear" w:color="000000" w:fill="FFFFFF"/>
            <w:noWrap/>
            <w:hideMark/>
          </w:tcPr>
          <w:p w14:paraId="2071C50E"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Null</w:t>
            </w:r>
          </w:p>
        </w:tc>
        <w:tc>
          <w:tcPr>
            <w:tcW w:w="4819" w:type="dxa"/>
            <w:tcBorders>
              <w:top w:val="nil"/>
              <w:left w:val="nil"/>
              <w:bottom w:val="single" w:sz="8" w:space="0" w:color="auto"/>
              <w:right w:val="nil"/>
            </w:tcBorders>
            <w:shd w:val="clear" w:color="000000" w:fill="FFFFFF"/>
            <w:hideMark/>
          </w:tcPr>
          <w:p w14:paraId="47A16C19"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1</w:t>
            </w:r>
          </w:p>
        </w:tc>
        <w:tc>
          <w:tcPr>
            <w:tcW w:w="425" w:type="dxa"/>
            <w:tcBorders>
              <w:top w:val="nil"/>
              <w:left w:val="nil"/>
              <w:bottom w:val="single" w:sz="8" w:space="0" w:color="auto"/>
              <w:right w:val="nil"/>
            </w:tcBorders>
            <w:shd w:val="clear" w:color="000000" w:fill="FFFFFF"/>
            <w:noWrap/>
            <w:hideMark/>
          </w:tcPr>
          <w:p w14:paraId="16BCD5E6"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4</w:t>
            </w:r>
          </w:p>
        </w:tc>
        <w:tc>
          <w:tcPr>
            <w:tcW w:w="900" w:type="dxa"/>
            <w:tcBorders>
              <w:top w:val="nil"/>
              <w:left w:val="nil"/>
              <w:bottom w:val="single" w:sz="8" w:space="0" w:color="auto"/>
              <w:right w:val="nil"/>
            </w:tcBorders>
            <w:shd w:val="clear" w:color="000000" w:fill="FFFFFF"/>
            <w:noWrap/>
            <w:hideMark/>
          </w:tcPr>
          <w:p w14:paraId="656691B9"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9423.79</w:t>
            </w:r>
          </w:p>
        </w:tc>
        <w:tc>
          <w:tcPr>
            <w:tcW w:w="660" w:type="dxa"/>
            <w:tcBorders>
              <w:top w:val="nil"/>
              <w:left w:val="nil"/>
              <w:bottom w:val="single" w:sz="8" w:space="0" w:color="auto"/>
              <w:right w:val="nil"/>
            </w:tcBorders>
            <w:shd w:val="clear" w:color="000000" w:fill="FFFFFF"/>
            <w:noWrap/>
            <w:hideMark/>
          </w:tcPr>
          <w:p w14:paraId="2AF156C0"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29.35</w:t>
            </w:r>
          </w:p>
        </w:tc>
        <w:tc>
          <w:tcPr>
            <w:tcW w:w="840" w:type="dxa"/>
            <w:tcBorders>
              <w:top w:val="nil"/>
              <w:left w:val="nil"/>
              <w:bottom w:val="single" w:sz="8" w:space="0" w:color="auto"/>
              <w:right w:val="nil"/>
            </w:tcBorders>
            <w:shd w:val="clear" w:color="000000" w:fill="FFFFFF"/>
            <w:noWrap/>
            <w:hideMark/>
          </w:tcPr>
          <w:p w14:paraId="0799D6D9"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0.000</w:t>
            </w:r>
          </w:p>
        </w:tc>
      </w:tr>
    </w:tbl>
    <w:p w14:paraId="5FDE72D4" w14:textId="72CE3BC6" w:rsidR="00512322" w:rsidRDefault="001D1A6E" w:rsidP="00805B2A">
      <w:pPr>
        <w:spacing w:line="312" w:lineRule="auto"/>
        <w:jc w:val="center"/>
        <w:rPr>
          <w:rFonts w:ascii="Calibri" w:eastAsia="Calibri" w:hAnsi="Calibri" w:cs="Calibri"/>
          <w:b/>
        </w:rPr>
      </w:pPr>
      <w:r>
        <w:br w:type="page"/>
      </w:r>
    </w:p>
    <w:p w14:paraId="73E8136B" w14:textId="49F34B51" w:rsidR="00512322" w:rsidRDefault="00E60473">
      <w:pPr>
        <w:jc w:val="both"/>
        <w:rPr>
          <w:rFonts w:ascii="Calibri" w:eastAsia="Calibri" w:hAnsi="Calibri" w:cs="Calibri"/>
          <w:color w:val="000000" w:themeColor="text1"/>
        </w:rPr>
      </w:pPr>
      <w:commentRangeStart w:id="150"/>
      <w:commentRangeStart w:id="151"/>
      <w:r>
        <w:rPr>
          <w:rFonts w:ascii="Calibri" w:eastAsia="Calibri" w:hAnsi="Calibri" w:cs="Calibri"/>
        </w:rPr>
        <w:lastRenderedPageBreak/>
        <w:t>Table 3. Coefficient estimates</w:t>
      </w:r>
      <w:r w:rsidR="00A047D7">
        <w:rPr>
          <w:rFonts w:ascii="Calibri" w:eastAsia="Calibri" w:hAnsi="Calibri" w:cs="Calibri"/>
        </w:rPr>
        <w:t>, standard errors (SE), p-values (p)</w:t>
      </w:r>
      <w:r w:rsidR="000B22C2">
        <w:rPr>
          <w:rFonts w:ascii="Calibri" w:eastAsia="Calibri" w:hAnsi="Calibri" w:cs="Calibri"/>
        </w:rPr>
        <w:t>, and standard deviations of random intercepts</w:t>
      </w:r>
      <w:r>
        <w:rPr>
          <w:rFonts w:ascii="Calibri" w:eastAsia="Calibri" w:hAnsi="Calibri" w:cs="Calibri"/>
        </w:rPr>
        <w:t xml:space="preserve"> for the top-performing model explaining red squirrel detections as a function of </w:t>
      </w:r>
      <w:r w:rsidR="000B22C2">
        <w:rPr>
          <w:rFonts w:ascii="Calibri" w:eastAsia="Calibri" w:hAnsi="Calibri" w:cs="Calibri"/>
        </w:rPr>
        <w:t xml:space="preserve">landscape structure. </w:t>
      </w:r>
      <w:r>
        <w:rPr>
          <w:rFonts w:ascii="Calibri" w:eastAsia="Calibri" w:hAnsi="Calibri" w:cs="Calibri"/>
        </w:rPr>
        <w:t xml:space="preserve">Models were fit using mixed-effect negative binomial models. </w:t>
      </w:r>
      <w:commentRangeEnd w:id="150"/>
      <w:r w:rsidR="009E6471">
        <w:rPr>
          <w:rStyle w:val="CommentReference"/>
        </w:rPr>
        <w:commentReference w:id="150"/>
      </w:r>
      <w:commentRangeEnd w:id="151"/>
      <w:r w:rsidR="00DA1DC1">
        <w:rPr>
          <w:rStyle w:val="CommentReference"/>
        </w:rPr>
        <w:commentReference w:id="151"/>
      </w:r>
      <w:r w:rsidR="00A047D7">
        <w:rPr>
          <w:rFonts w:ascii="Calibri" w:eastAsia="Calibri" w:hAnsi="Calibri" w:cs="Calibri"/>
        </w:rPr>
        <w:t xml:space="preserve">Predictors were included in models at separate spatial scales, which were identified </w:t>
      </w:r>
      <w:r w:rsidR="00A047D7">
        <w:rPr>
          <w:rFonts w:ascii="Calibri" w:eastAsia="Calibri" w:hAnsi="Calibri" w:cs="Calibri"/>
          <w:i/>
          <w:iCs/>
        </w:rPr>
        <w:t xml:space="preserve">a priori </w:t>
      </w:r>
      <w:r w:rsidR="00A047D7">
        <w:rPr>
          <w:rFonts w:ascii="Calibri" w:eastAsia="Calibri" w:hAnsi="Calibri" w:cs="Calibri"/>
        </w:rPr>
        <w:t xml:space="preserve">by fitting models of natural land cover, disturbance, and configuration represented at 22 spatial scales (50 m–5000 m) and comparing the </w:t>
      </w:r>
      <w:r w:rsidR="00AD2D6F">
        <w:rPr>
          <w:rFonts w:ascii="Calibri" w:eastAsia="Calibri" w:hAnsi="Calibri" w:cs="Calibri"/>
        </w:rPr>
        <w:t xml:space="preserve">small sample corrected </w:t>
      </w:r>
      <w:r w:rsidR="00A047D7">
        <w:rPr>
          <w:rFonts w:ascii="Calibri" w:eastAsia="Calibri" w:hAnsi="Calibri" w:cs="Calibri"/>
        </w:rPr>
        <w:t>Akaike Information Criterion (AICc).</w:t>
      </w:r>
      <w:r w:rsidR="000B22C2">
        <w:rPr>
          <w:rFonts w:ascii="Calibri" w:eastAsia="Calibri" w:hAnsi="Calibri" w:cs="Calibri"/>
        </w:rPr>
        <w:t xml:space="preserve"> All models included </w:t>
      </w:r>
      <w:r w:rsidR="000B22C2" w:rsidRPr="00636173">
        <w:rPr>
          <w:rFonts w:ascii="Calibri" w:eastAsia="Calibri" w:hAnsi="Calibri" w:cs="Calibri"/>
          <w:color w:val="000000" w:themeColor="text1"/>
        </w:rPr>
        <w:t>nested random intercepts of site and array, which were assumed to have a normally distributed variance</w:t>
      </w:r>
      <w:r w:rsidR="000B22C2">
        <w:rPr>
          <w:rFonts w:ascii="Calibri" w:eastAsia="Calibri" w:hAnsi="Calibri" w:cs="Calibri"/>
          <w:color w:val="000000" w:themeColor="text1"/>
        </w:rPr>
        <w:t>.</w:t>
      </w:r>
    </w:p>
    <w:tbl>
      <w:tblPr>
        <w:tblW w:w="7059" w:type="dxa"/>
        <w:tblLook w:val="04A0" w:firstRow="1" w:lastRow="0" w:firstColumn="1" w:lastColumn="0" w:noHBand="0" w:noVBand="1"/>
      </w:tblPr>
      <w:tblGrid>
        <w:gridCol w:w="2020"/>
        <w:gridCol w:w="1949"/>
        <w:gridCol w:w="944"/>
        <w:gridCol w:w="6"/>
        <w:gridCol w:w="1174"/>
        <w:gridCol w:w="6"/>
        <w:gridCol w:w="954"/>
        <w:gridCol w:w="6"/>
      </w:tblGrid>
      <w:tr w:rsidR="0044377E" w:rsidRPr="0044377E" w14:paraId="462F3EBB" w14:textId="77777777" w:rsidTr="000F0847">
        <w:trPr>
          <w:gridAfter w:val="1"/>
          <w:wAfter w:w="6" w:type="dxa"/>
          <w:trHeight w:val="300"/>
        </w:trPr>
        <w:tc>
          <w:tcPr>
            <w:tcW w:w="2020" w:type="dxa"/>
            <w:tcBorders>
              <w:top w:val="single" w:sz="8" w:space="0" w:color="auto"/>
              <w:left w:val="nil"/>
              <w:bottom w:val="single" w:sz="4" w:space="0" w:color="auto"/>
              <w:right w:val="nil"/>
            </w:tcBorders>
            <w:shd w:val="clear" w:color="000000" w:fill="FFFFFF"/>
            <w:noWrap/>
            <w:vAlign w:val="bottom"/>
            <w:hideMark/>
          </w:tcPr>
          <w:p w14:paraId="551D6EE2" w14:textId="77777777" w:rsidR="0044377E" w:rsidRPr="000F0847" w:rsidRDefault="0044377E" w:rsidP="0044377E">
            <w:pPr>
              <w:spacing w:line="240" w:lineRule="auto"/>
              <w:rPr>
                <w:rFonts w:ascii="Calibri" w:eastAsia="Times New Roman" w:hAnsi="Calibri" w:cs="Calibri"/>
                <w:b/>
                <w:bCs/>
                <w:color w:val="000000"/>
                <w:sz w:val="20"/>
                <w:szCs w:val="20"/>
                <w:lang w:val="en-CA"/>
              </w:rPr>
            </w:pPr>
            <w:r w:rsidRPr="000F0847">
              <w:rPr>
                <w:rFonts w:ascii="Calibri" w:eastAsia="Times New Roman" w:hAnsi="Calibri" w:cs="Calibri"/>
                <w:b/>
                <w:bCs/>
                <w:color w:val="000000"/>
                <w:sz w:val="20"/>
                <w:szCs w:val="20"/>
                <w:lang w:val="en-CA"/>
              </w:rPr>
              <w:t>Fixed effects</w:t>
            </w:r>
          </w:p>
        </w:tc>
        <w:tc>
          <w:tcPr>
            <w:tcW w:w="1949" w:type="dxa"/>
            <w:tcBorders>
              <w:top w:val="single" w:sz="8" w:space="0" w:color="auto"/>
              <w:left w:val="nil"/>
              <w:bottom w:val="single" w:sz="4" w:space="0" w:color="auto"/>
              <w:right w:val="nil"/>
            </w:tcBorders>
            <w:shd w:val="clear" w:color="000000" w:fill="FFFFFF"/>
            <w:noWrap/>
            <w:vAlign w:val="bottom"/>
            <w:hideMark/>
          </w:tcPr>
          <w:p w14:paraId="6533AC24" w14:textId="77777777" w:rsidR="0044377E" w:rsidRPr="000F0847" w:rsidRDefault="0044377E" w:rsidP="0044377E">
            <w:pPr>
              <w:spacing w:line="240" w:lineRule="auto"/>
              <w:rPr>
                <w:rFonts w:ascii="Calibri" w:eastAsia="Times New Roman" w:hAnsi="Calibri" w:cs="Calibri"/>
                <w:b/>
                <w:bCs/>
                <w:color w:val="000000"/>
                <w:sz w:val="20"/>
                <w:szCs w:val="20"/>
                <w:lang w:val="en-CA"/>
              </w:rPr>
            </w:pPr>
            <w:r w:rsidRPr="000F0847">
              <w:rPr>
                <w:rFonts w:ascii="Calibri" w:eastAsia="Times New Roman" w:hAnsi="Calibri" w:cs="Calibri"/>
                <w:b/>
                <w:bCs/>
                <w:color w:val="000000"/>
                <w:sz w:val="20"/>
                <w:szCs w:val="20"/>
                <w:lang w:val="en-CA"/>
              </w:rPr>
              <w:t>Modeled scale (m)</w:t>
            </w:r>
          </w:p>
        </w:tc>
        <w:tc>
          <w:tcPr>
            <w:tcW w:w="944" w:type="dxa"/>
            <w:tcBorders>
              <w:top w:val="single" w:sz="8" w:space="0" w:color="auto"/>
              <w:left w:val="nil"/>
              <w:bottom w:val="single" w:sz="4" w:space="0" w:color="auto"/>
              <w:right w:val="nil"/>
            </w:tcBorders>
            <w:shd w:val="clear" w:color="000000" w:fill="FFFFFF"/>
            <w:noWrap/>
            <w:vAlign w:val="bottom"/>
            <w:hideMark/>
          </w:tcPr>
          <w:p w14:paraId="0A5FCB54" w14:textId="77777777" w:rsidR="0044377E" w:rsidRPr="000F0847" w:rsidRDefault="0044377E" w:rsidP="0044377E">
            <w:pPr>
              <w:spacing w:line="240" w:lineRule="auto"/>
              <w:jc w:val="center"/>
              <w:rPr>
                <w:rFonts w:ascii="Calibri" w:eastAsia="Times New Roman" w:hAnsi="Calibri" w:cs="Calibri"/>
                <w:b/>
                <w:bCs/>
                <w:color w:val="000000"/>
                <w:sz w:val="20"/>
                <w:szCs w:val="20"/>
                <w:lang w:val="en-CA"/>
              </w:rPr>
            </w:pPr>
            <w:r w:rsidRPr="000F0847">
              <w:rPr>
                <w:rFonts w:ascii="Calibri" w:eastAsia="Times New Roman" w:hAnsi="Calibri" w:cs="Calibri"/>
                <w:b/>
                <w:bCs/>
                <w:color w:val="000000"/>
                <w:sz w:val="20"/>
                <w:szCs w:val="20"/>
                <w:lang w:val="en-CA"/>
              </w:rPr>
              <w:t>Estimate</w:t>
            </w:r>
          </w:p>
        </w:tc>
        <w:tc>
          <w:tcPr>
            <w:tcW w:w="1180" w:type="dxa"/>
            <w:gridSpan w:val="2"/>
            <w:tcBorders>
              <w:top w:val="single" w:sz="8" w:space="0" w:color="auto"/>
              <w:left w:val="nil"/>
              <w:bottom w:val="single" w:sz="4" w:space="0" w:color="auto"/>
              <w:right w:val="nil"/>
            </w:tcBorders>
            <w:shd w:val="clear" w:color="000000" w:fill="FFFFFF"/>
            <w:noWrap/>
            <w:vAlign w:val="bottom"/>
            <w:hideMark/>
          </w:tcPr>
          <w:p w14:paraId="18081EB9" w14:textId="77777777" w:rsidR="0044377E" w:rsidRPr="000F0847" w:rsidRDefault="0044377E" w:rsidP="0044377E">
            <w:pPr>
              <w:spacing w:line="240" w:lineRule="auto"/>
              <w:jc w:val="center"/>
              <w:rPr>
                <w:rFonts w:ascii="Calibri" w:eastAsia="Times New Roman" w:hAnsi="Calibri" w:cs="Calibri"/>
                <w:b/>
                <w:bCs/>
                <w:color w:val="000000"/>
                <w:sz w:val="20"/>
                <w:szCs w:val="20"/>
                <w:lang w:val="en-CA"/>
              </w:rPr>
            </w:pPr>
            <w:r w:rsidRPr="000F0847">
              <w:rPr>
                <w:rFonts w:ascii="Calibri" w:eastAsia="Times New Roman" w:hAnsi="Calibri" w:cs="Calibri"/>
                <w:b/>
                <w:bCs/>
                <w:color w:val="000000"/>
                <w:sz w:val="20"/>
                <w:szCs w:val="20"/>
                <w:lang w:val="en-CA"/>
              </w:rPr>
              <w:t>SE</w:t>
            </w:r>
          </w:p>
        </w:tc>
        <w:tc>
          <w:tcPr>
            <w:tcW w:w="960" w:type="dxa"/>
            <w:gridSpan w:val="2"/>
            <w:tcBorders>
              <w:top w:val="single" w:sz="8" w:space="0" w:color="auto"/>
              <w:left w:val="nil"/>
              <w:bottom w:val="single" w:sz="4" w:space="0" w:color="auto"/>
              <w:right w:val="nil"/>
            </w:tcBorders>
            <w:shd w:val="clear" w:color="000000" w:fill="FFFFFF"/>
            <w:noWrap/>
            <w:vAlign w:val="bottom"/>
            <w:hideMark/>
          </w:tcPr>
          <w:p w14:paraId="0A8F6472" w14:textId="77777777" w:rsidR="0044377E" w:rsidRPr="000F0847" w:rsidRDefault="0044377E" w:rsidP="0044377E">
            <w:pPr>
              <w:spacing w:line="240" w:lineRule="auto"/>
              <w:jc w:val="center"/>
              <w:rPr>
                <w:rFonts w:ascii="Calibri" w:eastAsia="Times New Roman" w:hAnsi="Calibri" w:cs="Calibri"/>
                <w:b/>
                <w:bCs/>
                <w:color w:val="000000"/>
                <w:sz w:val="20"/>
                <w:szCs w:val="20"/>
                <w:lang w:val="en-CA"/>
              </w:rPr>
            </w:pPr>
            <w:r w:rsidRPr="000F0847">
              <w:rPr>
                <w:rFonts w:ascii="Calibri" w:eastAsia="Times New Roman" w:hAnsi="Calibri" w:cs="Calibri"/>
                <w:b/>
                <w:bCs/>
                <w:color w:val="000000"/>
                <w:sz w:val="20"/>
                <w:szCs w:val="20"/>
                <w:lang w:val="en-CA"/>
              </w:rPr>
              <w:t>p</w:t>
            </w:r>
          </w:p>
        </w:tc>
      </w:tr>
      <w:tr w:rsidR="0044377E" w:rsidRPr="0044377E" w14:paraId="4E390D89" w14:textId="77777777" w:rsidTr="000F0847">
        <w:trPr>
          <w:gridAfter w:val="1"/>
          <w:wAfter w:w="6" w:type="dxa"/>
          <w:trHeight w:val="300"/>
        </w:trPr>
        <w:tc>
          <w:tcPr>
            <w:tcW w:w="2020" w:type="dxa"/>
            <w:tcBorders>
              <w:top w:val="nil"/>
              <w:left w:val="nil"/>
              <w:bottom w:val="nil"/>
              <w:right w:val="nil"/>
            </w:tcBorders>
            <w:shd w:val="clear" w:color="000000" w:fill="FFFFFF"/>
            <w:noWrap/>
            <w:vAlign w:val="bottom"/>
            <w:hideMark/>
          </w:tcPr>
          <w:p w14:paraId="2328B35E" w14:textId="77777777" w:rsidR="0044377E" w:rsidRPr="000F0847" w:rsidRDefault="0044377E" w:rsidP="0044377E">
            <w:pPr>
              <w:spacing w:line="240" w:lineRule="auto"/>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Intercept</w:t>
            </w:r>
          </w:p>
        </w:tc>
        <w:tc>
          <w:tcPr>
            <w:tcW w:w="1949" w:type="dxa"/>
            <w:tcBorders>
              <w:top w:val="nil"/>
              <w:left w:val="nil"/>
              <w:bottom w:val="nil"/>
              <w:right w:val="nil"/>
            </w:tcBorders>
            <w:shd w:val="clear" w:color="000000" w:fill="FFFFFF"/>
            <w:noWrap/>
            <w:vAlign w:val="bottom"/>
            <w:hideMark/>
          </w:tcPr>
          <w:p w14:paraId="6B75D112" w14:textId="77777777" w:rsidR="0044377E" w:rsidRPr="000F0847" w:rsidRDefault="0044377E" w:rsidP="0044377E">
            <w:pPr>
              <w:spacing w:line="240" w:lineRule="auto"/>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100</w:t>
            </w:r>
          </w:p>
        </w:tc>
        <w:tc>
          <w:tcPr>
            <w:tcW w:w="944" w:type="dxa"/>
            <w:tcBorders>
              <w:top w:val="nil"/>
              <w:left w:val="nil"/>
              <w:bottom w:val="nil"/>
              <w:right w:val="nil"/>
            </w:tcBorders>
            <w:shd w:val="clear" w:color="000000" w:fill="FFFFFF"/>
            <w:noWrap/>
            <w:vAlign w:val="bottom"/>
            <w:hideMark/>
          </w:tcPr>
          <w:p w14:paraId="21E29B06"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-1.428</w:t>
            </w:r>
          </w:p>
        </w:tc>
        <w:tc>
          <w:tcPr>
            <w:tcW w:w="1180" w:type="dxa"/>
            <w:gridSpan w:val="2"/>
            <w:tcBorders>
              <w:top w:val="nil"/>
              <w:left w:val="nil"/>
              <w:bottom w:val="nil"/>
              <w:right w:val="nil"/>
            </w:tcBorders>
            <w:shd w:val="clear" w:color="000000" w:fill="FFFFFF"/>
            <w:noWrap/>
            <w:vAlign w:val="bottom"/>
            <w:hideMark/>
          </w:tcPr>
          <w:p w14:paraId="0D61F5D9"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0.230</w:t>
            </w:r>
          </w:p>
        </w:tc>
        <w:tc>
          <w:tcPr>
            <w:tcW w:w="960" w:type="dxa"/>
            <w:gridSpan w:val="2"/>
            <w:tcBorders>
              <w:top w:val="nil"/>
              <w:left w:val="nil"/>
              <w:bottom w:val="nil"/>
              <w:right w:val="nil"/>
            </w:tcBorders>
            <w:shd w:val="clear" w:color="000000" w:fill="FFFFFF"/>
            <w:noWrap/>
            <w:vAlign w:val="bottom"/>
            <w:hideMark/>
          </w:tcPr>
          <w:p w14:paraId="02212FF2"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&lt;0.001</w:t>
            </w:r>
          </w:p>
        </w:tc>
      </w:tr>
      <w:tr w:rsidR="0044377E" w:rsidRPr="0044377E" w14:paraId="68ACB92F" w14:textId="77777777" w:rsidTr="000F0847">
        <w:trPr>
          <w:gridAfter w:val="1"/>
          <w:wAfter w:w="6" w:type="dxa"/>
          <w:trHeight w:val="300"/>
        </w:trPr>
        <w:tc>
          <w:tcPr>
            <w:tcW w:w="2020" w:type="dxa"/>
            <w:tcBorders>
              <w:top w:val="nil"/>
              <w:left w:val="nil"/>
              <w:bottom w:val="nil"/>
              <w:right w:val="nil"/>
            </w:tcBorders>
            <w:shd w:val="clear" w:color="000000" w:fill="FFFFFF"/>
            <w:noWrap/>
            <w:vAlign w:val="bottom"/>
            <w:hideMark/>
          </w:tcPr>
          <w:p w14:paraId="7DC92A91" w14:textId="77777777" w:rsidR="0044377E" w:rsidRPr="000F0847" w:rsidRDefault="0044377E" w:rsidP="0044377E">
            <w:pPr>
              <w:spacing w:line="240" w:lineRule="auto"/>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Fire &lt;15</w:t>
            </w:r>
          </w:p>
        </w:tc>
        <w:tc>
          <w:tcPr>
            <w:tcW w:w="1949" w:type="dxa"/>
            <w:tcBorders>
              <w:top w:val="nil"/>
              <w:left w:val="nil"/>
              <w:bottom w:val="nil"/>
              <w:right w:val="nil"/>
            </w:tcBorders>
            <w:shd w:val="clear" w:color="000000" w:fill="FFFFFF"/>
            <w:noWrap/>
            <w:vAlign w:val="bottom"/>
            <w:hideMark/>
          </w:tcPr>
          <w:p w14:paraId="2972FFCD" w14:textId="77777777" w:rsidR="0044377E" w:rsidRPr="000F0847" w:rsidRDefault="0044377E" w:rsidP="0044377E">
            <w:pPr>
              <w:spacing w:line="240" w:lineRule="auto"/>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100</w:t>
            </w:r>
          </w:p>
        </w:tc>
        <w:tc>
          <w:tcPr>
            <w:tcW w:w="944" w:type="dxa"/>
            <w:tcBorders>
              <w:top w:val="nil"/>
              <w:left w:val="nil"/>
              <w:bottom w:val="nil"/>
              <w:right w:val="nil"/>
            </w:tcBorders>
            <w:shd w:val="clear" w:color="000000" w:fill="FFFFFF"/>
            <w:noWrap/>
            <w:vAlign w:val="bottom"/>
            <w:hideMark/>
          </w:tcPr>
          <w:p w14:paraId="3BCC3084"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0.158</w:t>
            </w:r>
          </w:p>
        </w:tc>
        <w:tc>
          <w:tcPr>
            <w:tcW w:w="1180" w:type="dxa"/>
            <w:gridSpan w:val="2"/>
            <w:tcBorders>
              <w:top w:val="nil"/>
              <w:left w:val="nil"/>
              <w:bottom w:val="nil"/>
              <w:right w:val="nil"/>
            </w:tcBorders>
            <w:shd w:val="clear" w:color="000000" w:fill="FFFFFF"/>
            <w:noWrap/>
            <w:vAlign w:val="bottom"/>
            <w:hideMark/>
          </w:tcPr>
          <w:p w14:paraId="236E1803"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0.112</w:t>
            </w:r>
          </w:p>
        </w:tc>
        <w:tc>
          <w:tcPr>
            <w:tcW w:w="960" w:type="dxa"/>
            <w:gridSpan w:val="2"/>
            <w:tcBorders>
              <w:top w:val="nil"/>
              <w:left w:val="nil"/>
              <w:bottom w:val="nil"/>
              <w:right w:val="nil"/>
            </w:tcBorders>
            <w:shd w:val="clear" w:color="000000" w:fill="FFFFFF"/>
            <w:noWrap/>
            <w:vAlign w:val="bottom"/>
            <w:hideMark/>
          </w:tcPr>
          <w:p w14:paraId="519BFFAF"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0.16</w:t>
            </w:r>
          </w:p>
        </w:tc>
      </w:tr>
      <w:tr w:rsidR="0044377E" w:rsidRPr="0044377E" w14:paraId="3FF8BE63" w14:textId="77777777" w:rsidTr="000F0847">
        <w:trPr>
          <w:gridAfter w:val="1"/>
          <w:wAfter w:w="6" w:type="dxa"/>
          <w:trHeight w:val="300"/>
        </w:trPr>
        <w:tc>
          <w:tcPr>
            <w:tcW w:w="2020" w:type="dxa"/>
            <w:tcBorders>
              <w:top w:val="nil"/>
              <w:left w:val="nil"/>
              <w:bottom w:val="nil"/>
              <w:right w:val="nil"/>
            </w:tcBorders>
            <w:shd w:val="clear" w:color="000000" w:fill="FFFFFF"/>
            <w:noWrap/>
            <w:vAlign w:val="bottom"/>
            <w:hideMark/>
          </w:tcPr>
          <w:p w14:paraId="45492D65" w14:textId="77777777" w:rsidR="0044377E" w:rsidRPr="000F0847" w:rsidRDefault="0044377E" w:rsidP="0044377E">
            <w:pPr>
              <w:spacing w:line="240" w:lineRule="auto"/>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Broadleaf</w:t>
            </w:r>
          </w:p>
        </w:tc>
        <w:tc>
          <w:tcPr>
            <w:tcW w:w="1949" w:type="dxa"/>
            <w:tcBorders>
              <w:top w:val="nil"/>
              <w:left w:val="nil"/>
              <w:bottom w:val="nil"/>
              <w:right w:val="nil"/>
            </w:tcBorders>
            <w:shd w:val="clear" w:color="000000" w:fill="FFFFFF"/>
            <w:noWrap/>
            <w:vAlign w:val="bottom"/>
            <w:hideMark/>
          </w:tcPr>
          <w:p w14:paraId="235F560F" w14:textId="77777777" w:rsidR="0044377E" w:rsidRPr="000F0847" w:rsidRDefault="0044377E" w:rsidP="0044377E">
            <w:pPr>
              <w:spacing w:line="240" w:lineRule="auto"/>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100</w:t>
            </w:r>
          </w:p>
        </w:tc>
        <w:tc>
          <w:tcPr>
            <w:tcW w:w="944" w:type="dxa"/>
            <w:tcBorders>
              <w:top w:val="nil"/>
              <w:left w:val="nil"/>
              <w:bottom w:val="nil"/>
              <w:right w:val="nil"/>
            </w:tcBorders>
            <w:shd w:val="clear" w:color="000000" w:fill="FFFFFF"/>
            <w:noWrap/>
            <w:vAlign w:val="bottom"/>
            <w:hideMark/>
          </w:tcPr>
          <w:p w14:paraId="1B75332D"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-0.518</w:t>
            </w:r>
          </w:p>
        </w:tc>
        <w:tc>
          <w:tcPr>
            <w:tcW w:w="1180" w:type="dxa"/>
            <w:gridSpan w:val="2"/>
            <w:tcBorders>
              <w:top w:val="nil"/>
              <w:left w:val="nil"/>
              <w:bottom w:val="nil"/>
              <w:right w:val="nil"/>
            </w:tcBorders>
            <w:shd w:val="clear" w:color="000000" w:fill="FFFFFF"/>
            <w:noWrap/>
            <w:vAlign w:val="bottom"/>
            <w:hideMark/>
          </w:tcPr>
          <w:p w14:paraId="7A3901E3"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0.128</w:t>
            </w:r>
          </w:p>
        </w:tc>
        <w:tc>
          <w:tcPr>
            <w:tcW w:w="960" w:type="dxa"/>
            <w:gridSpan w:val="2"/>
            <w:tcBorders>
              <w:top w:val="nil"/>
              <w:left w:val="nil"/>
              <w:bottom w:val="nil"/>
              <w:right w:val="nil"/>
            </w:tcBorders>
            <w:shd w:val="clear" w:color="000000" w:fill="FFFFFF"/>
            <w:noWrap/>
            <w:vAlign w:val="bottom"/>
            <w:hideMark/>
          </w:tcPr>
          <w:p w14:paraId="780A58AC"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&lt;0.001</w:t>
            </w:r>
          </w:p>
        </w:tc>
      </w:tr>
      <w:tr w:rsidR="0044377E" w:rsidRPr="0044377E" w14:paraId="338FE9B9" w14:textId="77777777" w:rsidTr="000F0847">
        <w:trPr>
          <w:gridAfter w:val="1"/>
          <w:wAfter w:w="6" w:type="dxa"/>
          <w:trHeight w:val="300"/>
        </w:trPr>
        <w:tc>
          <w:tcPr>
            <w:tcW w:w="2020" w:type="dxa"/>
            <w:tcBorders>
              <w:top w:val="nil"/>
              <w:left w:val="nil"/>
              <w:bottom w:val="nil"/>
              <w:right w:val="nil"/>
            </w:tcBorders>
            <w:shd w:val="clear" w:color="000000" w:fill="FFFFFF"/>
            <w:noWrap/>
            <w:vAlign w:val="bottom"/>
            <w:hideMark/>
          </w:tcPr>
          <w:p w14:paraId="44ACB834" w14:textId="77777777" w:rsidR="0044377E" w:rsidRPr="000F0847" w:rsidRDefault="0044377E" w:rsidP="0044377E">
            <w:pPr>
              <w:spacing w:line="240" w:lineRule="auto"/>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Coniferous</w:t>
            </w:r>
          </w:p>
        </w:tc>
        <w:tc>
          <w:tcPr>
            <w:tcW w:w="1949" w:type="dxa"/>
            <w:tcBorders>
              <w:top w:val="nil"/>
              <w:left w:val="nil"/>
              <w:bottom w:val="nil"/>
              <w:right w:val="nil"/>
            </w:tcBorders>
            <w:shd w:val="clear" w:color="000000" w:fill="FFFFFF"/>
            <w:noWrap/>
            <w:vAlign w:val="bottom"/>
            <w:hideMark/>
          </w:tcPr>
          <w:p w14:paraId="31236D5F" w14:textId="77777777" w:rsidR="0044377E" w:rsidRPr="000F0847" w:rsidRDefault="0044377E" w:rsidP="0044377E">
            <w:pPr>
              <w:spacing w:line="240" w:lineRule="auto"/>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100</w:t>
            </w:r>
          </w:p>
        </w:tc>
        <w:tc>
          <w:tcPr>
            <w:tcW w:w="944" w:type="dxa"/>
            <w:tcBorders>
              <w:top w:val="nil"/>
              <w:left w:val="nil"/>
              <w:bottom w:val="nil"/>
              <w:right w:val="nil"/>
            </w:tcBorders>
            <w:shd w:val="clear" w:color="000000" w:fill="FFFFFF"/>
            <w:noWrap/>
            <w:vAlign w:val="bottom"/>
            <w:hideMark/>
          </w:tcPr>
          <w:p w14:paraId="37279E1E"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-0.032</w:t>
            </w:r>
          </w:p>
        </w:tc>
        <w:tc>
          <w:tcPr>
            <w:tcW w:w="1180" w:type="dxa"/>
            <w:gridSpan w:val="2"/>
            <w:tcBorders>
              <w:top w:val="nil"/>
              <w:left w:val="nil"/>
              <w:bottom w:val="nil"/>
              <w:right w:val="nil"/>
            </w:tcBorders>
            <w:shd w:val="clear" w:color="000000" w:fill="FFFFFF"/>
            <w:noWrap/>
            <w:vAlign w:val="bottom"/>
            <w:hideMark/>
          </w:tcPr>
          <w:p w14:paraId="05E9BF1E"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0.111</w:t>
            </w:r>
          </w:p>
        </w:tc>
        <w:tc>
          <w:tcPr>
            <w:tcW w:w="960" w:type="dxa"/>
            <w:gridSpan w:val="2"/>
            <w:tcBorders>
              <w:top w:val="nil"/>
              <w:left w:val="nil"/>
              <w:bottom w:val="nil"/>
              <w:right w:val="nil"/>
            </w:tcBorders>
            <w:shd w:val="clear" w:color="000000" w:fill="FFFFFF"/>
            <w:noWrap/>
            <w:vAlign w:val="bottom"/>
            <w:hideMark/>
          </w:tcPr>
          <w:p w14:paraId="735589AF"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0.771</w:t>
            </w:r>
          </w:p>
        </w:tc>
      </w:tr>
      <w:tr w:rsidR="0044377E" w:rsidRPr="0044377E" w14:paraId="1C4D3418" w14:textId="77777777" w:rsidTr="000F0847">
        <w:trPr>
          <w:gridAfter w:val="1"/>
          <w:wAfter w:w="6" w:type="dxa"/>
          <w:trHeight w:val="300"/>
        </w:trPr>
        <w:tc>
          <w:tcPr>
            <w:tcW w:w="2020" w:type="dxa"/>
            <w:tcBorders>
              <w:top w:val="nil"/>
              <w:left w:val="nil"/>
              <w:bottom w:val="nil"/>
              <w:right w:val="nil"/>
            </w:tcBorders>
            <w:shd w:val="clear" w:color="000000" w:fill="FFFFFF"/>
            <w:noWrap/>
            <w:vAlign w:val="bottom"/>
            <w:hideMark/>
          </w:tcPr>
          <w:p w14:paraId="33062E75" w14:textId="77777777" w:rsidR="0044377E" w:rsidRPr="000F0847" w:rsidRDefault="0044377E" w:rsidP="0044377E">
            <w:pPr>
              <w:spacing w:line="240" w:lineRule="auto"/>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Mixedwood</w:t>
            </w:r>
          </w:p>
        </w:tc>
        <w:tc>
          <w:tcPr>
            <w:tcW w:w="1949" w:type="dxa"/>
            <w:tcBorders>
              <w:top w:val="nil"/>
              <w:left w:val="nil"/>
              <w:bottom w:val="nil"/>
              <w:right w:val="nil"/>
            </w:tcBorders>
            <w:shd w:val="clear" w:color="000000" w:fill="FFFFFF"/>
            <w:noWrap/>
            <w:vAlign w:val="bottom"/>
            <w:hideMark/>
          </w:tcPr>
          <w:p w14:paraId="0F310697" w14:textId="77777777" w:rsidR="0044377E" w:rsidRPr="000F0847" w:rsidRDefault="0044377E" w:rsidP="0044377E">
            <w:pPr>
              <w:spacing w:line="240" w:lineRule="auto"/>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100</w:t>
            </w:r>
          </w:p>
        </w:tc>
        <w:tc>
          <w:tcPr>
            <w:tcW w:w="944" w:type="dxa"/>
            <w:tcBorders>
              <w:top w:val="nil"/>
              <w:left w:val="nil"/>
              <w:bottom w:val="nil"/>
              <w:right w:val="nil"/>
            </w:tcBorders>
            <w:shd w:val="clear" w:color="000000" w:fill="FFFFFF"/>
            <w:noWrap/>
            <w:vAlign w:val="bottom"/>
            <w:hideMark/>
          </w:tcPr>
          <w:p w14:paraId="66D6784A"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0.164</w:t>
            </w:r>
          </w:p>
        </w:tc>
        <w:tc>
          <w:tcPr>
            <w:tcW w:w="1180" w:type="dxa"/>
            <w:gridSpan w:val="2"/>
            <w:tcBorders>
              <w:top w:val="nil"/>
              <w:left w:val="nil"/>
              <w:bottom w:val="nil"/>
              <w:right w:val="nil"/>
            </w:tcBorders>
            <w:shd w:val="clear" w:color="000000" w:fill="FFFFFF"/>
            <w:noWrap/>
            <w:vAlign w:val="bottom"/>
            <w:hideMark/>
          </w:tcPr>
          <w:p w14:paraId="4CD199E1"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0.092</w:t>
            </w:r>
          </w:p>
        </w:tc>
        <w:tc>
          <w:tcPr>
            <w:tcW w:w="960" w:type="dxa"/>
            <w:gridSpan w:val="2"/>
            <w:tcBorders>
              <w:top w:val="nil"/>
              <w:left w:val="nil"/>
              <w:bottom w:val="nil"/>
              <w:right w:val="nil"/>
            </w:tcBorders>
            <w:shd w:val="clear" w:color="000000" w:fill="FFFFFF"/>
            <w:noWrap/>
            <w:vAlign w:val="bottom"/>
            <w:hideMark/>
          </w:tcPr>
          <w:p w14:paraId="20093544"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0.076</w:t>
            </w:r>
          </w:p>
        </w:tc>
      </w:tr>
      <w:tr w:rsidR="0044377E" w:rsidRPr="0044377E" w14:paraId="4398688D" w14:textId="77777777" w:rsidTr="000F0847">
        <w:trPr>
          <w:gridAfter w:val="1"/>
          <w:wAfter w:w="6" w:type="dxa"/>
          <w:trHeight w:val="300"/>
        </w:trPr>
        <w:tc>
          <w:tcPr>
            <w:tcW w:w="2020" w:type="dxa"/>
            <w:tcBorders>
              <w:top w:val="nil"/>
              <w:left w:val="nil"/>
              <w:bottom w:val="nil"/>
              <w:right w:val="nil"/>
            </w:tcBorders>
            <w:shd w:val="clear" w:color="000000" w:fill="FFFFFF"/>
            <w:noWrap/>
            <w:vAlign w:val="bottom"/>
            <w:hideMark/>
          </w:tcPr>
          <w:p w14:paraId="58D42DA5" w14:textId="77777777" w:rsidR="0044377E" w:rsidRPr="000F0847" w:rsidRDefault="0044377E" w:rsidP="0044377E">
            <w:pPr>
              <w:spacing w:line="240" w:lineRule="auto"/>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Edge Density</w:t>
            </w:r>
          </w:p>
        </w:tc>
        <w:tc>
          <w:tcPr>
            <w:tcW w:w="1949" w:type="dxa"/>
            <w:tcBorders>
              <w:top w:val="nil"/>
              <w:left w:val="nil"/>
              <w:bottom w:val="nil"/>
              <w:right w:val="nil"/>
            </w:tcBorders>
            <w:shd w:val="clear" w:color="000000" w:fill="FFFFFF"/>
            <w:noWrap/>
            <w:vAlign w:val="bottom"/>
            <w:hideMark/>
          </w:tcPr>
          <w:p w14:paraId="5EE8043B" w14:textId="77777777" w:rsidR="0044377E" w:rsidRPr="000F0847" w:rsidRDefault="0044377E" w:rsidP="0044377E">
            <w:pPr>
              <w:spacing w:line="240" w:lineRule="auto"/>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2250</w:t>
            </w:r>
          </w:p>
        </w:tc>
        <w:tc>
          <w:tcPr>
            <w:tcW w:w="944" w:type="dxa"/>
            <w:tcBorders>
              <w:top w:val="nil"/>
              <w:left w:val="nil"/>
              <w:bottom w:val="nil"/>
              <w:right w:val="nil"/>
            </w:tcBorders>
            <w:shd w:val="clear" w:color="000000" w:fill="FFFFFF"/>
            <w:noWrap/>
            <w:vAlign w:val="bottom"/>
            <w:hideMark/>
          </w:tcPr>
          <w:p w14:paraId="05F73DDA"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-0.089</w:t>
            </w:r>
          </w:p>
        </w:tc>
        <w:tc>
          <w:tcPr>
            <w:tcW w:w="1180" w:type="dxa"/>
            <w:gridSpan w:val="2"/>
            <w:tcBorders>
              <w:top w:val="nil"/>
              <w:left w:val="nil"/>
              <w:bottom w:val="nil"/>
              <w:right w:val="nil"/>
            </w:tcBorders>
            <w:shd w:val="clear" w:color="000000" w:fill="FFFFFF"/>
            <w:noWrap/>
            <w:vAlign w:val="bottom"/>
            <w:hideMark/>
          </w:tcPr>
          <w:p w14:paraId="790C95AE"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0.166</w:t>
            </w:r>
          </w:p>
        </w:tc>
        <w:tc>
          <w:tcPr>
            <w:tcW w:w="960" w:type="dxa"/>
            <w:gridSpan w:val="2"/>
            <w:tcBorders>
              <w:top w:val="nil"/>
              <w:left w:val="nil"/>
              <w:bottom w:val="nil"/>
              <w:right w:val="nil"/>
            </w:tcBorders>
            <w:shd w:val="clear" w:color="000000" w:fill="FFFFFF"/>
            <w:noWrap/>
            <w:vAlign w:val="bottom"/>
            <w:hideMark/>
          </w:tcPr>
          <w:p w14:paraId="72D72AF8"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0.593</w:t>
            </w:r>
          </w:p>
        </w:tc>
      </w:tr>
      <w:tr w:rsidR="0044377E" w:rsidRPr="0044377E" w14:paraId="2F8816DA" w14:textId="77777777" w:rsidTr="000F0847">
        <w:trPr>
          <w:gridAfter w:val="1"/>
          <w:wAfter w:w="6" w:type="dxa"/>
          <w:trHeight w:val="300"/>
        </w:trPr>
        <w:tc>
          <w:tcPr>
            <w:tcW w:w="2020" w:type="dxa"/>
            <w:tcBorders>
              <w:top w:val="nil"/>
              <w:left w:val="nil"/>
              <w:bottom w:val="nil"/>
              <w:right w:val="nil"/>
            </w:tcBorders>
            <w:shd w:val="clear" w:color="000000" w:fill="FFFFFF"/>
            <w:noWrap/>
            <w:vAlign w:val="bottom"/>
            <w:hideMark/>
          </w:tcPr>
          <w:p w14:paraId="48EFB7D2" w14:textId="77777777" w:rsidR="0044377E" w:rsidRPr="000F0847" w:rsidRDefault="0044377E" w:rsidP="0044377E">
            <w:pPr>
              <w:spacing w:line="240" w:lineRule="auto"/>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Site Disturbance</w:t>
            </w:r>
          </w:p>
        </w:tc>
        <w:tc>
          <w:tcPr>
            <w:tcW w:w="1949" w:type="dxa"/>
            <w:tcBorders>
              <w:top w:val="nil"/>
              <w:left w:val="nil"/>
              <w:bottom w:val="nil"/>
              <w:right w:val="nil"/>
            </w:tcBorders>
            <w:shd w:val="clear" w:color="000000" w:fill="FFFFFF"/>
            <w:noWrap/>
            <w:vAlign w:val="bottom"/>
            <w:hideMark/>
          </w:tcPr>
          <w:p w14:paraId="2F6BE1E2" w14:textId="77777777" w:rsidR="0044377E" w:rsidRPr="000F0847" w:rsidRDefault="0044377E" w:rsidP="0044377E">
            <w:pPr>
              <w:spacing w:line="240" w:lineRule="auto"/>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2250</w:t>
            </w:r>
          </w:p>
        </w:tc>
        <w:tc>
          <w:tcPr>
            <w:tcW w:w="944" w:type="dxa"/>
            <w:tcBorders>
              <w:top w:val="nil"/>
              <w:left w:val="nil"/>
              <w:bottom w:val="nil"/>
              <w:right w:val="nil"/>
            </w:tcBorders>
            <w:shd w:val="clear" w:color="000000" w:fill="FFFFFF"/>
            <w:noWrap/>
            <w:vAlign w:val="bottom"/>
            <w:hideMark/>
          </w:tcPr>
          <w:p w14:paraId="58C578D6"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0.295</w:t>
            </w:r>
          </w:p>
        </w:tc>
        <w:tc>
          <w:tcPr>
            <w:tcW w:w="1180" w:type="dxa"/>
            <w:gridSpan w:val="2"/>
            <w:tcBorders>
              <w:top w:val="nil"/>
              <w:left w:val="nil"/>
              <w:bottom w:val="nil"/>
              <w:right w:val="nil"/>
            </w:tcBorders>
            <w:shd w:val="clear" w:color="000000" w:fill="FFFFFF"/>
            <w:noWrap/>
            <w:vAlign w:val="bottom"/>
            <w:hideMark/>
          </w:tcPr>
          <w:p w14:paraId="2AB98C80"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0.121</w:t>
            </w:r>
          </w:p>
        </w:tc>
        <w:tc>
          <w:tcPr>
            <w:tcW w:w="960" w:type="dxa"/>
            <w:gridSpan w:val="2"/>
            <w:tcBorders>
              <w:top w:val="nil"/>
              <w:left w:val="nil"/>
              <w:bottom w:val="nil"/>
              <w:right w:val="nil"/>
            </w:tcBorders>
            <w:shd w:val="clear" w:color="000000" w:fill="FFFFFF"/>
            <w:noWrap/>
            <w:vAlign w:val="bottom"/>
            <w:hideMark/>
          </w:tcPr>
          <w:p w14:paraId="2B4FCD6A"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0.014</w:t>
            </w:r>
          </w:p>
        </w:tc>
      </w:tr>
      <w:tr w:rsidR="0044377E" w:rsidRPr="0044377E" w14:paraId="5EFE78F6" w14:textId="77777777" w:rsidTr="000F0847">
        <w:trPr>
          <w:gridAfter w:val="1"/>
          <w:wAfter w:w="6" w:type="dxa"/>
          <w:trHeight w:val="615"/>
        </w:trPr>
        <w:tc>
          <w:tcPr>
            <w:tcW w:w="2020" w:type="dxa"/>
            <w:tcBorders>
              <w:top w:val="nil"/>
              <w:left w:val="nil"/>
              <w:bottom w:val="single" w:sz="8" w:space="0" w:color="auto"/>
              <w:right w:val="nil"/>
            </w:tcBorders>
            <w:shd w:val="clear" w:color="000000" w:fill="FFFFFF"/>
            <w:vAlign w:val="bottom"/>
            <w:hideMark/>
          </w:tcPr>
          <w:p w14:paraId="12E17DA4" w14:textId="77777777" w:rsidR="0044377E" w:rsidRPr="000F0847" w:rsidRDefault="0044377E" w:rsidP="0044377E">
            <w:pPr>
              <w:spacing w:line="240" w:lineRule="auto"/>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Edge Density × Site Disturbance</w:t>
            </w:r>
          </w:p>
        </w:tc>
        <w:tc>
          <w:tcPr>
            <w:tcW w:w="1949" w:type="dxa"/>
            <w:tcBorders>
              <w:top w:val="nil"/>
              <w:left w:val="nil"/>
              <w:bottom w:val="single" w:sz="8" w:space="0" w:color="auto"/>
              <w:right w:val="nil"/>
            </w:tcBorders>
            <w:shd w:val="clear" w:color="000000" w:fill="FFFFFF"/>
            <w:noWrap/>
            <w:hideMark/>
          </w:tcPr>
          <w:p w14:paraId="6F9DCB40" w14:textId="77777777" w:rsidR="0044377E" w:rsidRPr="000F0847" w:rsidRDefault="0044377E" w:rsidP="0044377E">
            <w:pPr>
              <w:spacing w:line="240" w:lineRule="auto"/>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2250</w:t>
            </w:r>
          </w:p>
        </w:tc>
        <w:tc>
          <w:tcPr>
            <w:tcW w:w="944" w:type="dxa"/>
            <w:tcBorders>
              <w:top w:val="nil"/>
              <w:left w:val="nil"/>
              <w:bottom w:val="single" w:sz="8" w:space="0" w:color="auto"/>
              <w:right w:val="nil"/>
            </w:tcBorders>
            <w:shd w:val="clear" w:color="000000" w:fill="FFFFFF"/>
            <w:noWrap/>
            <w:hideMark/>
          </w:tcPr>
          <w:p w14:paraId="138B4BD1"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-0.256</w:t>
            </w:r>
          </w:p>
        </w:tc>
        <w:tc>
          <w:tcPr>
            <w:tcW w:w="1180" w:type="dxa"/>
            <w:gridSpan w:val="2"/>
            <w:tcBorders>
              <w:top w:val="nil"/>
              <w:left w:val="nil"/>
              <w:bottom w:val="single" w:sz="8" w:space="0" w:color="auto"/>
              <w:right w:val="nil"/>
            </w:tcBorders>
            <w:shd w:val="clear" w:color="000000" w:fill="FFFFFF"/>
            <w:noWrap/>
            <w:hideMark/>
          </w:tcPr>
          <w:p w14:paraId="61E84440"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0.100</w:t>
            </w:r>
          </w:p>
        </w:tc>
        <w:tc>
          <w:tcPr>
            <w:tcW w:w="960" w:type="dxa"/>
            <w:gridSpan w:val="2"/>
            <w:tcBorders>
              <w:top w:val="nil"/>
              <w:left w:val="nil"/>
              <w:bottom w:val="single" w:sz="8" w:space="0" w:color="auto"/>
              <w:right w:val="nil"/>
            </w:tcBorders>
            <w:shd w:val="clear" w:color="000000" w:fill="FFFFFF"/>
            <w:noWrap/>
            <w:hideMark/>
          </w:tcPr>
          <w:p w14:paraId="268F355A"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0.010</w:t>
            </w:r>
          </w:p>
        </w:tc>
      </w:tr>
      <w:tr w:rsidR="0044377E" w:rsidRPr="0044377E" w14:paraId="0AE9E59C" w14:textId="77777777" w:rsidTr="000F0847">
        <w:trPr>
          <w:gridAfter w:val="1"/>
          <w:wAfter w:w="6" w:type="dxa"/>
          <w:trHeight w:val="315"/>
        </w:trPr>
        <w:tc>
          <w:tcPr>
            <w:tcW w:w="2020" w:type="dxa"/>
            <w:tcBorders>
              <w:top w:val="nil"/>
              <w:left w:val="nil"/>
              <w:bottom w:val="single" w:sz="8" w:space="0" w:color="auto"/>
              <w:right w:val="nil"/>
            </w:tcBorders>
            <w:shd w:val="clear" w:color="000000" w:fill="FFFFFF"/>
            <w:noWrap/>
            <w:vAlign w:val="bottom"/>
            <w:hideMark/>
          </w:tcPr>
          <w:p w14:paraId="63736934" w14:textId="77777777" w:rsidR="0044377E" w:rsidRPr="000F0847" w:rsidRDefault="0044377E" w:rsidP="0044377E">
            <w:pPr>
              <w:spacing w:line="240" w:lineRule="auto"/>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 </w:t>
            </w:r>
          </w:p>
        </w:tc>
        <w:tc>
          <w:tcPr>
            <w:tcW w:w="1949" w:type="dxa"/>
            <w:tcBorders>
              <w:top w:val="nil"/>
              <w:left w:val="nil"/>
              <w:bottom w:val="single" w:sz="8" w:space="0" w:color="auto"/>
              <w:right w:val="nil"/>
            </w:tcBorders>
            <w:shd w:val="clear" w:color="000000" w:fill="FFFFFF"/>
            <w:noWrap/>
            <w:vAlign w:val="bottom"/>
            <w:hideMark/>
          </w:tcPr>
          <w:p w14:paraId="5D97E90C" w14:textId="77777777" w:rsidR="0044377E" w:rsidRPr="000F0847" w:rsidRDefault="0044377E" w:rsidP="0044377E">
            <w:pPr>
              <w:spacing w:line="240" w:lineRule="auto"/>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 </w:t>
            </w:r>
          </w:p>
        </w:tc>
        <w:tc>
          <w:tcPr>
            <w:tcW w:w="944" w:type="dxa"/>
            <w:tcBorders>
              <w:top w:val="nil"/>
              <w:left w:val="nil"/>
              <w:bottom w:val="single" w:sz="8" w:space="0" w:color="auto"/>
              <w:right w:val="nil"/>
            </w:tcBorders>
            <w:shd w:val="clear" w:color="000000" w:fill="FFFFFF"/>
            <w:noWrap/>
            <w:vAlign w:val="bottom"/>
            <w:hideMark/>
          </w:tcPr>
          <w:p w14:paraId="27D4668D"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 </w:t>
            </w:r>
          </w:p>
        </w:tc>
        <w:tc>
          <w:tcPr>
            <w:tcW w:w="1180" w:type="dxa"/>
            <w:gridSpan w:val="2"/>
            <w:tcBorders>
              <w:top w:val="nil"/>
              <w:left w:val="nil"/>
              <w:bottom w:val="nil"/>
              <w:right w:val="nil"/>
            </w:tcBorders>
            <w:shd w:val="clear" w:color="000000" w:fill="FFFFFF"/>
            <w:noWrap/>
            <w:vAlign w:val="bottom"/>
            <w:hideMark/>
          </w:tcPr>
          <w:p w14:paraId="1A6EE5FF"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 </w:t>
            </w:r>
          </w:p>
        </w:tc>
        <w:tc>
          <w:tcPr>
            <w:tcW w:w="960" w:type="dxa"/>
            <w:gridSpan w:val="2"/>
            <w:tcBorders>
              <w:top w:val="nil"/>
              <w:left w:val="nil"/>
              <w:bottom w:val="nil"/>
              <w:right w:val="nil"/>
            </w:tcBorders>
            <w:shd w:val="clear" w:color="000000" w:fill="FFFFFF"/>
            <w:noWrap/>
            <w:vAlign w:val="bottom"/>
            <w:hideMark/>
          </w:tcPr>
          <w:p w14:paraId="2B7A3903"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 </w:t>
            </w:r>
          </w:p>
        </w:tc>
      </w:tr>
      <w:tr w:rsidR="0044377E" w:rsidRPr="0044377E" w14:paraId="28357B73" w14:textId="77777777" w:rsidTr="000F0847">
        <w:trPr>
          <w:trHeight w:val="300"/>
        </w:trPr>
        <w:tc>
          <w:tcPr>
            <w:tcW w:w="2020" w:type="dxa"/>
            <w:tcBorders>
              <w:top w:val="nil"/>
              <w:left w:val="nil"/>
              <w:bottom w:val="single" w:sz="4" w:space="0" w:color="auto"/>
              <w:right w:val="nil"/>
            </w:tcBorders>
            <w:shd w:val="clear" w:color="000000" w:fill="FFFFFF"/>
            <w:noWrap/>
            <w:vAlign w:val="bottom"/>
            <w:hideMark/>
          </w:tcPr>
          <w:p w14:paraId="4A1A4A05" w14:textId="77777777" w:rsidR="0044377E" w:rsidRPr="000F0847" w:rsidRDefault="0044377E" w:rsidP="0044377E">
            <w:pPr>
              <w:spacing w:line="240" w:lineRule="auto"/>
              <w:rPr>
                <w:rFonts w:ascii="Calibri" w:eastAsia="Times New Roman" w:hAnsi="Calibri" w:cs="Calibri"/>
                <w:b/>
                <w:bCs/>
                <w:color w:val="000000"/>
                <w:sz w:val="20"/>
                <w:szCs w:val="20"/>
                <w:lang w:val="en-CA"/>
              </w:rPr>
            </w:pPr>
            <w:r w:rsidRPr="000F0847">
              <w:rPr>
                <w:rFonts w:ascii="Calibri" w:eastAsia="Times New Roman" w:hAnsi="Calibri" w:cs="Calibri"/>
                <w:b/>
                <w:bCs/>
                <w:color w:val="000000"/>
                <w:sz w:val="20"/>
                <w:szCs w:val="20"/>
                <w:lang w:val="en-CA"/>
              </w:rPr>
              <w:t>Random effects</w:t>
            </w:r>
          </w:p>
        </w:tc>
        <w:tc>
          <w:tcPr>
            <w:tcW w:w="2899" w:type="dxa"/>
            <w:gridSpan w:val="3"/>
            <w:tcBorders>
              <w:top w:val="single" w:sz="8" w:space="0" w:color="auto"/>
              <w:left w:val="nil"/>
              <w:bottom w:val="single" w:sz="4" w:space="0" w:color="auto"/>
              <w:right w:val="nil"/>
            </w:tcBorders>
            <w:shd w:val="clear" w:color="000000" w:fill="FFFFFF"/>
            <w:noWrap/>
            <w:vAlign w:val="bottom"/>
            <w:hideMark/>
          </w:tcPr>
          <w:p w14:paraId="6D966C11" w14:textId="77777777" w:rsidR="0044377E" w:rsidRPr="000F0847" w:rsidRDefault="0044377E" w:rsidP="0044377E">
            <w:pPr>
              <w:spacing w:line="240" w:lineRule="auto"/>
              <w:rPr>
                <w:rFonts w:ascii="Calibri" w:eastAsia="Times New Roman" w:hAnsi="Calibri" w:cs="Calibri"/>
                <w:b/>
                <w:bCs/>
                <w:color w:val="000000"/>
                <w:sz w:val="20"/>
                <w:szCs w:val="20"/>
                <w:lang w:val="en-CA"/>
              </w:rPr>
            </w:pPr>
            <w:r w:rsidRPr="000F0847">
              <w:rPr>
                <w:rFonts w:ascii="Calibri" w:eastAsia="Times New Roman" w:hAnsi="Calibri" w:cs="Calibri"/>
                <w:b/>
                <w:bCs/>
                <w:color w:val="000000"/>
                <w:sz w:val="20"/>
                <w:szCs w:val="20"/>
                <w:lang w:val="en-CA"/>
              </w:rPr>
              <w:t>St. Dev. (intercept)</w:t>
            </w:r>
          </w:p>
        </w:tc>
        <w:tc>
          <w:tcPr>
            <w:tcW w:w="1180" w:type="dxa"/>
            <w:gridSpan w:val="2"/>
            <w:tcBorders>
              <w:top w:val="nil"/>
              <w:left w:val="nil"/>
              <w:bottom w:val="nil"/>
              <w:right w:val="nil"/>
            </w:tcBorders>
            <w:shd w:val="clear" w:color="000000" w:fill="FFFFFF"/>
            <w:noWrap/>
            <w:vAlign w:val="bottom"/>
            <w:hideMark/>
          </w:tcPr>
          <w:p w14:paraId="3EBCC89A"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 </w:t>
            </w:r>
          </w:p>
        </w:tc>
        <w:tc>
          <w:tcPr>
            <w:tcW w:w="960" w:type="dxa"/>
            <w:gridSpan w:val="2"/>
            <w:tcBorders>
              <w:top w:val="nil"/>
              <w:left w:val="nil"/>
              <w:bottom w:val="nil"/>
              <w:right w:val="nil"/>
            </w:tcBorders>
            <w:shd w:val="clear" w:color="000000" w:fill="FFFFFF"/>
            <w:noWrap/>
            <w:vAlign w:val="bottom"/>
            <w:hideMark/>
          </w:tcPr>
          <w:p w14:paraId="6B68A2AB"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 </w:t>
            </w:r>
          </w:p>
        </w:tc>
      </w:tr>
      <w:tr w:rsidR="0044377E" w:rsidRPr="0044377E" w14:paraId="0492327C" w14:textId="77777777" w:rsidTr="000F0847">
        <w:trPr>
          <w:gridAfter w:val="1"/>
          <w:wAfter w:w="6" w:type="dxa"/>
          <w:trHeight w:val="300"/>
        </w:trPr>
        <w:tc>
          <w:tcPr>
            <w:tcW w:w="2020" w:type="dxa"/>
            <w:tcBorders>
              <w:top w:val="nil"/>
              <w:left w:val="nil"/>
              <w:bottom w:val="nil"/>
              <w:right w:val="nil"/>
            </w:tcBorders>
            <w:shd w:val="clear" w:color="000000" w:fill="FFFFFF"/>
            <w:noWrap/>
            <w:vAlign w:val="bottom"/>
            <w:hideMark/>
          </w:tcPr>
          <w:p w14:paraId="26CDB209" w14:textId="77777777" w:rsidR="0044377E" w:rsidRPr="000F0847" w:rsidRDefault="0044377E" w:rsidP="0044377E">
            <w:pPr>
              <w:spacing w:line="240" w:lineRule="auto"/>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Site [nested]</w:t>
            </w:r>
          </w:p>
        </w:tc>
        <w:tc>
          <w:tcPr>
            <w:tcW w:w="1949" w:type="dxa"/>
            <w:tcBorders>
              <w:top w:val="nil"/>
              <w:left w:val="nil"/>
              <w:bottom w:val="nil"/>
              <w:right w:val="nil"/>
            </w:tcBorders>
            <w:shd w:val="clear" w:color="000000" w:fill="FFFFFF"/>
            <w:noWrap/>
            <w:vAlign w:val="bottom"/>
            <w:hideMark/>
          </w:tcPr>
          <w:p w14:paraId="3C33D325"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1.582</w:t>
            </w:r>
          </w:p>
        </w:tc>
        <w:tc>
          <w:tcPr>
            <w:tcW w:w="944" w:type="dxa"/>
            <w:tcBorders>
              <w:top w:val="nil"/>
              <w:left w:val="nil"/>
              <w:bottom w:val="nil"/>
              <w:right w:val="nil"/>
            </w:tcBorders>
            <w:shd w:val="clear" w:color="000000" w:fill="FFFFFF"/>
            <w:noWrap/>
            <w:vAlign w:val="bottom"/>
            <w:hideMark/>
          </w:tcPr>
          <w:p w14:paraId="2B37FE0C"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 </w:t>
            </w:r>
          </w:p>
        </w:tc>
        <w:tc>
          <w:tcPr>
            <w:tcW w:w="1180" w:type="dxa"/>
            <w:gridSpan w:val="2"/>
            <w:tcBorders>
              <w:top w:val="nil"/>
              <w:left w:val="nil"/>
              <w:bottom w:val="nil"/>
              <w:right w:val="nil"/>
            </w:tcBorders>
            <w:shd w:val="clear" w:color="000000" w:fill="FFFFFF"/>
            <w:noWrap/>
            <w:vAlign w:val="bottom"/>
            <w:hideMark/>
          </w:tcPr>
          <w:p w14:paraId="1E19D067"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 </w:t>
            </w:r>
          </w:p>
        </w:tc>
        <w:tc>
          <w:tcPr>
            <w:tcW w:w="960" w:type="dxa"/>
            <w:gridSpan w:val="2"/>
            <w:tcBorders>
              <w:top w:val="nil"/>
              <w:left w:val="nil"/>
              <w:bottom w:val="nil"/>
              <w:right w:val="nil"/>
            </w:tcBorders>
            <w:shd w:val="clear" w:color="000000" w:fill="FFFFFF"/>
            <w:noWrap/>
            <w:vAlign w:val="bottom"/>
            <w:hideMark/>
          </w:tcPr>
          <w:p w14:paraId="5F5CC22D"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 </w:t>
            </w:r>
          </w:p>
        </w:tc>
      </w:tr>
      <w:tr w:rsidR="0044377E" w:rsidRPr="0044377E" w14:paraId="2603BB66" w14:textId="77777777" w:rsidTr="000F0847">
        <w:trPr>
          <w:gridAfter w:val="1"/>
          <w:wAfter w:w="6" w:type="dxa"/>
          <w:trHeight w:val="315"/>
        </w:trPr>
        <w:tc>
          <w:tcPr>
            <w:tcW w:w="2020" w:type="dxa"/>
            <w:tcBorders>
              <w:top w:val="nil"/>
              <w:left w:val="nil"/>
              <w:bottom w:val="single" w:sz="8" w:space="0" w:color="auto"/>
              <w:right w:val="nil"/>
            </w:tcBorders>
            <w:shd w:val="clear" w:color="000000" w:fill="FFFFFF"/>
            <w:noWrap/>
            <w:vAlign w:val="bottom"/>
            <w:hideMark/>
          </w:tcPr>
          <w:p w14:paraId="77A7755E" w14:textId="77777777" w:rsidR="0044377E" w:rsidRPr="000F0847" w:rsidRDefault="0044377E" w:rsidP="0044377E">
            <w:pPr>
              <w:spacing w:line="240" w:lineRule="auto"/>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Array</w:t>
            </w:r>
          </w:p>
        </w:tc>
        <w:tc>
          <w:tcPr>
            <w:tcW w:w="1949" w:type="dxa"/>
            <w:tcBorders>
              <w:top w:val="nil"/>
              <w:left w:val="nil"/>
              <w:bottom w:val="single" w:sz="8" w:space="0" w:color="auto"/>
              <w:right w:val="nil"/>
            </w:tcBorders>
            <w:shd w:val="clear" w:color="000000" w:fill="FFFFFF"/>
            <w:noWrap/>
            <w:vAlign w:val="bottom"/>
            <w:hideMark/>
          </w:tcPr>
          <w:p w14:paraId="6E4E8B6F"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0.640</w:t>
            </w:r>
          </w:p>
        </w:tc>
        <w:tc>
          <w:tcPr>
            <w:tcW w:w="944" w:type="dxa"/>
            <w:tcBorders>
              <w:top w:val="nil"/>
              <w:left w:val="nil"/>
              <w:bottom w:val="single" w:sz="8" w:space="0" w:color="auto"/>
              <w:right w:val="nil"/>
            </w:tcBorders>
            <w:shd w:val="clear" w:color="000000" w:fill="FFFFFF"/>
            <w:noWrap/>
            <w:vAlign w:val="bottom"/>
            <w:hideMark/>
          </w:tcPr>
          <w:p w14:paraId="56481DEE"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 </w:t>
            </w:r>
          </w:p>
        </w:tc>
        <w:tc>
          <w:tcPr>
            <w:tcW w:w="1180" w:type="dxa"/>
            <w:gridSpan w:val="2"/>
            <w:tcBorders>
              <w:top w:val="nil"/>
              <w:left w:val="nil"/>
              <w:bottom w:val="nil"/>
              <w:right w:val="nil"/>
            </w:tcBorders>
            <w:shd w:val="clear" w:color="000000" w:fill="FFFFFF"/>
            <w:noWrap/>
            <w:vAlign w:val="bottom"/>
            <w:hideMark/>
          </w:tcPr>
          <w:p w14:paraId="27B11000"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 </w:t>
            </w:r>
          </w:p>
        </w:tc>
        <w:tc>
          <w:tcPr>
            <w:tcW w:w="960" w:type="dxa"/>
            <w:gridSpan w:val="2"/>
            <w:tcBorders>
              <w:top w:val="nil"/>
              <w:left w:val="nil"/>
              <w:bottom w:val="nil"/>
              <w:right w:val="nil"/>
            </w:tcBorders>
            <w:shd w:val="clear" w:color="000000" w:fill="FFFFFF"/>
            <w:noWrap/>
            <w:vAlign w:val="bottom"/>
            <w:hideMark/>
          </w:tcPr>
          <w:p w14:paraId="4EBF8FFD"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 </w:t>
            </w:r>
          </w:p>
        </w:tc>
      </w:tr>
    </w:tbl>
    <w:p w14:paraId="1B7F94D0" w14:textId="77777777" w:rsidR="0044377E" w:rsidRDefault="0044377E">
      <w:pPr>
        <w:jc w:val="both"/>
        <w:rPr>
          <w:rFonts w:ascii="Calibri" w:eastAsia="Calibri" w:hAnsi="Calibri" w:cs="Calibri"/>
        </w:rPr>
      </w:pPr>
    </w:p>
    <w:p w14:paraId="422C8C57" w14:textId="159A1752" w:rsidR="00512322" w:rsidRDefault="00512322">
      <w:pPr>
        <w:pBdr>
          <w:top w:val="nil"/>
          <w:left w:val="nil"/>
          <w:bottom w:val="nil"/>
          <w:right w:val="nil"/>
          <w:between w:val="nil"/>
        </w:pBdr>
      </w:pPr>
    </w:p>
    <w:sectPr w:rsidR="00512322" w:rsidSect="007028A3">
      <w:headerReference w:type="default" r:id="rId15"/>
      <w:pgSz w:w="12240" w:h="15840" w:code="1"/>
      <w:pgMar w:top="1440" w:right="1440" w:bottom="1440" w:left="1440" w:header="720" w:footer="720" w:gutter="0"/>
      <w:lnNumType w:countBy="1" w:restart="continuous"/>
      <w:pgNumType w:start="1"/>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Marissa Dyck" w:date="2025-05-01T18:41:00Z" w:initials="MOU">
    <w:p w14:paraId="5F769A06" w14:textId="77777777" w:rsidR="00847DA0" w:rsidRDefault="00847DA0" w:rsidP="00847DA0">
      <w:r>
        <w:rPr>
          <w:rStyle w:val="CommentReference"/>
        </w:rPr>
        <w:annotationRef/>
      </w:r>
      <w:r>
        <w:rPr>
          <w:sz w:val="20"/>
          <w:szCs w:val="20"/>
        </w:rPr>
        <w:t>What is the target journal?</w:t>
      </w:r>
    </w:p>
  </w:comment>
  <w:comment w:id="4" w:author="Aidan Brushett" w:date="2025-05-02T11:37:00Z" w:initials="AB">
    <w:p w14:paraId="6A51AEE4" w14:textId="77777777" w:rsidR="00596814" w:rsidRDefault="00ED55F6" w:rsidP="00596814">
      <w:pPr>
        <w:pStyle w:val="CommentText"/>
      </w:pPr>
      <w:r>
        <w:rPr>
          <w:rStyle w:val="CommentReference"/>
        </w:rPr>
        <w:annotationRef/>
      </w:r>
      <w:r w:rsidR="00596814">
        <w:t>J Appl Ecol has a harsh word limit and Becca also went there, I am thinking Ecology and Evolution or something??</w:t>
      </w:r>
    </w:p>
  </w:comment>
  <w:comment w:id="5" w:author="Jason Fisher" w:date="2025-08-01T10:17:00Z" w:initials="JF">
    <w:p w14:paraId="3A58A4B5" w14:textId="77777777" w:rsidR="00306D4D" w:rsidRDefault="00A83BB8" w:rsidP="00306D4D">
      <w:r>
        <w:rPr>
          <w:rStyle w:val="CommentReference"/>
        </w:rPr>
        <w:annotationRef/>
      </w:r>
      <w:r w:rsidR="00306D4D">
        <w:rPr>
          <w:sz w:val="20"/>
          <w:szCs w:val="20"/>
        </w:rPr>
        <w:t>Suggest in order:</w:t>
      </w:r>
    </w:p>
    <w:p w14:paraId="75B392AF" w14:textId="77777777" w:rsidR="00306D4D" w:rsidRDefault="00306D4D" w:rsidP="00306D4D">
      <w:r>
        <w:rPr>
          <w:sz w:val="20"/>
          <w:szCs w:val="20"/>
        </w:rPr>
        <w:t>Ecology</w:t>
      </w:r>
    </w:p>
    <w:p w14:paraId="050F491A" w14:textId="77777777" w:rsidR="00306D4D" w:rsidRDefault="00306D4D" w:rsidP="00306D4D">
      <w:r>
        <w:rPr>
          <w:sz w:val="20"/>
          <w:szCs w:val="20"/>
        </w:rPr>
        <w:t>Ecol Appl</w:t>
      </w:r>
    </w:p>
    <w:p w14:paraId="367411C9" w14:textId="77777777" w:rsidR="00306D4D" w:rsidRDefault="00306D4D" w:rsidP="00306D4D">
      <w:r>
        <w:rPr>
          <w:sz w:val="20"/>
          <w:szCs w:val="20"/>
        </w:rPr>
        <w:t>J Animal Ecol</w:t>
      </w:r>
    </w:p>
    <w:p w14:paraId="1DDB0D5C" w14:textId="77777777" w:rsidR="00306D4D" w:rsidRDefault="00306D4D" w:rsidP="00306D4D">
      <w:r>
        <w:rPr>
          <w:sz w:val="20"/>
          <w:szCs w:val="20"/>
        </w:rPr>
        <w:t>P Roy Soc B</w:t>
      </w:r>
    </w:p>
    <w:p w14:paraId="3F84684F" w14:textId="77777777" w:rsidR="00306D4D" w:rsidRDefault="00306D4D" w:rsidP="00306D4D"/>
  </w:comment>
  <w:comment w:id="6" w:author="Jason Fisher" w:date="2025-08-01T10:34:00Z" w:initials="JF">
    <w:p w14:paraId="1BD503C7" w14:textId="410B705D" w:rsidR="00F4461B" w:rsidRDefault="00F4461B" w:rsidP="00F4461B">
      <w:r>
        <w:rPr>
          <w:rStyle w:val="CommentReference"/>
        </w:rPr>
        <w:annotationRef/>
      </w:r>
      <w:r>
        <w:rPr>
          <w:sz w:val="20"/>
          <w:szCs w:val="20"/>
        </w:rPr>
        <w:t>Also consider Diversity and Distributions</w:t>
      </w:r>
    </w:p>
  </w:comment>
  <w:comment w:id="9" w:author="Jason Fisher" w:date="2025-08-11T09:38:00Z" w:initials="JF">
    <w:p w14:paraId="5FC6764F" w14:textId="77777777" w:rsidR="002D142A" w:rsidRDefault="002D142A" w:rsidP="002D142A">
      <w:r>
        <w:rPr>
          <w:rStyle w:val="CommentReference"/>
        </w:rPr>
        <w:annotationRef/>
      </w:r>
      <w:r>
        <w:rPr>
          <w:sz w:val="20"/>
          <w:szCs w:val="20"/>
        </w:rPr>
        <w:t>NO ENDOTE?!?!?!?!?!?</w:t>
      </w:r>
    </w:p>
  </w:comment>
  <w:comment w:id="10" w:author="Jason Fisher" w:date="2025-08-11T09:44:00Z" w:initials="JF">
    <w:p w14:paraId="38D70FCE" w14:textId="77777777" w:rsidR="00F02ACE" w:rsidRDefault="00F02ACE" w:rsidP="00F02ACE">
      <w:r>
        <w:rPr>
          <w:rStyle w:val="CommentReference"/>
        </w:rPr>
        <w:annotationRef/>
      </w:r>
      <w:r>
        <w:rPr>
          <w:sz w:val="20"/>
          <w:szCs w:val="20"/>
        </w:rPr>
        <w:t>feels like a natural place for fisher and ladle, and barnas et al</w:t>
      </w:r>
    </w:p>
  </w:comment>
  <w:comment w:id="11" w:author="Jason Fisher" w:date="2025-08-11T10:21:00Z" w:initials="JF">
    <w:p w14:paraId="2523E14E" w14:textId="77777777" w:rsidR="00F267CD" w:rsidRDefault="00F267CD" w:rsidP="00F267CD">
      <w:r>
        <w:rPr>
          <w:rStyle w:val="CommentReference"/>
        </w:rPr>
        <w:annotationRef/>
      </w:r>
      <w:r>
        <w:rPr>
          <w:sz w:val="20"/>
          <w:szCs w:val="20"/>
        </w:rPr>
        <w:t>Tattersall, bierne refs</w:t>
      </w:r>
    </w:p>
  </w:comment>
  <w:comment w:id="12" w:author="Jason Fisher" w:date="2025-08-11T10:27:00Z" w:initials="JF">
    <w:p w14:paraId="40BBDCA8" w14:textId="77777777" w:rsidR="006E6A3C" w:rsidRDefault="006E6A3C" w:rsidP="006E6A3C">
      <w:r>
        <w:rPr>
          <w:rStyle w:val="CommentReference"/>
        </w:rPr>
        <w:annotationRef/>
      </w:r>
      <w:r>
        <w:rPr>
          <w:sz w:val="20"/>
          <w:szCs w:val="20"/>
        </w:rPr>
        <w:t>format</w:t>
      </w:r>
    </w:p>
  </w:comment>
  <w:comment w:id="15" w:author="Barnas, Andrew" w:date="2025-04-28T09:42:00Z" w:initials="BA">
    <w:p w14:paraId="485BF984" w14:textId="792378FD" w:rsidR="00CF2830" w:rsidRDefault="00CF2830">
      <w:pPr>
        <w:pStyle w:val="CommentText"/>
      </w:pPr>
      <w:r>
        <w:rPr>
          <w:rStyle w:val="CommentReference"/>
        </w:rPr>
        <w:annotationRef/>
      </w:r>
      <w:r>
        <w:t xml:space="preserve">Should mention this is Alberta Canada. Help reference readers who don’t know where this is. </w:t>
      </w:r>
    </w:p>
  </w:comment>
  <w:comment w:id="16" w:author="Aidan Brushett" w:date="2025-04-28T19:05:00Z" w:initials="AB">
    <w:p w14:paraId="2657F386" w14:textId="77777777" w:rsidR="004C0FBE" w:rsidRDefault="004C0FBE" w:rsidP="004C0FBE">
      <w:pPr>
        <w:pStyle w:val="CommentText"/>
      </w:pPr>
      <w:r>
        <w:rPr>
          <w:rStyle w:val="CommentReference"/>
        </w:rPr>
        <w:annotationRef/>
      </w:r>
      <w:r>
        <w:t>Added</w:t>
      </w:r>
    </w:p>
  </w:comment>
  <w:comment w:id="23" w:author="Barnas, Andrew" w:date="2025-04-28T09:52:00Z" w:initials="BA">
    <w:p w14:paraId="67419EF3" w14:textId="6C94B656" w:rsidR="00CF2830" w:rsidRDefault="00CF2830">
      <w:pPr>
        <w:pStyle w:val="CommentText"/>
      </w:pPr>
      <w:r>
        <w:rPr>
          <w:rStyle w:val="CommentReference"/>
        </w:rPr>
        <w:annotationRef/>
      </w:r>
      <w:r>
        <w:t>evidenced by?</w:t>
      </w:r>
    </w:p>
  </w:comment>
  <w:comment w:id="24" w:author="Aidan Brushett" w:date="2025-04-28T19:07:00Z" w:initials="AB">
    <w:p w14:paraId="6DF9F281" w14:textId="77777777" w:rsidR="00D00821" w:rsidRDefault="00D00821" w:rsidP="00D00821">
      <w:pPr>
        <w:pStyle w:val="CommentText"/>
      </w:pPr>
      <w:r>
        <w:rPr>
          <w:rStyle w:val="CommentReference"/>
        </w:rPr>
        <w:annotationRef/>
      </w:r>
      <w:r>
        <w:t>Added</w:t>
      </w:r>
    </w:p>
  </w:comment>
  <w:comment w:id="25" w:author="Marissa Dyck" w:date="2025-05-01T18:19:00Z" w:initials="MOU">
    <w:p w14:paraId="7C4A5F92" w14:textId="77777777" w:rsidR="00847DA0" w:rsidRDefault="00847DA0" w:rsidP="00847DA0">
      <w:r>
        <w:rPr>
          <w:rStyle w:val="CommentReference"/>
        </w:rPr>
        <w:annotationRef/>
      </w:r>
      <w:r>
        <w:rPr>
          <w:sz w:val="20"/>
          <w:szCs w:val="20"/>
        </w:rPr>
        <w:t xml:space="preserve">Good citation for this: Stewart, Frances E. C., John P. Volpe, and Jason T. Fisher. "The Debate About Bait: A Red Herring in Wildlife Research." [In en]. </w:t>
      </w:r>
      <w:r>
        <w:rPr>
          <w:i/>
          <w:iCs/>
          <w:sz w:val="20"/>
          <w:szCs w:val="20"/>
        </w:rPr>
        <w:t xml:space="preserve">The Journal of Wildlife Management </w:t>
      </w:r>
      <w:r>
        <w:rPr>
          <w:sz w:val="20"/>
          <w:szCs w:val="20"/>
        </w:rPr>
        <w:t>83, no. 4 (2019 2019): 985-92. https://doi.org/10.1002/jwmg.21657. https://onlinelibrary.wiley.com/doi/abs/10.1002/jwmg.21657</w:t>
      </w:r>
    </w:p>
    <w:p w14:paraId="4C416717" w14:textId="77777777" w:rsidR="00847DA0" w:rsidRDefault="00847DA0" w:rsidP="00847DA0">
      <w:r>
        <w:rPr>
          <w:sz w:val="20"/>
          <w:szCs w:val="20"/>
        </w:rPr>
        <w:t>files/2623/jwmg.html.</w:t>
      </w:r>
    </w:p>
    <w:p w14:paraId="5DC5D125" w14:textId="77777777" w:rsidR="00847DA0" w:rsidRDefault="00847DA0" w:rsidP="00847DA0"/>
  </w:comment>
  <w:comment w:id="26" w:author="Emerald Arthurs" w:date="2025-05-02T10:07:00Z" w:initials="EA">
    <w:p w14:paraId="3558B555" w14:textId="77777777" w:rsidR="00781279" w:rsidRDefault="00781279" w:rsidP="00781279">
      <w:pPr>
        <w:pStyle w:val="CommentText"/>
      </w:pPr>
      <w:r>
        <w:rPr>
          <w:rStyle w:val="CommentReference"/>
        </w:rPr>
        <w:annotationRef/>
      </w:r>
      <w:r>
        <w:t xml:space="preserve">Added. Added in reference list too. </w:t>
      </w:r>
    </w:p>
  </w:comment>
  <w:comment w:id="27" w:author="Barnas, Andrew" w:date="2025-04-28T09:52:00Z" w:initials="BA">
    <w:p w14:paraId="001972F7" w14:textId="16DE9E34" w:rsidR="00D85636" w:rsidRDefault="00D85636">
      <w:pPr>
        <w:pStyle w:val="CommentText"/>
      </w:pPr>
      <w:r>
        <w:rPr>
          <w:rStyle w:val="CommentReference"/>
        </w:rPr>
        <w:annotationRef/>
      </w:r>
      <w:r>
        <w:t xml:space="preserve">Standard deviation too. Range speaks to min and max of course, but we want to show that we were consistent in sampling. </w:t>
      </w:r>
    </w:p>
  </w:comment>
  <w:comment w:id="28" w:author="Aidan Brushett" w:date="2025-04-28T19:23:00Z" w:initials="AB">
    <w:p w14:paraId="244BEF40" w14:textId="77777777" w:rsidR="0009054F" w:rsidRDefault="0009054F" w:rsidP="0009054F">
      <w:pPr>
        <w:pStyle w:val="CommentText"/>
      </w:pPr>
      <w:r>
        <w:rPr>
          <w:rStyle w:val="CommentReference"/>
        </w:rPr>
        <w:annotationRef/>
      </w:r>
      <w:r>
        <w:t>SD added. SD implies an expected range larger than our actual range, so left range in there as well</w:t>
      </w:r>
    </w:p>
  </w:comment>
  <w:comment w:id="29" w:author="Jason Fisher" w:date="2025-08-11T11:49:00Z" w:initials="JF">
    <w:p w14:paraId="3AC39AB9" w14:textId="77777777" w:rsidR="008B762C" w:rsidRDefault="008B762C" w:rsidP="008B762C">
      <w:r>
        <w:rPr>
          <w:rStyle w:val="CommentReference"/>
        </w:rPr>
        <w:annotationRef/>
      </w:r>
      <w:r>
        <w:rPr>
          <w:sz w:val="20"/>
          <w:szCs w:val="20"/>
        </w:rPr>
        <w:t>Fun fact, this is irrelevant when binning to month</w:t>
      </w:r>
    </w:p>
  </w:comment>
  <w:comment w:id="30" w:author="Aidan Brushett" w:date="2025-08-13T10:04:00Z" w:initials="AB">
    <w:p w14:paraId="1B9EC5D6" w14:textId="77777777" w:rsidR="001B6AD5" w:rsidRDefault="001B6AD5" w:rsidP="001B6AD5">
      <w:pPr>
        <w:pStyle w:val="CommentText"/>
      </w:pPr>
      <w:r>
        <w:rPr>
          <w:rStyle w:val="CommentReference"/>
        </w:rPr>
        <w:annotationRef/>
      </w:r>
      <w:r>
        <w:t>Not when using negative binomial, since the response is still # of detections</w:t>
      </w:r>
    </w:p>
  </w:comment>
  <w:comment w:id="31" w:author="Jason Fisher" w:date="2025-08-11T11:57:00Z" w:initials="JF">
    <w:p w14:paraId="0BBF2A8F" w14:textId="3F4CFEC5" w:rsidR="007B7A51" w:rsidRDefault="007B7A51" w:rsidP="007B7A51">
      <w:r>
        <w:rPr>
          <w:rStyle w:val="CommentReference"/>
        </w:rPr>
        <w:annotationRef/>
      </w:r>
      <w:r>
        <w:rPr>
          <w:sz w:val="20"/>
          <w:szCs w:val="20"/>
        </w:rPr>
        <w:t>Rota, Christopher T., et al. "Occupancy estimation and the closure assumption." Journal of Applied Ecology 46.6 (2009): 1173-1181.</w:t>
      </w:r>
    </w:p>
  </w:comment>
  <w:comment w:id="34" w:author="Aidan Brushett" w:date="2025-08-13T10:46:00Z" w:initials="AB">
    <w:p w14:paraId="15FA16E2" w14:textId="77777777" w:rsidR="0089439D" w:rsidRDefault="0089439D" w:rsidP="0089439D">
      <w:pPr>
        <w:pStyle w:val="CommentText"/>
      </w:pPr>
      <w:r>
        <w:rPr>
          <w:rStyle w:val="CommentReference"/>
        </w:rPr>
        <w:annotationRef/>
      </w:r>
      <w:r>
        <w:t>Cite greenwood, etc.</w:t>
      </w:r>
    </w:p>
  </w:comment>
  <w:comment w:id="37" w:author="Jason Fisher" w:date="2025-08-11T13:59:00Z" w:initials="JF">
    <w:p w14:paraId="2612729B" w14:textId="7F9D8D48" w:rsidR="008D78FF" w:rsidRDefault="008D78FF" w:rsidP="008D78FF">
      <w:r>
        <w:rPr>
          <w:rStyle w:val="CommentReference"/>
        </w:rPr>
        <w:annotationRef/>
      </w:r>
      <w:r>
        <w:rPr>
          <w:sz w:val="20"/>
          <w:szCs w:val="20"/>
        </w:rPr>
        <w:t>As some one has to do 100s of reviews I HATE searching for tables and figures. given them to me in-line, immediately following their citation, so I can see them evidence easily. Reviewers and editors will thank you.</w:t>
      </w:r>
    </w:p>
    <w:p w14:paraId="6AFECC3C" w14:textId="77777777" w:rsidR="008D78FF" w:rsidRDefault="008D78FF" w:rsidP="008D78FF"/>
  </w:comment>
  <w:comment w:id="38" w:author="Aidan Brushett" w:date="2025-08-13T11:03:00Z" w:initials="AB">
    <w:p w14:paraId="193F0F1C" w14:textId="77777777" w:rsidR="00BA05A3" w:rsidRDefault="00BA05A3" w:rsidP="00BA05A3">
      <w:pPr>
        <w:pStyle w:val="CommentText"/>
      </w:pPr>
      <w:r>
        <w:rPr>
          <w:rStyle w:val="CommentReference"/>
        </w:rPr>
        <w:annotationRef/>
      </w:r>
      <w:r>
        <w:t>Change:</w:t>
      </w:r>
    </w:p>
    <w:p w14:paraId="2333689C" w14:textId="77777777" w:rsidR="00BA05A3" w:rsidRDefault="00BA05A3" w:rsidP="00BA05A3">
      <w:pPr>
        <w:pStyle w:val="CommentText"/>
      </w:pPr>
    </w:p>
    <w:p w14:paraId="0640EE6F" w14:textId="77777777" w:rsidR="00BA05A3" w:rsidRDefault="00BA05A3" w:rsidP="00BA05A3">
      <w:pPr>
        <w:pStyle w:val="CommentText"/>
      </w:pPr>
      <w:r>
        <w:t>Monthly detections instead of monthly occurrence</w:t>
      </w:r>
    </w:p>
    <w:p w14:paraId="439FC0AE" w14:textId="77777777" w:rsidR="00BA05A3" w:rsidRDefault="00BA05A3" w:rsidP="00BA05A3">
      <w:pPr>
        <w:pStyle w:val="CommentText"/>
      </w:pPr>
      <w:r>
        <w:t>Which scale? Specify throughout</w:t>
      </w:r>
    </w:p>
  </w:comment>
  <w:comment w:id="39" w:author="Aidan Brushett" w:date="2025-08-13T10:37:00Z" w:initials="AB">
    <w:p w14:paraId="2B03A27F" w14:textId="3AC06208" w:rsidR="00AB6182" w:rsidRDefault="00AB6182" w:rsidP="00AB6182">
      <w:pPr>
        <w:pStyle w:val="CommentText"/>
      </w:pPr>
      <w:r>
        <w:rPr>
          <w:rStyle w:val="CommentReference"/>
        </w:rPr>
        <w:annotationRef/>
      </w:r>
      <w:r>
        <w:t>Move to supporting information</w:t>
      </w:r>
    </w:p>
  </w:comment>
  <w:comment w:id="40" w:author="Jason Fisher" w:date="2025-08-11T13:43:00Z" w:initials="JF">
    <w:p w14:paraId="3BE4BAC1" w14:textId="44403D0D" w:rsidR="00FF36C7" w:rsidRDefault="00FF36C7" w:rsidP="00FF36C7">
      <w:r>
        <w:rPr>
          <w:rStyle w:val="CommentReference"/>
        </w:rPr>
        <w:annotationRef/>
      </w:r>
      <w:r>
        <w:rPr>
          <w:sz w:val="20"/>
          <w:szCs w:val="20"/>
        </w:rPr>
        <w:t>Advice throughout: write about the ecological relationships first, and the cite model support as evidence. I've started you off here, continue throughout.</w:t>
      </w:r>
    </w:p>
  </w:comment>
  <w:comment w:id="41" w:author="Jason Fisher" w:date="2025-08-11T13:48:00Z" w:initials="JF">
    <w:p w14:paraId="120702ED" w14:textId="4C48F330" w:rsidR="00FD55E5" w:rsidRDefault="00FD55E5" w:rsidP="00FD55E5">
      <w:r>
        <w:rPr>
          <w:rStyle w:val="CommentReference"/>
        </w:rPr>
        <w:annotationRef/>
      </w:r>
      <w:r>
        <w:rPr>
          <w:sz w:val="20"/>
          <w:szCs w:val="20"/>
        </w:rPr>
        <w:t>Include a coefficient table for your core model</w:t>
      </w:r>
    </w:p>
  </w:comment>
  <w:comment w:id="45" w:author="Jason Fisher" w:date="2025-08-11T13:51:00Z" w:initials="JF">
    <w:p w14:paraId="39DA1E9F" w14:textId="77777777" w:rsidR="007A1A4B" w:rsidRDefault="007A1A4B" w:rsidP="007A1A4B">
      <w:r>
        <w:rPr>
          <w:rStyle w:val="CommentReference"/>
        </w:rPr>
        <w:annotationRef/>
      </w:r>
      <w:r>
        <w:rPr>
          <w:sz w:val="20"/>
          <w:szCs w:val="20"/>
        </w:rPr>
        <w:t>which scale is this?</w:t>
      </w:r>
    </w:p>
  </w:comment>
  <w:comment w:id="48" w:author="Jason Fisher" w:date="2025-08-11T14:12:00Z" w:initials="JF">
    <w:p w14:paraId="19FE274D" w14:textId="77777777" w:rsidR="00CE2B23" w:rsidRDefault="00CE2B23" w:rsidP="00CE2B23">
      <w:r>
        <w:rPr>
          <w:rStyle w:val="CommentReference"/>
        </w:rPr>
        <w:annotationRef/>
      </w:r>
      <w:r>
        <w:rPr>
          <w:sz w:val="20"/>
          <w:szCs w:val="20"/>
        </w:rPr>
        <w:t xml:space="preserve">Come at this again after reading the 5 pivotal paragraphs blog. Make sure you connect your exciting findings to the widest flare of your conceptual hourglass, and  do it in media-friendly sound bite language. </w:t>
      </w:r>
    </w:p>
    <w:p w14:paraId="46367663" w14:textId="77777777" w:rsidR="00CE2B23" w:rsidRDefault="00CE2B23" w:rsidP="00CE2B23"/>
    <w:p w14:paraId="0F6C84C1" w14:textId="77777777" w:rsidR="00CE2B23" w:rsidRDefault="00CE2B23" w:rsidP="00CE2B23">
      <w:r>
        <w:rPr>
          <w:sz w:val="20"/>
          <w:szCs w:val="20"/>
        </w:rPr>
        <w:t>made an attempt.</w:t>
      </w:r>
    </w:p>
  </w:comment>
  <w:comment w:id="80" w:author="Jason Fisher" w:date="2025-08-11T14:21:00Z" w:initials="JF">
    <w:p w14:paraId="0C4AE972" w14:textId="77777777" w:rsidR="002E7D29" w:rsidRDefault="002E7D29" w:rsidP="002E7D29">
      <w:r>
        <w:rPr>
          <w:rStyle w:val="CommentReference"/>
        </w:rPr>
        <w:annotationRef/>
      </w:r>
      <w:r>
        <w:rPr>
          <w:sz w:val="20"/>
          <w:szCs w:val="20"/>
        </w:rPr>
        <w:t>Fisher and wilkinson 2005, other non-fisher refs</w:t>
      </w:r>
    </w:p>
  </w:comment>
  <w:comment w:id="85" w:author="Andrew Barnas" w:date="2025-04-28T16:49:00Z" w:initials="AB">
    <w:p w14:paraId="418FAFBA" w14:textId="408DC957" w:rsidR="00074002" w:rsidRDefault="00074002" w:rsidP="00074002">
      <w:pPr>
        <w:pStyle w:val="CommentText"/>
      </w:pPr>
      <w:r>
        <w:rPr>
          <w:rStyle w:val="CommentReference"/>
        </w:rPr>
        <w:annotationRef/>
      </w:r>
      <w:r>
        <w:rPr>
          <w:lang w:val="en-CA"/>
        </w:rPr>
        <w:t>As payment for this friendly review, I request a citation to the Barnas et al. 2024 multi array paper. That thing needs some help with citations LOL</w:t>
      </w:r>
    </w:p>
  </w:comment>
  <w:comment w:id="86" w:author="Emerald Arthurs" w:date="2025-04-29T13:28:00Z" w:initials="EA">
    <w:p w14:paraId="48A6889E" w14:textId="77777777" w:rsidR="00064630" w:rsidRDefault="00A47891" w:rsidP="00064630">
      <w:pPr>
        <w:pStyle w:val="CommentText"/>
      </w:pPr>
      <w:r>
        <w:rPr>
          <w:rStyle w:val="CommentReference"/>
        </w:rPr>
        <w:annotationRef/>
      </w:r>
      <w:r w:rsidR="00064630">
        <w:t>Added. Also added on reference list too</w:t>
      </w:r>
    </w:p>
  </w:comment>
  <w:comment w:id="95" w:author="Jason Fisher" w:date="2025-08-11T14:27:00Z" w:initials="JF">
    <w:p w14:paraId="6D944738" w14:textId="77777777" w:rsidR="004D1D92" w:rsidRDefault="004D1D92" w:rsidP="004D1D92">
      <w:r>
        <w:rPr>
          <w:rStyle w:val="CommentReference"/>
        </w:rPr>
        <w:annotationRef/>
      </w:r>
      <w:r>
        <w:rPr>
          <w:sz w:val="20"/>
          <w:szCs w:val="20"/>
        </w:rPr>
        <w:t>fisher and merriam 2000</w:t>
      </w:r>
    </w:p>
    <w:p w14:paraId="3C836547" w14:textId="77777777" w:rsidR="004D1D92" w:rsidRDefault="004D1D92" w:rsidP="004D1D92">
      <w:r>
        <w:rPr>
          <w:sz w:val="20"/>
          <w:szCs w:val="20"/>
        </w:rPr>
        <w:t>Pulliam and Danielson populaiton processes in complex landscapes</w:t>
      </w:r>
    </w:p>
  </w:comment>
  <w:comment w:id="96" w:author="Andrew Barnas" w:date="2025-04-28T16:38:00Z" w:initials="AB">
    <w:p w14:paraId="24CD2AB6" w14:textId="195F41FE" w:rsidR="002B782A" w:rsidRDefault="002B782A" w:rsidP="002B782A">
      <w:pPr>
        <w:pStyle w:val="CommentText"/>
      </w:pPr>
      <w:r>
        <w:rPr>
          <w:rStyle w:val="CommentReference"/>
        </w:rPr>
        <w:annotationRef/>
      </w:r>
      <w:r>
        <w:rPr>
          <w:lang w:val="en-CA"/>
        </w:rPr>
        <w:t>Something cool to point out here and imbed your findings in the literature - Is there anything known about the approximate home range of squirrels? I found myself wondering this while reading this section so if you could explicitly provide that, it would be cool.</w:t>
      </w:r>
    </w:p>
  </w:comment>
  <w:comment w:id="97" w:author="Emerald Arthurs" w:date="2025-04-29T14:30:00Z" w:initials="EA">
    <w:p w14:paraId="47871EDA" w14:textId="77777777" w:rsidR="005F083E" w:rsidRDefault="005F083E" w:rsidP="005F083E">
      <w:pPr>
        <w:pStyle w:val="CommentText"/>
      </w:pPr>
      <w:r>
        <w:rPr>
          <w:rStyle w:val="CommentReference"/>
        </w:rPr>
        <w:annotationRef/>
      </w:r>
      <w:r>
        <w:t>We mention that the home range is small and is comparable to the 100 meter scale of the variables. I am not sure that listing estimated home range sizes will be useful for the discussion.</w:t>
      </w:r>
    </w:p>
  </w:comment>
  <w:comment w:id="98" w:author="Aidan Brushett" w:date="2025-04-30T10:18:00Z" w:initials="AB">
    <w:p w14:paraId="11448700" w14:textId="77777777" w:rsidR="00291338" w:rsidRDefault="00291338" w:rsidP="00291338">
      <w:pPr>
        <w:pStyle w:val="CommentText"/>
      </w:pPr>
      <w:r>
        <w:rPr>
          <w:rStyle w:val="CommentReference"/>
        </w:rPr>
        <w:annotationRef/>
      </w:r>
      <w:r>
        <w:t>I agree with Barnas. These are rough numbers pulled from Jake’s thesis, no extra citations needed.</w:t>
      </w:r>
    </w:p>
    <w:p w14:paraId="0CFBB6B0" w14:textId="77777777" w:rsidR="00291338" w:rsidRDefault="00291338" w:rsidP="00291338">
      <w:pPr>
        <w:pStyle w:val="CommentText"/>
      </w:pPr>
    </w:p>
    <w:p w14:paraId="38667CC0" w14:textId="19C1242E" w:rsidR="00291338" w:rsidRDefault="00291338" w:rsidP="00291338">
      <w:pPr>
        <w:pStyle w:val="CommentText"/>
      </w:pPr>
      <w:r>
        <w:rPr>
          <w:noProof/>
        </w:rPr>
        <w:drawing>
          <wp:inline distT="0" distB="0" distL="0" distR="0" wp14:anchorId="2195B4CE" wp14:editId="5C0DF152">
            <wp:extent cx="5920105" cy="8229600"/>
            <wp:effectExtent l="0" t="0" r="4445" b="0"/>
            <wp:docPr id="41787356"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514037" name="Picture 769514037" descr="Image"/>
                    <pic:cNvPicPr/>
                  </pic:nvPicPr>
                  <pic:blipFill>
                    <a:blip r:embed="rId1">
                      <a:extLst>
                        <a:ext uri="{28A0092B-C50C-407E-A947-70E740481C1C}">
                          <a14:useLocalDpi xmlns:a14="http://schemas.microsoft.com/office/drawing/2010/main" val="0"/>
                        </a:ext>
                      </a:extLst>
                    </a:blip>
                    <a:stretch>
                      <a:fillRect/>
                    </a:stretch>
                  </pic:blipFill>
                  <pic:spPr>
                    <a:xfrm>
                      <a:off x="0" y="0"/>
                      <a:ext cx="5920105" cy="8229600"/>
                    </a:xfrm>
                    <a:prstGeom prst="rect">
                      <a:avLst/>
                    </a:prstGeom>
                  </pic:spPr>
                </pic:pic>
              </a:graphicData>
            </a:graphic>
          </wp:inline>
        </w:drawing>
      </w:r>
    </w:p>
  </w:comment>
  <w:comment w:id="99" w:author="Jason Fisher" w:date="2025-08-11T14:30:00Z" w:initials="JF">
    <w:p w14:paraId="1B90FEF7" w14:textId="77777777" w:rsidR="003025FD" w:rsidRDefault="003025FD" w:rsidP="003025FD">
      <w:r>
        <w:rPr>
          <w:rStyle w:val="CommentReference"/>
        </w:rPr>
        <w:annotationRef/>
      </w:r>
      <w:r>
        <w:rPr>
          <w:sz w:val="20"/>
          <w:szCs w:val="20"/>
        </w:rPr>
        <w:t>pulliam, levin, etc etc</w:t>
      </w:r>
    </w:p>
  </w:comment>
  <w:comment w:id="100" w:author="Jason Fisher" w:date="2025-08-11T14:30:00Z" w:initials="JF">
    <w:p w14:paraId="092401D4" w14:textId="77777777" w:rsidR="003025FD" w:rsidRDefault="003025FD" w:rsidP="003025FD">
      <w:r>
        <w:rPr>
          <w:rStyle w:val="CommentReference"/>
        </w:rPr>
        <w:annotationRef/>
      </w:r>
      <w:r>
        <w:rPr>
          <w:sz w:val="20"/>
          <w:szCs w:val="20"/>
        </w:rPr>
        <w:t>?? remind us what this is exactly</w:t>
      </w:r>
    </w:p>
  </w:comment>
  <w:comment w:id="101" w:author="Jason Fisher" w:date="2025-08-11T14:31:00Z" w:initials="JF">
    <w:p w14:paraId="58C7B009" w14:textId="77777777" w:rsidR="00EF579C" w:rsidRDefault="00EF579C" w:rsidP="00EF579C">
      <w:r>
        <w:rPr>
          <w:rStyle w:val="CommentReference"/>
        </w:rPr>
        <w:annotationRef/>
      </w:r>
      <w:r>
        <w:rPr>
          <w:sz w:val="20"/>
          <w:szCs w:val="20"/>
        </w:rPr>
        <w:t>check for per-reviewed pubs instead</w:t>
      </w:r>
    </w:p>
  </w:comment>
  <w:comment w:id="102" w:author="Jason Fisher" w:date="2025-08-11T14:32:00Z" w:initials="JF">
    <w:p w14:paraId="7260F41C" w14:textId="77777777" w:rsidR="00C951B9" w:rsidRDefault="00C951B9" w:rsidP="00C951B9">
      <w:r>
        <w:rPr>
          <w:rStyle w:val="CommentReference"/>
        </w:rPr>
        <w:annotationRef/>
      </w:r>
      <w:hyperlink r:id="rId2" w:history="1">
        <w:r w:rsidRPr="00586A50">
          <w:rPr>
            <w:rStyle w:val="Hyperlink"/>
            <w:sz w:val="20"/>
            <w:szCs w:val="20"/>
          </w:rPr>
          <w:t>https://www.noslangues-ourlanguages.gc.ca/en/writing-tips-plus/hyphens-compound-adjectives</w:t>
        </w:r>
      </w:hyperlink>
    </w:p>
  </w:comment>
  <w:comment w:id="105" w:author="Jason Fisher" w:date="2025-08-11T14:33:00Z" w:initials="JF">
    <w:p w14:paraId="5636BFCA" w14:textId="77777777" w:rsidR="00001907" w:rsidRDefault="00001907" w:rsidP="00001907">
      <w:r>
        <w:rPr>
          <w:rStyle w:val="CommentReference"/>
        </w:rPr>
        <w:annotationRef/>
      </w:r>
      <w:r>
        <w:rPr>
          <w:sz w:val="20"/>
          <w:szCs w:val="20"/>
        </w:rPr>
        <w:t>hazel mast, other animals, etc etc - worth delineating more fully with citations</w:t>
      </w:r>
    </w:p>
  </w:comment>
  <w:comment w:id="106" w:author="Jason Fisher" w:date="2025-08-11T14:51:00Z" w:initials="JF">
    <w:p w14:paraId="7817E7B2" w14:textId="77777777" w:rsidR="002F4EFB" w:rsidRDefault="002F4EFB" w:rsidP="002F4EFB">
      <w:r>
        <w:rPr>
          <w:rStyle w:val="CommentReference"/>
        </w:rPr>
        <w:annotationRef/>
      </w:r>
      <w:r>
        <w:rPr>
          <w:sz w:val="20"/>
          <w:szCs w:val="20"/>
        </w:rPr>
        <w:t xml:space="preserve">Hey check this out: </w:t>
      </w:r>
      <w:hyperlink r:id="rId3" w:history="1">
        <w:r w:rsidRPr="00013EDE">
          <w:rPr>
            <w:rStyle w:val="Hyperlink"/>
            <w:sz w:val="20"/>
            <w:szCs w:val="20"/>
          </w:rPr>
          <w:t>https://academic.oup.com/jmammal/article-abstract/78/1/192/872196?login=false</w:t>
        </w:r>
      </w:hyperlink>
    </w:p>
  </w:comment>
  <w:comment w:id="107" w:author="Jason Fisher" w:date="2025-08-11T14:42:00Z" w:initials="JF">
    <w:p w14:paraId="24496F94" w14:textId="77777777" w:rsidR="00485D12" w:rsidRDefault="00485D12" w:rsidP="00485D12">
      <w:r>
        <w:rPr>
          <w:rStyle w:val="CommentReference"/>
        </w:rPr>
        <w:annotationRef/>
      </w:r>
      <w:r>
        <w:rPr>
          <w:sz w:val="20"/>
          <w:szCs w:val="20"/>
        </w:rPr>
        <w:t xml:space="preserve">don;t forget owly boys </w:t>
      </w:r>
      <w:hyperlink r:id="rId4" w:history="1">
        <w:r w:rsidRPr="00BD0877">
          <w:rPr>
            <w:rStyle w:val="Hyperlink"/>
            <w:sz w:val="20"/>
            <w:szCs w:val="20"/>
          </w:rPr>
          <w:t>https://ace-eco.org/vol18/iss1/art9/</w:t>
        </w:r>
      </w:hyperlink>
    </w:p>
  </w:comment>
  <w:comment w:id="108" w:author="Jason Fisher" w:date="2025-08-11T14:47:00Z" w:initials="JF">
    <w:p w14:paraId="389A4A73" w14:textId="77777777" w:rsidR="002C0FA8" w:rsidRDefault="004143B1" w:rsidP="002C0FA8">
      <w:r>
        <w:rPr>
          <w:rStyle w:val="CommentReference"/>
        </w:rPr>
        <w:annotationRef/>
      </w:r>
      <w:r w:rsidR="002C0FA8">
        <w:rPr>
          <w:sz w:val="20"/>
          <w:szCs w:val="20"/>
        </w:rPr>
        <w:t>If you can cite a paper on boreal red squirrel diets instead that'd be much better, or in addition to my space-use paper...</w:t>
      </w:r>
    </w:p>
  </w:comment>
  <w:comment w:id="109" w:author="Jason Fisher" w:date="2025-08-11T14:48:00Z" w:initials="JF">
    <w:p w14:paraId="37AEAE6B" w14:textId="2D803E39" w:rsidR="006E3DA2" w:rsidRDefault="006E3DA2" w:rsidP="006E3DA2">
      <w:r>
        <w:rPr>
          <w:rStyle w:val="CommentReference"/>
        </w:rPr>
        <w:annotationRef/>
      </w:r>
      <w:hyperlink r:id="rId5" w:history="1">
        <w:r w:rsidRPr="00023A0E">
          <w:rPr>
            <w:rStyle w:val="Hyperlink"/>
            <w:sz w:val="20"/>
            <w:szCs w:val="20"/>
          </w:rPr>
          <w:t>https://harvest.usask.ca/items/ad77ef3f-4d96-4746-8a8a-99c9bdaf0980</w:t>
        </w:r>
      </w:hyperlink>
    </w:p>
    <w:p w14:paraId="3DDFB34E" w14:textId="77777777" w:rsidR="006E3DA2" w:rsidRDefault="006E3DA2" w:rsidP="006E3DA2">
      <w:r>
        <w:rPr>
          <w:sz w:val="20"/>
          <w:szCs w:val="20"/>
        </w:rPr>
        <w:t>maybe?</w:t>
      </w:r>
    </w:p>
  </w:comment>
  <w:comment w:id="110" w:author="Jason Fisher" w:date="2025-08-11T14:54:00Z" w:initials="JF">
    <w:p w14:paraId="07A95D4C" w14:textId="77777777" w:rsidR="00A115E5" w:rsidRDefault="00A115E5" w:rsidP="00A115E5">
      <w:r>
        <w:rPr>
          <w:rStyle w:val="CommentReference"/>
        </w:rPr>
        <w:annotationRef/>
      </w:r>
      <w:hyperlink r:id="rId6" w:history="1">
        <w:r w:rsidRPr="00715E41">
          <w:rPr>
            <w:rStyle w:val="Hyperlink"/>
            <w:sz w:val="20"/>
            <w:szCs w:val="20"/>
          </w:rPr>
          <w:t>https://www.jstor.org/stable/3798975</w:t>
        </w:r>
      </w:hyperlink>
      <w:r>
        <w:rPr>
          <w:sz w:val="20"/>
          <w:szCs w:val="20"/>
        </w:rPr>
        <w:t xml:space="preserve"> and refs therein</w:t>
      </w:r>
    </w:p>
  </w:comment>
  <w:comment w:id="112" w:author="Andrew Barnas" w:date="2025-04-28T16:47:00Z" w:initials="AB">
    <w:p w14:paraId="31B70B66" w14:textId="4BED0D37" w:rsidR="00074002" w:rsidRDefault="00074002" w:rsidP="00074002">
      <w:pPr>
        <w:pStyle w:val="CommentText"/>
      </w:pPr>
      <w:r>
        <w:rPr>
          <w:rStyle w:val="CommentReference"/>
        </w:rPr>
        <w:annotationRef/>
      </w:r>
      <w:r>
        <w:rPr>
          <w:lang w:val="en-CA"/>
        </w:rPr>
        <w:t xml:space="preserve">A statistical caveat to consider. Parameter estimates from predictive models (e.g. model selection) are well known to be biased. Arif and Macneil 2022 Predictive models arent for causal inferences. Ecology Letters. </w:t>
      </w:r>
    </w:p>
  </w:comment>
  <w:comment w:id="125" w:author="Barnas, Andrew" w:date="2025-04-28T09:46:00Z" w:initials="BA">
    <w:p w14:paraId="066A0107" w14:textId="79DD136C" w:rsidR="00CF2830" w:rsidRDefault="00CF2830">
      <w:pPr>
        <w:pStyle w:val="CommentText"/>
      </w:pPr>
      <w:r>
        <w:rPr>
          <w:rStyle w:val="CommentReference"/>
        </w:rPr>
        <w:annotationRef/>
      </w:r>
      <w:r>
        <w:t>Cool figure. A couple thoughts:</w:t>
      </w:r>
    </w:p>
    <w:p w14:paraId="58EE6457" w14:textId="77777777" w:rsidR="00CF2830" w:rsidRDefault="00CF2830" w:rsidP="00CF2830">
      <w:pPr>
        <w:pStyle w:val="CommentText"/>
        <w:numPr>
          <w:ilvl w:val="0"/>
          <w:numId w:val="2"/>
        </w:numPr>
      </w:pPr>
      <w:r>
        <w:t xml:space="preserve"> Consider panel identifiers (A, B, C…). Then in the text of the methods you can direct readers to specific parts of the panel you are talking about. And in your caption, “D, E, F) Red squirrels were detected year-round in a variety of habitat types.</w:t>
      </w:r>
    </w:p>
    <w:p w14:paraId="57908963" w14:textId="77777777" w:rsidR="00CF2830" w:rsidRDefault="00CF2830" w:rsidP="00CF2830">
      <w:pPr>
        <w:pStyle w:val="CommentText"/>
        <w:numPr>
          <w:ilvl w:val="0"/>
          <w:numId w:val="2"/>
        </w:numPr>
      </w:pPr>
      <w:r>
        <w:t>Timber harvest areas in green: Is this not just the boreal forest ecozone? E.g. theres no harvest depicted here in the majority of BC?</w:t>
      </w:r>
    </w:p>
    <w:p w14:paraId="7F0A3C37" w14:textId="6002ABCA" w:rsidR="00CF2830" w:rsidRDefault="00CF2830" w:rsidP="00CF2830">
      <w:pPr>
        <w:pStyle w:val="CommentText"/>
        <w:numPr>
          <w:ilvl w:val="0"/>
          <w:numId w:val="2"/>
        </w:numPr>
      </w:pPr>
      <w:r>
        <w:t xml:space="preserve">In the landscapes panel, I would ditch every “city” except Fort McMurray just to reference readers on the approximate location. Otherwise it is a bit confusing as to if those other locations are sampling areas or something.  </w:t>
      </w:r>
    </w:p>
  </w:comment>
  <w:comment w:id="126" w:author="Marissa Dyck" w:date="2025-05-01T18:26:00Z" w:initials="MOU">
    <w:p w14:paraId="076EE088" w14:textId="77777777" w:rsidR="00847DA0" w:rsidRDefault="00847DA0" w:rsidP="00847DA0">
      <w:r>
        <w:rPr>
          <w:rStyle w:val="CommentReference"/>
        </w:rPr>
        <w:annotationRef/>
      </w:r>
      <w:r>
        <w:rPr>
          <w:sz w:val="20"/>
          <w:szCs w:val="20"/>
        </w:rPr>
        <w:t>Great notes from Andrew! My only addition might be to run it by Jake or online check for a colorblind friendly test on your panel c map</w:t>
      </w:r>
    </w:p>
  </w:comment>
  <w:comment w:id="127" w:author="Aidan Brushett" w:date="2025-05-02T11:56:00Z" w:initials="AB">
    <w:p w14:paraId="5B2ACF0B" w14:textId="77777777" w:rsidR="009903D1" w:rsidRDefault="009903D1" w:rsidP="009903D1">
      <w:pPr>
        <w:pStyle w:val="CommentText"/>
      </w:pPr>
      <w:r>
        <w:rPr>
          <w:rStyle w:val="CommentReference"/>
        </w:rPr>
        <w:annotationRef/>
      </w:r>
      <w:r>
        <w:t>Have done this, good to go:)</w:t>
      </w:r>
    </w:p>
  </w:comment>
  <w:comment w:id="128" w:author="Marissa Dyck" w:date="2025-05-01T19:34:00Z" w:initials="MOU">
    <w:p w14:paraId="4A1BA636" w14:textId="7B142D3E" w:rsidR="009E6471" w:rsidRDefault="009E6471" w:rsidP="009E6471">
      <w:r>
        <w:rPr>
          <w:rStyle w:val="CommentReference"/>
        </w:rPr>
        <w:annotationRef/>
      </w:r>
      <w:r>
        <w:rPr>
          <w:sz w:val="20"/>
          <w:szCs w:val="20"/>
        </w:rPr>
        <w:t>See note on fig 5 about consistency between plots.</w:t>
      </w:r>
    </w:p>
    <w:p w14:paraId="21C44C0C" w14:textId="77777777" w:rsidR="009E6471" w:rsidRDefault="009E6471" w:rsidP="009E6471"/>
    <w:p w14:paraId="4E4C6CDD" w14:textId="77777777" w:rsidR="009E6471" w:rsidRDefault="009E6471" w:rsidP="009E6471">
      <w:r>
        <w:rPr>
          <w:sz w:val="20"/>
          <w:szCs w:val="20"/>
        </w:rPr>
        <w:t>Also I think this is useful for a reviewer and for complete transparency but you have a lot of figures I might suggest moving to a supplemental info depending on the journal you submit to</w:t>
      </w:r>
    </w:p>
  </w:comment>
  <w:comment w:id="129" w:author="Aidan Brushett" w:date="2025-05-02T11:56:00Z" w:initials="AB">
    <w:p w14:paraId="701876CF" w14:textId="77777777" w:rsidR="00DB04C4" w:rsidRDefault="009903D1" w:rsidP="00DB04C4">
      <w:pPr>
        <w:pStyle w:val="CommentText"/>
      </w:pPr>
      <w:r>
        <w:rPr>
          <w:rStyle w:val="CommentReference"/>
        </w:rPr>
        <w:annotationRef/>
      </w:r>
      <w:r w:rsidR="00DB04C4">
        <w:t>I agree, we added this as per advice from Barnas but I’m not sure it adds a ton of information that’s critical for the main manuscript. Will move to SI</w:t>
      </w:r>
    </w:p>
  </w:comment>
  <w:comment w:id="130" w:author="Marissa Dyck" w:date="2025-05-01T19:33:00Z" w:initials="MOU">
    <w:p w14:paraId="3E54B0C7" w14:textId="1607D5CF" w:rsidR="009E6471" w:rsidRDefault="009E6471" w:rsidP="009E6471">
      <w:r>
        <w:rPr>
          <w:rStyle w:val="CommentReference"/>
        </w:rPr>
        <w:annotationRef/>
      </w:r>
      <w:r>
        <w:rPr>
          <w:sz w:val="20"/>
          <w:szCs w:val="20"/>
        </w:rPr>
        <w:t>The black almost gets confusing with the dark grey here because it drops to zero can you swap the light and dark grey colors</w:t>
      </w:r>
    </w:p>
  </w:comment>
  <w:comment w:id="131" w:author="Aidan Brushett" w:date="2025-08-13T10:28:00Z" w:initials="AB">
    <w:p w14:paraId="712C258E" w14:textId="77777777" w:rsidR="00AB6182" w:rsidRDefault="00AB6182" w:rsidP="00AB6182">
      <w:pPr>
        <w:pStyle w:val="CommentText"/>
      </w:pPr>
      <w:r>
        <w:rPr>
          <w:rStyle w:val="CommentReference"/>
        </w:rPr>
        <w:annotationRef/>
      </w:r>
      <w:r>
        <w:t>Move to supporting information for space saving???</w:t>
      </w:r>
    </w:p>
  </w:comment>
  <w:comment w:id="135" w:author="Andrew Barnas" w:date="2025-04-28T17:12:00Z" w:initials="AB">
    <w:p w14:paraId="40DD0E8C" w14:textId="6B650B47" w:rsidR="009F38B4" w:rsidRDefault="009F38B4" w:rsidP="009F38B4">
      <w:pPr>
        <w:pStyle w:val="CommentText"/>
      </w:pPr>
      <w:r>
        <w:rPr>
          <w:rStyle w:val="CommentReference"/>
        </w:rPr>
        <w:annotationRef/>
      </w:r>
      <w:r>
        <w:rPr>
          <w:lang w:val="en-CA"/>
        </w:rPr>
        <w:t xml:space="preserve"> a little squirrel silhouette perhaps??</w:t>
      </w:r>
    </w:p>
  </w:comment>
  <w:comment w:id="136" w:author="Andrew Barnas" w:date="2025-04-28T17:13:00Z" w:initials="AB">
    <w:p w14:paraId="6038059F" w14:textId="77777777" w:rsidR="00697500" w:rsidRDefault="00697500" w:rsidP="00697500">
      <w:pPr>
        <w:pStyle w:val="CommentText"/>
      </w:pPr>
      <w:r>
        <w:rPr>
          <w:rStyle w:val="CommentReference"/>
        </w:rPr>
        <w:annotationRef/>
      </w:r>
      <w:r>
        <w:rPr>
          <w:lang w:val="en-CA"/>
        </w:rPr>
        <w:t xml:space="preserve">You might change the legend to say 90% and 10% quantile, then readers will know right away what they are looking at. </w:t>
      </w:r>
    </w:p>
  </w:comment>
  <w:comment w:id="137" w:author="Aidan Brushett" w:date="2025-04-28T23:50:00Z" w:initials="AB">
    <w:p w14:paraId="5A31609E" w14:textId="77777777" w:rsidR="00F305EA" w:rsidRDefault="00F305EA" w:rsidP="00F305EA">
      <w:pPr>
        <w:pStyle w:val="CommentText"/>
      </w:pPr>
      <w:r>
        <w:rPr>
          <w:rStyle w:val="CommentReference"/>
        </w:rPr>
        <w:annotationRef/>
      </w:r>
      <w:r>
        <w:t>incorporated</w:t>
      </w:r>
    </w:p>
  </w:comment>
  <w:comment w:id="138" w:author="Marissa Dyck" w:date="2025-05-01T19:32:00Z" w:initials="MOU">
    <w:p w14:paraId="1B266495" w14:textId="77777777" w:rsidR="009E6471" w:rsidRDefault="009E6471" w:rsidP="009E6471">
      <w:r>
        <w:rPr>
          <w:rStyle w:val="CommentReference"/>
        </w:rPr>
        <w:annotationRef/>
      </w:r>
      <w:r>
        <w:rPr>
          <w:sz w:val="20"/>
          <w:szCs w:val="20"/>
        </w:rPr>
        <w:t>Very nit picky but Be consistent between plots, here you don’t capitalize your axis or legend and in figure 4 &amp; 3 you do</w:t>
      </w:r>
    </w:p>
  </w:comment>
  <w:comment w:id="139" w:author="Marissa Dyck" w:date="2025-05-01T19:36:00Z" w:initials="MOU">
    <w:p w14:paraId="4E78F113" w14:textId="77777777" w:rsidR="009E6471" w:rsidRDefault="009E6471" w:rsidP="009E6471">
      <w:r>
        <w:rPr>
          <w:rStyle w:val="CommentReference"/>
        </w:rPr>
        <w:annotationRef/>
      </w:r>
      <w:r>
        <w:rPr>
          <w:sz w:val="20"/>
          <w:szCs w:val="20"/>
        </w:rPr>
        <w:t>All figs and table should stand alone w/o the text of the manuscript so for this one I would succinctly specify why there are different modeled scales for the different types of variables</w:t>
      </w:r>
    </w:p>
  </w:comment>
  <w:comment w:id="140" w:author="Marissa Dyck" w:date="2025-05-01T18:37:00Z" w:initials="MOU">
    <w:p w14:paraId="62469C9E" w14:textId="77777777" w:rsidR="00A047D7" w:rsidRDefault="00A047D7" w:rsidP="00A047D7">
      <w:r>
        <w:rPr>
          <w:rStyle w:val="CommentReference"/>
        </w:rPr>
        <w:annotationRef/>
      </w:r>
      <w:r>
        <w:rPr>
          <w:sz w:val="20"/>
          <w:szCs w:val="20"/>
        </w:rPr>
        <w:t>Write out fully first time</w:t>
      </w:r>
    </w:p>
  </w:comment>
  <w:comment w:id="141" w:author="Marissa Dyck" w:date="2025-05-01T18:38:00Z" w:initials="MOU">
    <w:p w14:paraId="49F338EF" w14:textId="77777777" w:rsidR="00A047D7" w:rsidRDefault="00A047D7" w:rsidP="00A047D7">
      <w:r>
        <w:rPr>
          <w:rStyle w:val="CommentReference"/>
        </w:rPr>
        <w:annotationRef/>
      </w:r>
      <w:r>
        <w:rPr>
          <w:sz w:val="20"/>
          <w:szCs w:val="20"/>
        </w:rPr>
        <w:t>Akaike, H., 1998. Information theory and an extension of the maximum likelihood principle. In Selected papers of hirotugu akaike (pp. 199-213). New York, NY: Springer New York.</w:t>
      </w:r>
    </w:p>
  </w:comment>
  <w:comment w:id="142" w:author="Emerald Arthurs" w:date="2025-05-02T10:31:00Z" w:initials="EA">
    <w:p w14:paraId="12DBF302" w14:textId="77777777" w:rsidR="00A047D7" w:rsidRDefault="00A047D7" w:rsidP="00A047D7">
      <w:pPr>
        <w:pStyle w:val="CommentText"/>
      </w:pPr>
      <w:r>
        <w:rPr>
          <w:rStyle w:val="CommentReference"/>
        </w:rPr>
        <w:annotationRef/>
      </w:r>
      <w:r>
        <w:t>Added here and in reference list.</w:t>
      </w:r>
    </w:p>
  </w:comment>
  <w:comment w:id="143" w:author="Marissa Dyck" w:date="2025-05-01T18:46:00Z" w:initials="MOU">
    <w:p w14:paraId="3B94CE1D" w14:textId="7764FEFD" w:rsidR="00847DA0" w:rsidRDefault="00847DA0" w:rsidP="00847DA0">
      <w:r>
        <w:rPr>
          <w:rStyle w:val="CommentReference"/>
        </w:rPr>
        <w:annotationRef/>
      </w:r>
      <w:r>
        <w:rPr>
          <w:sz w:val="20"/>
          <w:szCs w:val="20"/>
        </w:rPr>
        <w:t xml:space="preserve">May seem intuitive to us, but you need to write out what all the abbreviations in the table mean specifically (e.g. df, AICc, etc.) </w:t>
      </w:r>
    </w:p>
  </w:comment>
  <w:comment w:id="144" w:author="Aidan Brushett" w:date="2025-05-02T21:51:00Z" w:initials="AB">
    <w:p w14:paraId="179FD993" w14:textId="77777777" w:rsidR="00191996" w:rsidRDefault="00191996" w:rsidP="00191996">
      <w:pPr>
        <w:pStyle w:val="CommentText"/>
      </w:pPr>
      <w:r>
        <w:rPr>
          <w:rStyle w:val="CommentReference"/>
        </w:rPr>
        <w:annotationRef/>
      </w:r>
      <w:r>
        <w:t>Added</w:t>
      </w:r>
    </w:p>
  </w:comment>
  <w:comment w:id="145" w:author="Andrew Barnas" w:date="2025-04-28T16:54:00Z" w:initials="AB">
    <w:p w14:paraId="4ABD4454" w14:textId="5F0ED88E" w:rsidR="008B2310" w:rsidRDefault="008B2310" w:rsidP="008B2310">
      <w:pPr>
        <w:pStyle w:val="CommentText"/>
      </w:pPr>
      <w:r>
        <w:rPr>
          <w:rStyle w:val="CommentReference"/>
        </w:rPr>
        <w:annotationRef/>
      </w:r>
      <w:r>
        <w:rPr>
          <w:lang w:val="en-CA"/>
        </w:rPr>
        <w:t>I see the logic of how you are presenting this, but I think it causes a bit more confusion than its worth. A reviewer will likely revolt against it, and I think you should reorganize into the “Standard” model selection table, leading from top model with descending model support. The reasons for this are:</w:t>
      </w:r>
    </w:p>
    <w:p w14:paraId="59F33151" w14:textId="77777777" w:rsidR="008B2310" w:rsidRDefault="008B2310" w:rsidP="008B2310">
      <w:pPr>
        <w:pStyle w:val="CommentText"/>
        <w:numPr>
          <w:ilvl w:val="0"/>
          <w:numId w:val="3"/>
        </w:numPr>
      </w:pPr>
      <w:r>
        <w:rPr>
          <w:lang w:val="en-CA"/>
        </w:rPr>
        <w:t>Convention, most people will want to read this a certain way and it will help them digest it if the table is how they expect</w:t>
      </w:r>
    </w:p>
    <w:p w14:paraId="61B7D25B" w14:textId="77777777" w:rsidR="008B2310" w:rsidRDefault="008B2310" w:rsidP="008B2310">
      <w:pPr>
        <w:pStyle w:val="CommentText"/>
        <w:numPr>
          <w:ilvl w:val="0"/>
          <w:numId w:val="3"/>
        </w:numPr>
      </w:pPr>
      <w:r>
        <w:rPr>
          <w:lang w:val="en-CA"/>
        </w:rPr>
        <w:t>Ease of comparison between competitive models, e.g. right now its really hard to tell the relative fit for any of the non-top models, or just see how models rank overall.</w:t>
      </w:r>
    </w:p>
    <w:p w14:paraId="640DD668" w14:textId="77777777" w:rsidR="008B2310" w:rsidRDefault="008B2310" w:rsidP="008B2310">
      <w:pPr>
        <w:pStyle w:val="CommentText"/>
        <w:numPr>
          <w:ilvl w:val="0"/>
          <w:numId w:val="3"/>
        </w:numPr>
      </w:pPr>
      <w:r>
        <w:rPr>
          <w:lang w:val="en-CA"/>
        </w:rPr>
        <w:t xml:space="preserve">Reinforce that this was all one model selection approach (rather than four separate ones as it kind of looks like now). </w:t>
      </w:r>
    </w:p>
    <w:p w14:paraId="01E73C76" w14:textId="77777777" w:rsidR="008B2310" w:rsidRDefault="008B2310" w:rsidP="008B2310">
      <w:pPr>
        <w:pStyle w:val="CommentText"/>
      </w:pPr>
    </w:p>
    <w:p w14:paraId="510C14D9" w14:textId="77777777" w:rsidR="008B2310" w:rsidRDefault="008B2310" w:rsidP="008B2310">
      <w:pPr>
        <w:pStyle w:val="CommentText"/>
      </w:pPr>
      <w:r>
        <w:rPr>
          <w:lang w:val="en-CA"/>
        </w:rPr>
        <w:t xml:space="preserve">You can still include a column identifying which habitat each model belongs to though, that’s a good information thing to have. </w:t>
      </w:r>
    </w:p>
  </w:comment>
  <w:comment w:id="146" w:author="Aidan Brushett" w:date="2025-04-28T23:55:00Z" w:initials="AB">
    <w:p w14:paraId="390F0BF6" w14:textId="77777777" w:rsidR="0027170B" w:rsidRDefault="0027170B" w:rsidP="0027170B">
      <w:pPr>
        <w:pStyle w:val="CommentText"/>
      </w:pPr>
      <w:r>
        <w:rPr>
          <w:rStyle w:val="CommentReference"/>
        </w:rPr>
        <w:annotationRef/>
      </w:r>
      <w:r>
        <w:t>Personal note: model weights have changed slightly with addition of more candidate models to the set – ensure table is updated appropriately</w:t>
      </w:r>
    </w:p>
  </w:comment>
  <w:comment w:id="147" w:author="Aidan Brushett" w:date="2025-04-28T23:56:00Z" w:initials="AB">
    <w:p w14:paraId="066F62DB" w14:textId="77777777" w:rsidR="0027170B" w:rsidRDefault="0027170B" w:rsidP="0027170B">
      <w:pPr>
        <w:pStyle w:val="CommentText"/>
      </w:pPr>
      <w:r>
        <w:rPr>
          <w:rStyle w:val="CommentReference"/>
        </w:rPr>
        <w:annotationRef/>
      </w:r>
      <w:r>
        <w:t>No other parameters or AIC weights have changed, do a double check to ensure tables and result section line up properly</w:t>
      </w:r>
    </w:p>
  </w:comment>
  <w:comment w:id="148" w:author="Aidan Brushett" w:date="2025-04-30T12:18:00Z" w:initials="AB">
    <w:p w14:paraId="61044094" w14:textId="77777777" w:rsidR="001D1A6E" w:rsidRDefault="001D1A6E" w:rsidP="001D1A6E">
      <w:pPr>
        <w:pStyle w:val="CommentText"/>
      </w:pPr>
      <w:r>
        <w:rPr>
          <w:rStyle w:val="CommentReference"/>
        </w:rPr>
        <w:annotationRef/>
      </w:r>
      <w:r>
        <w:t>Updated!</w:t>
      </w:r>
    </w:p>
  </w:comment>
  <w:comment w:id="149" w:author="Jason Fisher" w:date="2025-08-11T13:57:00Z" w:initials="JF">
    <w:p w14:paraId="4C323686" w14:textId="77777777" w:rsidR="008E533D" w:rsidRDefault="008E533D" w:rsidP="008E533D">
      <w:r>
        <w:rPr>
          <w:rStyle w:val="CommentReference"/>
        </w:rPr>
        <w:annotationRef/>
      </w:r>
      <w:r>
        <w:rPr>
          <w:sz w:val="20"/>
          <w:szCs w:val="20"/>
        </w:rPr>
        <w:t>Explicitly state spatial scale here in a way easily referable. Also state clearly in the text.</w:t>
      </w:r>
    </w:p>
  </w:comment>
  <w:comment w:id="150" w:author="Marissa Dyck" w:date="2025-05-01T19:35:00Z" w:initials="MOU">
    <w:p w14:paraId="2AA9A466" w14:textId="22886619" w:rsidR="009E6471" w:rsidRDefault="009E6471" w:rsidP="009E6471">
      <w:r>
        <w:rPr>
          <w:rStyle w:val="CommentReference"/>
        </w:rPr>
        <w:annotationRef/>
      </w:r>
      <w:r>
        <w:rPr>
          <w:sz w:val="20"/>
          <w:szCs w:val="20"/>
        </w:rPr>
        <w:t>Same with this fig, make sure you spell out abbreviations in the legend</w:t>
      </w:r>
    </w:p>
  </w:comment>
  <w:comment w:id="151" w:author="Aidan Brushett" w:date="2025-05-02T18:44:00Z" w:initials="AB">
    <w:p w14:paraId="589FA22F" w14:textId="77777777" w:rsidR="00A047D7" w:rsidRDefault="00DA1DC1" w:rsidP="00A047D7">
      <w:pPr>
        <w:pStyle w:val="CommentText"/>
      </w:pPr>
      <w:r>
        <w:rPr>
          <w:rStyle w:val="CommentReference"/>
        </w:rPr>
        <w:annotationRef/>
      </w:r>
      <w:r w:rsidR="00A047D7">
        <w:t>Incorporated. Also--I personally think this table is redundant since every single value here is in the Results text, plus we have odds ratio and marginal effects plots. Could go to the main text and could go in the SI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F769A06" w15:done="0"/>
  <w15:commentEx w15:paraId="6A51AEE4" w15:paraIdParent="5F769A06" w15:done="0"/>
  <w15:commentEx w15:paraId="3F84684F" w15:paraIdParent="5F769A06" w15:done="0"/>
  <w15:commentEx w15:paraId="1BD503C7" w15:paraIdParent="5F769A06" w15:done="0"/>
  <w15:commentEx w15:paraId="5FC6764F" w15:done="0"/>
  <w15:commentEx w15:paraId="38D70FCE" w15:done="0"/>
  <w15:commentEx w15:paraId="2523E14E" w15:done="0"/>
  <w15:commentEx w15:paraId="40BBDCA8" w15:done="0"/>
  <w15:commentEx w15:paraId="485BF984" w15:done="0"/>
  <w15:commentEx w15:paraId="2657F386" w15:paraIdParent="485BF984" w15:done="0"/>
  <w15:commentEx w15:paraId="67419EF3" w15:done="0"/>
  <w15:commentEx w15:paraId="6DF9F281" w15:paraIdParent="67419EF3" w15:done="0"/>
  <w15:commentEx w15:paraId="5DC5D125" w15:done="0"/>
  <w15:commentEx w15:paraId="3558B555" w15:paraIdParent="5DC5D125" w15:done="0"/>
  <w15:commentEx w15:paraId="001972F7" w15:done="0"/>
  <w15:commentEx w15:paraId="244BEF40" w15:paraIdParent="001972F7" w15:done="0"/>
  <w15:commentEx w15:paraId="3AC39AB9" w15:done="0"/>
  <w15:commentEx w15:paraId="1B9EC5D6" w15:paraIdParent="3AC39AB9" w15:done="0"/>
  <w15:commentEx w15:paraId="0BBF2A8F" w15:done="0"/>
  <w15:commentEx w15:paraId="15FA16E2" w15:done="0"/>
  <w15:commentEx w15:paraId="6AFECC3C" w15:done="0"/>
  <w15:commentEx w15:paraId="439FC0AE" w15:done="0"/>
  <w15:commentEx w15:paraId="2B03A27F" w15:done="0"/>
  <w15:commentEx w15:paraId="3BE4BAC1" w15:done="0"/>
  <w15:commentEx w15:paraId="120702ED" w15:done="0"/>
  <w15:commentEx w15:paraId="39DA1E9F" w15:done="0"/>
  <w15:commentEx w15:paraId="0F6C84C1" w15:done="0"/>
  <w15:commentEx w15:paraId="0C4AE972" w15:done="0"/>
  <w15:commentEx w15:paraId="418FAFBA" w15:done="0"/>
  <w15:commentEx w15:paraId="48A6889E" w15:paraIdParent="418FAFBA" w15:done="0"/>
  <w15:commentEx w15:paraId="3C836547" w15:done="0"/>
  <w15:commentEx w15:paraId="24CD2AB6" w15:done="0"/>
  <w15:commentEx w15:paraId="47871EDA" w15:paraIdParent="24CD2AB6" w15:done="0"/>
  <w15:commentEx w15:paraId="38667CC0" w15:paraIdParent="24CD2AB6" w15:done="0"/>
  <w15:commentEx w15:paraId="1B90FEF7" w15:done="0"/>
  <w15:commentEx w15:paraId="092401D4" w15:done="0"/>
  <w15:commentEx w15:paraId="58C7B009" w15:done="0"/>
  <w15:commentEx w15:paraId="7260F41C" w15:done="0"/>
  <w15:commentEx w15:paraId="5636BFCA" w15:done="0"/>
  <w15:commentEx w15:paraId="7817E7B2" w15:done="0"/>
  <w15:commentEx w15:paraId="24496F94" w15:done="0"/>
  <w15:commentEx w15:paraId="389A4A73" w15:done="0"/>
  <w15:commentEx w15:paraId="3DDFB34E" w15:paraIdParent="389A4A73" w15:done="0"/>
  <w15:commentEx w15:paraId="07A95D4C" w15:paraIdParent="389A4A73" w15:done="0"/>
  <w15:commentEx w15:paraId="31B70B66" w15:done="0"/>
  <w15:commentEx w15:paraId="7F0A3C37" w15:done="0"/>
  <w15:commentEx w15:paraId="076EE088" w15:paraIdParent="7F0A3C37" w15:done="0"/>
  <w15:commentEx w15:paraId="5B2ACF0B" w15:paraIdParent="7F0A3C37" w15:done="0"/>
  <w15:commentEx w15:paraId="4E4C6CDD" w15:done="0"/>
  <w15:commentEx w15:paraId="701876CF" w15:paraIdParent="4E4C6CDD" w15:done="0"/>
  <w15:commentEx w15:paraId="3E54B0C7" w15:done="0"/>
  <w15:commentEx w15:paraId="712C258E" w15:done="0"/>
  <w15:commentEx w15:paraId="40DD0E8C" w15:done="0"/>
  <w15:commentEx w15:paraId="6038059F" w15:paraIdParent="40DD0E8C" w15:done="0"/>
  <w15:commentEx w15:paraId="5A31609E" w15:paraIdParent="40DD0E8C" w15:done="0"/>
  <w15:commentEx w15:paraId="1B266495" w15:done="0"/>
  <w15:commentEx w15:paraId="4E78F113" w15:done="0"/>
  <w15:commentEx w15:paraId="62469C9E" w15:done="0"/>
  <w15:commentEx w15:paraId="49F338EF" w15:done="0"/>
  <w15:commentEx w15:paraId="12DBF302" w15:paraIdParent="49F338EF" w15:done="0"/>
  <w15:commentEx w15:paraId="3B94CE1D" w15:done="0"/>
  <w15:commentEx w15:paraId="179FD993" w15:paraIdParent="3B94CE1D" w15:done="0"/>
  <w15:commentEx w15:paraId="510C14D9" w15:done="0"/>
  <w15:commentEx w15:paraId="390F0BF6" w15:paraIdParent="510C14D9" w15:done="0"/>
  <w15:commentEx w15:paraId="066F62DB" w15:paraIdParent="510C14D9" w15:done="0"/>
  <w15:commentEx w15:paraId="61044094" w15:paraIdParent="510C14D9" w15:done="0"/>
  <w15:commentEx w15:paraId="4C323686" w15:done="0"/>
  <w15:commentEx w15:paraId="2AA9A466" w15:done="0"/>
  <w15:commentEx w15:paraId="589FA22F" w15:paraIdParent="2AA9A46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0C70C6C" w16cex:dateUtc="2025-05-02T01:41:00Z"/>
  <w16cex:commentExtensible w16cex:durableId="7C941DFF" w16cex:dateUtc="2025-05-02T18:37:00Z"/>
  <w16cex:commentExtensible w16cex:durableId="761AD246" w16cex:dateUtc="2025-08-01T17:17:00Z"/>
  <w16cex:commentExtensible w16cex:durableId="647ED2F2" w16cex:dateUtc="2025-08-01T17:34:00Z"/>
  <w16cex:commentExtensible w16cex:durableId="5023C54C" w16cex:dateUtc="2025-08-11T16:38:00Z"/>
  <w16cex:commentExtensible w16cex:durableId="72C94342" w16cex:dateUtc="2025-08-11T16:44:00Z"/>
  <w16cex:commentExtensible w16cex:durableId="70741F52" w16cex:dateUtc="2025-08-11T17:21:00Z"/>
  <w16cex:commentExtensible w16cex:durableId="118FA1EA" w16cex:dateUtc="2025-08-11T17:27:00Z"/>
  <w16cex:commentExtensible w16cex:durableId="0182D6C4" w16cex:dateUtc="2025-04-28T16:42:00Z"/>
  <w16cex:commentExtensible w16cex:durableId="2313C685" w16cex:dateUtc="2025-04-29T02:05:00Z"/>
  <w16cex:commentExtensible w16cex:durableId="399A0963" w16cex:dateUtc="2025-04-28T16:52:00Z"/>
  <w16cex:commentExtensible w16cex:durableId="6A342084" w16cex:dateUtc="2025-04-29T02:07:00Z"/>
  <w16cex:commentExtensible w16cex:durableId="722A1F5B" w16cex:dateUtc="2025-05-02T01:19:00Z"/>
  <w16cex:commentExtensible w16cex:durableId="7528FD03" w16cex:dateUtc="2025-05-02T17:07:00Z"/>
  <w16cex:commentExtensible w16cex:durableId="373EE6E5" w16cex:dateUtc="2025-04-28T16:52:00Z"/>
  <w16cex:commentExtensible w16cex:durableId="3ABB737E" w16cex:dateUtc="2025-04-29T02:23:00Z"/>
  <w16cex:commentExtensible w16cex:durableId="4A9E9A5F" w16cex:dateUtc="2025-08-11T18:49:00Z"/>
  <w16cex:commentExtensible w16cex:durableId="4BD96713" w16cex:dateUtc="2025-08-13T17:04:00Z"/>
  <w16cex:commentExtensible w16cex:durableId="01E75C4F" w16cex:dateUtc="2025-08-11T18:57:00Z"/>
  <w16cex:commentExtensible w16cex:durableId="24CEFC38" w16cex:dateUtc="2025-08-13T17:46:00Z"/>
  <w16cex:commentExtensible w16cex:durableId="3E6E05DC" w16cex:dateUtc="2025-08-11T20:59:00Z"/>
  <w16cex:commentExtensible w16cex:durableId="705BB19A" w16cex:dateUtc="2025-08-13T18:03:00Z"/>
  <w16cex:commentExtensible w16cex:durableId="43D2C49F" w16cex:dateUtc="2025-08-13T17:37:00Z"/>
  <w16cex:commentExtensible w16cex:durableId="7DDA0802" w16cex:dateUtc="2025-08-11T20:43:00Z"/>
  <w16cex:commentExtensible w16cex:durableId="3D3668E4" w16cex:dateUtc="2025-08-11T20:48:00Z"/>
  <w16cex:commentExtensible w16cex:durableId="65C16E98" w16cex:dateUtc="2025-08-11T20:51:00Z"/>
  <w16cex:commentExtensible w16cex:durableId="4782D0D5" w16cex:dateUtc="2025-08-11T21:12:00Z"/>
  <w16cex:commentExtensible w16cex:durableId="6430EF63" w16cex:dateUtc="2025-08-11T21:21:00Z"/>
  <w16cex:commentExtensible w16cex:durableId="72BFF5D9" w16cex:dateUtc="2025-04-28T23:49:00Z"/>
  <w16cex:commentExtensible w16cex:durableId="61028CDF" w16cex:dateUtc="2025-04-29T20:28:00Z"/>
  <w16cex:commentExtensible w16cex:durableId="2D813CFB" w16cex:dateUtc="2025-08-11T21:27:00Z"/>
  <w16cex:commentExtensible w16cex:durableId="329B1E85" w16cex:dateUtc="2025-04-28T23:38:00Z"/>
  <w16cex:commentExtensible w16cex:durableId="6C4E9D99" w16cex:dateUtc="2025-04-29T21:30:00Z"/>
  <w16cex:commentExtensible w16cex:durableId="1347184F" w16cex:dateUtc="2025-04-30T17:18:00Z"/>
  <w16cex:commentExtensible w16cex:durableId="7133BC90" w16cex:dateUtc="2025-08-11T21:30:00Z"/>
  <w16cex:commentExtensible w16cex:durableId="3683F8CC" w16cex:dateUtc="2025-08-11T21:30:00Z"/>
  <w16cex:commentExtensible w16cex:durableId="1B498F56" w16cex:dateUtc="2025-08-11T21:31:00Z"/>
  <w16cex:commentExtensible w16cex:durableId="713B7726" w16cex:dateUtc="2025-08-11T21:32:00Z"/>
  <w16cex:commentExtensible w16cex:durableId="49BABD90" w16cex:dateUtc="2025-08-11T21:33:00Z"/>
  <w16cex:commentExtensible w16cex:durableId="500D52D7" w16cex:dateUtc="2025-08-11T21:51:00Z"/>
  <w16cex:commentExtensible w16cex:durableId="507CF28F" w16cex:dateUtc="2025-08-11T21:42:00Z"/>
  <w16cex:commentExtensible w16cex:durableId="1341C2E4" w16cex:dateUtc="2025-08-11T21:47:00Z"/>
  <w16cex:commentExtensible w16cex:durableId="0874DE03" w16cex:dateUtc="2025-08-11T21:48:00Z"/>
  <w16cex:commentExtensible w16cex:durableId="2844392B" w16cex:dateUtc="2025-08-11T21:54:00Z"/>
  <w16cex:commentExtensible w16cex:durableId="01B514EF" w16cex:dateUtc="2025-04-28T23:47:00Z"/>
  <w16cex:commentExtensible w16cex:durableId="3D443EB3" w16cex:dateUtc="2025-04-28T16:46:00Z"/>
  <w16cex:commentExtensible w16cex:durableId="26E85F1F" w16cex:dateUtc="2025-05-02T01:26:00Z"/>
  <w16cex:commentExtensible w16cex:durableId="4E433BD2" w16cex:dateUtc="2025-05-02T18:56:00Z"/>
  <w16cex:commentExtensible w16cex:durableId="0C27D5F7" w16cex:dateUtc="2025-05-02T02:34:00Z"/>
  <w16cex:commentExtensible w16cex:durableId="2004025D" w16cex:dateUtc="2025-05-02T18:56:00Z"/>
  <w16cex:commentExtensible w16cex:durableId="397E406B" w16cex:dateUtc="2025-05-02T02:33:00Z"/>
  <w16cex:commentExtensible w16cex:durableId="33A9F15A" w16cex:dateUtc="2025-08-13T17:28:00Z"/>
  <w16cex:commentExtensible w16cex:durableId="6F26E142" w16cex:dateUtc="2025-04-29T00:12:00Z"/>
  <w16cex:commentExtensible w16cex:durableId="199F03F7" w16cex:dateUtc="2025-04-29T00:13:00Z"/>
  <w16cex:commentExtensible w16cex:durableId="5E46DC62" w16cex:dateUtc="2025-04-29T06:50:00Z"/>
  <w16cex:commentExtensible w16cex:durableId="58CA660F" w16cex:dateUtc="2025-05-02T02:32:00Z"/>
  <w16cex:commentExtensible w16cex:durableId="6DB53D90" w16cex:dateUtc="2025-05-02T02:36:00Z"/>
  <w16cex:commentExtensible w16cex:durableId="6C584488" w16cex:dateUtc="2025-05-02T01:37:00Z">
    <w16cex:extLst>
      <w16:ext w16:uri="{CE6994B0-6A32-4C9F-8C6B-6E91EDA988CE}">
        <cr:reactions xmlns:cr="http://schemas.microsoft.com/office/comments/2020/reactions">
          <cr:reaction reactionType="1">
            <cr:reactionInfo dateUtc="2025-05-02T18:50:58Z">
              <cr:user userId="S::aidanbrushett@uvic.ca::79f1cd53-c6ba-4df3-9bfe-5cae54bda018" userProvider="AD" userName="Aidan Brushett"/>
            </cr:reactionInfo>
          </cr:reaction>
        </cr:reactions>
      </w16:ext>
    </w16cex:extLst>
  </w16cex:commentExtensible>
  <w16cex:commentExtensible w16cex:durableId="13861E39" w16cex:dateUtc="2025-05-02T01:38:00Z">
    <w16cex:extLst>
      <w16:ext w16:uri="{CE6994B0-6A32-4C9F-8C6B-6E91EDA988CE}">
        <cr:reactions xmlns:cr="http://schemas.microsoft.com/office/comments/2020/reactions">
          <cr:reaction reactionType="1">
            <cr:reactionInfo dateUtc="2025-05-02T18:50:55Z">
              <cr:user userId="S::aidanbrushett@uvic.ca::79f1cd53-c6ba-4df3-9bfe-5cae54bda018" userProvider="AD" userName="Aidan Brushett"/>
            </cr:reactionInfo>
          </cr:reaction>
        </cr:reactions>
      </w16:ext>
    </w16cex:extLst>
  </w16cex:commentExtensible>
  <w16cex:commentExtensible w16cex:durableId="28B5E8A0" w16cex:dateUtc="2025-05-02T17:31:00Z"/>
  <w16cex:commentExtensible w16cex:durableId="4552A6A5" w16cex:dateUtc="2025-05-02T01:46:00Z"/>
  <w16cex:commentExtensible w16cex:durableId="0287575F" w16cex:dateUtc="2025-05-03T04:51:00Z"/>
  <w16cex:commentExtensible w16cex:durableId="5F90FB49" w16cex:dateUtc="2025-04-28T23:54:00Z"/>
  <w16cex:commentExtensible w16cex:durableId="6C616111" w16cex:dateUtc="2025-04-29T06:55:00Z"/>
  <w16cex:commentExtensible w16cex:durableId="5E891B02" w16cex:dateUtc="2025-04-29T06:56:00Z"/>
  <w16cex:commentExtensible w16cex:durableId="0932320D" w16cex:dateUtc="2025-04-30T19:18:00Z"/>
  <w16cex:commentExtensible w16cex:durableId="672E8318" w16cex:dateUtc="2025-08-11T20:57:00Z"/>
  <w16cex:commentExtensible w16cex:durableId="0A0C0D84" w16cex:dateUtc="2025-05-02T02:35:00Z"/>
  <w16cex:commentExtensible w16cex:durableId="516ADDEA" w16cex:dateUtc="2025-05-03T01: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F769A06" w16cid:durableId="10C70C6C"/>
  <w16cid:commentId w16cid:paraId="6A51AEE4" w16cid:durableId="7C941DFF"/>
  <w16cid:commentId w16cid:paraId="3F84684F" w16cid:durableId="761AD246"/>
  <w16cid:commentId w16cid:paraId="1BD503C7" w16cid:durableId="647ED2F2"/>
  <w16cid:commentId w16cid:paraId="5FC6764F" w16cid:durableId="5023C54C"/>
  <w16cid:commentId w16cid:paraId="38D70FCE" w16cid:durableId="72C94342"/>
  <w16cid:commentId w16cid:paraId="2523E14E" w16cid:durableId="70741F52"/>
  <w16cid:commentId w16cid:paraId="40BBDCA8" w16cid:durableId="118FA1EA"/>
  <w16cid:commentId w16cid:paraId="485BF984" w16cid:durableId="0182D6C4"/>
  <w16cid:commentId w16cid:paraId="2657F386" w16cid:durableId="2313C685"/>
  <w16cid:commentId w16cid:paraId="67419EF3" w16cid:durableId="399A0963"/>
  <w16cid:commentId w16cid:paraId="6DF9F281" w16cid:durableId="6A342084"/>
  <w16cid:commentId w16cid:paraId="5DC5D125" w16cid:durableId="722A1F5B"/>
  <w16cid:commentId w16cid:paraId="3558B555" w16cid:durableId="7528FD03"/>
  <w16cid:commentId w16cid:paraId="001972F7" w16cid:durableId="373EE6E5"/>
  <w16cid:commentId w16cid:paraId="244BEF40" w16cid:durableId="3ABB737E"/>
  <w16cid:commentId w16cid:paraId="3AC39AB9" w16cid:durableId="4A9E9A5F"/>
  <w16cid:commentId w16cid:paraId="1B9EC5D6" w16cid:durableId="4BD96713"/>
  <w16cid:commentId w16cid:paraId="0BBF2A8F" w16cid:durableId="01E75C4F"/>
  <w16cid:commentId w16cid:paraId="15FA16E2" w16cid:durableId="24CEFC38"/>
  <w16cid:commentId w16cid:paraId="6AFECC3C" w16cid:durableId="3E6E05DC"/>
  <w16cid:commentId w16cid:paraId="439FC0AE" w16cid:durableId="705BB19A"/>
  <w16cid:commentId w16cid:paraId="2B03A27F" w16cid:durableId="43D2C49F"/>
  <w16cid:commentId w16cid:paraId="3BE4BAC1" w16cid:durableId="7DDA0802"/>
  <w16cid:commentId w16cid:paraId="120702ED" w16cid:durableId="3D3668E4"/>
  <w16cid:commentId w16cid:paraId="39DA1E9F" w16cid:durableId="65C16E98"/>
  <w16cid:commentId w16cid:paraId="0F6C84C1" w16cid:durableId="4782D0D5"/>
  <w16cid:commentId w16cid:paraId="0C4AE972" w16cid:durableId="6430EF63"/>
  <w16cid:commentId w16cid:paraId="418FAFBA" w16cid:durableId="72BFF5D9"/>
  <w16cid:commentId w16cid:paraId="48A6889E" w16cid:durableId="61028CDF"/>
  <w16cid:commentId w16cid:paraId="3C836547" w16cid:durableId="2D813CFB"/>
  <w16cid:commentId w16cid:paraId="24CD2AB6" w16cid:durableId="329B1E85"/>
  <w16cid:commentId w16cid:paraId="47871EDA" w16cid:durableId="6C4E9D99"/>
  <w16cid:commentId w16cid:paraId="38667CC0" w16cid:durableId="1347184F"/>
  <w16cid:commentId w16cid:paraId="1B90FEF7" w16cid:durableId="7133BC90"/>
  <w16cid:commentId w16cid:paraId="092401D4" w16cid:durableId="3683F8CC"/>
  <w16cid:commentId w16cid:paraId="58C7B009" w16cid:durableId="1B498F56"/>
  <w16cid:commentId w16cid:paraId="7260F41C" w16cid:durableId="713B7726"/>
  <w16cid:commentId w16cid:paraId="5636BFCA" w16cid:durableId="49BABD90"/>
  <w16cid:commentId w16cid:paraId="7817E7B2" w16cid:durableId="500D52D7"/>
  <w16cid:commentId w16cid:paraId="24496F94" w16cid:durableId="507CF28F"/>
  <w16cid:commentId w16cid:paraId="389A4A73" w16cid:durableId="1341C2E4"/>
  <w16cid:commentId w16cid:paraId="3DDFB34E" w16cid:durableId="0874DE03"/>
  <w16cid:commentId w16cid:paraId="07A95D4C" w16cid:durableId="2844392B"/>
  <w16cid:commentId w16cid:paraId="31B70B66" w16cid:durableId="01B514EF"/>
  <w16cid:commentId w16cid:paraId="7F0A3C37" w16cid:durableId="3D443EB3"/>
  <w16cid:commentId w16cid:paraId="076EE088" w16cid:durableId="26E85F1F"/>
  <w16cid:commentId w16cid:paraId="5B2ACF0B" w16cid:durableId="4E433BD2"/>
  <w16cid:commentId w16cid:paraId="4E4C6CDD" w16cid:durableId="0C27D5F7"/>
  <w16cid:commentId w16cid:paraId="701876CF" w16cid:durableId="2004025D"/>
  <w16cid:commentId w16cid:paraId="3E54B0C7" w16cid:durableId="397E406B"/>
  <w16cid:commentId w16cid:paraId="712C258E" w16cid:durableId="33A9F15A"/>
  <w16cid:commentId w16cid:paraId="40DD0E8C" w16cid:durableId="6F26E142"/>
  <w16cid:commentId w16cid:paraId="6038059F" w16cid:durableId="199F03F7"/>
  <w16cid:commentId w16cid:paraId="5A31609E" w16cid:durableId="5E46DC62"/>
  <w16cid:commentId w16cid:paraId="1B266495" w16cid:durableId="58CA660F"/>
  <w16cid:commentId w16cid:paraId="4E78F113" w16cid:durableId="6DB53D90"/>
  <w16cid:commentId w16cid:paraId="62469C9E" w16cid:durableId="6C584488"/>
  <w16cid:commentId w16cid:paraId="49F338EF" w16cid:durableId="13861E39"/>
  <w16cid:commentId w16cid:paraId="12DBF302" w16cid:durableId="28B5E8A0"/>
  <w16cid:commentId w16cid:paraId="3B94CE1D" w16cid:durableId="4552A6A5"/>
  <w16cid:commentId w16cid:paraId="179FD993" w16cid:durableId="0287575F"/>
  <w16cid:commentId w16cid:paraId="510C14D9" w16cid:durableId="5F90FB49"/>
  <w16cid:commentId w16cid:paraId="390F0BF6" w16cid:durableId="6C616111"/>
  <w16cid:commentId w16cid:paraId="066F62DB" w16cid:durableId="5E891B02"/>
  <w16cid:commentId w16cid:paraId="61044094" w16cid:durableId="0932320D"/>
  <w16cid:commentId w16cid:paraId="4C323686" w16cid:durableId="672E8318"/>
  <w16cid:commentId w16cid:paraId="2AA9A466" w16cid:durableId="0A0C0D84"/>
  <w16cid:commentId w16cid:paraId="589FA22F" w16cid:durableId="516ADDE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E1FBC6" w14:textId="77777777" w:rsidR="003F2AFD" w:rsidRDefault="003F2AFD">
      <w:pPr>
        <w:spacing w:line="240" w:lineRule="auto"/>
      </w:pPr>
      <w:r>
        <w:separator/>
      </w:r>
    </w:p>
  </w:endnote>
  <w:endnote w:type="continuationSeparator" w:id="0">
    <w:p w14:paraId="69986760" w14:textId="77777777" w:rsidR="003F2AFD" w:rsidRDefault="003F2AF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42EF8F" w14:textId="77777777" w:rsidR="003F2AFD" w:rsidRDefault="003F2AFD">
      <w:pPr>
        <w:spacing w:line="240" w:lineRule="auto"/>
      </w:pPr>
      <w:r>
        <w:separator/>
      </w:r>
    </w:p>
  </w:footnote>
  <w:footnote w:type="continuationSeparator" w:id="0">
    <w:p w14:paraId="6028AF81" w14:textId="77777777" w:rsidR="003F2AFD" w:rsidRDefault="003F2AF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CC35D" w14:textId="77777777" w:rsidR="00512322" w:rsidRDefault="0051232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A2833"/>
    <w:multiLevelType w:val="hybridMultilevel"/>
    <w:tmpl w:val="067AB76E"/>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5CD94466"/>
    <w:multiLevelType w:val="hybridMultilevel"/>
    <w:tmpl w:val="92066682"/>
    <w:lvl w:ilvl="0" w:tplc="08B8D1E2">
      <w:start w:val="1"/>
      <w:numFmt w:val="decimal"/>
      <w:lvlText w:val="%1)"/>
      <w:lvlJc w:val="left"/>
      <w:pPr>
        <w:ind w:left="1020" w:hanging="360"/>
      </w:pPr>
    </w:lvl>
    <w:lvl w:ilvl="1" w:tplc="44167DFA">
      <w:start w:val="1"/>
      <w:numFmt w:val="decimal"/>
      <w:lvlText w:val="%2)"/>
      <w:lvlJc w:val="left"/>
      <w:pPr>
        <w:ind w:left="1020" w:hanging="360"/>
      </w:pPr>
    </w:lvl>
    <w:lvl w:ilvl="2" w:tplc="3C46921C">
      <w:start w:val="1"/>
      <w:numFmt w:val="decimal"/>
      <w:lvlText w:val="%3)"/>
      <w:lvlJc w:val="left"/>
      <w:pPr>
        <w:ind w:left="1020" w:hanging="360"/>
      </w:pPr>
    </w:lvl>
    <w:lvl w:ilvl="3" w:tplc="AE684C28">
      <w:start w:val="1"/>
      <w:numFmt w:val="decimal"/>
      <w:lvlText w:val="%4)"/>
      <w:lvlJc w:val="left"/>
      <w:pPr>
        <w:ind w:left="1020" w:hanging="360"/>
      </w:pPr>
    </w:lvl>
    <w:lvl w:ilvl="4" w:tplc="2D28A9F0">
      <w:start w:val="1"/>
      <w:numFmt w:val="decimal"/>
      <w:lvlText w:val="%5)"/>
      <w:lvlJc w:val="left"/>
      <w:pPr>
        <w:ind w:left="1020" w:hanging="360"/>
      </w:pPr>
    </w:lvl>
    <w:lvl w:ilvl="5" w:tplc="E00A7262">
      <w:start w:val="1"/>
      <w:numFmt w:val="decimal"/>
      <w:lvlText w:val="%6)"/>
      <w:lvlJc w:val="left"/>
      <w:pPr>
        <w:ind w:left="1020" w:hanging="360"/>
      </w:pPr>
    </w:lvl>
    <w:lvl w:ilvl="6" w:tplc="A9B4FEB8">
      <w:start w:val="1"/>
      <w:numFmt w:val="decimal"/>
      <w:lvlText w:val="%7)"/>
      <w:lvlJc w:val="left"/>
      <w:pPr>
        <w:ind w:left="1020" w:hanging="360"/>
      </w:pPr>
    </w:lvl>
    <w:lvl w:ilvl="7" w:tplc="6F629588">
      <w:start w:val="1"/>
      <w:numFmt w:val="decimal"/>
      <w:lvlText w:val="%8)"/>
      <w:lvlJc w:val="left"/>
      <w:pPr>
        <w:ind w:left="1020" w:hanging="360"/>
      </w:pPr>
    </w:lvl>
    <w:lvl w:ilvl="8" w:tplc="0C08D4EE">
      <w:start w:val="1"/>
      <w:numFmt w:val="decimal"/>
      <w:lvlText w:val="%9)"/>
      <w:lvlJc w:val="left"/>
      <w:pPr>
        <w:ind w:left="1020" w:hanging="360"/>
      </w:pPr>
    </w:lvl>
  </w:abstractNum>
  <w:abstractNum w:abstractNumId="2" w15:restartNumberingAfterBreak="0">
    <w:nsid w:val="6F171DE2"/>
    <w:multiLevelType w:val="multilevel"/>
    <w:tmpl w:val="36EE92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340014677">
    <w:abstractNumId w:val="2"/>
  </w:num>
  <w:num w:numId="2" w16cid:durableId="982471204">
    <w:abstractNumId w:val="0"/>
  </w:num>
  <w:num w:numId="3" w16cid:durableId="42218941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issa Dyck">
    <w15:presenceInfo w15:providerId="AD" w15:userId="S::marissadyck@uvic.ca::5bce2af0-fd50-491e-bbd9-4e018b18a3f5"/>
  </w15:person>
  <w15:person w15:author="Aidan Brushett">
    <w15:presenceInfo w15:providerId="AD" w15:userId="S::aidanbrushett@uvic.ca::79f1cd53-c6ba-4df3-9bfe-5cae54bda018"/>
  </w15:person>
  <w15:person w15:author="Jason Fisher">
    <w15:presenceInfo w15:providerId="AD" w15:userId="S::fisherj@uvic.ca::dbd50c63-e2d2-4297-91e3-efc007f43caf"/>
  </w15:person>
  <w15:person w15:author="Barnas, Andrew">
    <w15:presenceInfo w15:providerId="AD" w15:userId="S::andrew.barnas@ndus.edu::b022416c-d55c-4580-9296-35d1da0f0c9f"/>
  </w15:person>
  <w15:person w15:author="Emerald Arthurs">
    <w15:presenceInfo w15:providerId="Windows Live" w15:userId="6674631bfe6d54fe"/>
  </w15:person>
  <w15:person w15:author="Andrew Barnas">
    <w15:presenceInfo w15:providerId="AD" w15:userId="S::andrewbarnas@uvic.ca::e63aca9f-a642-4c2e-8c8e-f5841200d2f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2322"/>
    <w:rsid w:val="00001907"/>
    <w:rsid w:val="00002DAE"/>
    <w:rsid w:val="000041C3"/>
    <w:rsid w:val="00013BFD"/>
    <w:rsid w:val="0001711C"/>
    <w:rsid w:val="000311F5"/>
    <w:rsid w:val="000358C6"/>
    <w:rsid w:val="00040D98"/>
    <w:rsid w:val="000520F3"/>
    <w:rsid w:val="00054A0A"/>
    <w:rsid w:val="0006262D"/>
    <w:rsid w:val="00064630"/>
    <w:rsid w:val="000647B0"/>
    <w:rsid w:val="00064B9D"/>
    <w:rsid w:val="00066864"/>
    <w:rsid w:val="00067DC4"/>
    <w:rsid w:val="00071428"/>
    <w:rsid w:val="00074002"/>
    <w:rsid w:val="000759D9"/>
    <w:rsid w:val="0009054F"/>
    <w:rsid w:val="00096781"/>
    <w:rsid w:val="000B22C2"/>
    <w:rsid w:val="000B4AB9"/>
    <w:rsid w:val="000B5E38"/>
    <w:rsid w:val="000B6A33"/>
    <w:rsid w:val="000D2111"/>
    <w:rsid w:val="000E0C0E"/>
    <w:rsid w:val="000F0847"/>
    <w:rsid w:val="000F2F05"/>
    <w:rsid w:val="000F3AD3"/>
    <w:rsid w:val="001004CF"/>
    <w:rsid w:val="00103973"/>
    <w:rsid w:val="00105D2D"/>
    <w:rsid w:val="00121BDC"/>
    <w:rsid w:val="001300F4"/>
    <w:rsid w:val="0013131D"/>
    <w:rsid w:val="00133D3D"/>
    <w:rsid w:val="00150E22"/>
    <w:rsid w:val="00164C6B"/>
    <w:rsid w:val="0016692C"/>
    <w:rsid w:val="0017798E"/>
    <w:rsid w:val="00177EB2"/>
    <w:rsid w:val="00191996"/>
    <w:rsid w:val="0019392F"/>
    <w:rsid w:val="001A015E"/>
    <w:rsid w:val="001A16DE"/>
    <w:rsid w:val="001B6AD5"/>
    <w:rsid w:val="001C29C9"/>
    <w:rsid w:val="001D1A6E"/>
    <w:rsid w:val="001E155D"/>
    <w:rsid w:val="001F2643"/>
    <w:rsid w:val="00200438"/>
    <w:rsid w:val="002145F7"/>
    <w:rsid w:val="0021558A"/>
    <w:rsid w:val="002222DF"/>
    <w:rsid w:val="002265C4"/>
    <w:rsid w:val="00226E40"/>
    <w:rsid w:val="002315F9"/>
    <w:rsid w:val="002406E6"/>
    <w:rsid w:val="0025118F"/>
    <w:rsid w:val="00254F92"/>
    <w:rsid w:val="0025536B"/>
    <w:rsid w:val="002562ED"/>
    <w:rsid w:val="002650FA"/>
    <w:rsid w:val="0027099F"/>
    <w:rsid w:val="0027170B"/>
    <w:rsid w:val="00274C1C"/>
    <w:rsid w:val="002809BC"/>
    <w:rsid w:val="00291338"/>
    <w:rsid w:val="002A194C"/>
    <w:rsid w:val="002A405E"/>
    <w:rsid w:val="002A47FF"/>
    <w:rsid w:val="002B2883"/>
    <w:rsid w:val="002B561A"/>
    <w:rsid w:val="002B782A"/>
    <w:rsid w:val="002C0FA8"/>
    <w:rsid w:val="002D0F24"/>
    <w:rsid w:val="002D142A"/>
    <w:rsid w:val="002D5627"/>
    <w:rsid w:val="002E29BD"/>
    <w:rsid w:val="002E4D25"/>
    <w:rsid w:val="002E7D29"/>
    <w:rsid w:val="002F3815"/>
    <w:rsid w:val="002F4EFB"/>
    <w:rsid w:val="003025FD"/>
    <w:rsid w:val="00306D4D"/>
    <w:rsid w:val="0032499E"/>
    <w:rsid w:val="0034704D"/>
    <w:rsid w:val="003543AF"/>
    <w:rsid w:val="00355D8D"/>
    <w:rsid w:val="003579BE"/>
    <w:rsid w:val="0037112E"/>
    <w:rsid w:val="0038047B"/>
    <w:rsid w:val="00383374"/>
    <w:rsid w:val="0038598A"/>
    <w:rsid w:val="00397C0E"/>
    <w:rsid w:val="003A5E26"/>
    <w:rsid w:val="003C2048"/>
    <w:rsid w:val="003C27D8"/>
    <w:rsid w:val="003C383A"/>
    <w:rsid w:val="003E4325"/>
    <w:rsid w:val="003E4FC3"/>
    <w:rsid w:val="003F2AFD"/>
    <w:rsid w:val="003F57C6"/>
    <w:rsid w:val="004143B1"/>
    <w:rsid w:val="0044377E"/>
    <w:rsid w:val="00451989"/>
    <w:rsid w:val="0046287F"/>
    <w:rsid w:val="00473424"/>
    <w:rsid w:val="00482F1F"/>
    <w:rsid w:val="00485D12"/>
    <w:rsid w:val="00490D97"/>
    <w:rsid w:val="00492DB2"/>
    <w:rsid w:val="00492E4B"/>
    <w:rsid w:val="004B62E4"/>
    <w:rsid w:val="004B72E0"/>
    <w:rsid w:val="004C0FBE"/>
    <w:rsid w:val="004C7C83"/>
    <w:rsid w:val="004D1D92"/>
    <w:rsid w:val="004E149D"/>
    <w:rsid w:val="004E6AF6"/>
    <w:rsid w:val="00512322"/>
    <w:rsid w:val="005260CB"/>
    <w:rsid w:val="005647C4"/>
    <w:rsid w:val="00570949"/>
    <w:rsid w:val="00573252"/>
    <w:rsid w:val="0058505A"/>
    <w:rsid w:val="00586E2F"/>
    <w:rsid w:val="00592C5D"/>
    <w:rsid w:val="00594499"/>
    <w:rsid w:val="00596814"/>
    <w:rsid w:val="005B45B6"/>
    <w:rsid w:val="005D2626"/>
    <w:rsid w:val="005D3F82"/>
    <w:rsid w:val="005E5185"/>
    <w:rsid w:val="005F083E"/>
    <w:rsid w:val="005F1746"/>
    <w:rsid w:val="005F6A4C"/>
    <w:rsid w:val="00613733"/>
    <w:rsid w:val="00636173"/>
    <w:rsid w:val="006423C2"/>
    <w:rsid w:val="00665B3A"/>
    <w:rsid w:val="006777FF"/>
    <w:rsid w:val="00695A3E"/>
    <w:rsid w:val="00697500"/>
    <w:rsid w:val="006A4E27"/>
    <w:rsid w:val="006B06FC"/>
    <w:rsid w:val="006B3054"/>
    <w:rsid w:val="006B3800"/>
    <w:rsid w:val="006B77E7"/>
    <w:rsid w:val="006D6190"/>
    <w:rsid w:val="006E3DA2"/>
    <w:rsid w:val="006E6A3C"/>
    <w:rsid w:val="007028A3"/>
    <w:rsid w:val="00706043"/>
    <w:rsid w:val="007279A0"/>
    <w:rsid w:val="007345BF"/>
    <w:rsid w:val="007371FF"/>
    <w:rsid w:val="007402C8"/>
    <w:rsid w:val="007424BC"/>
    <w:rsid w:val="007454A6"/>
    <w:rsid w:val="0074753D"/>
    <w:rsid w:val="007554B3"/>
    <w:rsid w:val="00760D18"/>
    <w:rsid w:val="00776AA3"/>
    <w:rsid w:val="00781279"/>
    <w:rsid w:val="00783347"/>
    <w:rsid w:val="0078371E"/>
    <w:rsid w:val="007A1A4B"/>
    <w:rsid w:val="007A4DC2"/>
    <w:rsid w:val="007B4C1D"/>
    <w:rsid w:val="007B529C"/>
    <w:rsid w:val="007B7A51"/>
    <w:rsid w:val="007C4A9F"/>
    <w:rsid w:val="007D44B3"/>
    <w:rsid w:val="007E157F"/>
    <w:rsid w:val="007F3E14"/>
    <w:rsid w:val="00801F04"/>
    <w:rsid w:val="00805B2A"/>
    <w:rsid w:val="008128AF"/>
    <w:rsid w:val="00815D6F"/>
    <w:rsid w:val="00832812"/>
    <w:rsid w:val="00836B99"/>
    <w:rsid w:val="00847DA0"/>
    <w:rsid w:val="00852F25"/>
    <w:rsid w:val="0086044C"/>
    <w:rsid w:val="00861232"/>
    <w:rsid w:val="00863032"/>
    <w:rsid w:val="00865F23"/>
    <w:rsid w:val="00873DBB"/>
    <w:rsid w:val="008756D5"/>
    <w:rsid w:val="00890E94"/>
    <w:rsid w:val="0089439D"/>
    <w:rsid w:val="008A2FE4"/>
    <w:rsid w:val="008A5A3F"/>
    <w:rsid w:val="008B0029"/>
    <w:rsid w:val="008B13C7"/>
    <w:rsid w:val="008B1955"/>
    <w:rsid w:val="008B2310"/>
    <w:rsid w:val="008B710E"/>
    <w:rsid w:val="008B762C"/>
    <w:rsid w:val="008C1321"/>
    <w:rsid w:val="008C666E"/>
    <w:rsid w:val="008D78FF"/>
    <w:rsid w:val="008E533D"/>
    <w:rsid w:val="008F75CF"/>
    <w:rsid w:val="00905D23"/>
    <w:rsid w:val="00910C02"/>
    <w:rsid w:val="00912436"/>
    <w:rsid w:val="009228A6"/>
    <w:rsid w:val="00931CBD"/>
    <w:rsid w:val="00940BAD"/>
    <w:rsid w:val="00947778"/>
    <w:rsid w:val="0095769F"/>
    <w:rsid w:val="0096339F"/>
    <w:rsid w:val="0098379C"/>
    <w:rsid w:val="009903D1"/>
    <w:rsid w:val="009A05BA"/>
    <w:rsid w:val="009A54C9"/>
    <w:rsid w:val="009A5C5D"/>
    <w:rsid w:val="009C2195"/>
    <w:rsid w:val="009D05FC"/>
    <w:rsid w:val="009D21AA"/>
    <w:rsid w:val="009D2CDB"/>
    <w:rsid w:val="009D3E16"/>
    <w:rsid w:val="009E28EF"/>
    <w:rsid w:val="009E3FC5"/>
    <w:rsid w:val="009E4C49"/>
    <w:rsid w:val="009E6471"/>
    <w:rsid w:val="009F1802"/>
    <w:rsid w:val="009F38B4"/>
    <w:rsid w:val="009F7B3C"/>
    <w:rsid w:val="00A047D7"/>
    <w:rsid w:val="00A10722"/>
    <w:rsid w:val="00A115E5"/>
    <w:rsid w:val="00A1259E"/>
    <w:rsid w:val="00A1327D"/>
    <w:rsid w:val="00A17607"/>
    <w:rsid w:val="00A206D1"/>
    <w:rsid w:val="00A2743C"/>
    <w:rsid w:val="00A34375"/>
    <w:rsid w:val="00A36EBC"/>
    <w:rsid w:val="00A44A9F"/>
    <w:rsid w:val="00A46B07"/>
    <w:rsid w:val="00A47891"/>
    <w:rsid w:val="00A51467"/>
    <w:rsid w:val="00A83BB8"/>
    <w:rsid w:val="00A83C3A"/>
    <w:rsid w:val="00A869BF"/>
    <w:rsid w:val="00A901EB"/>
    <w:rsid w:val="00AB6182"/>
    <w:rsid w:val="00AD2D6F"/>
    <w:rsid w:val="00AF15E9"/>
    <w:rsid w:val="00AF2BAC"/>
    <w:rsid w:val="00AF61A5"/>
    <w:rsid w:val="00AF7685"/>
    <w:rsid w:val="00B2288A"/>
    <w:rsid w:val="00B3107F"/>
    <w:rsid w:val="00B707FA"/>
    <w:rsid w:val="00B7219E"/>
    <w:rsid w:val="00B81267"/>
    <w:rsid w:val="00B81769"/>
    <w:rsid w:val="00B853FC"/>
    <w:rsid w:val="00BA05A3"/>
    <w:rsid w:val="00BA0BD4"/>
    <w:rsid w:val="00BA1D48"/>
    <w:rsid w:val="00BB6BB4"/>
    <w:rsid w:val="00BD0461"/>
    <w:rsid w:val="00BE3132"/>
    <w:rsid w:val="00BE5A25"/>
    <w:rsid w:val="00BE6D56"/>
    <w:rsid w:val="00BF5D32"/>
    <w:rsid w:val="00C03D9D"/>
    <w:rsid w:val="00C04AD4"/>
    <w:rsid w:val="00C228CB"/>
    <w:rsid w:val="00C26305"/>
    <w:rsid w:val="00C267FF"/>
    <w:rsid w:val="00C26D46"/>
    <w:rsid w:val="00C3282B"/>
    <w:rsid w:val="00C330CF"/>
    <w:rsid w:val="00C408B3"/>
    <w:rsid w:val="00C43BC2"/>
    <w:rsid w:val="00C539B6"/>
    <w:rsid w:val="00C603C5"/>
    <w:rsid w:val="00C62A33"/>
    <w:rsid w:val="00C62EF8"/>
    <w:rsid w:val="00C813F4"/>
    <w:rsid w:val="00C87D91"/>
    <w:rsid w:val="00C91D05"/>
    <w:rsid w:val="00C94C1C"/>
    <w:rsid w:val="00C951B9"/>
    <w:rsid w:val="00CC34DC"/>
    <w:rsid w:val="00CC66B7"/>
    <w:rsid w:val="00CE2B23"/>
    <w:rsid w:val="00CE3AC8"/>
    <w:rsid w:val="00CF2830"/>
    <w:rsid w:val="00CF767A"/>
    <w:rsid w:val="00D00821"/>
    <w:rsid w:val="00D0680D"/>
    <w:rsid w:val="00D126F4"/>
    <w:rsid w:val="00D14910"/>
    <w:rsid w:val="00D14BE4"/>
    <w:rsid w:val="00D3334C"/>
    <w:rsid w:val="00D4094D"/>
    <w:rsid w:val="00D44275"/>
    <w:rsid w:val="00D65782"/>
    <w:rsid w:val="00D66518"/>
    <w:rsid w:val="00D758B3"/>
    <w:rsid w:val="00D855D0"/>
    <w:rsid w:val="00D85636"/>
    <w:rsid w:val="00D9589D"/>
    <w:rsid w:val="00D9659C"/>
    <w:rsid w:val="00DA11DC"/>
    <w:rsid w:val="00DA1DC1"/>
    <w:rsid w:val="00DA537A"/>
    <w:rsid w:val="00DB04C4"/>
    <w:rsid w:val="00DC4B4A"/>
    <w:rsid w:val="00DC7A9D"/>
    <w:rsid w:val="00DD3158"/>
    <w:rsid w:val="00DD5161"/>
    <w:rsid w:val="00DD6166"/>
    <w:rsid w:val="00DD6F85"/>
    <w:rsid w:val="00DE7A58"/>
    <w:rsid w:val="00DF0A92"/>
    <w:rsid w:val="00E078F0"/>
    <w:rsid w:val="00E247C7"/>
    <w:rsid w:val="00E25BE9"/>
    <w:rsid w:val="00E432AF"/>
    <w:rsid w:val="00E46A36"/>
    <w:rsid w:val="00E60473"/>
    <w:rsid w:val="00E702C9"/>
    <w:rsid w:val="00E70B03"/>
    <w:rsid w:val="00E7643E"/>
    <w:rsid w:val="00E8285E"/>
    <w:rsid w:val="00E87405"/>
    <w:rsid w:val="00EA2642"/>
    <w:rsid w:val="00EB070A"/>
    <w:rsid w:val="00EC4BF1"/>
    <w:rsid w:val="00EC512E"/>
    <w:rsid w:val="00ED20D3"/>
    <w:rsid w:val="00ED55F6"/>
    <w:rsid w:val="00EF0676"/>
    <w:rsid w:val="00EF119A"/>
    <w:rsid w:val="00EF1E59"/>
    <w:rsid w:val="00EF51BF"/>
    <w:rsid w:val="00EF579C"/>
    <w:rsid w:val="00EF6B27"/>
    <w:rsid w:val="00F02ACE"/>
    <w:rsid w:val="00F05307"/>
    <w:rsid w:val="00F055E0"/>
    <w:rsid w:val="00F267CD"/>
    <w:rsid w:val="00F26CAC"/>
    <w:rsid w:val="00F305EA"/>
    <w:rsid w:val="00F4461B"/>
    <w:rsid w:val="00F7472E"/>
    <w:rsid w:val="00F80161"/>
    <w:rsid w:val="00F80268"/>
    <w:rsid w:val="00FA730E"/>
    <w:rsid w:val="00FB713F"/>
    <w:rsid w:val="00FD55E5"/>
    <w:rsid w:val="00FE1417"/>
    <w:rsid w:val="00FF36C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05369"/>
  <w15:docId w15:val="{8AF85947-C4E5-444C-A5EA-B4738976E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3032"/>
    <w:pPr>
      <w:spacing w:line="480" w:lineRule="auto"/>
    </w:pPr>
    <w:rPr>
      <w:rFonts w:ascii="Times New Roman" w:hAnsi="Times New Roman"/>
      <w:sz w:val="24"/>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LineNumber">
    <w:name w:val="line number"/>
    <w:basedOn w:val="DefaultParagraphFont"/>
    <w:uiPriority w:val="99"/>
    <w:semiHidden/>
    <w:unhideWhenUsed/>
    <w:rsid w:val="007028A3"/>
  </w:style>
  <w:style w:type="character" w:styleId="CommentReference">
    <w:name w:val="annotation reference"/>
    <w:basedOn w:val="DefaultParagraphFont"/>
    <w:uiPriority w:val="99"/>
    <w:semiHidden/>
    <w:unhideWhenUsed/>
    <w:rsid w:val="00E432AF"/>
    <w:rPr>
      <w:sz w:val="16"/>
      <w:szCs w:val="16"/>
    </w:rPr>
  </w:style>
  <w:style w:type="paragraph" w:styleId="CommentText">
    <w:name w:val="annotation text"/>
    <w:basedOn w:val="Normal"/>
    <w:link w:val="CommentTextChar"/>
    <w:uiPriority w:val="99"/>
    <w:unhideWhenUsed/>
    <w:rsid w:val="00E432AF"/>
    <w:pPr>
      <w:spacing w:line="240" w:lineRule="auto"/>
    </w:pPr>
    <w:rPr>
      <w:sz w:val="20"/>
      <w:szCs w:val="20"/>
    </w:rPr>
  </w:style>
  <w:style w:type="character" w:customStyle="1" w:styleId="CommentTextChar">
    <w:name w:val="Comment Text Char"/>
    <w:basedOn w:val="DefaultParagraphFont"/>
    <w:link w:val="CommentText"/>
    <w:uiPriority w:val="99"/>
    <w:rsid w:val="00E432AF"/>
    <w:rPr>
      <w:sz w:val="20"/>
      <w:szCs w:val="20"/>
    </w:rPr>
  </w:style>
  <w:style w:type="paragraph" w:styleId="CommentSubject">
    <w:name w:val="annotation subject"/>
    <w:basedOn w:val="CommentText"/>
    <w:next w:val="CommentText"/>
    <w:link w:val="CommentSubjectChar"/>
    <w:uiPriority w:val="99"/>
    <w:semiHidden/>
    <w:unhideWhenUsed/>
    <w:rsid w:val="00E432AF"/>
    <w:rPr>
      <w:b/>
      <w:bCs/>
    </w:rPr>
  </w:style>
  <w:style w:type="character" w:customStyle="1" w:styleId="CommentSubjectChar">
    <w:name w:val="Comment Subject Char"/>
    <w:basedOn w:val="CommentTextChar"/>
    <w:link w:val="CommentSubject"/>
    <w:uiPriority w:val="99"/>
    <w:semiHidden/>
    <w:rsid w:val="00E432AF"/>
    <w:rPr>
      <w:b/>
      <w:bCs/>
      <w:sz w:val="20"/>
      <w:szCs w:val="20"/>
    </w:rPr>
  </w:style>
  <w:style w:type="paragraph" w:styleId="Revision">
    <w:name w:val="Revision"/>
    <w:hidden/>
    <w:uiPriority w:val="99"/>
    <w:semiHidden/>
    <w:rsid w:val="00CF2830"/>
    <w:pPr>
      <w:spacing w:line="240" w:lineRule="auto"/>
    </w:pPr>
  </w:style>
  <w:style w:type="character" w:styleId="Hyperlink">
    <w:name w:val="Hyperlink"/>
    <w:basedOn w:val="DefaultParagraphFont"/>
    <w:uiPriority w:val="99"/>
    <w:unhideWhenUsed/>
    <w:rsid w:val="00E247C7"/>
    <w:rPr>
      <w:color w:val="0000FF" w:themeColor="hyperlink"/>
      <w:u w:val="single"/>
    </w:rPr>
  </w:style>
  <w:style w:type="character" w:styleId="UnresolvedMention">
    <w:name w:val="Unresolved Mention"/>
    <w:basedOn w:val="DefaultParagraphFont"/>
    <w:uiPriority w:val="99"/>
    <w:semiHidden/>
    <w:unhideWhenUsed/>
    <w:rsid w:val="00E247C7"/>
    <w:rPr>
      <w:color w:val="605E5C"/>
      <w:shd w:val="clear" w:color="auto" w:fill="E1DFDD"/>
    </w:rPr>
  </w:style>
  <w:style w:type="table" w:styleId="TableGrid">
    <w:name w:val="Table Grid"/>
    <w:basedOn w:val="TableNormal"/>
    <w:uiPriority w:val="39"/>
    <w:rsid w:val="0047342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3F57C6"/>
    <w:pPr>
      <w:spacing w:line="240" w:lineRule="auto"/>
    </w:pPr>
    <w:rPr>
      <w:sz w:val="20"/>
      <w:szCs w:val="20"/>
    </w:rPr>
  </w:style>
  <w:style w:type="character" w:customStyle="1" w:styleId="EndnoteTextChar">
    <w:name w:val="Endnote Text Char"/>
    <w:basedOn w:val="DefaultParagraphFont"/>
    <w:link w:val="EndnoteText"/>
    <w:uiPriority w:val="99"/>
    <w:semiHidden/>
    <w:rsid w:val="003F57C6"/>
    <w:rPr>
      <w:sz w:val="20"/>
      <w:szCs w:val="20"/>
    </w:rPr>
  </w:style>
  <w:style w:type="character" w:styleId="EndnoteReference">
    <w:name w:val="endnote reference"/>
    <w:basedOn w:val="DefaultParagraphFont"/>
    <w:uiPriority w:val="99"/>
    <w:semiHidden/>
    <w:unhideWhenUsed/>
    <w:rsid w:val="003F57C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04006">
      <w:bodyDiv w:val="1"/>
      <w:marLeft w:val="0"/>
      <w:marRight w:val="0"/>
      <w:marTop w:val="0"/>
      <w:marBottom w:val="0"/>
      <w:divBdr>
        <w:top w:val="none" w:sz="0" w:space="0" w:color="auto"/>
        <w:left w:val="none" w:sz="0" w:space="0" w:color="auto"/>
        <w:bottom w:val="none" w:sz="0" w:space="0" w:color="auto"/>
        <w:right w:val="none" w:sz="0" w:space="0" w:color="auto"/>
      </w:divBdr>
    </w:div>
    <w:div w:id="337117398">
      <w:bodyDiv w:val="1"/>
      <w:marLeft w:val="0"/>
      <w:marRight w:val="0"/>
      <w:marTop w:val="0"/>
      <w:marBottom w:val="0"/>
      <w:divBdr>
        <w:top w:val="none" w:sz="0" w:space="0" w:color="auto"/>
        <w:left w:val="none" w:sz="0" w:space="0" w:color="auto"/>
        <w:bottom w:val="none" w:sz="0" w:space="0" w:color="auto"/>
        <w:right w:val="none" w:sz="0" w:space="0" w:color="auto"/>
      </w:divBdr>
    </w:div>
    <w:div w:id="433744574">
      <w:bodyDiv w:val="1"/>
      <w:marLeft w:val="0"/>
      <w:marRight w:val="0"/>
      <w:marTop w:val="0"/>
      <w:marBottom w:val="0"/>
      <w:divBdr>
        <w:top w:val="none" w:sz="0" w:space="0" w:color="auto"/>
        <w:left w:val="none" w:sz="0" w:space="0" w:color="auto"/>
        <w:bottom w:val="none" w:sz="0" w:space="0" w:color="auto"/>
        <w:right w:val="none" w:sz="0" w:space="0" w:color="auto"/>
      </w:divBdr>
      <w:divsChild>
        <w:div w:id="215357999">
          <w:marLeft w:val="0"/>
          <w:marRight w:val="0"/>
          <w:marTop w:val="0"/>
          <w:marBottom w:val="0"/>
          <w:divBdr>
            <w:top w:val="none" w:sz="0" w:space="0" w:color="auto"/>
            <w:left w:val="none" w:sz="0" w:space="0" w:color="auto"/>
            <w:bottom w:val="none" w:sz="0" w:space="0" w:color="auto"/>
            <w:right w:val="none" w:sz="0" w:space="0" w:color="auto"/>
          </w:divBdr>
          <w:divsChild>
            <w:div w:id="118871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679789">
      <w:bodyDiv w:val="1"/>
      <w:marLeft w:val="0"/>
      <w:marRight w:val="0"/>
      <w:marTop w:val="0"/>
      <w:marBottom w:val="0"/>
      <w:divBdr>
        <w:top w:val="none" w:sz="0" w:space="0" w:color="auto"/>
        <w:left w:val="none" w:sz="0" w:space="0" w:color="auto"/>
        <w:bottom w:val="none" w:sz="0" w:space="0" w:color="auto"/>
        <w:right w:val="none" w:sz="0" w:space="0" w:color="auto"/>
      </w:divBdr>
    </w:div>
    <w:div w:id="610086272">
      <w:bodyDiv w:val="1"/>
      <w:marLeft w:val="0"/>
      <w:marRight w:val="0"/>
      <w:marTop w:val="0"/>
      <w:marBottom w:val="0"/>
      <w:divBdr>
        <w:top w:val="none" w:sz="0" w:space="0" w:color="auto"/>
        <w:left w:val="none" w:sz="0" w:space="0" w:color="auto"/>
        <w:bottom w:val="none" w:sz="0" w:space="0" w:color="auto"/>
        <w:right w:val="none" w:sz="0" w:space="0" w:color="auto"/>
      </w:divBdr>
      <w:divsChild>
        <w:div w:id="1228879708">
          <w:marLeft w:val="0"/>
          <w:marRight w:val="0"/>
          <w:marTop w:val="0"/>
          <w:marBottom w:val="0"/>
          <w:divBdr>
            <w:top w:val="none" w:sz="0" w:space="0" w:color="auto"/>
            <w:left w:val="none" w:sz="0" w:space="0" w:color="auto"/>
            <w:bottom w:val="none" w:sz="0" w:space="0" w:color="auto"/>
            <w:right w:val="none" w:sz="0" w:space="0" w:color="auto"/>
          </w:divBdr>
        </w:div>
      </w:divsChild>
    </w:div>
    <w:div w:id="803427414">
      <w:bodyDiv w:val="1"/>
      <w:marLeft w:val="0"/>
      <w:marRight w:val="0"/>
      <w:marTop w:val="0"/>
      <w:marBottom w:val="0"/>
      <w:divBdr>
        <w:top w:val="none" w:sz="0" w:space="0" w:color="auto"/>
        <w:left w:val="none" w:sz="0" w:space="0" w:color="auto"/>
        <w:bottom w:val="none" w:sz="0" w:space="0" w:color="auto"/>
        <w:right w:val="none" w:sz="0" w:space="0" w:color="auto"/>
      </w:divBdr>
      <w:divsChild>
        <w:div w:id="1011952167">
          <w:marLeft w:val="0"/>
          <w:marRight w:val="0"/>
          <w:marTop w:val="0"/>
          <w:marBottom w:val="0"/>
          <w:divBdr>
            <w:top w:val="none" w:sz="0" w:space="0" w:color="auto"/>
            <w:left w:val="none" w:sz="0" w:space="0" w:color="auto"/>
            <w:bottom w:val="none" w:sz="0" w:space="0" w:color="auto"/>
            <w:right w:val="none" w:sz="0" w:space="0" w:color="auto"/>
          </w:divBdr>
          <w:divsChild>
            <w:div w:id="49927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507964">
      <w:bodyDiv w:val="1"/>
      <w:marLeft w:val="0"/>
      <w:marRight w:val="0"/>
      <w:marTop w:val="0"/>
      <w:marBottom w:val="0"/>
      <w:divBdr>
        <w:top w:val="none" w:sz="0" w:space="0" w:color="auto"/>
        <w:left w:val="none" w:sz="0" w:space="0" w:color="auto"/>
        <w:bottom w:val="none" w:sz="0" w:space="0" w:color="auto"/>
        <w:right w:val="none" w:sz="0" w:space="0" w:color="auto"/>
      </w:divBdr>
      <w:divsChild>
        <w:div w:id="242688362">
          <w:marLeft w:val="0"/>
          <w:marRight w:val="0"/>
          <w:marTop w:val="0"/>
          <w:marBottom w:val="0"/>
          <w:divBdr>
            <w:top w:val="none" w:sz="0" w:space="0" w:color="auto"/>
            <w:left w:val="none" w:sz="0" w:space="0" w:color="auto"/>
            <w:bottom w:val="none" w:sz="0" w:space="0" w:color="auto"/>
            <w:right w:val="none" w:sz="0" w:space="0" w:color="auto"/>
          </w:divBdr>
        </w:div>
      </w:divsChild>
    </w:div>
    <w:div w:id="822966767">
      <w:bodyDiv w:val="1"/>
      <w:marLeft w:val="0"/>
      <w:marRight w:val="0"/>
      <w:marTop w:val="0"/>
      <w:marBottom w:val="0"/>
      <w:divBdr>
        <w:top w:val="none" w:sz="0" w:space="0" w:color="auto"/>
        <w:left w:val="none" w:sz="0" w:space="0" w:color="auto"/>
        <w:bottom w:val="none" w:sz="0" w:space="0" w:color="auto"/>
        <w:right w:val="none" w:sz="0" w:space="0" w:color="auto"/>
      </w:divBdr>
      <w:divsChild>
        <w:div w:id="678119577">
          <w:marLeft w:val="0"/>
          <w:marRight w:val="0"/>
          <w:marTop w:val="0"/>
          <w:marBottom w:val="0"/>
          <w:divBdr>
            <w:top w:val="none" w:sz="0" w:space="0" w:color="auto"/>
            <w:left w:val="none" w:sz="0" w:space="0" w:color="auto"/>
            <w:bottom w:val="none" w:sz="0" w:space="0" w:color="auto"/>
            <w:right w:val="none" w:sz="0" w:space="0" w:color="auto"/>
          </w:divBdr>
          <w:divsChild>
            <w:div w:id="139219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159645">
      <w:bodyDiv w:val="1"/>
      <w:marLeft w:val="0"/>
      <w:marRight w:val="0"/>
      <w:marTop w:val="0"/>
      <w:marBottom w:val="0"/>
      <w:divBdr>
        <w:top w:val="none" w:sz="0" w:space="0" w:color="auto"/>
        <w:left w:val="none" w:sz="0" w:space="0" w:color="auto"/>
        <w:bottom w:val="none" w:sz="0" w:space="0" w:color="auto"/>
        <w:right w:val="none" w:sz="0" w:space="0" w:color="auto"/>
      </w:divBdr>
    </w:div>
    <w:div w:id="888146928">
      <w:bodyDiv w:val="1"/>
      <w:marLeft w:val="0"/>
      <w:marRight w:val="0"/>
      <w:marTop w:val="0"/>
      <w:marBottom w:val="0"/>
      <w:divBdr>
        <w:top w:val="none" w:sz="0" w:space="0" w:color="auto"/>
        <w:left w:val="none" w:sz="0" w:space="0" w:color="auto"/>
        <w:bottom w:val="none" w:sz="0" w:space="0" w:color="auto"/>
        <w:right w:val="none" w:sz="0" w:space="0" w:color="auto"/>
      </w:divBdr>
      <w:divsChild>
        <w:div w:id="1436516212">
          <w:marLeft w:val="0"/>
          <w:marRight w:val="0"/>
          <w:marTop w:val="0"/>
          <w:marBottom w:val="0"/>
          <w:divBdr>
            <w:top w:val="none" w:sz="0" w:space="0" w:color="auto"/>
            <w:left w:val="none" w:sz="0" w:space="0" w:color="auto"/>
            <w:bottom w:val="none" w:sz="0" w:space="0" w:color="auto"/>
            <w:right w:val="none" w:sz="0" w:space="0" w:color="auto"/>
          </w:divBdr>
          <w:divsChild>
            <w:div w:id="5651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644963">
      <w:bodyDiv w:val="1"/>
      <w:marLeft w:val="0"/>
      <w:marRight w:val="0"/>
      <w:marTop w:val="0"/>
      <w:marBottom w:val="0"/>
      <w:divBdr>
        <w:top w:val="none" w:sz="0" w:space="0" w:color="auto"/>
        <w:left w:val="none" w:sz="0" w:space="0" w:color="auto"/>
        <w:bottom w:val="none" w:sz="0" w:space="0" w:color="auto"/>
        <w:right w:val="none" w:sz="0" w:space="0" w:color="auto"/>
      </w:divBdr>
      <w:divsChild>
        <w:div w:id="1662586625">
          <w:marLeft w:val="0"/>
          <w:marRight w:val="0"/>
          <w:marTop w:val="0"/>
          <w:marBottom w:val="0"/>
          <w:divBdr>
            <w:top w:val="none" w:sz="0" w:space="0" w:color="auto"/>
            <w:left w:val="none" w:sz="0" w:space="0" w:color="auto"/>
            <w:bottom w:val="none" w:sz="0" w:space="0" w:color="auto"/>
            <w:right w:val="none" w:sz="0" w:space="0" w:color="auto"/>
          </w:divBdr>
          <w:divsChild>
            <w:div w:id="3226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522407">
      <w:bodyDiv w:val="1"/>
      <w:marLeft w:val="0"/>
      <w:marRight w:val="0"/>
      <w:marTop w:val="0"/>
      <w:marBottom w:val="0"/>
      <w:divBdr>
        <w:top w:val="none" w:sz="0" w:space="0" w:color="auto"/>
        <w:left w:val="none" w:sz="0" w:space="0" w:color="auto"/>
        <w:bottom w:val="none" w:sz="0" w:space="0" w:color="auto"/>
        <w:right w:val="none" w:sz="0" w:space="0" w:color="auto"/>
      </w:divBdr>
    </w:div>
    <w:div w:id="1185823033">
      <w:bodyDiv w:val="1"/>
      <w:marLeft w:val="0"/>
      <w:marRight w:val="0"/>
      <w:marTop w:val="0"/>
      <w:marBottom w:val="0"/>
      <w:divBdr>
        <w:top w:val="none" w:sz="0" w:space="0" w:color="auto"/>
        <w:left w:val="none" w:sz="0" w:space="0" w:color="auto"/>
        <w:bottom w:val="none" w:sz="0" w:space="0" w:color="auto"/>
        <w:right w:val="none" w:sz="0" w:space="0" w:color="auto"/>
      </w:divBdr>
      <w:divsChild>
        <w:div w:id="747844134">
          <w:marLeft w:val="0"/>
          <w:marRight w:val="0"/>
          <w:marTop w:val="0"/>
          <w:marBottom w:val="0"/>
          <w:divBdr>
            <w:top w:val="none" w:sz="0" w:space="0" w:color="auto"/>
            <w:left w:val="none" w:sz="0" w:space="0" w:color="auto"/>
            <w:bottom w:val="none" w:sz="0" w:space="0" w:color="auto"/>
            <w:right w:val="none" w:sz="0" w:space="0" w:color="auto"/>
          </w:divBdr>
        </w:div>
      </w:divsChild>
    </w:div>
    <w:div w:id="1210147980">
      <w:bodyDiv w:val="1"/>
      <w:marLeft w:val="0"/>
      <w:marRight w:val="0"/>
      <w:marTop w:val="0"/>
      <w:marBottom w:val="0"/>
      <w:divBdr>
        <w:top w:val="none" w:sz="0" w:space="0" w:color="auto"/>
        <w:left w:val="none" w:sz="0" w:space="0" w:color="auto"/>
        <w:bottom w:val="none" w:sz="0" w:space="0" w:color="auto"/>
        <w:right w:val="none" w:sz="0" w:space="0" w:color="auto"/>
      </w:divBdr>
    </w:div>
    <w:div w:id="1354962404">
      <w:bodyDiv w:val="1"/>
      <w:marLeft w:val="0"/>
      <w:marRight w:val="0"/>
      <w:marTop w:val="0"/>
      <w:marBottom w:val="0"/>
      <w:divBdr>
        <w:top w:val="none" w:sz="0" w:space="0" w:color="auto"/>
        <w:left w:val="none" w:sz="0" w:space="0" w:color="auto"/>
        <w:bottom w:val="none" w:sz="0" w:space="0" w:color="auto"/>
        <w:right w:val="none" w:sz="0" w:space="0" w:color="auto"/>
      </w:divBdr>
      <w:divsChild>
        <w:div w:id="311494158">
          <w:marLeft w:val="0"/>
          <w:marRight w:val="0"/>
          <w:marTop w:val="0"/>
          <w:marBottom w:val="0"/>
          <w:divBdr>
            <w:top w:val="none" w:sz="0" w:space="0" w:color="auto"/>
            <w:left w:val="none" w:sz="0" w:space="0" w:color="auto"/>
            <w:bottom w:val="none" w:sz="0" w:space="0" w:color="auto"/>
            <w:right w:val="none" w:sz="0" w:space="0" w:color="auto"/>
          </w:divBdr>
          <w:divsChild>
            <w:div w:id="160985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530450">
      <w:bodyDiv w:val="1"/>
      <w:marLeft w:val="0"/>
      <w:marRight w:val="0"/>
      <w:marTop w:val="0"/>
      <w:marBottom w:val="0"/>
      <w:divBdr>
        <w:top w:val="none" w:sz="0" w:space="0" w:color="auto"/>
        <w:left w:val="none" w:sz="0" w:space="0" w:color="auto"/>
        <w:bottom w:val="none" w:sz="0" w:space="0" w:color="auto"/>
        <w:right w:val="none" w:sz="0" w:space="0" w:color="auto"/>
      </w:divBdr>
    </w:div>
    <w:div w:id="1540705253">
      <w:bodyDiv w:val="1"/>
      <w:marLeft w:val="0"/>
      <w:marRight w:val="0"/>
      <w:marTop w:val="0"/>
      <w:marBottom w:val="0"/>
      <w:divBdr>
        <w:top w:val="none" w:sz="0" w:space="0" w:color="auto"/>
        <w:left w:val="none" w:sz="0" w:space="0" w:color="auto"/>
        <w:bottom w:val="none" w:sz="0" w:space="0" w:color="auto"/>
        <w:right w:val="none" w:sz="0" w:space="0" w:color="auto"/>
      </w:divBdr>
      <w:divsChild>
        <w:div w:id="1492525469">
          <w:marLeft w:val="0"/>
          <w:marRight w:val="0"/>
          <w:marTop w:val="0"/>
          <w:marBottom w:val="0"/>
          <w:divBdr>
            <w:top w:val="none" w:sz="0" w:space="0" w:color="auto"/>
            <w:left w:val="none" w:sz="0" w:space="0" w:color="auto"/>
            <w:bottom w:val="none" w:sz="0" w:space="0" w:color="auto"/>
            <w:right w:val="none" w:sz="0" w:space="0" w:color="auto"/>
          </w:divBdr>
        </w:div>
      </w:divsChild>
    </w:div>
    <w:div w:id="1973095968">
      <w:bodyDiv w:val="1"/>
      <w:marLeft w:val="0"/>
      <w:marRight w:val="0"/>
      <w:marTop w:val="0"/>
      <w:marBottom w:val="0"/>
      <w:divBdr>
        <w:top w:val="none" w:sz="0" w:space="0" w:color="auto"/>
        <w:left w:val="none" w:sz="0" w:space="0" w:color="auto"/>
        <w:bottom w:val="none" w:sz="0" w:space="0" w:color="auto"/>
        <w:right w:val="none" w:sz="0" w:space="0" w:color="auto"/>
      </w:divBdr>
    </w:div>
    <w:div w:id="19998407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3" Type="http://schemas.openxmlformats.org/officeDocument/2006/relationships/hyperlink" Target="https://academic.oup.com/jmammal/article-abstract/78/1/192/872196?login=false" TargetMode="External"/><Relationship Id="rId2" Type="http://schemas.openxmlformats.org/officeDocument/2006/relationships/hyperlink" Target="https://www.noslangues-ourlanguages.gc.ca/en/writing-tips-plus/hyphens-compound-adjectives" TargetMode="External"/><Relationship Id="rId1" Type="http://schemas.openxmlformats.org/officeDocument/2006/relationships/image" Target="media/image1.png"/><Relationship Id="rId6" Type="http://schemas.openxmlformats.org/officeDocument/2006/relationships/hyperlink" Target="https://www.jstor.org/stable/3798975" TargetMode="External"/><Relationship Id="rId5" Type="http://schemas.openxmlformats.org/officeDocument/2006/relationships/hyperlink" Target="https://harvest.usask.ca/items/ad77ef3f-4d96-4746-8a8a-99c9bdaf0980" TargetMode="External"/><Relationship Id="rId4" Type="http://schemas.openxmlformats.org/officeDocument/2006/relationships/hyperlink" Target="https://ace-eco.org/vol18/iss1/art9/"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3.png"/><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5" Type="http://schemas.openxmlformats.org/officeDocument/2006/relationships/header" Target="header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1895</TotalTime>
  <Pages>46</Pages>
  <Words>12010</Words>
  <Characters>68461</Characters>
  <Application>Microsoft Office Word</Application>
  <DocSecurity>0</DocSecurity>
  <Lines>570</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Marissa Dyck</dc:creator>
  <cp:keywords/>
  <dc:description/>
  <cp:lastModifiedBy>Aidan Brushett</cp:lastModifiedBy>
  <cp:revision>3</cp:revision>
  <dcterms:created xsi:type="dcterms:W3CDTF">2025-08-13T16:35:00Z</dcterms:created>
  <dcterms:modified xsi:type="dcterms:W3CDTF">2025-08-16T20:08:00Z</dcterms:modified>
</cp:coreProperties>
</file>