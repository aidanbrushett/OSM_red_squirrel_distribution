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57C8" w14:textId="5448F7F2" w:rsidR="00C707F6" w:rsidRDefault="00C707F6" w:rsidP="00C707F6">
      <w:pPr>
        <w:spacing w:after="240" w:line="312" w:lineRule="auto"/>
        <w:rPr>
          <w:rFonts w:ascii="Calibri" w:eastAsia="Calibri" w:hAnsi="Calibri" w:cs="Calibri"/>
          <w:b/>
          <w:bCs/>
        </w:rPr>
      </w:pPr>
      <w:r>
        <w:rPr>
          <w:rFonts w:ascii="Calibri" w:eastAsia="Calibri" w:hAnsi="Calibri" w:cs="Calibri"/>
          <w:b/>
          <w:bCs/>
        </w:rPr>
        <w:t>Supporting information for:</w:t>
      </w:r>
    </w:p>
    <w:p w14:paraId="3AAC8D29" w14:textId="2C106310" w:rsidR="00125FB9" w:rsidRDefault="00C707F6" w:rsidP="00C707F6">
      <w:pPr>
        <w:spacing w:after="240" w:line="312" w:lineRule="auto"/>
        <w:rPr>
          <w:rFonts w:ascii="Calibri" w:eastAsia="Calibri" w:hAnsi="Calibri" w:cs="Calibri"/>
          <w:b/>
          <w:bCs/>
        </w:rPr>
      </w:pPr>
      <w:r>
        <w:rPr>
          <w:rFonts w:ascii="Calibri" w:eastAsia="Calibri" w:hAnsi="Calibri" w:cs="Calibri"/>
          <w:b/>
          <w:bCs/>
        </w:rPr>
        <w:t xml:space="preserve">Brushett, A., Arthurs, A., &amp; Fisher, J.T. (2024). </w:t>
      </w:r>
      <w:r w:rsidRPr="00C707F6">
        <w:rPr>
          <w:rFonts w:ascii="Calibri" w:eastAsia="Calibri" w:hAnsi="Calibri" w:cs="Calibri"/>
          <w:b/>
          <w:bCs/>
        </w:rPr>
        <w:t>Life on the edge: industrial footprint and edge effects variably influence the spatial distribution of a boreal small mammal</w:t>
      </w:r>
      <w:r>
        <w:rPr>
          <w:rFonts w:ascii="Calibri" w:eastAsia="Calibri" w:hAnsi="Calibri" w:cs="Calibri"/>
          <w:b/>
          <w:bCs/>
        </w:rPr>
        <w:t>.</w:t>
      </w:r>
    </w:p>
    <w:p w14:paraId="0BB52293" w14:textId="77777777"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0F2ACE86" w14:textId="7AD0A381" w:rsidR="00125FB9" w:rsidRDefault="00125FB9" w:rsidP="00125FB9">
      <w:pPr>
        <w:spacing w:line="360" w:lineRule="auto"/>
        <w:rPr>
          <w:rFonts w:ascii="Calibri" w:hAnsi="Calibri" w:cs="Calibri"/>
          <w:color w:val="000000" w:themeColor="text1"/>
        </w:rPr>
      </w:pPr>
      <w:r w:rsidRPr="00125FB9">
        <w:rPr>
          <w:rFonts w:ascii="Calibri" w:hAnsi="Calibri" w:cs="Calibri"/>
        </w:rPr>
        <w:lastRenderedPageBreak/>
        <w:t>Equation S1: The general format of g</w:t>
      </w:r>
      <w:r w:rsidRPr="00125FB9">
        <w:rPr>
          <w:rFonts w:ascii="Calibri" w:hAnsi="Calibri" w:cs="Calibri"/>
        </w:rPr>
        <w:t xml:space="preserve">eneralized linear mixed models with a negative binomial distribution and log-link function </w:t>
      </w:r>
      <w:r w:rsidRPr="00125FB9">
        <w:rPr>
          <w:rFonts w:ascii="Calibri" w:hAnsi="Calibri" w:cs="Calibri"/>
        </w:rPr>
        <w:t>used to mode</w:t>
      </w:r>
      <w:r>
        <w:rPr>
          <w:rFonts w:ascii="Calibri" w:hAnsi="Calibri" w:cs="Calibri"/>
        </w:rPr>
        <w:t>l red squirrel responses to landscape structure.</w:t>
      </w:r>
      <w:r w:rsidRPr="00125FB9">
        <w:rPr>
          <w:rFonts w:ascii="Calibri" w:hAnsi="Calibri" w:cs="Calibri"/>
          <w:i/>
          <w:iCs/>
        </w:rPr>
        <w:t xml:space="preserve"> </w:t>
      </w:r>
      <w:r w:rsidRPr="00125FB9">
        <w:rPr>
          <w:rFonts w:ascii="Calibri" w:hAnsi="Calibri" w:cs="Calibri"/>
          <w:i/>
          <w:iCs/>
        </w:rPr>
        <w:t xml:space="preserve"> Detections</w:t>
      </w:r>
      <w:r w:rsidRPr="00125FB9">
        <w:rPr>
          <w:rFonts w:ascii="Calibri" w:hAnsi="Calibri" w:cs="Calibri"/>
          <w:i/>
          <w:iCs/>
          <w:vertAlign w:val="subscript"/>
        </w:rPr>
        <w:t>ijk</w:t>
      </w:r>
      <w:r w:rsidRPr="00125FB9">
        <w:rPr>
          <w:rFonts w:ascii="Calibri" w:hAnsi="Calibri" w:cs="Calibri"/>
          <w:i/>
          <w:iCs/>
        </w:rPr>
        <w:t xml:space="preserve"> </w:t>
      </w:r>
      <w:r w:rsidRPr="00125FB9">
        <w:rPr>
          <w:rFonts w:ascii="Calibri" w:hAnsi="Calibri" w:cs="Calibri"/>
        </w:rPr>
        <w:t xml:space="preserve">was the number of independent detections of red squirrels at site </w:t>
      </w:r>
      <w:r w:rsidRPr="00125FB9">
        <w:rPr>
          <w:rFonts w:ascii="Calibri" w:hAnsi="Calibri" w:cs="Calibri"/>
          <w:i/>
          <w:iCs/>
        </w:rPr>
        <w:t xml:space="preserve">i </w:t>
      </w:r>
      <w:r w:rsidRPr="00125FB9">
        <w:rPr>
          <w:rFonts w:ascii="Calibri" w:hAnsi="Calibri" w:cs="Calibri"/>
        </w:rPr>
        <w:t xml:space="preserve">in array </w:t>
      </w:r>
      <w:r w:rsidRPr="00125FB9">
        <w:rPr>
          <w:rFonts w:ascii="Calibri" w:hAnsi="Calibri" w:cs="Calibri"/>
          <w:i/>
          <w:iCs/>
        </w:rPr>
        <w:t xml:space="preserve">j </w:t>
      </w:r>
      <w:r w:rsidRPr="00125FB9">
        <w:rPr>
          <w:rFonts w:ascii="Calibri" w:hAnsi="Calibri" w:cs="Calibri"/>
        </w:rPr>
        <w:t xml:space="preserve">during month k, which arose from a negative binomial distribution with an expected count of independent detections of red squirrels at site </w:t>
      </w:r>
      <w:r w:rsidRPr="00125FB9">
        <w:rPr>
          <w:rFonts w:ascii="Calibri" w:hAnsi="Calibri" w:cs="Calibri"/>
          <w:i/>
        </w:rPr>
        <w:t>i</w:t>
      </w:r>
      <w:r w:rsidRPr="00125FB9">
        <w:rPr>
          <w:rFonts w:ascii="Calibri" w:hAnsi="Calibri" w:cs="Calibri"/>
        </w:rPr>
        <w:t xml:space="preserve"> in array </w:t>
      </w:r>
      <w:r w:rsidRPr="00125FB9">
        <w:rPr>
          <w:rFonts w:ascii="Calibri" w:hAnsi="Calibri" w:cs="Calibri"/>
          <w:i/>
        </w:rPr>
        <w:t>j</w:t>
      </w:r>
      <w:r w:rsidRPr="00125FB9">
        <w:rPr>
          <w:rFonts w:ascii="Calibri" w:hAnsi="Calibri" w:cs="Calibri"/>
        </w:rPr>
        <w:t xml:space="preserve"> during month </w:t>
      </w:r>
      <w:r w:rsidRPr="00125FB9">
        <w:rPr>
          <w:rFonts w:ascii="Calibri" w:hAnsi="Calibri" w:cs="Calibri"/>
          <w:i/>
        </w:rPr>
        <w:t>k</w:t>
      </w:r>
      <w:r w:rsidRPr="00125FB9">
        <w:rPr>
          <w:rFonts w:ascii="Calibri" w:hAnsi="Calibri" w:cs="Calibri"/>
        </w:rPr>
        <w:t xml:space="preserve"> of </w:t>
      </w:r>
      <w:r w:rsidRPr="00125FB9">
        <w:rPr>
          <w:rFonts w:ascii="Calibri" w:hAnsi="Calibri" w:cs="Calibri"/>
          <w:i/>
          <w:iCs/>
        </w:rPr>
        <w:t>μ</w:t>
      </w:r>
      <w:r w:rsidRPr="00125FB9">
        <w:rPr>
          <w:rFonts w:ascii="Calibri" w:hAnsi="Calibri" w:cs="Calibri"/>
          <w:i/>
          <w:iCs/>
          <w:vertAlign w:val="subscript"/>
        </w:rPr>
        <w:t>ijk</w:t>
      </w:r>
      <w:r w:rsidRPr="00125FB9">
        <w:rPr>
          <w:rFonts w:ascii="Calibri" w:hAnsi="Calibri" w:cs="Calibri"/>
        </w:rPr>
        <w:t xml:space="preserve">, and an </w:t>
      </w:r>
      <w:r w:rsidRPr="00125FB9">
        <w:rPr>
          <w:rFonts w:ascii="Calibri" w:hAnsi="Calibri" w:cs="Calibri"/>
          <w:color w:val="000000" w:themeColor="text1"/>
        </w:rPr>
        <w:t xml:space="preserve">overdispersion parameter </w:t>
      </w:r>
      <w:r w:rsidRPr="00125FB9">
        <w:rPr>
          <w:rFonts w:ascii="Calibri" w:hAnsi="Calibri" w:cs="Calibri"/>
        </w:rPr>
        <w:t>θ</w:t>
      </w:r>
      <w:r w:rsidRPr="00125FB9">
        <w:rPr>
          <w:rFonts w:ascii="Calibri" w:hAnsi="Calibri" w:cs="Calibri"/>
          <w:color w:val="000000" w:themeColor="text1"/>
        </w:rPr>
        <w:t>. In each model, β</w:t>
      </w:r>
      <w:r w:rsidRPr="00125FB9">
        <w:rPr>
          <w:rFonts w:ascii="Calibri" w:hAnsi="Calibri" w:cs="Calibri"/>
          <w:color w:val="000000" w:themeColor="text1"/>
          <w:vertAlign w:val="subscript"/>
        </w:rPr>
        <w:t>n</w:t>
      </w:r>
      <w:r w:rsidRPr="00125FB9">
        <w:rPr>
          <w:rFonts w:ascii="Calibri" w:hAnsi="Calibri" w:cs="Calibri"/>
          <w:color w:val="000000" w:themeColor="text1"/>
        </w:rPr>
        <w:t xml:space="preserve"> was the linear coefficient for landscape covariate </w:t>
      </w:r>
      <w:r w:rsidRPr="00125FB9">
        <w:rPr>
          <w:rFonts w:ascii="Calibri" w:hAnsi="Calibri" w:cs="Calibri"/>
          <w:i/>
          <w:iCs/>
          <w:color w:val="000000" w:themeColor="text1"/>
        </w:rPr>
        <w:t>x</w:t>
      </w:r>
      <w:r w:rsidRPr="00125FB9">
        <w:rPr>
          <w:rFonts w:ascii="Calibri" w:hAnsi="Calibri" w:cs="Calibri"/>
          <w:i/>
          <w:iCs/>
          <w:color w:val="000000" w:themeColor="text1"/>
          <w:vertAlign w:val="subscript"/>
        </w:rPr>
        <w:t>n</w:t>
      </w:r>
      <w:r w:rsidRPr="00125FB9">
        <w:rPr>
          <w:rFonts w:ascii="Calibri" w:hAnsi="Calibri" w:cs="Calibri"/>
          <w:color w:val="000000" w:themeColor="text1"/>
        </w:rPr>
        <w:t xml:space="preserve">, and </w:t>
      </w:r>
      <w:r w:rsidRPr="00125FB9">
        <w:rPr>
          <w:rFonts w:ascii="Calibri" w:hAnsi="Calibri" w:cs="Calibri"/>
          <w:i/>
          <w:color w:val="000000" w:themeColor="text1"/>
        </w:rPr>
        <w:t>v</w:t>
      </w:r>
      <w:r w:rsidRPr="00125FB9">
        <w:rPr>
          <w:rFonts w:ascii="Calibri" w:hAnsi="Calibri" w:cs="Calibri"/>
          <w:i/>
          <w:color w:val="000000" w:themeColor="text1"/>
          <w:vertAlign w:val="subscript"/>
        </w:rPr>
        <w:t>i(j)</w:t>
      </w:r>
      <w:r w:rsidRPr="00125FB9">
        <w:rPr>
          <w:rFonts w:ascii="Calibri" w:hAnsi="Calibri" w:cs="Calibri"/>
          <w:color w:val="000000" w:themeColor="text1"/>
        </w:rPr>
        <w:t xml:space="preserve"> and </w:t>
      </w:r>
      <w:r w:rsidRPr="00125FB9">
        <w:rPr>
          <w:rFonts w:ascii="Calibri" w:hAnsi="Calibri" w:cs="Calibri"/>
          <w:i/>
          <w:color w:val="000000" w:themeColor="text1"/>
        </w:rPr>
        <w:t>u</w:t>
      </w:r>
      <w:r w:rsidRPr="00125FB9">
        <w:rPr>
          <w:rFonts w:ascii="Calibri" w:hAnsi="Calibri" w:cs="Calibri"/>
          <w:i/>
          <w:color w:val="000000" w:themeColor="text1"/>
          <w:vertAlign w:val="subscript"/>
        </w:rPr>
        <w:t>j</w:t>
      </w:r>
      <w:r w:rsidRPr="00125FB9">
        <w:rPr>
          <w:rFonts w:ascii="Calibri" w:hAnsi="Calibri" w:cs="Calibri"/>
          <w:i/>
          <w:color w:val="000000" w:themeColor="text1"/>
        </w:rPr>
        <w:t xml:space="preserve"> </w:t>
      </w:r>
      <w:r w:rsidRPr="00125FB9">
        <w:rPr>
          <w:rFonts w:ascii="Calibri" w:hAnsi="Calibri" w:cs="Calibri"/>
          <w:color w:val="000000" w:themeColor="text1"/>
        </w:rPr>
        <w:t>were nested random intercepts of site and array, which were assumed to have a normally distributed variance.</w:t>
      </w:r>
      <w:r>
        <w:rPr>
          <w:rFonts w:ascii="Calibri" w:hAnsi="Calibri" w:cs="Calibri"/>
          <w:color w:val="000000" w:themeColor="text1"/>
        </w:rPr>
        <w:t xml:space="preserve"> </w:t>
      </w:r>
      <w:r w:rsidRPr="00125FB9">
        <w:rPr>
          <w:rFonts w:ascii="Calibri" w:hAnsi="Calibri" w:cs="Calibri"/>
          <w:color w:val="000000" w:themeColor="text1"/>
        </w:rPr>
        <w:t xml:space="preserve">All models were fit using the </w:t>
      </w:r>
      <w:r w:rsidRPr="00125FB9">
        <w:rPr>
          <w:rFonts w:ascii="Calibri" w:hAnsi="Calibri" w:cs="Calibri"/>
          <w:i/>
          <w:iCs/>
          <w:color w:val="000000" w:themeColor="text1"/>
        </w:rPr>
        <w:t>glmmTMB</w:t>
      </w:r>
      <w:r w:rsidRPr="00125FB9">
        <w:rPr>
          <w:rFonts w:ascii="Calibri" w:hAnsi="Calibri" w:cs="Calibri"/>
          <w:color w:val="000000" w:themeColor="text1"/>
        </w:rPr>
        <w:t xml:space="preserve"> package (Magnusson et al., 2017) using maximum likelihood with the Laplace approximation. All explanatory variables were scaled using standardized z-scaling to improve model convergence and facilitate comparison of relative effect sizes.</w:t>
      </w:r>
    </w:p>
    <w:p w14:paraId="54B8C3C0" w14:textId="77777777" w:rsidR="00125FB9" w:rsidRPr="00125FB9" w:rsidRDefault="00125FB9" w:rsidP="00125FB9">
      <w:pPr>
        <w:spacing w:line="360" w:lineRule="auto"/>
        <w:rPr>
          <w:rFonts w:ascii="Calibri" w:hAnsi="Calibri" w:cs="Calibri"/>
        </w:rPr>
      </w:pPr>
    </w:p>
    <w:p w14:paraId="7841A725" w14:textId="1566173A" w:rsidR="00125FB9" w:rsidRPr="000F0847" w:rsidRDefault="00125FB9"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0</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1</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1,ijk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β</m:t>
              </m:r>
            </m:e>
            <m:sub>
              <m:r>
                <w:rPr>
                  <w:rFonts w:ascii="Cambria Math" w:eastAsia="Microsoft JhengHei" w:hAnsi="Cambria Math" w:cstheme="majorHAnsi"/>
                </w:rPr>
                <m:t>n</m:t>
              </m:r>
            </m:sub>
          </m:sSub>
          <m:sSub>
            <m:sSubPr>
              <m:ctrlPr>
                <w:rPr>
                  <w:rFonts w:ascii="Cambria Math" w:eastAsia="Microsoft JhengHei" w:hAnsi="Cambria Math" w:cstheme="majorHAnsi"/>
                  <w:bCs/>
                  <w:iCs/>
                </w:rPr>
              </m:ctrlPr>
            </m:sSubPr>
            <m:e>
              <m:r>
                <w:rPr>
                  <w:rFonts w:ascii="Cambria Math" w:eastAsia="Microsoft JhengHei" w:hAnsi="Cambria Math" w:cstheme="majorHAnsi"/>
                </w:rPr>
                <m:t>x</m:t>
              </m:r>
            </m:e>
            <m:sub>
              <m:r>
                <w:rPr>
                  <w:rFonts w:ascii="Cambria Math" w:eastAsia="Microsoft JhengHei" w:hAnsi="Cambria Math" w:cstheme="majorHAnsi"/>
                </w:rPr>
                <m:t>n,ijk</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m:t>
          </m:r>
          <m:r>
            <m:rPr>
              <m:sty m:val="p"/>
            </m:rPr>
            <w:rPr>
              <w:rFonts w:ascii="Cambria Math" w:eastAsia="Microsoft JhengHei" w:hAnsi="Cambria Math" w:cstheme="majorHAnsi"/>
            </w:rPr>
            <m:t xml:space="preserve"> </m:t>
          </m:r>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oMath>
      </m:oMathPara>
    </w:p>
    <w:p w14:paraId="09B626B0" w14:textId="77777777" w:rsidR="00125FB9" w:rsidRPr="000F0847" w:rsidRDefault="00125FB9" w:rsidP="00125FB9">
      <w:pPr>
        <w:spacing w:line="360" w:lineRule="auto"/>
        <w:jc w:val="center"/>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log(μ</m:t>
              </m:r>
            </m:e>
            <m:sub>
              <m:r>
                <w:rPr>
                  <w:rFonts w:ascii="Cambria Math" w:eastAsia="Microsoft JhengHei" w:hAnsi="Cambria Math" w:cstheme="majorHAnsi"/>
                </w:rPr>
                <m:t>ijk</m:t>
              </m:r>
            </m:sub>
          </m:sSub>
          <m:r>
            <w:rPr>
              <w:rFonts w:ascii="Cambria Math" w:eastAsia="Microsoft JhengHei" w:hAnsi="Cambria Math" w:cstheme="majorHAnsi"/>
            </w:rPr>
            <m:t>)=</m:t>
          </m:r>
          <m:sSub>
            <m:sSubPr>
              <m:ctrlPr>
                <w:rPr>
                  <w:rFonts w:ascii="Cambria Math" w:eastAsia="Microsoft JhengHei" w:hAnsi="Cambria Math" w:cstheme="majorHAnsi"/>
                  <w:bCs/>
                  <w:iCs/>
                </w:rPr>
              </m:ctrlPr>
            </m:sSubPr>
            <m:e>
              <m:r>
                <w:rPr>
                  <w:rFonts w:ascii="Cambria Math" w:eastAsia="Microsoft JhengHei" w:hAnsi="Cambria Math" w:cstheme="majorHAnsi"/>
                </w:rPr>
                <m:t>η</m:t>
              </m:r>
            </m:e>
            <m:sub>
              <m:r>
                <w:rPr>
                  <w:rFonts w:ascii="Cambria Math" w:eastAsia="Microsoft JhengHei" w:hAnsi="Cambria Math" w:cstheme="majorHAnsi"/>
                </w:rPr>
                <m:t>ijk</m:t>
              </m:r>
            </m:sub>
          </m:sSub>
        </m:oMath>
      </m:oMathPara>
    </w:p>
    <w:p w14:paraId="2BF6E550" w14:textId="77777777" w:rsidR="00125FB9" w:rsidRPr="000F0847" w:rsidRDefault="00125FB9"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detections</m:t>
              </m:r>
            </m:e>
            <m:sub>
              <m:r>
                <w:rPr>
                  <w:rFonts w:ascii="Cambria Math" w:eastAsia="Microsoft JhengHei" w:hAnsi="Cambria Math" w:cstheme="majorHAnsi"/>
                </w:rPr>
                <m:t>ijk</m:t>
              </m:r>
            </m:sub>
          </m:sSub>
          <m:r>
            <w:rPr>
              <w:rFonts w:ascii="Cambria Math" w:eastAsia="Microsoft JhengHei" w:hAnsi="Cambria Math" w:cstheme="majorHAnsi"/>
            </w:rPr>
            <m:t xml:space="preserve"> ~ NegBin(</m:t>
          </m:r>
          <m:sSub>
            <m:sSubPr>
              <m:ctrlPr>
                <w:rPr>
                  <w:rFonts w:ascii="Cambria Math" w:eastAsia="Microsoft JhengHei" w:hAnsi="Cambria Math" w:cstheme="majorHAnsi"/>
                  <w:bCs/>
                  <w:iCs/>
                </w:rPr>
              </m:ctrlPr>
            </m:sSubPr>
            <m:e>
              <m:r>
                <w:rPr>
                  <w:rFonts w:ascii="Cambria Math" w:eastAsia="Microsoft JhengHei" w:hAnsi="Cambria Math" w:cstheme="majorHAnsi"/>
                </w:rPr>
                <m:t>μ</m:t>
              </m:r>
            </m:e>
            <m:sub>
              <m:r>
                <w:rPr>
                  <w:rFonts w:ascii="Cambria Math" w:eastAsia="Microsoft JhengHei" w:hAnsi="Cambria Math" w:cstheme="majorHAnsi"/>
                </w:rPr>
                <m:t>ijk</m:t>
              </m:r>
            </m:sub>
          </m:sSub>
          <m:r>
            <w:rPr>
              <w:rFonts w:ascii="Cambria Math" w:eastAsia="Microsoft JhengHei" w:hAnsi="Cambria Math" w:cstheme="majorHAnsi"/>
            </w:rPr>
            <m:t>, θ)</m:t>
          </m:r>
        </m:oMath>
      </m:oMathPara>
    </w:p>
    <w:p w14:paraId="39C7EA75" w14:textId="77777777" w:rsidR="00125FB9" w:rsidRPr="000F0847" w:rsidRDefault="00125FB9" w:rsidP="00125FB9">
      <w:pPr>
        <w:spacing w:line="360" w:lineRule="auto"/>
        <w:rPr>
          <w:rFonts w:asciiTheme="majorHAnsi" w:eastAsia="Microsoft JhengHei" w:hAnsiTheme="majorHAnsi" w:cstheme="majorHAnsi"/>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u</m:t>
              </m:r>
            </m:e>
            <m:sub>
              <m:r>
                <w:rPr>
                  <w:rFonts w:ascii="Cambria Math" w:eastAsia="Microsoft JhengHei" w:hAnsi="Cambria Math" w:cstheme="majorHAnsi"/>
                </w:rPr>
                <m:t>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u</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457A4D6A" w14:textId="77777777" w:rsidR="00125FB9" w:rsidRPr="000F0847" w:rsidRDefault="00125FB9" w:rsidP="00125FB9">
      <w:pPr>
        <w:spacing w:line="360" w:lineRule="auto"/>
        <w:rPr>
          <w:rFonts w:asciiTheme="majorHAnsi" w:eastAsia="Microsoft JhengHei" w:hAnsiTheme="majorHAnsi" w:cstheme="majorHAnsi"/>
          <w:b/>
          <w:bCs/>
          <w:i/>
          <w:iCs/>
        </w:rPr>
      </w:pPr>
      <m:oMathPara>
        <m:oMath>
          <m:sSub>
            <m:sSubPr>
              <m:ctrlPr>
                <w:rPr>
                  <w:rFonts w:ascii="Cambria Math" w:eastAsia="Microsoft JhengHei" w:hAnsi="Cambria Math" w:cstheme="majorHAnsi"/>
                  <w:bCs/>
                  <w:iCs/>
                </w:rPr>
              </m:ctrlPr>
            </m:sSubPr>
            <m:e>
              <m:r>
                <w:rPr>
                  <w:rFonts w:ascii="Cambria Math" w:eastAsia="Microsoft JhengHei" w:hAnsi="Cambria Math" w:cstheme="majorHAnsi"/>
                </w:rPr>
                <m:t>v</m:t>
              </m:r>
            </m:e>
            <m:sub>
              <m:r>
                <w:rPr>
                  <w:rFonts w:ascii="Cambria Math" w:eastAsia="Microsoft JhengHei" w:hAnsi="Cambria Math" w:cstheme="majorHAnsi"/>
                </w:rPr>
                <m:t>i(j)</m:t>
              </m:r>
            </m:sub>
          </m:sSub>
          <m:r>
            <w:rPr>
              <w:rFonts w:ascii="Cambria Math" w:eastAsia="Microsoft JhengHei" w:hAnsi="Cambria Math" w:cstheme="majorHAnsi"/>
            </w:rPr>
            <m:t xml:space="preserve"> ~ Normal(0,</m:t>
          </m:r>
          <m:r>
            <m:rPr>
              <m:sty m:val="p"/>
            </m:rPr>
            <w:rPr>
              <w:rFonts w:ascii="Cambria Math" w:eastAsia="Microsoft JhengHei" w:hAnsi="Cambria Math" w:cstheme="majorHAnsi"/>
            </w:rPr>
            <m:t xml:space="preserve"> </m:t>
          </m:r>
          <m:sSubSup>
            <m:sSubSupPr>
              <m:ctrlPr>
                <w:rPr>
                  <w:rFonts w:ascii="Cambria Math" w:eastAsia="Microsoft JhengHei" w:hAnsi="Cambria Math" w:cstheme="majorHAnsi"/>
                  <w:bCs/>
                  <w:iCs/>
                </w:rPr>
              </m:ctrlPr>
            </m:sSubSupPr>
            <m:e>
              <m:r>
                <w:rPr>
                  <w:rFonts w:ascii="Cambria Math" w:eastAsia="Microsoft JhengHei" w:hAnsi="Cambria Math" w:cstheme="majorHAnsi"/>
                </w:rPr>
                <m:t>σ</m:t>
              </m:r>
            </m:e>
            <m:sub>
              <m:r>
                <w:rPr>
                  <w:rFonts w:ascii="Cambria Math" w:eastAsia="Microsoft JhengHei" w:hAnsi="Cambria Math" w:cstheme="majorHAnsi"/>
                </w:rPr>
                <m:t>v</m:t>
              </m:r>
            </m:sub>
            <m:sup>
              <m:r>
                <w:rPr>
                  <w:rFonts w:ascii="Cambria Math" w:eastAsia="Microsoft JhengHei" w:hAnsi="Cambria Math" w:cstheme="majorHAnsi"/>
                </w:rPr>
                <m:t>2</m:t>
              </m:r>
            </m:sup>
          </m:sSubSup>
          <m:r>
            <w:rPr>
              <w:rFonts w:ascii="Cambria Math" w:eastAsia="Microsoft JhengHei" w:hAnsi="Cambria Math" w:cstheme="majorHAnsi"/>
            </w:rPr>
            <m:t>)</m:t>
          </m:r>
        </m:oMath>
      </m:oMathPara>
    </w:p>
    <w:p w14:paraId="71BAF330" w14:textId="3EFC1900" w:rsidR="00125FB9" w:rsidRDefault="00125FB9">
      <w:pPr>
        <w:spacing w:after="160" w:line="278" w:lineRule="auto"/>
        <w:rPr>
          <w:rFonts w:ascii="Calibri" w:eastAsia="Calibri" w:hAnsi="Calibri" w:cs="Calibri"/>
          <w:b/>
          <w:bCs/>
        </w:rPr>
      </w:pPr>
      <w:r>
        <w:rPr>
          <w:rFonts w:ascii="Calibri" w:eastAsia="Calibri" w:hAnsi="Calibri" w:cs="Calibri"/>
          <w:b/>
          <w:bCs/>
        </w:rPr>
        <w:br w:type="page"/>
      </w:r>
    </w:p>
    <w:p w14:paraId="6857E64C" w14:textId="77777777" w:rsidR="00C707F6" w:rsidRPr="00C707F6" w:rsidRDefault="00C707F6" w:rsidP="00C707F6">
      <w:pPr>
        <w:spacing w:after="240" w:line="312" w:lineRule="auto"/>
        <w:rPr>
          <w:rFonts w:ascii="Calibri" w:eastAsia="Calibri" w:hAnsi="Calibri" w:cs="Calibri"/>
          <w:b/>
          <w:bCs/>
        </w:rPr>
      </w:pPr>
    </w:p>
    <w:p w14:paraId="289FBFF0" w14:textId="6A474844" w:rsidR="00C707F6" w:rsidRDefault="00C707F6" w:rsidP="00C707F6">
      <w:pPr>
        <w:spacing w:after="240" w:line="312" w:lineRule="auto"/>
        <w:rPr>
          <w:rFonts w:ascii="Calibri" w:eastAsia="Calibri" w:hAnsi="Calibri" w:cs="Calibri"/>
        </w:rPr>
      </w:pPr>
      <w:r>
        <w:rPr>
          <w:noProof/>
        </w:rPr>
        <w:drawing>
          <wp:inline distT="0" distB="0" distL="0" distR="0" wp14:anchorId="061CA30B" wp14:editId="13A791E6">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259BD5B1" w14:textId="77777777" w:rsidR="00EF3E5A" w:rsidRDefault="00C707F6" w:rsidP="001618DF">
      <w:pPr>
        <w:spacing w:after="240" w:line="312" w:lineRule="auto"/>
        <w:rPr>
          <w:rFonts w:ascii="Calibri" w:eastAsia="Calibri" w:hAnsi="Calibri" w:cs="Calibri"/>
        </w:rPr>
      </w:pPr>
      <w:r>
        <w:rPr>
          <w:rFonts w:ascii="Calibri" w:eastAsia="Calibri" w:hAnsi="Calibri" w:cs="Calibri"/>
        </w:rPr>
        <w:t>Figure S1. Distribution of monthly independent detections of red squirrels for 430 camera trap sites distributed across 10 arrays. Independent detections of squirrels were defined as detections of red squirrels that were &gt;30 minutes apart at a given camera trap site.</w:t>
      </w:r>
      <w:r w:rsidRPr="00200438">
        <w:rPr>
          <w:rFonts w:ascii="Calibri" w:eastAsia="Calibri" w:hAnsi="Calibri" w:cs="Calibri"/>
        </w:rPr>
        <w:t xml:space="preserve"> </w:t>
      </w:r>
      <w:r>
        <w:rPr>
          <w:rFonts w:ascii="Calibri" w:eastAsia="Calibri" w:hAnsi="Calibri" w:cs="Calibri"/>
        </w:rPr>
        <w:t xml:space="preserve">Our final monthly dataset represented 4918 camera-months of data with a mean monthly detection rate of 0.93 squirrels. </w:t>
      </w:r>
    </w:p>
    <w:p w14:paraId="4A02AFE3" w14:textId="77777777" w:rsidR="00EF3E5A" w:rsidRDefault="00EF3E5A">
      <w:pPr>
        <w:spacing w:after="160" w:line="278" w:lineRule="auto"/>
        <w:rPr>
          <w:rFonts w:ascii="Calibri" w:eastAsia="Calibri" w:hAnsi="Calibri" w:cs="Calibri"/>
        </w:rPr>
      </w:pPr>
      <w:r>
        <w:rPr>
          <w:rFonts w:ascii="Calibri" w:eastAsia="Calibri" w:hAnsi="Calibri" w:cs="Calibri"/>
        </w:rPr>
        <w:br w:type="page"/>
      </w:r>
    </w:p>
    <w:p w14:paraId="2234DB75" w14:textId="39638AB4" w:rsidR="00EF3E5A" w:rsidRPr="00EF3E5A" w:rsidRDefault="00EF3E5A" w:rsidP="00EF3E5A">
      <w:pPr>
        <w:spacing w:after="240" w:line="312" w:lineRule="auto"/>
        <w:rPr>
          <w:rFonts w:ascii="Calibri" w:eastAsia="Calibri" w:hAnsi="Calibri" w:cs="Calibri"/>
          <w:lang w:val="en-CA"/>
        </w:rPr>
      </w:pPr>
      <w:r w:rsidRPr="00EF3E5A">
        <w:rPr>
          <w:rFonts w:ascii="Calibri" w:eastAsia="Calibri" w:hAnsi="Calibri" w:cs="Calibri"/>
          <w:noProof/>
          <w:lang w:val="en-CA"/>
        </w:rPr>
        <w:lastRenderedPageBreak/>
        <w:drawing>
          <wp:inline distT="0" distB="0" distL="0" distR="0" wp14:anchorId="0B5A4C7C" wp14:editId="3DFEE823">
            <wp:extent cx="5386388" cy="7181850"/>
            <wp:effectExtent l="0" t="0" r="5080" b="0"/>
            <wp:docPr id="87145030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0306" name="Picture 3" descr="A screenshot of a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87338" cy="7183117"/>
                    </a:xfrm>
                    <a:prstGeom prst="rect">
                      <a:avLst/>
                    </a:prstGeom>
                    <a:noFill/>
                    <a:ln>
                      <a:noFill/>
                    </a:ln>
                  </pic:spPr>
                </pic:pic>
              </a:graphicData>
            </a:graphic>
          </wp:inline>
        </w:drawing>
      </w:r>
    </w:p>
    <w:p w14:paraId="4E67EE4B" w14:textId="6462D128" w:rsidR="00C707F6" w:rsidRDefault="00EF3E5A" w:rsidP="001618DF">
      <w:pPr>
        <w:spacing w:after="240" w:line="312" w:lineRule="auto"/>
        <w:rPr>
          <w:rFonts w:ascii="Calibri" w:eastAsia="Calibri" w:hAnsi="Calibri" w:cs="Calibri"/>
        </w:rPr>
      </w:pPr>
      <w:r>
        <w:rPr>
          <w:rFonts w:ascii="Calibri" w:eastAsia="Calibri" w:hAnsi="Calibri" w:cs="Calibri"/>
        </w:rPr>
        <w:t xml:space="preserve">Figure S2. Model diagnostics for the top-performing model explaining red squirrel detections as a function of natural land cover, edge density, and cumulative site disturbance. Model was fit as a mixed-effect negative binomial model with nested random effects for camera site and camera array. </w:t>
      </w:r>
      <w:r w:rsidR="00C707F6">
        <w:rPr>
          <w:rFonts w:ascii="Calibri" w:eastAsia="Calibri" w:hAnsi="Calibri" w:cs="Calibri"/>
        </w:rPr>
        <w:br w:type="page"/>
      </w:r>
    </w:p>
    <w:p w14:paraId="7387AFFA" w14:textId="77777777" w:rsidR="001618DF" w:rsidRDefault="001618DF" w:rsidP="00C707F6">
      <w:pPr>
        <w:spacing w:after="240" w:line="312" w:lineRule="auto"/>
        <w:rPr>
          <w:rFonts w:ascii="Calibri" w:eastAsia="Calibri" w:hAnsi="Calibri" w:cs="Calibri"/>
        </w:rPr>
      </w:pPr>
      <w:r>
        <w:rPr>
          <w:rFonts w:ascii="Calibri" w:eastAsia="Calibri" w:hAnsi="Calibri" w:cs="Calibri"/>
          <w:noProof/>
          <w14:ligatures w14:val="standardContextual"/>
        </w:rPr>
        <w:lastRenderedPageBreak/>
        <w:drawing>
          <wp:inline distT="0" distB="0" distL="0" distR="0" wp14:anchorId="42D37480" wp14:editId="25BFC548">
            <wp:extent cx="5941695" cy="5281295"/>
            <wp:effectExtent l="0" t="0" r="1905" b="0"/>
            <wp:docPr id="13495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1695" cy="5281295"/>
                    </a:xfrm>
                    <a:prstGeom prst="rect">
                      <a:avLst/>
                    </a:prstGeom>
                    <a:noFill/>
                    <a:ln>
                      <a:noFill/>
                    </a:ln>
                  </pic:spPr>
                </pic:pic>
              </a:graphicData>
            </a:graphic>
          </wp:inline>
        </w:drawing>
      </w:r>
    </w:p>
    <w:p w14:paraId="43BD10B0" w14:textId="77777777" w:rsidR="00E746DC" w:rsidRDefault="00C707F6" w:rsidP="001618DF">
      <w:pPr>
        <w:spacing w:line="360" w:lineRule="auto"/>
        <w:rPr>
          <w:rFonts w:ascii="Calibri" w:eastAsia="Calibri" w:hAnsi="Calibri" w:cs="Calibri"/>
        </w:rPr>
      </w:pPr>
      <w:r>
        <w:rPr>
          <w:rFonts w:ascii="Calibri" w:eastAsia="Calibri" w:hAnsi="Calibri" w:cs="Calibri"/>
        </w:rPr>
        <w:t>Figure S</w:t>
      </w:r>
      <w:r w:rsidR="00EF3E5A">
        <w:rPr>
          <w:rFonts w:ascii="Calibri" w:eastAsia="Calibri" w:hAnsi="Calibri" w:cs="Calibri"/>
        </w:rPr>
        <w:t>3</w:t>
      </w:r>
      <w:r>
        <w:rPr>
          <w:rFonts w:ascii="Calibri" w:eastAsia="Calibri" w:hAnsi="Calibri" w:cs="Calibri"/>
        </w:rPr>
        <w:t xml:space="preserve">. </w:t>
      </w:r>
      <w:r w:rsidR="001618DF">
        <w:rPr>
          <w:rFonts w:ascii="Calibri" w:eastAsia="Calibri" w:hAnsi="Calibri" w:cs="Calibri"/>
        </w:rPr>
        <w:t>Density of c</w:t>
      </w:r>
      <w:r>
        <w:rPr>
          <w:rFonts w:ascii="Calibri" w:eastAsia="Calibri" w:hAnsi="Calibri" w:cs="Calibri"/>
        </w:rPr>
        <w:t>oefficient estimates (red) and</w:t>
      </w:r>
      <w:r w:rsidR="001618DF">
        <w:rPr>
          <w:rFonts w:ascii="Calibri" w:eastAsia="Calibri" w:hAnsi="Calibri" w:cs="Calibri"/>
        </w:rPr>
        <w:t xml:space="preserve"> </w:t>
      </w:r>
      <w:r>
        <w:rPr>
          <w:rFonts w:ascii="Calibri" w:eastAsia="Calibri" w:hAnsi="Calibri" w:cs="Calibri"/>
        </w:rPr>
        <w:t xml:space="preserve">random intercept </w:t>
      </w:r>
      <w:r w:rsidR="001618DF">
        <w:rPr>
          <w:rFonts w:ascii="Calibri" w:eastAsia="Calibri" w:hAnsi="Calibri" w:cs="Calibri"/>
        </w:rPr>
        <w:t xml:space="preserve">variance </w:t>
      </w:r>
      <w:r>
        <w:rPr>
          <w:rFonts w:ascii="Calibri" w:eastAsia="Calibri" w:hAnsi="Calibri" w:cs="Calibri"/>
        </w:rPr>
        <w:t xml:space="preserve">estimates (blue) for </w:t>
      </w:r>
      <w:r w:rsidR="001618DF">
        <w:rPr>
          <w:rFonts w:ascii="Calibri" w:eastAsia="Calibri" w:hAnsi="Calibri" w:cs="Calibri"/>
        </w:rPr>
        <w:t xml:space="preserve">1000 fitted models of red squirrel detections as a function of landscape structure. Data for simulations was generated using the top-performing model from model selection as a ‘true’ data-generating process.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t>
      </w:r>
      <w:r w:rsidR="00E746DC" w:rsidRPr="00E746DC">
        <w:rPr>
          <w:rFonts w:ascii="Calibri" w:eastAsia="Calibri" w:hAnsi="Calibri" w:cs="Calibri"/>
        </w:rPr>
        <w:t xml:space="preserve">We refit the model to each simulated dataset to build an empirical distribution of coefficient estimates, then assessed the empirical precision (standard error) and bias (mean) of our fixed effect and random effect estimates compared to the top model (Zuur et al., 2016). </w:t>
      </w:r>
      <w:r w:rsidR="001618DF">
        <w:rPr>
          <w:rFonts w:ascii="Calibri" w:eastAsia="Calibri" w:hAnsi="Calibri" w:cs="Calibri"/>
        </w:rPr>
        <w:t>Dotted vertical lines represent the coefficient/variance from the ‘true’ data generating model.</w:t>
      </w:r>
    </w:p>
    <w:p w14:paraId="001EDD97" w14:textId="77777777" w:rsidR="00E746DC" w:rsidRDefault="00E746DC">
      <w:pPr>
        <w:spacing w:after="160" w:line="278" w:lineRule="auto"/>
        <w:rPr>
          <w:rFonts w:ascii="Calibri" w:eastAsia="Calibri" w:hAnsi="Calibri" w:cs="Calibri"/>
        </w:rPr>
      </w:pPr>
      <w:r>
        <w:rPr>
          <w:rFonts w:ascii="Calibri" w:eastAsia="Calibri" w:hAnsi="Calibri" w:cs="Calibri"/>
        </w:rPr>
        <w:br w:type="page"/>
      </w:r>
    </w:p>
    <w:p w14:paraId="3B278B80" w14:textId="77777777" w:rsidR="00E746DC" w:rsidRDefault="00E746DC" w:rsidP="00E746DC">
      <w:pPr>
        <w:spacing w:after="240" w:line="312" w:lineRule="auto"/>
        <w:jc w:val="center"/>
        <w:rPr>
          <w:rFonts w:ascii="Calibri" w:eastAsia="Calibri" w:hAnsi="Calibri" w:cs="Calibri"/>
          <w:sz w:val="20"/>
          <w:szCs w:val="20"/>
        </w:rPr>
      </w:pPr>
      <w:r>
        <w:rPr>
          <w:noProof/>
        </w:rPr>
        <w:lastRenderedPageBreak/>
        <w:drawing>
          <wp:inline distT="0" distB="0" distL="0" distR="0" wp14:anchorId="0D0B7206" wp14:editId="07B2DD06">
            <wp:extent cx="4572000" cy="3200400"/>
            <wp:effectExtent l="0" t="0" r="0" b="0"/>
            <wp:docPr id="1117335032" name="Picture 5" descr="A graph of a squirr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5032" name="Picture 5" descr="A graph of a squirrel&#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04AB40F9" w14:textId="77777777" w:rsidR="00F46E42" w:rsidRDefault="00E746DC" w:rsidP="00E746DC">
      <w:pPr>
        <w:spacing w:after="240" w:line="312" w:lineRule="auto"/>
        <w:rPr>
          <w:rFonts w:ascii="Calibri" w:eastAsia="Calibri" w:hAnsi="Calibri" w:cs="Calibri"/>
        </w:rPr>
      </w:pPr>
      <w:r>
        <w:rPr>
          <w:rFonts w:ascii="Calibri" w:eastAsia="Calibri" w:hAnsi="Calibri" w:cs="Calibri"/>
        </w:rPr>
        <w:t xml:space="preserve">Figure </w:t>
      </w:r>
      <w:r w:rsidR="00804C0C">
        <w:rPr>
          <w:rFonts w:ascii="Calibri" w:eastAsia="Calibri" w:hAnsi="Calibri" w:cs="Calibri"/>
        </w:rPr>
        <w:t>S4</w:t>
      </w:r>
      <w:r>
        <w:rPr>
          <w:rFonts w:ascii="Calibri" w:eastAsia="Calibri" w:hAnsi="Calibri" w:cs="Calibri"/>
        </w:rPr>
        <w:t>. Small sample corrected Akaike Information Criterion (AICc) model weight as a function of spatial scale for categories of covariates including the composition of natural landcover, composition of anthropogenic disturbance, and landscape configuration. Covariates were extracted from concentric circular buffers around camera sites with radii from 50 m to 5000 m. The spatial scale with the highest model weight was identified as the best-fit scale for that category of covariates and used during model fitting to describe the effect of landscape structure on red squirrel abundance in the Boreal Plains.</w:t>
      </w:r>
    </w:p>
    <w:p w14:paraId="3EA31A9B" w14:textId="77777777" w:rsidR="00F46E42" w:rsidRDefault="00F46E42">
      <w:pPr>
        <w:spacing w:after="160" w:line="278" w:lineRule="auto"/>
        <w:rPr>
          <w:rFonts w:ascii="Calibri" w:eastAsia="Calibri" w:hAnsi="Calibri" w:cs="Calibri"/>
        </w:rPr>
      </w:pPr>
      <w:r>
        <w:rPr>
          <w:rFonts w:ascii="Calibri" w:eastAsia="Calibri" w:hAnsi="Calibri" w:cs="Calibri"/>
        </w:rPr>
        <w:br w:type="page"/>
      </w:r>
    </w:p>
    <w:p w14:paraId="4D76135C" w14:textId="4409EFB8" w:rsidR="00F46E42" w:rsidRDefault="00F46E42" w:rsidP="00F46E42">
      <w:ins w:id="0" w:author="Aidan Brushett" w:date="2025-05-23T10:31:00Z" w16du:dateUtc="2025-05-23T17:31:00Z">
        <w:r>
          <w:rPr>
            <w:noProof/>
          </w:rPr>
          <w:lastRenderedPageBreak/>
          <w:drawing>
            <wp:anchor distT="0" distB="0" distL="114300" distR="114300" simplePos="0" relativeHeight="251659264" behindDoc="1" locked="0" layoutInCell="1" allowOverlap="1" wp14:anchorId="45D18F5B" wp14:editId="13757538">
              <wp:simplePos x="0" y="0"/>
              <wp:positionH relativeFrom="column">
                <wp:posOffset>0</wp:posOffset>
              </wp:positionH>
              <wp:positionV relativeFrom="paragraph">
                <wp:posOffset>211</wp:posOffset>
              </wp:positionV>
              <wp:extent cx="5939790" cy="3564255"/>
              <wp:effectExtent l="0" t="0" r="3810" b="0"/>
              <wp:wrapSquare wrapText="bothSides"/>
              <wp:docPr id="125168666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86669" name="Picture 1" descr="A graph of a number of number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564255"/>
                      </a:xfrm>
                      <a:prstGeom prst="rect">
                        <a:avLst/>
                      </a:prstGeom>
                      <a:noFill/>
                      <a:ln>
                        <a:noFill/>
                      </a:ln>
                    </pic:spPr>
                  </pic:pic>
                </a:graphicData>
              </a:graphic>
              <wp14:sizeRelH relativeFrom="page">
                <wp14:pctWidth>0</wp14:pctWidth>
              </wp14:sizeRelH>
              <wp14:sizeRelV relativeFrom="page">
                <wp14:pctHeight>0</wp14:pctHeight>
              </wp14:sizeRelV>
            </wp:anchor>
          </w:drawing>
        </w:r>
      </w:ins>
      <w:r>
        <w:rPr>
          <w:rFonts w:ascii="Calibri" w:eastAsia="Calibri" w:hAnsi="Calibri" w:cs="Calibri"/>
        </w:rPr>
        <w:t xml:space="preserve">Figure </w:t>
      </w:r>
      <w:r>
        <w:rPr>
          <w:rFonts w:ascii="Calibri" w:eastAsia="Calibri" w:hAnsi="Calibri" w:cs="Calibri"/>
        </w:rPr>
        <w:t>S5</w:t>
      </w:r>
      <w:r>
        <w:rPr>
          <w:rFonts w:ascii="Calibri" w:eastAsia="Calibri" w:hAnsi="Calibri" w:cs="Calibri"/>
        </w:rPr>
        <w:t xml:space="preserve">. Rate ratios with 95% confidence intervals for standardized coefficients for [A] </w:t>
      </w:r>
      <w:bookmarkStart w:id="1" w:name="_Hlk197111585"/>
      <w:r>
        <w:rPr>
          <w:rFonts w:ascii="Calibri" w:eastAsia="Calibri" w:hAnsi="Calibri" w:cs="Calibri"/>
        </w:rPr>
        <w:t xml:space="preserve">the top-ranked model explaining red squirrel detections as a function of edge density and cumulative site disturbance, </w:t>
      </w:r>
      <w:bookmarkEnd w:id="1"/>
      <w:r>
        <w:rPr>
          <w:rFonts w:ascii="Calibri" w:eastAsia="Calibri" w:hAnsi="Calibri" w:cs="Calibri"/>
        </w:rPr>
        <w:t>and [B] the second-ranked model (ΔAICc = 2.59, AIC</w:t>
      </w:r>
      <w:r>
        <w:rPr>
          <w:rFonts w:ascii="Calibri" w:eastAsia="Calibri" w:hAnsi="Calibri" w:cs="Calibri"/>
          <w:vertAlign w:val="subscript"/>
        </w:rPr>
        <w:t>w</w:t>
      </w:r>
      <w:r>
        <w:rPr>
          <w:rFonts w:ascii="Calibri" w:eastAsia="Calibri" w:hAnsi="Calibri" w:cs="Calibri"/>
        </w:rPr>
        <w:t xml:space="preserve"> = 0.153) explaining red squirrel detections as a function of anthropogenic disturbance type. Both </w:t>
      </w:r>
      <w:bookmarkStart w:id="2" w:name="_Hlk197111612"/>
      <w:r>
        <w:rPr>
          <w:rFonts w:ascii="Calibri" w:eastAsia="Calibri" w:hAnsi="Calibri" w:cs="Calibri"/>
        </w:rPr>
        <w:t xml:space="preserve">models were fit using mixed-effect negative binomial models with nested random effects for camera site and camera array. </w:t>
      </w:r>
      <w:bookmarkEnd w:id="2"/>
    </w:p>
    <w:p w14:paraId="771F7654" w14:textId="38E830C0" w:rsidR="00E746DC" w:rsidRDefault="00E746DC" w:rsidP="00E746DC">
      <w:pPr>
        <w:spacing w:after="240" w:line="312" w:lineRule="auto"/>
        <w:rPr>
          <w:rFonts w:ascii="Calibri" w:eastAsia="Calibri" w:hAnsi="Calibri" w:cs="Calibri"/>
          <w:szCs w:val="24"/>
        </w:rPr>
      </w:pPr>
      <w:r>
        <w:br w:type="page"/>
      </w:r>
    </w:p>
    <w:p w14:paraId="2F6F9ABF" w14:textId="77777777" w:rsidR="00805EBE" w:rsidRDefault="00805EBE" w:rsidP="00805EBE">
      <w:pPr>
        <w:spacing w:line="312" w:lineRule="auto"/>
        <w:rPr>
          <w:rFonts w:ascii="Calibri" w:eastAsia="Calibri" w:hAnsi="Calibri" w:cs="Calibri"/>
        </w:rPr>
      </w:pPr>
      <w:r>
        <w:rPr>
          <w:rFonts w:ascii="Calibri" w:eastAsia="Calibri" w:hAnsi="Calibri" w:cs="Calibri"/>
        </w:rPr>
        <w:lastRenderedPageBreak/>
        <w:t>Table S1. Covariates describing the composition of natural habitat, composition of anthropogenic features, and landscape configuration in negative binomial models of red squirrel abundance in the Boreal Plains. Each category of covariates was included in models at a separate spatial scale. Within each category of predictors, we fit a model using all predictors at 22 spatial scales (50 m–5000 m) and compared the Akaike Information Criterion corrected for small sample size (AICc) scores across spatial scales to determine which one was best supported for statistical modelling.</w:t>
      </w:r>
    </w:p>
    <w:p w14:paraId="141A2BE2" w14:textId="77777777" w:rsidR="00805EBE" w:rsidRDefault="00805EBE" w:rsidP="00805EBE">
      <w:pPr>
        <w:spacing w:line="312" w:lineRule="auto"/>
        <w:rPr>
          <w:rFonts w:ascii="Calibri" w:eastAsia="Calibri" w:hAnsi="Calibri" w:cs="Calibri"/>
        </w:rPr>
      </w:pPr>
    </w:p>
    <w:tbl>
      <w:tblPr>
        <w:tblW w:w="9781" w:type="dxa"/>
        <w:tblLook w:val="04A0" w:firstRow="1" w:lastRow="0" w:firstColumn="1" w:lastColumn="0" w:noHBand="0" w:noVBand="1"/>
      </w:tblPr>
      <w:tblGrid>
        <w:gridCol w:w="1843"/>
        <w:gridCol w:w="992"/>
        <w:gridCol w:w="1701"/>
        <w:gridCol w:w="5245"/>
      </w:tblGrid>
      <w:tr w:rsidR="00805EBE" w:rsidRPr="00805B2A" w14:paraId="64B211A5" w14:textId="77777777" w:rsidTr="00DA3CA7">
        <w:trPr>
          <w:trHeight w:val="615"/>
        </w:trPr>
        <w:tc>
          <w:tcPr>
            <w:tcW w:w="1843" w:type="dxa"/>
            <w:tcBorders>
              <w:top w:val="single" w:sz="8" w:space="0" w:color="auto"/>
              <w:left w:val="nil"/>
              <w:bottom w:val="single" w:sz="4" w:space="0" w:color="auto"/>
              <w:right w:val="nil"/>
            </w:tcBorders>
            <w:shd w:val="clear" w:color="000000" w:fill="FFFFFF"/>
            <w:vAlign w:val="center"/>
            <w:hideMark/>
          </w:tcPr>
          <w:p w14:paraId="679058DE"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Covariate</w:t>
            </w:r>
          </w:p>
        </w:tc>
        <w:tc>
          <w:tcPr>
            <w:tcW w:w="992" w:type="dxa"/>
            <w:tcBorders>
              <w:top w:val="single" w:sz="8" w:space="0" w:color="auto"/>
              <w:left w:val="nil"/>
              <w:bottom w:val="single" w:sz="4" w:space="0" w:color="auto"/>
              <w:right w:val="nil"/>
            </w:tcBorders>
            <w:shd w:val="clear" w:color="000000" w:fill="FFFFFF"/>
            <w:vAlign w:val="center"/>
            <w:hideMark/>
          </w:tcPr>
          <w:p w14:paraId="27AE216E" w14:textId="77777777" w:rsidR="00805EBE" w:rsidRPr="000F0847" w:rsidRDefault="00805EBE" w:rsidP="00DA3CA7">
            <w:pPr>
              <w:spacing w:line="240" w:lineRule="auto"/>
              <w:jc w:val="center"/>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Modelled Scale</w:t>
            </w:r>
          </w:p>
        </w:tc>
        <w:tc>
          <w:tcPr>
            <w:tcW w:w="1701" w:type="dxa"/>
            <w:tcBorders>
              <w:top w:val="single" w:sz="8" w:space="0" w:color="auto"/>
              <w:left w:val="nil"/>
              <w:bottom w:val="single" w:sz="4" w:space="0" w:color="auto"/>
              <w:right w:val="nil"/>
            </w:tcBorders>
            <w:shd w:val="clear" w:color="000000" w:fill="FFFFFF"/>
            <w:vAlign w:val="center"/>
            <w:hideMark/>
          </w:tcPr>
          <w:p w14:paraId="5E453833"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Median (5%, 95%)</w:t>
            </w:r>
          </w:p>
        </w:tc>
        <w:tc>
          <w:tcPr>
            <w:tcW w:w="5245" w:type="dxa"/>
            <w:tcBorders>
              <w:top w:val="single" w:sz="8" w:space="0" w:color="auto"/>
              <w:left w:val="nil"/>
              <w:bottom w:val="single" w:sz="4" w:space="0" w:color="auto"/>
              <w:right w:val="nil"/>
            </w:tcBorders>
            <w:shd w:val="clear" w:color="000000" w:fill="FFFFFF"/>
            <w:vAlign w:val="center"/>
            <w:hideMark/>
          </w:tcPr>
          <w:p w14:paraId="2089E20F"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Description</w:t>
            </w:r>
          </w:p>
        </w:tc>
      </w:tr>
      <w:tr w:rsidR="00805EBE" w:rsidRPr="00805B2A" w14:paraId="1EF06FAC" w14:textId="77777777" w:rsidTr="00DA3CA7">
        <w:trPr>
          <w:trHeight w:val="300"/>
        </w:trPr>
        <w:tc>
          <w:tcPr>
            <w:tcW w:w="1843" w:type="dxa"/>
            <w:tcBorders>
              <w:top w:val="nil"/>
              <w:left w:val="nil"/>
              <w:bottom w:val="single" w:sz="4" w:space="0" w:color="auto"/>
              <w:right w:val="nil"/>
            </w:tcBorders>
            <w:shd w:val="clear" w:color="000000" w:fill="FFFFFF"/>
            <w:noWrap/>
            <w:hideMark/>
          </w:tcPr>
          <w:p w14:paraId="1E5BC9A0"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Natural land cover</w:t>
            </w:r>
          </w:p>
        </w:tc>
        <w:tc>
          <w:tcPr>
            <w:tcW w:w="992" w:type="dxa"/>
            <w:tcBorders>
              <w:top w:val="nil"/>
              <w:left w:val="nil"/>
              <w:bottom w:val="single" w:sz="4" w:space="0" w:color="auto"/>
              <w:right w:val="nil"/>
            </w:tcBorders>
            <w:shd w:val="clear" w:color="000000" w:fill="FFFFFF"/>
            <w:noWrap/>
            <w:hideMark/>
          </w:tcPr>
          <w:p w14:paraId="4252BB1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100 m</w:t>
            </w:r>
          </w:p>
        </w:tc>
        <w:tc>
          <w:tcPr>
            <w:tcW w:w="1701" w:type="dxa"/>
            <w:tcBorders>
              <w:top w:val="nil"/>
              <w:left w:val="nil"/>
              <w:bottom w:val="single" w:sz="4" w:space="0" w:color="auto"/>
              <w:right w:val="nil"/>
            </w:tcBorders>
            <w:shd w:val="clear" w:color="000000" w:fill="FFFFFF"/>
            <w:noWrap/>
            <w:hideMark/>
          </w:tcPr>
          <w:p w14:paraId="7ADF610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6699376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A16FC3D" w14:textId="77777777" w:rsidTr="00DA3CA7">
        <w:trPr>
          <w:trHeight w:val="300"/>
        </w:trPr>
        <w:tc>
          <w:tcPr>
            <w:tcW w:w="1843" w:type="dxa"/>
            <w:tcBorders>
              <w:top w:val="nil"/>
              <w:left w:val="nil"/>
              <w:bottom w:val="nil"/>
              <w:right w:val="nil"/>
            </w:tcBorders>
            <w:shd w:val="clear" w:color="000000" w:fill="FFFFFF"/>
            <w:noWrap/>
            <w:hideMark/>
          </w:tcPr>
          <w:p w14:paraId="08F8E4DE"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Fire &lt;15</w:t>
            </w:r>
          </w:p>
        </w:tc>
        <w:tc>
          <w:tcPr>
            <w:tcW w:w="992" w:type="dxa"/>
            <w:tcBorders>
              <w:top w:val="nil"/>
              <w:left w:val="nil"/>
              <w:bottom w:val="nil"/>
              <w:right w:val="nil"/>
            </w:tcBorders>
            <w:shd w:val="clear" w:color="000000" w:fill="FFFFFF"/>
            <w:noWrap/>
            <w:hideMark/>
          </w:tcPr>
          <w:p w14:paraId="4F70C1C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C70B2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(0.00–0.61)</w:t>
            </w:r>
          </w:p>
        </w:tc>
        <w:tc>
          <w:tcPr>
            <w:tcW w:w="5245" w:type="dxa"/>
            <w:tcBorders>
              <w:top w:val="nil"/>
              <w:left w:val="nil"/>
              <w:bottom w:val="nil"/>
              <w:right w:val="nil"/>
            </w:tcBorders>
            <w:shd w:val="clear" w:color="000000" w:fill="FFFFFF"/>
            <w:noWrap/>
            <w:hideMark/>
          </w:tcPr>
          <w:p w14:paraId="76035D1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fires from 0 to 15 years of age and any intensity.</w:t>
            </w:r>
          </w:p>
        </w:tc>
      </w:tr>
      <w:tr w:rsidR="00805EBE" w:rsidRPr="00805B2A" w14:paraId="55D04364" w14:textId="77777777" w:rsidTr="00DA3CA7">
        <w:trPr>
          <w:trHeight w:val="300"/>
        </w:trPr>
        <w:tc>
          <w:tcPr>
            <w:tcW w:w="1843" w:type="dxa"/>
            <w:tcBorders>
              <w:top w:val="nil"/>
              <w:left w:val="nil"/>
              <w:bottom w:val="nil"/>
              <w:right w:val="nil"/>
            </w:tcBorders>
            <w:shd w:val="clear" w:color="000000" w:fill="FFFFFF"/>
            <w:noWrap/>
            <w:hideMark/>
          </w:tcPr>
          <w:p w14:paraId="5ED7BC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Broadleaf</w:t>
            </w:r>
          </w:p>
        </w:tc>
        <w:tc>
          <w:tcPr>
            <w:tcW w:w="992" w:type="dxa"/>
            <w:tcBorders>
              <w:top w:val="nil"/>
              <w:left w:val="nil"/>
              <w:bottom w:val="nil"/>
              <w:right w:val="nil"/>
            </w:tcBorders>
            <w:shd w:val="clear" w:color="000000" w:fill="FFFFFF"/>
            <w:noWrap/>
            <w:hideMark/>
          </w:tcPr>
          <w:p w14:paraId="15561D5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23B115B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(0.00–0.81)</w:t>
            </w:r>
          </w:p>
        </w:tc>
        <w:tc>
          <w:tcPr>
            <w:tcW w:w="5245" w:type="dxa"/>
            <w:tcBorders>
              <w:top w:val="nil"/>
              <w:left w:val="nil"/>
              <w:bottom w:val="nil"/>
              <w:right w:val="nil"/>
            </w:tcBorders>
            <w:shd w:val="clear" w:color="000000" w:fill="FFFFFF"/>
            <w:noWrap/>
            <w:hideMark/>
          </w:tcPr>
          <w:p w14:paraId="5B9A9EF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broadleaf forest (&gt;75% broadleaf species).</w:t>
            </w:r>
          </w:p>
        </w:tc>
      </w:tr>
      <w:tr w:rsidR="00805EBE" w:rsidRPr="00805B2A" w14:paraId="0F332A0D" w14:textId="77777777" w:rsidTr="00DA3CA7">
        <w:trPr>
          <w:trHeight w:val="300"/>
        </w:trPr>
        <w:tc>
          <w:tcPr>
            <w:tcW w:w="1843" w:type="dxa"/>
            <w:tcBorders>
              <w:top w:val="nil"/>
              <w:left w:val="nil"/>
              <w:bottom w:val="nil"/>
              <w:right w:val="nil"/>
            </w:tcBorders>
            <w:shd w:val="clear" w:color="000000" w:fill="FFFFFF"/>
            <w:noWrap/>
            <w:hideMark/>
          </w:tcPr>
          <w:p w14:paraId="31B623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Coniferous</w:t>
            </w:r>
          </w:p>
        </w:tc>
        <w:tc>
          <w:tcPr>
            <w:tcW w:w="992" w:type="dxa"/>
            <w:tcBorders>
              <w:top w:val="nil"/>
              <w:left w:val="nil"/>
              <w:bottom w:val="nil"/>
              <w:right w:val="nil"/>
            </w:tcBorders>
            <w:shd w:val="clear" w:color="000000" w:fill="FFFFFF"/>
            <w:noWrap/>
            <w:hideMark/>
          </w:tcPr>
          <w:p w14:paraId="338B2C5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D30783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0.35 (0.01–0.85)</w:t>
            </w:r>
          </w:p>
        </w:tc>
        <w:tc>
          <w:tcPr>
            <w:tcW w:w="5245" w:type="dxa"/>
            <w:tcBorders>
              <w:top w:val="nil"/>
              <w:left w:val="nil"/>
              <w:bottom w:val="nil"/>
              <w:right w:val="nil"/>
            </w:tcBorders>
            <w:shd w:val="clear" w:color="000000" w:fill="FFFFFF"/>
            <w:noWrap/>
            <w:hideMark/>
          </w:tcPr>
          <w:p w14:paraId="477FD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coniferous forest (&gt;75% conifer species).</w:t>
            </w:r>
          </w:p>
        </w:tc>
      </w:tr>
      <w:tr w:rsidR="00805EBE" w:rsidRPr="00805B2A" w14:paraId="2485DFB9" w14:textId="77777777" w:rsidTr="00DA3CA7">
        <w:trPr>
          <w:trHeight w:val="300"/>
        </w:trPr>
        <w:tc>
          <w:tcPr>
            <w:tcW w:w="1843" w:type="dxa"/>
            <w:tcBorders>
              <w:top w:val="nil"/>
              <w:left w:val="nil"/>
              <w:bottom w:val="nil"/>
              <w:right w:val="nil"/>
            </w:tcBorders>
            <w:shd w:val="clear" w:color="000000" w:fill="FFFFFF"/>
            <w:noWrap/>
            <w:hideMark/>
          </w:tcPr>
          <w:p w14:paraId="38E0F16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Herbs</w:t>
            </w:r>
          </w:p>
        </w:tc>
        <w:tc>
          <w:tcPr>
            <w:tcW w:w="992" w:type="dxa"/>
            <w:tcBorders>
              <w:top w:val="nil"/>
              <w:left w:val="nil"/>
              <w:bottom w:val="nil"/>
              <w:right w:val="nil"/>
            </w:tcBorders>
            <w:shd w:val="clear" w:color="000000" w:fill="FFFFFF"/>
            <w:noWrap/>
            <w:hideMark/>
          </w:tcPr>
          <w:p w14:paraId="289A4E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2BA647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(0.00–0.15)</w:t>
            </w:r>
          </w:p>
        </w:tc>
        <w:tc>
          <w:tcPr>
            <w:tcW w:w="5245" w:type="dxa"/>
            <w:tcBorders>
              <w:top w:val="nil"/>
              <w:left w:val="nil"/>
              <w:bottom w:val="nil"/>
              <w:right w:val="nil"/>
            </w:tcBorders>
            <w:shd w:val="clear" w:color="000000" w:fill="FFFFFF"/>
            <w:noWrap/>
            <w:hideMark/>
          </w:tcPr>
          <w:p w14:paraId="03AD258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herbacous plants.</w:t>
            </w:r>
          </w:p>
        </w:tc>
      </w:tr>
      <w:tr w:rsidR="00805EBE" w:rsidRPr="00805B2A" w14:paraId="33DA3C0E" w14:textId="77777777" w:rsidTr="00DA3CA7">
        <w:trPr>
          <w:trHeight w:val="300"/>
        </w:trPr>
        <w:tc>
          <w:tcPr>
            <w:tcW w:w="1843" w:type="dxa"/>
            <w:tcBorders>
              <w:top w:val="nil"/>
              <w:left w:val="nil"/>
              <w:bottom w:val="nil"/>
              <w:right w:val="nil"/>
            </w:tcBorders>
            <w:shd w:val="clear" w:color="000000" w:fill="FFFFFF"/>
            <w:noWrap/>
            <w:hideMark/>
          </w:tcPr>
          <w:p w14:paraId="3EE485B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Mixedwood</w:t>
            </w:r>
          </w:p>
        </w:tc>
        <w:tc>
          <w:tcPr>
            <w:tcW w:w="992" w:type="dxa"/>
            <w:tcBorders>
              <w:top w:val="nil"/>
              <w:left w:val="nil"/>
              <w:bottom w:val="nil"/>
              <w:right w:val="nil"/>
            </w:tcBorders>
            <w:shd w:val="clear" w:color="000000" w:fill="FFFFFF"/>
            <w:noWrap/>
            <w:hideMark/>
          </w:tcPr>
          <w:p w14:paraId="5FEA783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130C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0.03 (0.00–0.33)</w:t>
            </w:r>
          </w:p>
        </w:tc>
        <w:tc>
          <w:tcPr>
            <w:tcW w:w="5245" w:type="dxa"/>
            <w:tcBorders>
              <w:top w:val="nil"/>
              <w:left w:val="nil"/>
              <w:bottom w:val="nil"/>
              <w:right w:val="nil"/>
            </w:tcBorders>
            <w:shd w:val="clear" w:color="000000" w:fill="FFFFFF"/>
            <w:noWrap/>
            <w:hideMark/>
          </w:tcPr>
          <w:p w14:paraId="12C53DA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mixedwood forest.</w:t>
            </w:r>
          </w:p>
        </w:tc>
      </w:tr>
      <w:tr w:rsidR="00805EBE" w:rsidRPr="00805B2A" w14:paraId="3B2A98E5" w14:textId="77777777" w:rsidTr="00DA3CA7">
        <w:trPr>
          <w:trHeight w:val="300"/>
        </w:trPr>
        <w:tc>
          <w:tcPr>
            <w:tcW w:w="1843" w:type="dxa"/>
            <w:tcBorders>
              <w:top w:val="nil"/>
              <w:left w:val="nil"/>
              <w:bottom w:val="nil"/>
              <w:right w:val="nil"/>
            </w:tcBorders>
            <w:shd w:val="clear" w:color="000000" w:fill="FFFFFF"/>
            <w:noWrap/>
            <w:hideMark/>
          </w:tcPr>
          <w:p w14:paraId="563EB482"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Shrubland</w:t>
            </w:r>
          </w:p>
        </w:tc>
        <w:tc>
          <w:tcPr>
            <w:tcW w:w="992" w:type="dxa"/>
            <w:tcBorders>
              <w:top w:val="nil"/>
              <w:left w:val="nil"/>
              <w:bottom w:val="nil"/>
              <w:right w:val="nil"/>
            </w:tcBorders>
            <w:shd w:val="clear" w:color="000000" w:fill="FFFFFF"/>
            <w:noWrap/>
            <w:hideMark/>
          </w:tcPr>
          <w:p w14:paraId="3E9FCDB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13A4EF2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(0.00–0.13)</w:t>
            </w:r>
          </w:p>
        </w:tc>
        <w:tc>
          <w:tcPr>
            <w:tcW w:w="5245" w:type="dxa"/>
            <w:tcBorders>
              <w:top w:val="nil"/>
              <w:left w:val="nil"/>
              <w:bottom w:val="nil"/>
              <w:right w:val="nil"/>
            </w:tcBorders>
            <w:shd w:val="clear" w:color="000000" w:fill="FFFFFF"/>
            <w:noWrap/>
            <w:hideMark/>
          </w:tcPr>
          <w:p w14:paraId="3977920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shrubby plants.</w:t>
            </w:r>
          </w:p>
        </w:tc>
      </w:tr>
      <w:tr w:rsidR="00805EBE" w:rsidRPr="00805B2A" w14:paraId="1B421440" w14:textId="77777777" w:rsidTr="00DA3CA7">
        <w:trPr>
          <w:trHeight w:val="300"/>
        </w:trPr>
        <w:tc>
          <w:tcPr>
            <w:tcW w:w="1843" w:type="dxa"/>
            <w:tcBorders>
              <w:top w:val="nil"/>
              <w:left w:val="nil"/>
              <w:bottom w:val="nil"/>
              <w:right w:val="nil"/>
            </w:tcBorders>
            <w:shd w:val="clear" w:color="000000" w:fill="FFFFFF"/>
            <w:noWrap/>
            <w:hideMark/>
          </w:tcPr>
          <w:p w14:paraId="6C386E6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Wetland</w:t>
            </w:r>
          </w:p>
        </w:tc>
        <w:tc>
          <w:tcPr>
            <w:tcW w:w="992" w:type="dxa"/>
            <w:tcBorders>
              <w:top w:val="nil"/>
              <w:left w:val="nil"/>
              <w:bottom w:val="nil"/>
              <w:right w:val="nil"/>
            </w:tcBorders>
            <w:shd w:val="clear" w:color="000000" w:fill="FFFFFF"/>
            <w:noWrap/>
            <w:hideMark/>
          </w:tcPr>
          <w:p w14:paraId="4BF0E7E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73FE15A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(0.00–0.31)</w:t>
            </w:r>
          </w:p>
        </w:tc>
        <w:tc>
          <w:tcPr>
            <w:tcW w:w="5245" w:type="dxa"/>
            <w:tcBorders>
              <w:top w:val="nil"/>
              <w:left w:val="nil"/>
              <w:bottom w:val="nil"/>
              <w:right w:val="nil"/>
            </w:tcBorders>
            <w:shd w:val="clear" w:color="000000" w:fill="FFFFFF"/>
            <w:noWrap/>
            <w:hideMark/>
          </w:tcPr>
          <w:p w14:paraId="7592C95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wetlands.</w:t>
            </w:r>
          </w:p>
        </w:tc>
      </w:tr>
      <w:tr w:rsidR="00805EBE" w:rsidRPr="00805B2A" w14:paraId="47D98EDF" w14:textId="77777777" w:rsidTr="00DA3CA7">
        <w:trPr>
          <w:trHeight w:val="300"/>
        </w:trPr>
        <w:tc>
          <w:tcPr>
            <w:tcW w:w="1843" w:type="dxa"/>
            <w:tcBorders>
              <w:top w:val="nil"/>
              <w:left w:val="nil"/>
              <w:bottom w:val="nil"/>
              <w:right w:val="nil"/>
            </w:tcBorders>
            <w:shd w:val="clear" w:color="000000" w:fill="FFFFFF"/>
            <w:noWrap/>
            <w:hideMark/>
          </w:tcPr>
          <w:p w14:paraId="510F9D6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Treed Wetland</w:t>
            </w:r>
          </w:p>
        </w:tc>
        <w:tc>
          <w:tcPr>
            <w:tcW w:w="992" w:type="dxa"/>
            <w:tcBorders>
              <w:top w:val="nil"/>
              <w:left w:val="nil"/>
              <w:bottom w:val="nil"/>
              <w:right w:val="nil"/>
            </w:tcBorders>
            <w:shd w:val="clear" w:color="000000" w:fill="FFFFFF"/>
            <w:noWrap/>
            <w:hideMark/>
          </w:tcPr>
          <w:p w14:paraId="5F16AD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41A017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0.15 (0.00–0.72)</w:t>
            </w:r>
          </w:p>
        </w:tc>
        <w:tc>
          <w:tcPr>
            <w:tcW w:w="5245" w:type="dxa"/>
            <w:tcBorders>
              <w:top w:val="nil"/>
              <w:left w:val="nil"/>
              <w:bottom w:val="nil"/>
              <w:right w:val="nil"/>
            </w:tcBorders>
            <w:shd w:val="clear" w:color="000000" w:fill="FFFFFF"/>
            <w:noWrap/>
            <w:hideMark/>
          </w:tcPr>
          <w:p w14:paraId="74B7BCF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treed wetlands (e.g., spruce bog).</w:t>
            </w:r>
          </w:p>
        </w:tc>
      </w:tr>
      <w:tr w:rsidR="00805EBE" w:rsidRPr="00805B2A" w14:paraId="1404C138" w14:textId="77777777" w:rsidTr="00DA3CA7">
        <w:trPr>
          <w:trHeight w:val="300"/>
        </w:trPr>
        <w:tc>
          <w:tcPr>
            <w:tcW w:w="1843" w:type="dxa"/>
            <w:tcBorders>
              <w:top w:val="single" w:sz="4" w:space="0" w:color="auto"/>
              <w:left w:val="nil"/>
              <w:bottom w:val="single" w:sz="4" w:space="0" w:color="auto"/>
              <w:right w:val="nil"/>
            </w:tcBorders>
            <w:shd w:val="clear" w:color="000000" w:fill="FFFFFF"/>
            <w:noWrap/>
            <w:hideMark/>
          </w:tcPr>
          <w:p w14:paraId="004AE8F1"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Disturbance composition</w:t>
            </w:r>
          </w:p>
        </w:tc>
        <w:tc>
          <w:tcPr>
            <w:tcW w:w="992" w:type="dxa"/>
            <w:tcBorders>
              <w:top w:val="single" w:sz="4" w:space="0" w:color="auto"/>
              <w:left w:val="nil"/>
              <w:bottom w:val="single" w:sz="4" w:space="0" w:color="auto"/>
              <w:right w:val="nil"/>
            </w:tcBorders>
            <w:shd w:val="clear" w:color="000000" w:fill="FFFFFF"/>
            <w:noWrap/>
            <w:hideMark/>
          </w:tcPr>
          <w:p w14:paraId="54D7168E"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4250 m</w:t>
            </w:r>
          </w:p>
        </w:tc>
        <w:tc>
          <w:tcPr>
            <w:tcW w:w="1701" w:type="dxa"/>
            <w:tcBorders>
              <w:top w:val="single" w:sz="4" w:space="0" w:color="auto"/>
              <w:left w:val="nil"/>
              <w:bottom w:val="single" w:sz="4" w:space="0" w:color="auto"/>
              <w:right w:val="nil"/>
            </w:tcBorders>
            <w:shd w:val="clear" w:color="000000" w:fill="FFFFFF"/>
            <w:noWrap/>
            <w:hideMark/>
          </w:tcPr>
          <w:p w14:paraId="5A89177C" w14:textId="77777777" w:rsidR="00805EBE" w:rsidRPr="000F0847" w:rsidRDefault="00805EBE" w:rsidP="00DA3CA7">
            <w:pPr>
              <w:spacing w:line="240" w:lineRule="auto"/>
              <w:rPr>
                <w:rFonts w:ascii="Calibri" w:eastAsia="Times New Roman" w:hAnsi="Calibri" w:cs="Calibri"/>
                <w:b/>
                <w:bCs/>
                <w:color w:val="000000"/>
                <w:sz w:val="16"/>
                <w:szCs w:val="16"/>
                <w:lang w:val="en-CA"/>
              </w:rPr>
            </w:pPr>
            <w:r w:rsidRPr="000F0847">
              <w:rPr>
                <w:rFonts w:ascii="Calibri" w:eastAsia="Times New Roman" w:hAnsi="Calibri" w:cs="Calibri"/>
                <w:b/>
                <w:bCs/>
                <w:color w:val="000000"/>
                <w:sz w:val="16"/>
                <w:szCs w:val="16"/>
                <w:lang w:val="en-CA"/>
              </w:rPr>
              <w:t> </w:t>
            </w:r>
          </w:p>
        </w:tc>
        <w:tc>
          <w:tcPr>
            <w:tcW w:w="5245" w:type="dxa"/>
            <w:tcBorders>
              <w:top w:val="single" w:sz="4" w:space="0" w:color="auto"/>
              <w:left w:val="nil"/>
              <w:bottom w:val="single" w:sz="4" w:space="0" w:color="auto"/>
              <w:right w:val="nil"/>
            </w:tcBorders>
            <w:shd w:val="clear" w:color="000000" w:fill="FFFFFF"/>
            <w:noWrap/>
            <w:hideMark/>
          </w:tcPr>
          <w:p w14:paraId="5856C65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7E74E827" w14:textId="77777777" w:rsidTr="00DA3CA7">
        <w:trPr>
          <w:trHeight w:val="300"/>
        </w:trPr>
        <w:tc>
          <w:tcPr>
            <w:tcW w:w="1843" w:type="dxa"/>
            <w:tcBorders>
              <w:top w:val="nil"/>
              <w:left w:val="nil"/>
              <w:bottom w:val="nil"/>
              <w:right w:val="nil"/>
            </w:tcBorders>
            <w:shd w:val="clear" w:color="000000" w:fill="FFFFFF"/>
            <w:noWrap/>
            <w:hideMark/>
          </w:tcPr>
          <w:p w14:paraId="1575363F"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Roads</w:t>
            </w:r>
          </w:p>
        </w:tc>
        <w:tc>
          <w:tcPr>
            <w:tcW w:w="992" w:type="dxa"/>
            <w:tcBorders>
              <w:top w:val="nil"/>
              <w:left w:val="nil"/>
              <w:bottom w:val="nil"/>
              <w:right w:val="nil"/>
            </w:tcBorders>
            <w:shd w:val="clear" w:color="000000" w:fill="FFFFFF"/>
            <w:noWrap/>
            <w:hideMark/>
          </w:tcPr>
          <w:p w14:paraId="4CAECB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8C1EBA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(0.00–0.01)</w:t>
            </w:r>
          </w:p>
        </w:tc>
        <w:tc>
          <w:tcPr>
            <w:tcW w:w="5245" w:type="dxa"/>
            <w:tcBorders>
              <w:top w:val="nil"/>
              <w:left w:val="nil"/>
              <w:bottom w:val="nil"/>
              <w:right w:val="nil"/>
            </w:tcBorders>
            <w:shd w:val="clear" w:color="000000" w:fill="FFFFFF"/>
            <w:noWrap/>
            <w:hideMark/>
          </w:tcPr>
          <w:p w14:paraId="727B478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roads (paved and unpaved).</w:t>
            </w:r>
          </w:p>
        </w:tc>
      </w:tr>
      <w:tr w:rsidR="00805EBE" w:rsidRPr="00805B2A" w14:paraId="1E1FBAEF" w14:textId="77777777" w:rsidTr="00DA3CA7">
        <w:trPr>
          <w:trHeight w:val="300"/>
        </w:trPr>
        <w:tc>
          <w:tcPr>
            <w:tcW w:w="1843" w:type="dxa"/>
            <w:tcBorders>
              <w:top w:val="nil"/>
              <w:left w:val="nil"/>
              <w:bottom w:val="nil"/>
              <w:right w:val="nil"/>
            </w:tcBorders>
            <w:shd w:val="clear" w:color="000000" w:fill="FFFFFF"/>
            <w:noWrap/>
            <w:hideMark/>
          </w:tcPr>
          <w:p w14:paraId="65FB0AC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Seismic Lines</w:t>
            </w:r>
          </w:p>
        </w:tc>
        <w:tc>
          <w:tcPr>
            <w:tcW w:w="992" w:type="dxa"/>
            <w:tcBorders>
              <w:top w:val="nil"/>
              <w:left w:val="nil"/>
              <w:bottom w:val="nil"/>
              <w:right w:val="nil"/>
            </w:tcBorders>
            <w:shd w:val="clear" w:color="000000" w:fill="FFFFFF"/>
            <w:noWrap/>
            <w:hideMark/>
          </w:tcPr>
          <w:p w14:paraId="6AD9D38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193D9D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(0.00–0.03)</w:t>
            </w:r>
          </w:p>
        </w:tc>
        <w:tc>
          <w:tcPr>
            <w:tcW w:w="5245" w:type="dxa"/>
            <w:tcBorders>
              <w:top w:val="nil"/>
              <w:left w:val="nil"/>
              <w:bottom w:val="nil"/>
              <w:right w:val="nil"/>
            </w:tcBorders>
            <w:shd w:val="clear" w:color="000000" w:fill="FFFFFF"/>
            <w:noWrap/>
            <w:hideMark/>
          </w:tcPr>
          <w:p w14:paraId="6018451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all conventional and low-impact seismic lines.</w:t>
            </w:r>
          </w:p>
        </w:tc>
      </w:tr>
      <w:tr w:rsidR="00805EBE" w:rsidRPr="00805B2A" w14:paraId="1E8AE841" w14:textId="77777777" w:rsidTr="00DA3CA7">
        <w:trPr>
          <w:trHeight w:val="300"/>
        </w:trPr>
        <w:tc>
          <w:tcPr>
            <w:tcW w:w="1843" w:type="dxa"/>
            <w:tcBorders>
              <w:top w:val="nil"/>
              <w:left w:val="nil"/>
              <w:bottom w:val="nil"/>
              <w:right w:val="nil"/>
            </w:tcBorders>
            <w:shd w:val="clear" w:color="000000" w:fill="FFFFFF"/>
            <w:noWrap/>
            <w:hideMark/>
          </w:tcPr>
          <w:p w14:paraId="42531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Active Well Sites</w:t>
            </w:r>
          </w:p>
        </w:tc>
        <w:tc>
          <w:tcPr>
            <w:tcW w:w="992" w:type="dxa"/>
            <w:tcBorders>
              <w:top w:val="nil"/>
              <w:left w:val="nil"/>
              <w:bottom w:val="nil"/>
              <w:right w:val="nil"/>
            </w:tcBorders>
            <w:shd w:val="clear" w:color="000000" w:fill="FFFFFF"/>
            <w:noWrap/>
            <w:hideMark/>
          </w:tcPr>
          <w:p w14:paraId="08A818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33BB0B3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29AAF522"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well sites pre-cleared for drilling or actively used for drilling.</w:t>
            </w:r>
          </w:p>
        </w:tc>
      </w:tr>
      <w:tr w:rsidR="00805EBE" w:rsidRPr="00805B2A" w14:paraId="2092ED08" w14:textId="77777777" w:rsidTr="00DA3CA7">
        <w:trPr>
          <w:trHeight w:val="300"/>
        </w:trPr>
        <w:tc>
          <w:tcPr>
            <w:tcW w:w="1843" w:type="dxa"/>
            <w:tcBorders>
              <w:top w:val="nil"/>
              <w:left w:val="nil"/>
              <w:bottom w:val="nil"/>
              <w:right w:val="nil"/>
            </w:tcBorders>
            <w:shd w:val="clear" w:color="000000" w:fill="FFFFFF"/>
            <w:noWrap/>
            <w:hideMark/>
          </w:tcPr>
          <w:p w14:paraId="51FCC35A"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Inactive Well Sites</w:t>
            </w:r>
          </w:p>
        </w:tc>
        <w:tc>
          <w:tcPr>
            <w:tcW w:w="992" w:type="dxa"/>
            <w:tcBorders>
              <w:top w:val="nil"/>
              <w:left w:val="nil"/>
              <w:bottom w:val="nil"/>
              <w:right w:val="nil"/>
            </w:tcBorders>
            <w:shd w:val="clear" w:color="000000" w:fill="FFFFFF"/>
            <w:noWrap/>
            <w:hideMark/>
          </w:tcPr>
          <w:p w14:paraId="68DF474F"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58BF85F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(0.00–0.02)</w:t>
            </w:r>
          </w:p>
        </w:tc>
        <w:tc>
          <w:tcPr>
            <w:tcW w:w="5245" w:type="dxa"/>
            <w:tcBorders>
              <w:top w:val="nil"/>
              <w:left w:val="nil"/>
              <w:bottom w:val="nil"/>
              <w:right w:val="nil"/>
            </w:tcBorders>
            <w:shd w:val="clear" w:color="000000" w:fill="FFFFFF"/>
            <w:noWrap/>
            <w:hideMark/>
          </w:tcPr>
          <w:p w14:paraId="4682BCD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reclaimed, restored, or abandoned well sites</w:t>
            </w:r>
          </w:p>
        </w:tc>
      </w:tr>
      <w:tr w:rsidR="00805EBE" w:rsidRPr="00805B2A" w14:paraId="65DC8E31" w14:textId="77777777" w:rsidTr="00DA3CA7">
        <w:trPr>
          <w:trHeight w:val="300"/>
        </w:trPr>
        <w:tc>
          <w:tcPr>
            <w:tcW w:w="2835" w:type="dxa"/>
            <w:gridSpan w:val="2"/>
            <w:tcBorders>
              <w:top w:val="nil"/>
              <w:left w:val="nil"/>
              <w:bottom w:val="nil"/>
              <w:right w:val="nil"/>
            </w:tcBorders>
            <w:shd w:val="clear" w:color="000000" w:fill="FFFFFF"/>
            <w:noWrap/>
            <w:hideMark/>
          </w:tcPr>
          <w:p w14:paraId="3F9C017B"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Industrial Facilities</w:t>
            </w:r>
          </w:p>
        </w:tc>
        <w:tc>
          <w:tcPr>
            <w:tcW w:w="1701" w:type="dxa"/>
            <w:tcBorders>
              <w:top w:val="nil"/>
              <w:left w:val="nil"/>
              <w:bottom w:val="nil"/>
              <w:right w:val="nil"/>
            </w:tcBorders>
            <w:shd w:val="clear" w:color="000000" w:fill="FFFFFF"/>
            <w:noWrap/>
            <w:hideMark/>
          </w:tcPr>
          <w:p w14:paraId="5EF1A0A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(0.00–0.08)</w:t>
            </w:r>
          </w:p>
        </w:tc>
        <w:tc>
          <w:tcPr>
            <w:tcW w:w="5245" w:type="dxa"/>
            <w:tcBorders>
              <w:top w:val="nil"/>
              <w:left w:val="nil"/>
              <w:bottom w:val="nil"/>
              <w:right w:val="nil"/>
            </w:tcBorders>
            <w:shd w:val="clear" w:color="000000" w:fill="FFFFFF"/>
            <w:noWrap/>
            <w:hideMark/>
          </w:tcPr>
          <w:p w14:paraId="76ACFFC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industrial sites (mines, processing facilities, tailings ponds).</w:t>
            </w:r>
          </w:p>
        </w:tc>
      </w:tr>
      <w:tr w:rsidR="00805EBE" w:rsidRPr="00805B2A" w14:paraId="5FDC3365" w14:textId="77777777" w:rsidTr="00DA3CA7">
        <w:trPr>
          <w:trHeight w:val="300"/>
        </w:trPr>
        <w:tc>
          <w:tcPr>
            <w:tcW w:w="1843" w:type="dxa"/>
            <w:tcBorders>
              <w:top w:val="nil"/>
              <w:left w:val="nil"/>
              <w:bottom w:val="nil"/>
              <w:right w:val="nil"/>
            </w:tcBorders>
            <w:shd w:val="clear" w:color="000000" w:fill="FFFFFF"/>
            <w:noWrap/>
            <w:hideMark/>
          </w:tcPr>
          <w:p w14:paraId="5947CA09"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Harvest &lt;15</w:t>
            </w:r>
          </w:p>
        </w:tc>
        <w:tc>
          <w:tcPr>
            <w:tcW w:w="992" w:type="dxa"/>
            <w:tcBorders>
              <w:top w:val="nil"/>
              <w:left w:val="nil"/>
              <w:bottom w:val="nil"/>
              <w:right w:val="nil"/>
            </w:tcBorders>
            <w:shd w:val="clear" w:color="000000" w:fill="FFFFFF"/>
            <w:noWrap/>
            <w:hideMark/>
          </w:tcPr>
          <w:p w14:paraId="321EAC1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noWrap/>
            <w:hideMark/>
          </w:tcPr>
          <w:p w14:paraId="5DBD9D24"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0.00 (0.00–0.10)</w:t>
            </w:r>
          </w:p>
        </w:tc>
        <w:tc>
          <w:tcPr>
            <w:tcW w:w="5245" w:type="dxa"/>
            <w:tcBorders>
              <w:top w:val="nil"/>
              <w:left w:val="nil"/>
              <w:bottom w:val="nil"/>
              <w:right w:val="nil"/>
            </w:tcBorders>
            <w:shd w:val="clear" w:color="000000" w:fill="FFFFFF"/>
            <w:noWrap/>
            <w:hideMark/>
          </w:tcPr>
          <w:p w14:paraId="4E42484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timber harvest blocks from 0 to 15 years of age.</w:t>
            </w:r>
          </w:p>
        </w:tc>
      </w:tr>
      <w:tr w:rsidR="00805EBE" w:rsidRPr="00805B2A" w14:paraId="74426C18" w14:textId="77777777" w:rsidTr="00DA3CA7">
        <w:trPr>
          <w:trHeight w:val="300"/>
        </w:trPr>
        <w:tc>
          <w:tcPr>
            <w:tcW w:w="2835" w:type="dxa"/>
            <w:gridSpan w:val="2"/>
            <w:tcBorders>
              <w:top w:val="nil"/>
              <w:left w:val="nil"/>
              <w:bottom w:val="single" w:sz="4" w:space="0" w:color="auto"/>
              <w:right w:val="nil"/>
            </w:tcBorders>
            <w:shd w:val="clear" w:color="000000" w:fill="FFFFFF"/>
            <w:noWrap/>
            <w:hideMark/>
          </w:tcPr>
          <w:p w14:paraId="1DAC94D7"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Pipelines &amp; Transmission Lines</w:t>
            </w:r>
          </w:p>
        </w:tc>
        <w:tc>
          <w:tcPr>
            <w:tcW w:w="1701" w:type="dxa"/>
            <w:tcBorders>
              <w:top w:val="nil"/>
              <w:left w:val="nil"/>
              <w:bottom w:val="single" w:sz="4" w:space="0" w:color="auto"/>
              <w:right w:val="nil"/>
            </w:tcBorders>
            <w:shd w:val="clear" w:color="000000" w:fill="FFFFFF"/>
            <w:noWrap/>
            <w:hideMark/>
          </w:tcPr>
          <w:p w14:paraId="00D6CC3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0.01 (0.00–0.05)</w:t>
            </w:r>
          </w:p>
        </w:tc>
        <w:tc>
          <w:tcPr>
            <w:tcW w:w="5245" w:type="dxa"/>
            <w:tcBorders>
              <w:top w:val="nil"/>
              <w:left w:val="nil"/>
              <w:bottom w:val="single" w:sz="4" w:space="0" w:color="auto"/>
              <w:right w:val="nil"/>
            </w:tcBorders>
            <w:shd w:val="clear" w:color="000000" w:fill="FFFFFF"/>
            <w:noWrap/>
            <w:hideMark/>
          </w:tcPr>
          <w:p w14:paraId="4B64C76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Proportion cover of pipelines and transmission lines.</w:t>
            </w:r>
          </w:p>
        </w:tc>
      </w:tr>
      <w:tr w:rsidR="00805EBE" w:rsidRPr="00805B2A" w14:paraId="4E0C9FEA" w14:textId="77777777" w:rsidTr="00DA3CA7">
        <w:trPr>
          <w:trHeight w:val="300"/>
        </w:trPr>
        <w:tc>
          <w:tcPr>
            <w:tcW w:w="1843" w:type="dxa"/>
            <w:tcBorders>
              <w:top w:val="nil"/>
              <w:left w:val="nil"/>
              <w:bottom w:val="single" w:sz="4" w:space="0" w:color="auto"/>
              <w:right w:val="nil"/>
            </w:tcBorders>
            <w:shd w:val="clear" w:color="000000" w:fill="FFFFFF"/>
            <w:noWrap/>
            <w:hideMark/>
          </w:tcPr>
          <w:p w14:paraId="3339CA6F"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Landscape configuration</w:t>
            </w:r>
          </w:p>
        </w:tc>
        <w:tc>
          <w:tcPr>
            <w:tcW w:w="992" w:type="dxa"/>
            <w:tcBorders>
              <w:top w:val="nil"/>
              <w:left w:val="nil"/>
              <w:bottom w:val="single" w:sz="4" w:space="0" w:color="auto"/>
              <w:right w:val="nil"/>
            </w:tcBorders>
            <w:shd w:val="clear" w:color="000000" w:fill="FFFFFF"/>
            <w:noWrap/>
            <w:hideMark/>
          </w:tcPr>
          <w:p w14:paraId="4B17C596" w14:textId="77777777" w:rsidR="00805EBE" w:rsidRPr="000F0847" w:rsidRDefault="00805EBE" w:rsidP="00DA3CA7">
            <w:pPr>
              <w:spacing w:line="240" w:lineRule="auto"/>
              <w:rPr>
                <w:rFonts w:ascii="Calibri" w:eastAsia="Times New Roman" w:hAnsi="Calibri" w:cs="Calibri"/>
                <w:b/>
                <w:bCs/>
                <w:i/>
                <w:iCs/>
                <w:color w:val="000000"/>
                <w:sz w:val="16"/>
                <w:szCs w:val="16"/>
                <w:lang w:val="en-CA"/>
              </w:rPr>
            </w:pPr>
            <w:r w:rsidRPr="000F0847">
              <w:rPr>
                <w:rFonts w:ascii="Calibri" w:eastAsia="Times New Roman" w:hAnsi="Calibri" w:cs="Calibri"/>
                <w:b/>
                <w:bCs/>
                <w:i/>
                <w:iCs/>
                <w:color w:val="000000"/>
                <w:sz w:val="16"/>
                <w:szCs w:val="16"/>
                <w:lang w:val="en-CA"/>
              </w:rPr>
              <w:t>2250 m</w:t>
            </w:r>
          </w:p>
        </w:tc>
        <w:tc>
          <w:tcPr>
            <w:tcW w:w="1701" w:type="dxa"/>
            <w:tcBorders>
              <w:top w:val="nil"/>
              <w:left w:val="nil"/>
              <w:bottom w:val="single" w:sz="4" w:space="0" w:color="auto"/>
              <w:right w:val="nil"/>
            </w:tcBorders>
            <w:shd w:val="clear" w:color="000000" w:fill="FFFFFF"/>
            <w:noWrap/>
            <w:hideMark/>
          </w:tcPr>
          <w:p w14:paraId="6A03ED59"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5245" w:type="dxa"/>
            <w:tcBorders>
              <w:top w:val="nil"/>
              <w:left w:val="nil"/>
              <w:bottom w:val="single" w:sz="4" w:space="0" w:color="auto"/>
              <w:right w:val="nil"/>
            </w:tcBorders>
            <w:shd w:val="clear" w:color="000000" w:fill="FFFFFF"/>
            <w:noWrap/>
            <w:hideMark/>
          </w:tcPr>
          <w:p w14:paraId="33B551B7"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r>
      <w:tr w:rsidR="00805EBE" w:rsidRPr="00805B2A" w14:paraId="035ECE14" w14:textId="77777777" w:rsidTr="00DA3CA7">
        <w:trPr>
          <w:trHeight w:val="300"/>
        </w:trPr>
        <w:tc>
          <w:tcPr>
            <w:tcW w:w="2835" w:type="dxa"/>
            <w:gridSpan w:val="2"/>
            <w:tcBorders>
              <w:top w:val="nil"/>
              <w:left w:val="nil"/>
              <w:bottom w:val="nil"/>
              <w:right w:val="nil"/>
            </w:tcBorders>
            <w:shd w:val="clear" w:color="000000" w:fill="FFFFFF"/>
            <w:noWrap/>
            <w:hideMark/>
          </w:tcPr>
          <w:p w14:paraId="555FA3F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Cumulative Site Disturbance</w:t>
            </w:r>
          </w:p>
        </w:tc>
        <w:tc>
          <w:tcPr>
            <w:tcW w:w="1701" w:type="dxa"/>
            <w:tcBorders>
              <w:top w:val="nil"/>
              <w:left w:val="nil"/>
              <w:bottom w:val="nil"/>
              <w:right w:val="nil"/>
            </w:tcBorders>
            <w:shd w:val="clear" w:color="000000" w:fill="FFFFFF"/>
            <w:noWrap/>
            <w:hideMark/>
          </w:tcPr>
          <w:p w14:paraId="5121C093"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0.04 (0.00–0.19)</w:t>
            </w:r>
          </w:p>
        </w:tc>
        <w:tc>
          <w:tcPr>
            <w:tcW w:w="5245" w:type="dxa"/>
            <w:tcBorders>
              <w:top w:val="nil"/>
              <w:left w:val="nil"/>
              <w:bottom w:val="nil"/>
              <w:right w:val="nil"/>
            </w:tcBorders>
            <w:shd w:val="clear" w:color="000000" w:fill="FFFFFF"/>
            <w:noWrap/>
            <w:hideMark/>
          </w:tcPr>
          <w:p w14:paraId="16E5A7B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Sum of the footprint of all anthropogenic disturbances at a site.</w:t>
            </w:r>
          </w:p>
        </w:tc>
      </w:tr>
      <w:tr w:rsidR="00805EBE" w:rsidRPr="00805B2A" w14:paraId="0170B496" w14:textId="77777777" w:rsidTr="00DA3CA7">
        <w:trPr>
          <w:trHeight w:val="300"/>
        </w:trPr>
        <w:tc>
          <w:tcPr>
            <w:tcW w:w="1843" w:type="dxa"/>
            <w:tcBorders>
              <w:top w:val="nil"/>
              <w:left w:val="nil"/>
              <w:bottom w:val="nil"/>
              <w:right w:val="nil"/>
            </w:tcBorders>
            <w:shd w:val="clear" w:color="000000" w:fill="FFFFFF"/>
            <w:noWrap/>
            <w:hideMark/>
          </w:tcPr>
          <w:p w14:paraId="67147F26"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Edge Density</w:t>
            </w:r>
          </w:p>
        </w:tc>
        <w:tc>
          <w:tcPr>
            <w:tcW w:w="992" w:type="dxa"/>
            <w:tcBorders>
              <w:top w:val="nil"/>
              <w:left w:val="nil"/>
              <w:bottom w:val="nil"/>
              <w:right w:val="nil"/>
            </w:tcBorders>
            <w:shd w:val="clear" w:color="000000" w:fill="FFFFFF"/>
            <w:noWrap/>
            <w:hideMark/>
          </w:tcPr>
          <w:p w14:paraId="185EC340"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06753E0D"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71.19 (13.86–279.67)</w:t>
            </w:r>
          </w:p>
        </w:tc>
        <w:tc>
          <w:tcPr>
            <w:tcW w:w="5245" w:type="dxa"/>
            <w:tcBorders>
              <w:top w:val="nil"/>
              <w:left w:val="nil"/>
              <w:bottom w:val="nil"/>
              <w:right w:val="nil"/>
            </w:tcBorders>
            <w:shd w:val="clear" w:color="000000" w:fill="FFFFFF"/>
            <w:noWrap/>
            <w:hideMark/>
          </w:tcPr>
          <w:p w14:paraId="5ADA3D5B"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Total density of natural habitat edges created by anthropogenic disturbances (m/Ha).</w:t>
            </w:r>
          </w:p>
        </w:tc>
      </w:tr>
      <w:tr w:rsidR="00805EBE" w:rsidRPr="00805B2A" w14:paraId="6B2EF5DE" w14:textId="77777777" w:rsidTr="00DA3CA7">
        <w:trPr>
          <w:trHeight w:val="300"/>
        </w:trPr>
        <w:tc>
          <w:tcPr>
            <w:tcW w:w="1843" w:type="dxa"/>
            <w:tcBorders>
              <w:top w:val="nil"/>
              <w:left w:val="nil"/>
              <w:bottom w:val="nil"/>
              <w:right w:val="nil"/>
            </w:tcBorders>
            <w:shd w:val="clear" w:color="000000" w:fill="FFFFFF"/>
            <w:noWrap/>
            <w:hideMark/>
          </w:tcPr>
          <w:p w14:paraId="5BCCA0E1"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Mesh Index</w:t>
            </w:r>
          </w:p>
        </w:tc>
        <w:tc>
          <w:tcPr>
            <w:tcW w:w="992" w:type="dxa"/>
            <w:tcBorders>
              <w:top w:val="nil"/>
              <w:left w:val="nil"/>
              <w:bottom w:val="nil"/>
              <w:right w:val="nil"/>
            </w:tcBorders>
            <w:shd w:val="clear" w:color="000000" w:fill="FFFFFF"/>
            <w:noWrap/>
            <w:hideMark/>
          </w:tcPr>
          <w:p w14:paraId="5444AF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69FB9C4C"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126.03 (41.22–438.25)</w:t>
            </w:r>
          </w:p>
        </w:tc>
        <w:tc>
          <w:tcPr>
            <w:tcW w:w="5245" w:type="dxa"/>
            <w:tcBorders>
              <w:top w:val="nil"/>
              <w:left w:val="nil"/>
              <w:bottom w:val="nil"/>
              <w:right w:val="nil"/>
            </w:tcBorders>
            <w:shd w:val="clear" w:color="000000" w:fill="FFFFFF"/>
            <w:noWrap/>
            <w:hideMark/>
          </w:tcPr>
          <w:p w14:paraId="74A7FA01"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Mean patch size adjusted for landscape area. Represents patch size. </w:t>
            </w:r>
          </w:p>
        </w:tc>
      </w:tr>
      <w:tr w:rsidR="00805EBE" w:rsidRPr="00805B2A" w14:paraId="35820DED" w14:textId="77777777" w:rsidTr="00DA3CA7">
        <w:trPr>
          <w:trHeight w:val="300"/>
        </w:trPr>
        <w:tc>
          <w:tcPr>
            <w:tcW w:w="1843" w:type="dxa"/>
            <w:tcBorders>
              <w:top w:val="nil"/>
              <w:left w:val="nil"/>
              <w:bottom w:val="nil"/>
              <w:right w:val="nil"/>
            </w:tcBorders>
            <w:shd w:val="clear" w:color="000000" w:fill="FFFFFF"/>
            <w:noWrap/>
            <w:hideMark/>
          </w:tcPr>
          <w:p w14:paraId="039B2915"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Cohesion</w:t>
            </w:r>
          </w:p>
        </w:tc>
        <w:tc>
          <w:tcPr>
            <w:tcW w:w="992" w:type="dxa"/>
            <w:tcBorders>
              <w:top w:val="nil"/>
              <w:left w:val="nil"/>
              <w:bottom w:val="nil"/>
              <w:right w:val="nil"/>
            </w:tcBorders>
            <w:shd w:val="clear" w:color="000000" w:fill="FFFFFF"/>
            <w:noWrap/>
            <w:hideMark/>
          </w:tcPr>
          <w:p w14:paraId="7283BF9A"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w:t>
            </w:r>
          </w:p>
        </w:tc>
        <w:tc>
          <w:tcPr>
            <w:tcW w:w="1701" w:type="dxa"/>
            <w:tcBorders>
              <w:top w:val="nil"/>
              <w:left w:val="nil"/>
              <w:bottom w:val="nil"/>
              <w:right w:val="nil"/>
            </w:tcBorders>
            <w:shd w:val="clear" w:color="000000" w:fill="FFFFFF"/>
            <w:noWrap/>
            <w:hideMark/>
          </w:tcPr>
          <w:p w14:paraId="435A60E5"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99.59 (98.17–99.96)</w:t>
            </w:r>
          </w:p>
        </w:tc>
        <w:tc>
          <w:tcPr>
            <w:tcW w:w="5245" w:type="dxa"/>
            <w:tcBorders>
              <w:top w:val="nil"/>
              <w:left w:val="nil"/>
              <w:bottom w:val="nil"/>
              <w:right w:val="nil"/>
            </w:tcBorders>
            <w:shd w:val="clear" w:color="000000" w:fill="FFFFFF"/>
            <w:noWrap/>
            <w:hideMark/>
          </w:tcPr>
          <w:p w14:paraId="7D440508"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Probability of any two points of natural habitat being connected. Represents connectivity.</w:t>
            </w:r>
          </w:p>
        </w:tc>
      </w:tr>
      <w:tr w:rsidR="00805EBE" w:rsidRPr="00805B2A" w14:paraId="3B87C34D" w14:textId="77777777" w:rsidTr="00DA3CA7">
        <w:trPr>
          <w:trHeight w:val="315"/>
        </w:trPr>
        <w:tc>
          <w:tcPr>
            <w:tcW w:w="2835" w:type="dxa"/>
            <w:gridSpan w:val="2"/>
            <w:tcBorders>
              <w:top w:val="nil"/>
              <w:left w:val="nil"/>
              <w:bottom w:val="single" w:sz="8" w:space="0" w:color="auto"/>
              <w:right w:val="nil"/>
            </w:tcBorders>
            <w:shd w:val="clear" w:color="000000" w:fill="FFFFFF"/>
            <w:noWrap/>
            <w:hideMark/>
          </w:tcPr>
          <w:p w14:paraId="595D070D" w14:textId="77777777" w:rsidR="00805EBE" w:rsidRPr="000F0847" w:rsidRDefault="00805EBE" w:rsidP="00DA3CA7">
            <w:pPr>
              <w:spacing w:line="240" w:lineRule="auto"/>
              <w:ind w:firstLineChars="200" w:firstLine="320"/>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Shannon's Evenness</w:t>
            </w:r>
          </w:p>
        </w:tc>
        <w:tc>
          <w:tcPr>
            <w:tcW w:w="1701" w:type="dxa"/>
            <w:tcBorders>
              <w:top w:val="nil"/>
              <w:left w:val="nil"/>
              <w:bottom w:val="single" w:sz="8" w:space="0" w:color="auto"/>
              <w:right w:val="nil"/>
            </w:tcBorders>
            <w:shd w:val="clear" w:color="000000" w:fill="FFFFFF"/>
            <w:noWrap/>
            <w:hideMark/>
          </w:tcPr>
          <w:p w14:paraId="60E46246"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0.64 (0.41–0.82)</w:t>
            </w:r>
          </w:p>
        </w:tc>
        <w:tc>
          <w:tcPr>
            <w:tcW w:w="5245" w:type="dxa"/>
            <w:tcBorders>
              <w:top w:val="nil"/>
              <w:left w:val="nil"/>
              <w:bottom w:val="single" w:sz="8" w:space="0" w:color="auto"/>
              <w:right w:val="nil"/>
            </w:tcBorders>
            <w:shd w:val="clear" w:color="000000" w:fill="FFFFFF"/>
            <w:noWrap/>
            <w:hideMark/>
          </w:tcPr>
          <w:p w14:paraId="349B0E7E" w14:textId="77777777" w:rsidR="00805EBE" w:rsidRPr="000F0847" w:rsidRDefault="00805EBE" w:rsidP="00DA3CA7">
            <w:pPr>
              <w:spacing w:line="240" w:lineRule="auto"/>
              <w:rPr>
                <w:rFonts w:ascii="Calibri" w:eastAsia="Times New Roman" w:hAnsi="Calibri" w:cs="Calibri"/>
                <w:color w:val="000000"/>
                <w:sz w:val="16"/>
                <w:szCs w:val="16"/>
                <w:lang w:val="en-CA"/>
              </w:rPr>
            </w:pPr>
            <w:r w:rsidRPr="000F0847">
              <w:rPr>
                <w:rFonts w:ascii="Calibri" w:eastAsia="Times New Roman" w:hAnsi="Calibri" w:cs="Calibri"/>
                <w:color w:val="000000"/>
                <w:sz w:val="16"/>
                <w:szCs w:val="16"/>
                <w:lang w:val="en-CA"/>
              </w:rPr>
              <w:t xml:space="preserve">Evenness of land cover types (composition). Represents land cover dominance. </w:t>
            </w:r>
          </w:p>
        </w:tc>
      </w:tr>
    </w:tbl>
    <w:p w14:paraId="625C3E68" w14:textId="77777777" w:rsidR="00805EBE" w:rsidRDefault="00805EBE" w:rsidP="00805EBE">
      <w:pPr>
        <w:spacing w:line="312" w:lineRule="auto"/>
        <w:rPr>
          <w:rFonts w:ascii="Calibri" w:eastAsia="Calibri" w:hAnsi="Calibri" w:cs="Calibri"/>
        </w:rPr>
      </w:pPr>
    </w:p>
    <w:p w14:paraId="07D30908" w14:textId="77777777" w:rsidR="00805EBE" w:rsidRDefault="00805EBE" w:rsidP="00805EBE">
      <w:pPr>
        <w:spacing w:line="312" w:lineRule="auto"/>
        <w:jc w:val="both"/>
        <w:rPr>
          <w:rFonts w:ascii="Calibri" w:eastAsia="Calibri" w:hAnsi="Calibri" w:cs="Calibri"/>
          <w:b/>
        </w:rPr>
      </w:pPr>
      <w:r>
        <w:br w:type="page"/>
      </w:r>
    </w:p>
    <w:p w14:paraId="01214AD3" w14:textId="094EF6C9" w:rsidR="00790F52" w:rsidRPr="00192671" w:rsidRDefault="001618DF" w:rsidP="001618DF">
      <w:pPr>
        <w:spacing w:line="360" w:lineRule="auto"/>
        <w:rPr>
          <w:rFonts w:ascii="Calibri" w:eastAsia="Calibri" w:hAnsi="Calibri" w:cs="Calibri"/>
        </w:rPr>
      </w:pPr>
      <w:r>
        <w:rPr>
          <w:rFonts w:ascii="Calibri" w:eastAsia="Calibri" w:hAnsi="Calibri" w:cs="Calibri"/>
        </w:rPr>
        <w:lastRenderedPageBreak/>
        <w:t>Table S</w:t>
      </w:r>
      <w:r w:rsidR="00805EBE">
        <w:rPr>
          <w:rFonts w:ascii="Calibri" w:eastAsia="Calibri" w:hAnsi="Calibri" w:cs="Calibri"/>
        </w:rPr>
        <w:t>2</w:t>
      </w:r>
      <w:r>
        <w:rPr>
          <w:rFonts w:ascii="Calibri" w:eastAsia="Calibri" w:hAnsi="Calibri" w:cs="Calibri"/>
        </w:rPr>
        <w:t xml:space="preserve">. </w:t>
      </w:r>
      <w:r w:rsidR="00790F52">
        <w:rPr>
          <w:rFonts w:ascii="Calibri" w:eastAsia="Calibri" w:hAnsi="Calibri" w:cs="Calibri"/>
        </w:rPr>
        <w:t xml:space="preserve">Spearman’s correlation (r) exceeding an absolute value of 0.50 for the final dataset used to model red squirrel detections. </w:t>
      </w:r>
      <w:r w:rsidR="00192671">
        <w:rPr>
          <w:rFonts w:ascii="Calibri" w:eastAsia="Calibri" w:hAnsi="Calibri" w:cs="Calibri"/>
        </w:rPr>
        <w:t>Roads were not included in any models due to their high correlation with other disturbance metrics. The effect of other correlated variables was assessed using model diagnostics and variance inflation factors after model fitting.</w:t>
      </w:r>
      <w:r w:rsidR="00790F52">
        <w:rPr>
          <w:rFonts w:ascii="Calibri" w:eastAsia="Calibri" w:hAnsi="Calibri" w:cs="Calibri"/>
        </w:rPr>
        <w:fldChar w:fldCharType="begin"/>
      </w:r>
      <w:r w:rsidR="00790F52">
        <w:rPr>
          <w:rFonts w:ascii="Calibri" w:eastAsia="Calibri" w:hAnsi="Calibri" w:cs="Calibri"/>
        </w:rPr>
        <w:instrText xml:space="preserve"> LINK Excel.Sheet.12 "C:\\Users\\aidanbrushett\\Desktop\\projects\\OSM_red_squirrel_distribution\\tables\\final_dataset_high_correlation.xlsx" "Sheet1!C1:C3" \a \f 5 \h  \* MERGEFORMAT </w:instrText>
      </w:r>
      <w:r w:rsidR="00790F52">
        <w:rPr>
          <w:rFonts w:ascii="Calibri" w:eastAsia="Calibri" w:hAnsi="Calibri" w:cs="Calibri"/>
        </w:rPr>
        <w:fldChar w:fldCharType="separate"/>
      </w:r>
    </w:p>
    <w:tbl>
      <w:tblPr>
        <w:tblStyle w:val="TableGrid"/>
        <w:tblW w:w="6077" w:type="dxa"/>
        <w:tblLook w:val="04A0" w:firstRow="1" w:lastRow="0" w:firstColumn="1" w:lastColumn="0" w:noHBand="0" w:noVBand="1"/>
      </w:tblPr>
      <w:tblGrid>
        <w:gridCol w:w="2756"/>
        <w:gridCol w:w="2342"/>
        <w:gridCol w:w="979"/>
      </w:tblGrid>
      <w:tr w:rsidR="00790F52" w:rsidRPr="00790F52" w14:paraId="7D1CD8F8" w14:textId="77777777" w:rsidTr="00192671">
        <w:trPr>
          <w:trHeight w:val="20"/>
        </w:trPr>
        <w:tc>
          <w:tcPr>
            <w:tcW w:w="2756" w:type="dxa"/>
            <w:noWrap/>
            <w:hideMark/>
          </w:tcPr>
          <w:p w14:paraId="1B7492D6" w14:textId="55E84CFB"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1</w:t>
            </w:r>
          </w:p>
        </w:tc>
        <w:tc>
          <w:tcPr>
            <w:tcW w:w="2342" w:type="dxa"/>
            <w:noWrap/>
            <w:hideMark/>
          </w:tcPr>
          <w:p w14:paraId="6231D968" w14:textId="5B95D909"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Covariate 2</w:t>
            </w:r>
          </w:p>
        </w:tc>
        <w:tc>
          <w:tcPr>
            <w:tcW w:w="979" w:type="dxa"/>
            <w:noWrap/>
            <w:hideMark/>
          </w:tcPr>
          <w:p w14:paraId="2D6E576E" w14:textId="7B3AB0C1"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r</w:t>
            </w:r>
          </w:p>
        </w:tc>
      </w:tr>
      <w:tr w:rsidR="00790F52" w:rsidRPr="00790F52" w14:paraId="662BD9B8" w14:textId="77777777" w:rsidTr="00192671">
        <w:trPr>
          <w:trHeight w:val="20"/>
        </w:trPr>
        <w:tc>
          <w:tcPr>
            <w:tcW w:w="2756" w:type="dxa"/>
            <w:noWrap/>
            <w:hideMark/>
          </w:tcPr>
          <w:p w14:paraId="56BCA34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Contagion</w:t>
            </w:r>
          </w:p>
        </w:tc>
        <w:tc>
          <w:tcPr>
            <w:tcW w:w="2342" w:type="dxa"/>
            <w:noWrap/>
            <w:hideMark/>
          </w:tcPr>
          <w:p w14:paraId="1DD06D9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Shannon's Evenness</w:t>
            </w:r>
          </w:p>
        </w:tc>
        <w:tc>
          <w:tcPr>
            <w:tcW w:w="979" w:type="dxa"/>
            <w:noWrap/>
            <w:hideMark/>
          </w:tcPr>
          <w:p w14:paraId="60097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-0.96538</w:t>
            </w:r>
          </w:p>
        </w:tc>
      </w:tr>
      <w:tr w:rsidR="00790F52" w:rsidRPr="00790F52" w14:paraId="3FBF582E" w14:textId="77777777" w:rsidTr="00192671">
        <w:trPr>
          <w:trHeight w:val="20"/>
        </w:trPr>
        <w:tc>
          <w:tcPr>
            <w:tcW w:w="2756" w:type="dxa"/>
            <w:noWrap/>
            <w:hideMark/>
          </w:tcPr>
          <w:p w14:paraId="5D45E79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5DD1EB5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593E228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0.936006</w:t>
            </w:r>
          </w:p>
        </w:tc>
      </w:tr>
      <w:tr w:rsidR="00790F52" w:rsidRPr="00790F52" w14:paraId="54E55BB1" w14:textId="77777777" w:rsidTr="00192671">
        <w:trPr>
          <w:trHeight w:val="20"/>
        </w:trPr>
        <w:tc>
          <w:tcPr>
            <w:tcW w:w="2756" w:type="dxa"/>
            <w:noWrap/>
            <w:hideMark/>
          </w:tcPr>
          <w:p w14:paraId="467F84E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51B3C6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20EA3AFA"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-0.91329</w:t>
            </w:r>
          </w:p>
        </w:tc>
      </w:tr>
      <w:tr w:rsidR="00790F52" w:rsidRPr="00790F52" w14:paraId="537D9C5A" w14:textId="77777777" w:rsidTr="00192671">
        <w:trPr>
          <w:trHeight w:val="20"/>
        </w:trPr>
        <w:tc>
          <w:tcPr>
            <w:tcW w:w="2756" w:type="dxa"/>
            <w:noWrap/>
            <w:hideMark/>
          </w:tcPr>
          <w:p w14:paraId="7DFB6B1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Seismic Lines</w:t>
            </w:r>
          </w:p>
        </w:tc>
        <w:tc>
          <w:tcPr>
            <w:tcW w:w="2342" w:type="dxa"/>
            <w:noWrap/>
            <w:hideMark/>
          </w:tcPr>
          <w:p w14:paraId="314850B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979" w:type="dxa"/>
            <w:noWrap/>
            <w:hideMark/>
          </w:tcPr>
          <w:p w14:paraId="3E4E0E0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-0.89965</w:t>
            </w:r>
          </w:p>
        </w:tc>
      </w:tr>
      <w:tr w:rsidR="00790F52" w:rsidRPr="00790F52" w14:paraId="171A39F8" w14:textId="77777777" w:rsidTr="00192671">
        <w:trPr>
          <w:trHeight w:val="20"/>
        </w:trPr>
        <w:tc>
          <w:tcPr>
            <w:tcW w:w="2756" w:type="dxa"/>
            <w:noWrap/>
            <w:hideMark/>
          </w:tcPr>
          <w:p w14:paraId="29CC0B8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Fire &lt;15</w:t>
            </w:r>
          </w:p>
        </w:tc>
        <w:tc>
          <w:tcPr>
            <w:tcW w:w="2342" w:type="dxa"/>
            <w:noWrap/>
            <w:hideMark/>
          </w:tcPr>
          <w:p w14:paraId="13E3212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Shrubland</w:t>
            </w:r>
          </w:p>
        </w:tc>
        <w:tc>
          <w:tcPr>
            <w:tcW w:w="979" w:type="dxa"/>
            <w:noWrap/>
            <w:hideMark/>
          </w:tcPr>
          <w:p w14:paraId="0B7B5FE3"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0.821534</w:t>
            </w:r>
          </w:p>
        </w:tc>
      </w:tr>
      <w:tr w:rsidR="00790F52" w:rsidRPr="00790F52" w14:paraId="22EA74BB" w14:textId="77777777" w:rsidTr="00192671">
        <w:trPr>
          <w:trHeight w:val="20"/>
        </w:trPr>
        <w:tc>
          <w:tcPr>
            <w:tcW w:w="2756" w:type="dxa"/>
            <w:noWrap/>
            <w:hideMark/>
          </w:tcPr>
          <w:p w14:paraId="642EA2E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6C2C608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7D7F97A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0.764099</w:t>
            </w:r>
          </w:p>
        </w:tc>
      </w:tr>
      <w:tr w:rsidR="00790F52" w:rsidRPr="00790F52" w14:paraId="1143AA32" w14:textId="77777777" w:rsidTr="00192671">
        <w:trPr>
          <w:trHeight w:val="20"/>
        </w:trPr>
        <w:tc>
          <w:tcPr>
            <w:tcW w:w="2756" w:type="dxa"/>
            <w:noWrap/>
            <w:hideMark/>
          </w:tcPr>
          <w:p w14:paraId="178CFC48"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16B7218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Well Sites</w:t>
            </w:r>
          </w:p>
        </w:tc>
        <w:tc>
          <w:tcPr>
            <w:tcW w:w="979" w:type="dxa"/>
            <w:noWrap/>
            <w:hideMark/>
          </w:tcPr>
          <w:p w14:paraId="0A8E544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0.729411</w:t>
            </w:r>
          </w:p>
        </w:tc>
      </w:tr>
      <w:tr w:rsidR="00790F52" w:rsidRPr="00790F52" w14:paraId="1391CA15" w14:textId="77777777" w:rsidTr="00192671">
        <w:trPr>
          <w:trHeight w:val="20"/>
        </w:trPr>
        <w:tc>
          <w:tcPr>
            <w:tcW w:w="2756" w:type="dxa"/>
            <w:noWrap/>
            <w:hideMark/>
          </w:tcPr>
          <w:p w14:paraId="6BE4EC7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484FB8A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356C374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0.728017</w:t>
            </w:r>
          </w:p>
        </w:tc>
      </w:tr>
      <w:tr w:rsidR="00790F52" w:rsidRPr="00790F52" w14:paraId="5BD3730E" w14:textId="77777777" w:rsidTr="00192671">
        <w:trPr>
          <w:trHeight w:val="20"/>
        </w:trPr>
        <w:tc>
          <w:tcPr>
            <w:tcW w:w="2756" w:type="dxa"/>
            <w:noWrap/>
            <w:hideMark/>
          </w:tcPr>
          <w:p w14:paraId="5B0243F2" w14:textId="77777777" w:rsidR="00790F52" w:rsidRPr="00790F52" w:rsidRDefault="00790F52" w:rsidP="00790F52">
            <w:pPr>
              <w:spacing w:line="240" w:lineRule="auto"/>
              <w:rPr>
                <w:rFonts w:ascii="Calibri" w:eastAsia="Calibri" w:hAnsi="Calibri" w:cs="Calibri"/>
                <w:sz w:val="20"/>
                <w:szCs w:val="20"/>
                <w:highlight w:val="yellow"/>
              </w:rPr>
            </w:pPr>
            <w:r w:rsidRPr="00790F52">
              <w:rPr>
                <w:rFonts w:ascii="Calibri" w:eastAsia="Calibri" w:hAnsi="Calibri" w:cs="Calibri"/>
                <w:sz w:val="20"/>
                <w:szCs w:val="20"/>
                <w:highlight w:val="yellow"/>
              </w:rPr>
              <w:t>Roads</w:t>
            </w:r>
          </w:p>
        </w:tc>
        <w:tc>
          <w:tcPr>
            <w:tcW w:w="2342" w:type="dxa"/>
            <w:noWrap/>
            <w:hideMark/>
          </w:tcPr>
          <w:p w14:paraId="00F57D3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D1B3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0.688302</w:t>
            </w:r>
          </w:p>
        </w:tc>
      </w:tr>
      <w:tr w:rsidR="00790F52" w:rsidRPr="00790F52" w14:paraId="73B1FF91" w14:textId="77777777" w:rsidTr="00192671">
        <w:trPr>
          <w:trHeight w:val="20"/>
        </w:trPr>
        <w:tc>
          <w:tcPr>
            <w:tcW w:w="2756" w:type="dxa"/>
            <w:noWrap/>
            <w:hideMark/>
          </w:tcPr>
          <w:p w14:paraId="59F1BDB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 &lt;15</w:t>
            </w:r>
          </w:p>
        </w:tc>
        <w:tc>
          <w:tcPr>
            <w:tcW w:w="2342" w:type="dxa"/>
            <w:noWrap/>
            <w:hideMark/>
          </w:tcPr>
          <w:p w14:paraId="2A09242D"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Harvest</w:t>
            </w:r>
          </w:p>
        </w:tc>
        <w:tc>
          <w:tcPr>
            <w:tcW w:w="979" w:type="dxa"/>
            <w:noWrap/>
            <w:hideMark/>
          </w:tcPr>
          <w:p w14:paraId="3BBD996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0.678449</w:t>
            </w:r>
          </w:p>
        </w:tc>
      </w:tr>
      <w:tr w:rsidR="00790F52" w:rsidRPr="00790F52" w14:paraId="7FAFED17" w14:textId="77777777" w:rsidTr="00192671">
        <w:trPr>
          <w:trHeight w:val="20"/>
        </w:trPr>
        <w:tc>
          <w:tcPr>
            <w:tcW w:w="2756" w:type="dxa"/>
            <w:noWrap/>
            <w:hideMark/>
          </w:tcPr>
          <w:p w14:paraId="2B70129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0585406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6403C52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0.657229</w:t>
            </w:r>
          </w:p>
        </w:tc>
      </w:tr>
      <w:tr w:rsidR="00790F52" w:rsidRPr="00790F52" w14:paraId="39D588F4" w14:textId="77777777" w:rsidTr="00192671">
        <w:trPr>
          <w:trHeight w:val="20"/>
        </w:trPr>
        <w:tc>
          <w:tcPr>
            <w:tcW w:w="2756" w:type="dxa"/>
            <w:noWrap/>
            <w:hideMark/>
          </w:tcPr>
          <w:p w14:paraId="1B278FD5"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57C59740"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524846EB"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0.640814</w:t>
            </w:r>
          </w:p>
        </w:tc>
      </w:tr>
      <w:tr w:rsidR="00790F52" w:rsidRPr="00790F52" w14:paraId="2D3D41C1" w14:textId="77777777" w:rsidTr="00192671">
        <w:trPr>
          <w:trHeight w:val="20"/>
        </w:trPr>
        <w:tc>
          <w:tcPr>
            <w:tcW w:w="2756" w:type="dxa"/>
            <w:noWrap/>
            <w:hideMark/>
          </w:tcPr>
          <w:p w14:paraId="4FF3BB7A"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546C120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50FDA20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0.639989</w:t>
            </w:r>
          </w:p>
        </w:tc>
      </w:tr>
      <w:tr w:rsidR="00790F52" w:rsidRPr="00790F52" w14:paraId="1398071B" w14:textId="77777777" w:rsidTr="00192671">
        <w:trPr>
          <w:trHeight w:val="20"/>
        </w:trPr>
        <w:tc>
          <w:tcPr>
            <w:tcW w:w="2756" w:type="dxa"/>
            <w:noWrap/>
            <w:hideMark/>
          </w:tcPr>
          <w:p w14:paraId="22105BD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689FE89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59AB16D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0.634861</w:t>
            </w:r>
          </w:p>
        </w:tc>
      </w:tr>
      <w:tr w:rsidR="00790F52" w:rsidRPr="00790F52" w14:paraId="67006BB9" w14:textId="77777777" w:rsidTr="00192671">
        <w:trPr>
          <w:trHeight w:val="20"/>
        </w:trPr>
        <w:tc>
          <w:tcPr>
            <w:tcW w:w="2756" w:type="dxa"/>
            <w:noWrap/>
            <w:hideMark/>
          </w:tcPr>
          <w:p w14:paraId="4A5557D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Pipelines &amp; Transmission Lines</w:t>
            </w:r>
          </w:p>
        </w:tc>
        <w:tc>
          <w:tcPr>
            <w:tcW w:w="2342" w:type="dxa"/>
            <w:noWrap/>
            <w:hideMark/>
          </w:tcPr>
          <w:p w14:paraId="4717ECC9"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979" w:type="dxa"/>
            <w:noWrap/>
            <w:hideMark/>
          </w:tcPr>
          <w:p w14:paraId="7BE3A366"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0.633138</w:t>
            </w:r>
          </w:p>
        </w:tc>
      </w:tr>
      <w:tr w:rsidR="00790F52" w:rsidRPr="00790F52" w14:paraId="74BF76A7" w14:textId="77777777" w:rsidTr="00192671">
        <w:trPr>
          <w:trHeight w:val="20"/>
        </w:trPr>
        <w:tc>
          <w:tcPr>
            <w:tcW w:w="2756" w:type="dxa"/>
            <w:noWrap/>
            <w:hideMark/>
          </w:tcPr>
          <w:p w14:paraId="0F0C6543"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Active Well Sites</w:t>
            </w:r>
          </w:p>
        </w:tc>
        <w:tc>
          <w:tcPr>
            <w:tcW w:w="2342" w:type="dxa"/>
            <w:noWrap/>
            <w:hideMark/>
          </w:tcPr>
          <w:p w14:paraId="6995870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28698FD4"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0.596467</w:t>
            </w:r>
          </w:p>
        </w:tc>
      </w:tr>
      <w:tr w:rsidR="00790F52" w:rsidRPr="00790F52" w14:paraId="3D81664F" w14:textId="77777777" w:rsidTr="00192671">
        <w:trPr>
          <w:trHeight w:val="20"/>
        </w:trPr>
        <w:tc>
          <w:tcPr>
            <w:tcW w:w="2756" w:type="dxa"/>
            <w:noWrap/>
            <w:hideMark/>
          </w:tcPr>
          <w:p w14:paraId="7037DF2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2342" w:type="dxa"/>
            <w:noWrap/>
            <w:hideMark/>
          </w:tcPr>
          <w:p w14:paraId="2A799A9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162C5339"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0.585548</w:t>
            </w:r>
          </w:p>
        </w:tc>
      </w:tr>
      <w:tr w:rsidR="00790F52" w:rsidRPr="00790F52" w14:paraId="6F7A719A" w14:textId="77777777" w:rsidTr="00192671">
        <w:trPr>
          <w:trHeight w:val="20"/>
        </w:trPr>
        <w:tc>
          <w:tcPr>
            <w:tcW w:w="2756" w:type="dxa"/>
            <w:noWrap/>
            <w:hideMark/>
          </w:tcPr>
          <w:p w14:paraId="283EABC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2342" w:type="dxa"/>
            <w:noWrap/>
            <w:hideMark/>
          </w:tcPr>
          <w:p w14:paraId="0751E624"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Edge Density</w:t>
            </w:r>
          </w:p>
        </w:tc>
        <w:tc>
          <w:tcPr>
            <w:tcW w:w="979" w:type="dxa"/>
            <w:noWrap/>
            <w:hideMark/>
          </w:tcPr>
          <w:p w14:paraId="6BF6A08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0.580486</w:t>
            </w:r>
          </w:p>
        </w:tc>
      </w:tr>
      <w:tr w:rsidR="00790F52" w:rsidRPr="00790F52" w14:paraId="65902C21" w14:textId="77777777" w:rsidTr="00192671">
        <w:trPr>
          <w:trHeight w:val="20"/>
        </w:trPr>
        <w:tc>
          <w:tcPr>
            <w:tcW w:w="2756" w:type="dxa"/>
            <w:noWrap/>
            <w:hideMark/>
          </w:tcPr>
          <w:p w14:paraId="68149EB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2342" w:type="dxa"/>
            <w:noWrap/>
            <w:hideMark/>
          </w:tcPr>
          <w:p w14:paraId="7A18FC62"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Inactive Well Sites</w:t>
            </w:r>
          </w:p>
        </w:tc>
        <w:tc>
          <w:tcPr>
            <w:tcW w:w="979" w:type="dxa"/>
            <w:noWrap/>
            <w:hideMark/>
          </w:tcPr>
          <w:p w14:paraId="2B97471F"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0.568807</w:t>
            </w:r>
          </w:p>
        </w:tc>
      </w:tr>
      <w:tr w:rsidR="00790F52" w:rsidRPr="00790F52" w14:paraId="7DE0C053" w14:textId="77777777" w:rsidTr="00192671">
        <w:trPr>
          <w:trHeight w:val="20"/>
        </w:trPr>
        <w:tc>
          <w:tcPr>
            <w:tcW w:w="2756" w:type="dxa"/>
            <w:noWrap/>
            <w:hideMark/>
          </w:tcPr>
          <w:p w14:paraId="66F9CCD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Industrial Facilities</w:t>
            </w:r>
          </w:p>
        </w:tc>
        <w:tc>
          <w:tcPr>
            <w:tcW w:w="2342" w:type="dxa"/>
            <w:noWrap/>
            <w:hideMark/>
          </w:tcPr>
          <w:p w14:paraId="18347906"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highlight w:val="yellow"/>
              </w:rPr>
              <w:t>Roads</w:t>
            </w:r>
          </w:p>
        </w:tc>
        <w:tc>
          <w:tcPr>
            <w:tcW w:w="979" w:type="dxa"/>
            <w:noWrap/>
            <w:hideMark/>
          </w:tcPr>
          <w:p w14:paraId="3013AD01"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0.558395</w:t>
            </w:r>
          </w:p>
        </w:tc>
      </w:tr>
      <w:tr w:rsidR="00790F52" w:rsidRPr="00790F52" w14:paraId="7C7D996D" w14:textId="77777777" w:rsidTr="00192671">
        <w:trPr>
          <w:trHeight w:val="20"/>
        </w:trPr>
        <w:tc>
          <w:tcPr>
            <w:tcW w:w="2756" w:type="dxa"/>
            <w:noWrap/>
            <w:hideMark/>
          </w:tcPr>
          <w:p w14:paraId="7D59159C"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Cohesion</w:t>
            </w:r>
          </w:p>
        </w:tc>
        <w:tc>
          <w:tcPr>
            <w:tcW w:w="2342" w:type="dxa"/>
            <w:noWrap/>
            <w:hideMark/>
          </w:tcPr>
          <w:p w14:paraId="5D9EF9C8"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Site Disturbance</w:t>
            </w:r>
          </w:p>
        </w:tc>
        <w:tc>
          <w:tcPr>
            <w:tcW w:w="979" w:type="dxa"/>
            <w:noWrap/>
            <w:hideMark/>
          </w:tcPr>
          <w:p w14:paraId="36E14E17"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-0.54459</w:t>
            </w:r>
          </w:p>
        </w:tc>
      </w:tr>
      <w:tr w:rsidR="00790F52" w:rsidRPr="00790F52" w14:paraId="452EB32F" w14:textId="77777777" w:rsidTr="00192671">
        <w:trPr>
          <w:trHeight w:val="181"/>
        </w:trPr>
        <w:tc>
          <w:tcPr>
            <w:tcW w:w="2756" w:type="dxa"/>
            <w:noWrap/>
            <w:hideMark/>
          </w:tcPr>
          <w:p w14:paraId="7973D8F7"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Broadleaf</w:t>
            </w:r>
          </w:p>
        </w:tc>
        <w:tc>
          <w:tcPr>
            <w:tcW w:w="2342" w:type="dxa"/>
            <w:noWrap/>
            <w:hideMark/>
          </w:tcPr>
          <w:p w14:paraId="6C576AFF" w14:textId="77777777" w:rsidR="00790F52" w:rsidRPr="00790F52" w:rsidRDefault="00790F52" w:rsidP="00790F52">
            <w:pPr>
              <w:spacing w:line="240" w:lineRule="auto"/>
              <w:rPr>
                <w:rFonts w:ascii="Calibri" w:eastAsia="Calibri" w:hAnsi="Calibri" w:cs="Calibri"/>
                <w:sz w:val="20"/>
                <w:szCs w:val="20"/>
              </w:rPr>
            </w:pPr>
            <w:r w:rsidRPr="00790F52">
              <w:rPr>
                <w:rFonts w:ascii="Calibri" w:eastAsia="Calibri" w:hAnsi="Calibri" w:cs="Calibri"/>
                <w:sz w:val="20"/>
                <w:szCs w:val="20"/>
              </w:rPr>
              <w:t>Coniferous</w:t>
            </w:r>
          </w:p>
        </w:tc>
        <w:tc>
          <w:tcPr>
            <w:tcW w:w="979" w:type="dxa"/>
            <w:noWrap/>
            <w:hideMark/>
          </w:tcPr>
          <w:p w14:paraId="70B0AECC" w14:textId="77777777" w:rsidR="00790F52" w:rsidRPr="00790F52" w:rsidRDefault="00790F52" w:rsidP="00790F52">
            <w:pPr>
              <w:spacing w:line="240" w:lineRule="auto"/>
              <w:rPr>
                <w:rFonts w:ascii="Calibri" w:eastAsia="Calibri" w:hAnsi="Calibri" w:cs="Calibri"/>
                <w:b/>
                <w:bCs/>
                <w:sz w:val="20"/>
                <w:szCs w:val="20"/>
              </w:rPr>
            </w:pPr>
            <w:r w:rsidRPr="00790F52">
              <w:rPr>
                <w:rFonts w:ascii="Calibri" w:eastAsia="Calibri" w:hAnsi="Calibri" w:cs="Calibri"/>
                <w:b/>
                <w:bCs/>
                <w:sz w:val="20"/>
                <w:szCs w:val="20"/>
              </w:rPr>
              <w:t>-0.50601</w:t>
            </w:r>
          </w:p>
        </w:tc>
      </w:tr>
    </w:tbl>
    <w:p w14:paraId="4BF9E725" w14:textId="2B9CDB48" w:rsidR="00790F52" w:rsidRPr="001618DF" w:rsidRDefault="00790F52" w:rsidP="001618DF">
      <w:pPr>
        <w:spacing w:line="360" w:lineRule="auto"/>
        <w:rPr>
          <w:rFonts w:ascii="Calibri" w:eastAsia="Calibri" w:hAnsi="Calibri" w:cs="Calibri"/>
        </w:rPr>
      </w:pPr>
      <w:r>
        <w:rPr>
          <w:rFonts w:ascii="Calibri" w:eastAsia="Calibri" w:hAnsi="Calibri" w:cs="Calibri"/>
        </w:rPr>
        <w:fldChar w:fldCharType="end"/>
      </w:r>
    </w:p>
    <w:sectPr w:rsidR="00790F52" w:rsidRPr="001618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3C7E1" w14:textId="77777777" w:rsidR="00740F9A" w:rsidRDefault="00740F9A" w:rsidP="00C707F6">
      <w:pPr>
        <w:spacing w:line="240" w:lineRule="auto"/>
      </w:pPr>
      <w:r>
        <w:separator/>
      </w:r>
    </w:p>
  </w:endnote>
  <w:endnote w:type="continuationSeparator" w:id="0">
    <w:p w14:paraId="3CB947B0" w14:textId="77777777" w:rsidR="00740F9A" w:rsidRDefault="00740F9A" w:rsidP="00C707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22BD" w14:textId="77777777" w:rsidR="00740F9A" w:rsidRDefault="00740F9A" w:rsidP="00C707F6">
      <w:pPr>
        <w:spacing w:line="240" w:lineRule="auto"/>
      </w:pPr>
      <w:r>
        <w:separator/>
      </w:r>
    </w:p>
  </w:footnote>
  <w:footnote w:type="continuationSeparator" w:id="0">
    <w:p w14:paraId="264F7C75" w14:textId="77777777" w:rsidR="00740F9A" w:rsidRDefault="00740F9A" w:rsidP="00C707F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7F6"/>
    <w:rsid w:val="00125FB9"/>
    <w:rsid w:val="001618DF"/>
    <w:rsid w:val="00192671"/>
    <w:rsid w:val="001A57A7"/>
    <w:rsid w:val="002A776A"/>
    <w:rsid w:val="002D5627"/>
    <w:rsid w:val="002F437D"/>
    <w:rsid w:val="003C692F"/>
    <w:rsid w:val="0053772D"/>
    <w:rsid w:val="005B0C94"/>
    <w:rsid w:val="006C5024"/>
    <w:rsid w:val="00740F9A"/>
    <w:rsid w:val="00790F52"/>
    <w:rsid w:val="00804C0C"/>
    <w:rsid w:val="00805EBE"/>
    <w:rsid w:val="008C272B"/>
    <w:rsid w:val="00911176"/>
    <w:rsid w:val="00B10377"/>
    <w:rsid w:val="00C707F6"/>
    <w:rsid w:val="00DD6F85"/>
    <w:rsid w:val="00E746DC"/>
    <w:rsid w:val="00EF3E5A"/>
    <w:rsid w:val="00F46E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E2BB"/>
  <w15:chartTrackingRefBased/>
  <w15:docId w15:val="{C1B4BE2D-537F-478E-AB8B-ACAE38C3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7F6"/>
    <w:pPr>
      <w:spacing w:after="0" w:line="276" w:lineRule="auto"/>
    </w:pPr>
    <w:rPr>
      <w:rFonts w:ascii="Arial" w:eastAsia="Arial" w:hAnsi="Arial" w:cs="Arial"/>
      <w:kern w:val="0"/>
      <w:sz w:val="22"/>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outlineLvl w:val="0"/>
    </w:pPr>
    <w:rPr>
      <w:rFonts w:ascii="Cambria" w:eastAsiaTheme="majorEastAsia" w:hAnsi="Cambr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7F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7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707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707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07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07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07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7F6"/>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C707F6"/>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C707F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C707F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07F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07F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7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7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07F6"/>
    <w:rPr>
      <w:rFonts w:ascii="Calibri" w:hAnsi="Calibri"/>
      <w:i/>
      <w:iCs/>
      <w:color w:val="404040" w:themeColor="text1" w:themeTint="BF"/>
      <w:sz w:val="22"/>
    </w:rPr>
  </w:style>
  <w:style w:type="paragraph" w:styleId="ListParagraph">
    <w:name w:val="List Paragraph"/>
    <w:basedOn w:val="Normal"/>
    <w:uiPriority w:val="34"/>
    <w:qFormat/>
    <w:rsid w:val="00C707F6"/>
    <w:pPr>
      <w:ind w:left="720"/>
      <w:contextualSpacing/>
    </w:pPr>
  </w:style>
  <w:style w:type="character" w:styleId="IntenseEmphasis">
    <w:name w:val="Intense Emphasis"/>
    <w:basedOn w:val="DefaultParagraphFont"/>
    <w:uiPriority w:val="21"/>
    <w:qFormat/>
    <w:rsid w:val="00C707F6"/>
    <w:rPr>
      <w:i/>
      <w:iCs/>
      <w:color w:val="0F4761" w:themeColor="accent1" w:themeShade="BF"/>
    </w:rPr>
  </w:style>
  <w:style w:type="paragraph" w:styleId="IntenseQuote">
    <w:name w:val="Intense Quote"/>
    <w:basedOn w:val="Normal"/>
    <w:next w:val="Normal"/>
    <w:link w:val="IntenseQuoteChar"/>
    <w:uiPriority w:val="30"/>
    <w:qFormat/>
    <w:rsid w:val="00C70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7F6"/>
    <w:rPr>
      <w:rFonts w:ascii="Calibri" w:hAnsi="Calibri"/>
      <w:i/>
      <w:iCs/>
      <w:color w:val="0F4761" w:themeColor="accent1" w:themeShade="BF"/>
      <w:sz w:val="22"/>
    </w:rPr>
  </w:style>
  <w:style w:type="character" w:styleId="IntenseReference">
    <w:name w:val="Intense Reference"/>
    <w:basedOn w:val="DefaultParagraphFont"/>
    <w:uiPriority w:val="32"/>
    <w:qFormat/>
    <w:rsid w:val="00C707F6"/>
    <w:rPr>
      <w:b/>
      <w:bCs/>
      <w:smallCaps/>
      <w:color w:val="0F4761" w:themeColor="accent1" w:themeShade="BF"/>
      <w:spacing w:val="5"/>
    </w:rPr>
  </w:style>
  <w:style w:type="paragraph" w:styleId="Header">
    <w:name w:val="header"/>
    <w:basedOn w:val="Normal"/>
    <w:link w:val="HeaderChar"/>
    <w:uiPriority w:val="99"/>
    <w:unhideWhenUsed/>
    <w:rsid w:val="00C707F6"/>
    <w:pPr>
      <w:tabs>
        <w:tab w:val="center" w:pos="4680"/>
        <w:tab w:val="right" w:pos="9360"/>
      </w:tabs>
      <w:spacing w:line="240" w:lineRule="auto"/>
    </w:pPr>
  </w:style>
  <w:style w:type="character" w:customStyle="1" w:styleId="HeaderChar">
    <w:name w:val="Header Char"/>
    <w:basedOn w:val="DefaultParagraphFont"/>
    <w:link w:val="Header"/>
    <w:uiPriority w:val="99"/>
    <w:rsid w:val="00C707F6"/>
    <w:rPr>
      <w:rFonts w:ascii="Arial" w:eastAsia="Arial" w:hAnsi="Arial" w:cs="Arial"/>
      <w:kern w:val="0"/>
      <w:sz w:val="22"/>
      <w:szCs w:val="22"/>
      <w:lang w:val="en" w:eastAsia="en-CA"/>
      <w14:ligatures w14:val="none"/>
    </w:rPr>
  </w:style>
  <w:style w:type="paragraph" w:styleId="Footer">
    <w:name w:val="footer"/>
    <w:basedOn w:val="Normal"/>
    <w:link w:val="FooterChar"/>
    <w:uiPriority w:val="99"/>
    <w:unhideWhenUsed/>
    <w:rsid w:val="00C707F6"/>
    <w:pPr>
      <w:tabs>
        <w:tab w:val="center" w:pos="4680"/>
        <w:tab w:val="right" w:pos="9360"/>
      </w:tabs>
      <w:spacing w:line="240" w:lineRule="auto"/>
    </w:pPr>
  </w:style>
  <w:style w:type="character" w:customStyle="1" w:styleId="FooterChar">
    <w:name w:val="Footer Char"/>
    <w:basedOn w:val="DefaultParagraphFont"/>
    <w:link w:val="Footer"/>
    <w:uiPriority w:val="99"/>
    <w:rsid w:val="00C707F6"/>
    <w:rPr>
      <w:rFonts w:ascii="Arial" w:eastAsia="Arial" w:hAnsi="Arial" w:cs="Arial"/>
      <w:kern w:val="0"/>
      <w:sz w:val="22"/>
      <w:szCs w:val="22"/>
      <w:lang w:val="en" w:eastAsia="en-CA"/>
      <w14:ligatures w14:val="none"/>
    </w:rPr>
  </w:style>
  <w:style w:type="character" w:styleId="CommentReference">
    <w:name w:val="annotation reference"/>
    <w:basedOn w:val="DefaultParagraphFont"/>
    <w:uiPriority w:val="99"/>
    <w:semiHidden/>
    <w:unhideWhenUsed/>
    <w:rsid w:val="001618DF"/>
    <w:rPr>
      <w:sz w:val="16"/>
      <w:szCs w:val="16"/>
    </w:rPr>
  </w:style>
  <w:style w:type="paragraph" w:styleId="CommentText">
    <w:name w:val="annotation text"/>
    <w:basedOn w:val="Normal"/>
    <w:link w:val="CommentTextChar"/>
    <w:uiPriority w:val="99"/>
    <w:unhideWhenUsed/>
    <w:rsid w:val="001618DF"/>
    <w:pPr>
      <w:spacing w:line="240" w:lineRule="auto"/>
    </w:pPr>
    <w:rPr>
      <w:sz w:val="20"/>
      <w:szCs w:val="20"/>
    </w:rPr>
  </w:style>
  <w:style w:type="character" w:customStyle="1" w:styleId="CommentTextChar">
    <w:name w:val="Comment Text Char"/>
    <w:basedOn w:val="DefaultParagraphFont"/>
    <w:link w:val="CommentText"/>
    <w:uiPriority w:val="99"/>
    <w:rsid w:val="001618DF"/>
    <w:rPr>
      <w:rFonts w:ascii="Arial" w:eastAsia="Arial" w:hAnsi="Arial" w:cs="Arial"/>
      <w:kern w:val="0"/>
      <w:sz w:val="20"/>
      <w:szCs w:val="20"/>
      <w:lang w:val="en" w:eastAsia="en-CA"/>
      <w14:ligatures w14:val="none"/>
    </w:rPr>
  </w:style>
  <w:style w:type="table" w:styleId="TableGrid">
    <w:name w:val="Table Grid"/>
    <w:basedOn w:val="TableNormal"/>
    <w:uiPriority w:val="39"/>
    <w:rsid w:val="00790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313">
      <w:bodyDiv w:val="1"/>
      <w:marLeft w:val="0"/>
      <w:marRight w:val="0"/>
      <w:marTop w:val="0"/>
      <w:marBottom w:val="0"/>
      <w:divBdr>
        <w:top w:val="none" w:sz="0" w:space="0" w:color="auto"/>
        <w:left w:val="none" w:sz="0" w:space="0" w:color="auto"/>
        <w:bottom w:val="none" w:sz="0" w:space="0" w:color="auto"/>
        <w:right w:val="none" w:sz="0" w:space="0" w:color="auto"/>
      </w:divBdr>
    </w:div>
    <w:div w:id="389109866">
      <w:bodyDiv w:val="1"/>
      <w:marLeft w:val="0"/>
      <w:marRight w:val="0"/>
      <w:marTop w:val="0"/>
      <w:marBottom w:val="0"/>
      <w:divBdr>
        <w:top w:val="none" w:sz="0" w:space="0" w:color="auto"/>
        <w:left w:val="none" w:sz="0" w:space="0" w:color="auto"/>
        <w:bottom w:val="none" w:sz="0" w:space="0" w:color="auto"/>
        <w:right w:val="none" w:sz="0" w:space="0" w:color="auto"/>
      </w:divBdr>
    </w:div>
    <w:div w:id="892077657">
      <w:bodyDiv w:val="1"/>
      <w:marLeft w:val="0"/>
      <w:marRight w:val="0"/>
      <w:marTop w:val="0"/>
      <w:marBottom w:val="0"/>
      <w:divBdr>
        <w:top w:val="none" w:sz="0" w:space="0" w:color="auto"/>
        <w:left w:val="none" w:sz="0" w:space="0" w:color="auto"/>
        <w:bottom w:val="none" w:sz="0" w:space="0" w:color="auto"/>
        <w:right w:val="none" w:sz="0" w:space="0" w:color="auto"/>
      </w:divBdr>
    </w:div>
    <w:div w:id="112257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1249</Words>
  <Characters>7121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7</cp:revision>
  <dcterms:created xsi:type="dcterms:W3CDTF">2025-05-03T04:09:00Z</dcterms:created>
  <dcterms:modified xsi:type="dcterms:W3CDTF">2025-08-16T22:44:00Z</dcterms:modified>
</cp:coreProperties>
</file>