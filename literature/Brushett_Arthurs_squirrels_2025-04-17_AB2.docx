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r>
        <w:t>Life on the edge: industrial footprint and edge effects variably influence the spatial distribution of a boreal small mammal</w:t>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co-authors;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1" w:name="_kas5c8tb9r1u" w:colFirst="0" w:colLast="0"/>
      <w:bookmarkEnd w:id="1"/>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7777777"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disturbance,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7777777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edge effects, configuration, landscape structure, wildlife distributions, spatial scale</w:t>
      </w:r>
      <w:r>
        <w:br w:type="page"/>
      </w:r>
    </w:p>
    <w:p w14:paraId="7CFA5DCE" w14:textId="77777777" w:rsidR="00512322" w:rsidRDefault="00000000">
      <w:pPr>
        <w:pStyle w:val="Heading2"/>
        <w:spacing w:line="360" w:lineRule="auto"/>
      </w:pPr>
      <w:bookmarkStart w:id="2" w:name="_e9aaleui00xc" w:colFirst="0" w:colLast="0"/>
      <w:bookmarkEnd w:id="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Godron,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Tscharntke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1FF926E" w14:textId="0217085A" w:rsidR="00512322" w:rsidRDefault="00000000">
      <w:pPr>
        <w:spacing w:line="360" w:lineRule="auto"/>
        <w:ind w:firstLine="720"/>
        <w:rPr>
          <w:rFonts w:ascii="Calibri" w:eastAsia="Calibri" w:hAnsi="Calibri" w:cs="Calibri"/>
        </w:rPr>
      </w:pPr>
      <w:r>
        <w:rPr>
          <w:rFonts w:ascii="Calibri" w:eastAsia="Calibri" w:hAnsi="Calibri" w:cs="Calibri"/>
        </w:rPr>
        <w:t xml:space="preserve">In terrestrial systems, anthropogenic disturbances change landscape structure through </w:t>
      </w:r>
      <w:commentRangeStart w:id="3"/>
      <w:commentRangeStart w:id="4"/>
      <w:del w:id="5" w:author="Aidan Brushett" w:date="2025-04-28T18:45:00Z" w16du:dateUtc="2025-04-29T01:45:00Z">
        <w:r w:rsidDel="00D66518">
          <w:rPr>
            <w:rFonts w:ascii="Calibri" w:eastAsia="Calibri" w:hAnsi="Calibri" w:cs="Calibri"/>
          </w:rPr>
          <w:delText>multiplex</w:delText>
        </w:r>
        <w:commentRangeEnd w:id="3"/>
        <w:r w:rsidR="00E432AF" w:rsidDel="00D66518">
          <w:rPr>
            <w:rStyle w:val="CommentReference"/>
          </w:rPr>
          <w:commentReference w:id="3"/>
        </w:r>
      </w:del>
      <w:commentRangeEnd w:id="4"/>
      <w:r w:rsidR="00D66518">
        <w:rPr>
          <w:rStyle w:val="CommentReference"/>
        </w:rPr>
        <w:commentReference w:id="4"/>
      </w:r>
      <w:del w:id="6" w:author="Aidan Brushett" w:date="2025-04-28T18:45:00Z" w16du:dateUtc="2025-04-29T01:45:00Z">
        <w:r w:rsidDel="00D66518">
          <w:rPr>
            <w:rFonts w:ascii="Calibri" w:eastAsia="Calibri" w:hAnsi="Calibri" w:cs="Calibri"/>
          </w:rPr>
          <w:delText xml:space="preserve"> </w:delText>
        </w:r>
      </w:del>
      <w:ins w:id="7" w:author="Aidan Brushett" w:date="2025-04-28T18:45:00Z" w16du:dateUtc="2025-04-29T01:45:00Z">
        <w:r w:rsidR="00D66518">
          <w:rPr>
            <w:rFonts w:ascii="Calibri" w:eastAsia="Calibri" w:hAnsi="Calibri" w:cs="Calibri"/>
          </w:rPr>
          <w:t xml:space="preserve"> </w:t>
        </w:r>
      </w:ins>
      <w:r>
        <w:rPr>
          <w:rFonts w:ascii="Calibri" w:eastAsia="Calibri" w:hAnsi="Calibri" w:cs="Calibri"/>
        </w:rPr>
        <w:t xml:space="preserve">changes to both composition and configuration. Natural resource development, for example, reduces the total amount of habitat available to wildlife, while also reconfiguring remaining habitat into smaller, more-isolated patches via fragmentation (Didham, 2010; Wilson et al., 2016). The resulting mosaic of dissimilar habitat patches can further affect wildlife by influencing connectivity, edge habitat, resource availability, or predation risk (Haddad et al., 2015; Kremsater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(Didham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4A1717B" w14:textId="77777777" w:rsidR="00512322" w:rsidRDefault="00512322">
      <w:pPr>
        <w:spacing w:line="360" w:lineRule="auto"/>
        <w:rPr>
          <w:rFonts w:ascii="Calibri" w:eastAsia="Calibri" w:hAnsi="Calibri" w:cs="Calibri"/>
        </w:rPr>
      </w:pPr>
    </w:p>
    <w:p w14:paraId="708B6EB2" w14:textId="1DF82328" w:rsidR="00512322" w:rsidRDefault="00000000">
      <w:pPr>
        <w:spacing w:line="360" w:lineRule="auto"/>
        <w:ind w:firstLine="720"/>
        <w:rPr>
          <w:rFonts w:ascii="Calibri" w:eastAsia="Calibri" w:hAnsi="Calibri" w:cs="Calibri"/>
        </w:rPr>
      </w:pPr>
      <w:r>
        <w:rPr>
          <w:rFonts w:ascii="Calibri" w:eastAsia="Calibri" w:hAnsi="Calibri" w:cs="Calibri"/>
        </w:rPr>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(Pasher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8"/>
      <w:commentRangeStart w:id="9"/>
      <w:r>
        <w:rPr>
          <w:rFonts w:ascii="Calibri" w:eastAsia="Calibri" w:hAnsi="Calibri" w:cs="Calibri"/>
        </w:rPr>
        <w:t xml:space="preserve">have eclipsed </w:t>
      </w:r>
      <w:del w:id="10" w:author="Aidan Brushett" w:date="2025-04-28T18:59:00Z" w16du:dateUtc="2025-04-29T01:59:00Z">
        <w:r w:rsidDel="004C0FBE">
          <w:rPr>
            <w:rFonts w:ascii="Calibri" w:eastAsia="Calibri" w:hAnsi="Calibri" w:cs="Calibri"/>
          </w:rPr>
          <w:delText xml:space="preserve">the influence of any </w:delText>
        </w:r>
      </w:del>
      <w:ins w:id="11" w:author="Aidan Brushett" w:date="2025-04-28T18:59:00Z" w16du:dateUtc="2025-04-29T01:59:00Z">
        <w:r w:rsidR="004C0FBE">
          <w:rPr>
            <w:rFonts w:ascii="Calibri" w:eastAsia="Calibri" w:hAnsi="Calibri" w:cs="Calibri"/>
          </w:rPr>
          <w:t xml:space="preserve">disturbance from </w:t>
        </w:r>
      </w:ins>
      <w:r>
        <w:rPr>
          <w:rFonts w:ascii="Calibri" w:eastAsia="Calibri" w:hAnsi="Calibri" w:cs="Calibri"/>
        </w:rPr>
        <w:t xml:space="preserve">natural processes </w:t>
      </w:r>
      <w:commentRangeEnd w:id="8"/>
      <w:r w:rsidR="002222DF">
        <w:rPr>
          <w:rStyle w:val="CommentReference"/>
        </w:rPr>
        <w:commentReference w:id="8"/>
      </w:r>
      <w:commentRangeEnd w:id="9"/>
      <w:r w:rsidR="0009054F">
        <w:rPr>
          <w:rStyle w:val="CommentReference"/>
        </w:rPr>
        <w:commentReference w:id="9"/>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lines—persistent linear features used to map underground oil and gas deposits—stretch across the western boreal, producing disproportionate amounts of forest edge habitat</w:t>
      </w:r>
      <w:commentRangeStart w:id="12"/>
      <w:r>
        <w:rPr>
          <w:rFonts w:ascii="Calibri" w:eastAsia="Calibri" w:hAnsi="Calibri" w:cs="Calibri"/>
        </w:rPr>
        <w:t>, early-seral vegetation, and movement corridors through otherwise intact tracts of habitat (Dabros et al., 2018; Lee &amp; Boutin, 2006).</w:t>
      </w:r>
      <w:commentRangeEnd w:id="12"/>
      <w:r w:rsidR="002222DF">
        <w:rPr>
          <w:rStyle w:val="CommentReference"/>
        </w:rPr>
        <w:commentReference w:id="12"/>
      </w:r>
      <w:r>
        <w:rPr>
          <w:rFonts w:ascii="Calibri" w:eastAsia="Calibri" w:hAnsi="Calibri" w:cs="Calibri"/>
        </w:rPr>
        <w:t xml:space="preserve"> </w:t>
      </w:r>
    </w:p>
    <w:p w14:paraId="30229BF9" w14:textId="77777777" w:rsidR="00512322" w:rsidRDefault="00512322">
      <w:pPr>
        <w:spacing w:line="360" w:lineRule="auto"/>
        <w:ind w:firstLine="720"/>
        <w:rPr>
          <w:rFonts w:ascii="Calibri" w:eastAsia="Calibri" w:hAnsi="Calibri" w:cs="Calibri"/>
        </w:rPr>
      </w:pPr>
    </w:p>
    <w:p w14:paraId="3AC67C4B"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Confronted by these novel landscapes, the resident wildlife of the Boreal Plains must contend with the vast footprint of natural resource industries (Venier et al., 2014). Virtually all boreal mammals have been impacted positively or negatively by anthropogenic activities in the western boreal (Curveira-Santos et al., 2024; Fisher &amp; Burton, 2018). Past research has heavily emphasized the effects of habitat and disturbance composition on boreal mammals, wherein changes in resource availability have evoked a multitude of complex changes to population sizes, wildlife behaviours, and trophic and competitive interactions among species (Burgar et al., 2019; Fisher &amp; Ladle, 2022; McKenzie et al., 2012; Tattersall et al., 2020). 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6B9B251B" w14:textId="77777777" w:rsidR="00512322" w:rsidRDefault="00512322">
      <w:pPr>
        <w:spacing w:line="360" w:lineRule="auto"/>
        <w:ind w:firstLine="720"/>
        <w:rPr>
          <w:rFonts w:ascii="Calibri" w:eastAsia="Calibri" w:hAnsi="Calibri" w:cs="Calibri"/>
        </w:rPr>
      </w:pPr>
    </w:p>
    <w:p w14:paraId="39EB712C" w14:textId="77777777" w:rsidR="00512322" w:rsidRDefault="00000000">
      <w:pPr>
        <w:spacing w:line="360" w:lineRule="auto"/>
        <w:ind w:firstLine="720"/>
        <w:rPr>
          <w:rFonts w:ascii="Calibri" w:eastAsia="Calibri" w:hAnsi="Calibri" w:cs="Calibri"/>
        </w:rPr>
      </w:pPr>
      <w:r>
        <w:rPr>
          <w:rFonts w:ascii="Calibri" w:eastAsia="Calibri" w:hAnsi="Calibri" w:cs="Calibri"/>
        </w:rPr>
        <w:t>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Didham, 2010; Villard &amp; Metzger, 2014).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Püttker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0C096B94"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r>
        <w:rPr>
          <w:rFonts w:ascii="Calibri" w:eastAsia="Calibri" w:hAnsi="Calibri" w:cs="Calibri"/>
          <w:i/>
        </w:rPr>
        <w:t>Tamiasciurus hudsonicus</w:t>
      </w:r>
      <w:r>
        <w:rPr>
          <w:rFonts w:ascii="Calibri" w:eastAsia="Calibri" w:hAnsi="Calibri" w:cs="Calibri"/>
        </w:rPr>
        <w:t xml:space="preserve">) to investigate these concepts. Widespread throughout the Boreal Plains, red squirrels are </w:t>
      </w:r>
      <w:commentRangeStart w:id="13"/>
      <w:commentRangeStart w:id="14"/>
      <w:r>
        <w:rPr>
          <w:rFonts w:ascii="Calibri" w:eastAsia="Calibri" w:hAnsi="Calibri" w:cs="Calibri"/>
        </w:rPr>
        <w:t xml:space="preserve">seed predators </w:t>
      </w:r>
      <w:commentRangeEnd w:id="13"/>
      <w:r w:rsidR="002222DF">
        <w:rPr>
          <w:rStyle w:val="CommentReference"/>
        </w:rPr>
        <w:commentReference w:id="13"/>
      </w:r>
      <w:commentRangeEnd w:id="14"/>
      <w:r w:rsidR="004C0FBE">
        <w:rPr>
          <w:rStyle w:val="CommentReference"/>
        </w:rPr>
        <w:commentReference w:id="14"/>
      </w:r>
      <w:r>
        <w:rPr>
          <w:rFonts w:ascii="Calibri" w:eastAsia="Calibri" w:hAnsi="Calibri" w:cs="Calibri"/>
        </w:rPr>
        <w:t xml:space="preserve">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 but see Fisher et al., 2005). In boreal systems, oil, gas, and timber development can introduce changes to vegetation structure along forest edges (Harper et al., 2015; R. S. Jackson et al., 2023) that may decrease landscape permeability and red squirrel movement (Bakker &amp; Van Vuren, 2004), affect squirrel behaviour (Anderson &amp; Boutin, 2002), or influence the abundance (Tattersall et al., 2020), and functional responses (McKenzie et al., 2012) of co-occurring predators. Even in heavily disturbed landscapes, the cumulative footprint of seismic lines represents a small amount of habitat loss </w:t>
      </w:r>
      <w:r>
        <w:rPr>
          <w:rFonts w:ascii="Calibri" w:eastAsia="Calibri" w:hAnsi="Calibri" w:cs="Calibri"/>
          <w:i/>
        </w:rPr>
        <w:t>sensu stricto</w:t>
      </w:r>
      <w:r>
        <w:rPr>
          <w:rFonts w:ascii="Calibri" w:eastAsia="Calibri" w:hAnsi="Calibri" w:cs="Calibri"/>
        </w:rPr>
        <w:t xml:space="preserve"> for red squirrels. A strict focus on the amount of environmental footprint is likely to underestimate true ecological effects due to the high density of industrial features and accompanying reconfiguration of habitat (Dabros et al., 2018). Explicitly testing the influences of composition and configuration on red squirrel distribution may yield </w:t>
      </w:r>
      <w:r>
        <w:rPr>
          <w:rFonts w:ascii="Calibri" w:eastAsia="Calibri" w:hAnsi="Calibri" w:cs="Calibri"/>
        </w:rPr>
        <w:lastRenderedPageBreak/>
        <w:t>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C8F71F" w14:textId="5DD88C4D" w:rsidR="00512322" w:rsidRDefault="00000000">
      <w:pPr>
        <w:spacing w:line="360" w:lineRule="auto"/>
        <w:ind w:firstLine="720"/>
        <w:rPr>
          <w:rFonts w:ascii="Calibri" w:eastAsia="Calibri" w:hAnsi="Calibri" w:cs="Calibri"/>
        </w:rPr>
      </w:pPr>
      <w:r>
        <w:rPr>
          <w:rFonts w:ascii="Calibri" w:eastAsia="Calibri" w:hAnsi="Calibri" w:cs="Calibri"/>
        </w:rPr>
        <w:t xml:space="preserve">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(i) both </w:t>
      </w:r>
      <w:commentRangeStart w:id="15"/>
      <w:commentRangeStart w:id="16"/>
      <w:r>
        <w:rPr>
          <w:rFonts w:ascii="Calibri" w:eastAsia="Calibri" w:hAnsi="Calibri" w:cs="Calibri"/>
        </w:rPr>
        <w:t>habitat loss and fragmentation from industrial development would</w:t>
      </w:r>
      <w:ins w:id="17" w:author="Aidan Brushett" w:date="2025-04-28T18:49:00Z" w16du:dateUtc="2025-04-29T01:49:00Z">
        <w:r w:rsidR="00D66518">
          <w:rPr>
            <w:rFonts w:ascii="Calibri" w:eastAsia="Calibri" w:hAnsi="Calibri" w:cs="Calibri"/>
          </w:rPr>
          <w:t xml:space="preserve"> negatively</w:t>
        </w:r>
      </w:ins>
      <w:r>
        <w:rPr>
          <w:rFonts w:ascii="Calibri" w:eastAsia="Calibri" w:hAnsi="Calibri" w:cs="Calibri"/>
        </w:rPr>
        <w:t xml:space="preserve"> influence </w:t>
      </w:r>
      <w:commentRangeEnd w:id="15"/>
      <w:r w:rsidR="002A405E">
        <w:rPr>
          <w:rStyle w:val="CommentReference"/>
        </w:rPr>
        <w:commentReference w:id="15"/>
      </w:r>
      <w:commentRangeEnd w:id="16"/>
      <w:r w:rsidR="004C0FBE">
        <w:rPr>
          <w:rStyle w:val="CommentReference"/>
        </w:rPr>
        <w:commentReference w:id="16"/>
      </w:r>
      <w:r>
        <w:rPr>
          <w:rFonts w:ascii="Calibri" w:eastAsia="Calibri" w:hAnsi="Calibri" w:cs="Calibri"/>
        </w:rPr>
        <w:t>red squirrel distribution, but (ii) the independent effects of habitat fragmentation would be greatest in landscapes where the amount of anthropogenic disturbance was high. 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landscapes, and derived three metrics representing the spatial pattern of habitat and disturbances: edge density created by anthropogenic features, effective mesh size, cohesion (isolation), and Shannon’s Evenness Index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7EBD50CD" w14:textId="77777777" w:rsidR="00512322" w:rsidRDefault="00512322">
      <w:pPr>
        <w:spacing w:line="360" w:lineRule="auto"/>
        <w:ind w:firstLine="720"/>
        <w:rPr>
          <w:rFonts w:ascii="Calibri" w:eastAsia="Calibri" w:hAnsi="Calibri" w:cs="Calibri"/>
        </w:rPr>
      </w:pPr>
    </w:p>
    <w:p w14:paraId="3FD1C215" w14:textId="77777777" w:rsidR="00512322" w:rsidRDefault="00000000">
      <w:pPr>
        <w:pStyle w:val="Heading2"/>
        <w:spacing w:line="360" w:lineRule="auto"/>
      </w:pPr>
      <w:bookmarkStart w:id="18" w:name="_6xj2bywd0w5i" w:colFirst="0" w:colLast="0"/>
      <w:bookmarkEnd w:id="18"/>
      <w:r>
        <w:t>Methods</w:t>
      </w:r>
      <w:r>
        <w:tab/>
      </w:r>
      <w:r>
        <w:tab/>
      </w:r>
      <w:r>
        <w:tab/>
      </w:r>
      <w:r>
        <w:tab/>
      </w:r>
      <w:r>
        <w:tab/>
      </w:r>
      <w:r>
        <w:tab/>
      </w:r>
      <w:r>
        <w:tab/>
      </w:r>
    </w:p>
    <w:p w14:paraId="6D0F71F9" w14:textId="77777777" w:rsidR="00512322" w:rsidRDefault="00000000">
      <w:pPr>
        <w:pStyle w:val="Heading3"/>
        <w:spacing w:line="360" w:lineRule="auto"/>
      </w:pPr>
      <w:bookmarkStart w:id="19" w:name="_nuznztcgqd2h" w:colFirst="0" w:colLast="0"/>
      <w:bookmarkEnd w:id="19"/>
      <w:r>
        <w:t>Study area</w:t>
      </w:r>
    </w:p>
    <w:p w14:paraId="04944F34" w14:textId="5EB352AC" w:rsidR="00512322" w:rsidRDefault="00000000">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20"/>
      <w:commentRangeStart w:id="21"/>
      <w:r>
        <w:rPr>
          <w:rFonts w:ascii="Calibri" w:eastAsia="Calibri" w:hAnsi="Calibri" w:cs="Calibri"/>
        </w:rPr>
        <w:t xml:space="preserve">Treaty 8 </w:t>
      </w:r>
      <w:ins w:id="22" w:author="Aidan Brushett" w:date="2025-04-28T18:48:00Z" w16du:dateUtc="2025-04-29T01:48:00Z">
        <w:r w:rsidR="00D66518">
          <w:rPr>
            <w:rFonts w:ascii="Calibri" w:eastAsia="Calibri" w:hAnsi="Calibri" w:cs="Calibri"/>
          </w:rPr>
          <w:t>t</w:t>
        </w:r>
      </w:ins>
      <w:del w:id="23" w:author="Aidan Brushett" w:date="2025-04-28T18:48:00Z" w16du:dateUtc="2025-04-29T01:48:00Z">
        <w:r w:rsidDel="00D66518">
          <w:rPr>
            <w:rFonts w:ascii="Calibri" w:eastAsia="Calibri" w:hAnsi="Calibri" w:cs="Calibri"/>
          </w:rPr>
          <w:delText>T</w:delText>
        </w:r>
      </w:del>
      <w:r>
        <w:rPr>
          <w:rFonts w:ascii="Calibri" w:eastAsia="Calibri" w:hAnsi="Calibri" w:cs="Calibri"/>
        </w:rPr>
        <w:t>erritory</w:t>
      </w:r>
      <w:ins w:id="24" w:author="Aidan Brushett" w:date="2025-04-28T18:48:00Z" w16du:dateUtc="2025-04-29T01:48:00Z">
        <w:r w:rsidR="00D66518">
          <w:rPr>
            <w:rFonts w:ascii="Calibri" w:eastAsia="Calibri" w:hAnsi="Calibri" w:cs="Calibri"/>
          </w:rPr>
          <w:t xml:space="preserve"> of Alberta, Canada,</w:t>
        </w:r>
      </w:ins>
      <w:r>
        <w:rPr>
          <w:rFonts w:ascii="Calibri" w:eastAsia="Calibri" w:hAnsi="Calibri" w:cs="Calibri"/>
        </w:rPr>
        <w:t xml:space="preserve"> </w:t>
      </w:r>
      <w:commentRangeEnd w:id="20"/>
      <w:r w:rsidR="00CF2830">
        <w:rPr>
          <w:rStyle w:val="CommentReference"/>
        </w:rPr>
        <w:commentReference w:id="20"/>
      </w:r>
      <w:commentRangeEnd w:id="21"/>
      <w:r w:rsidR="004C0FBE">
        <w:rPr>
          <w:rStyle w:val="CommentReference"/>
        </w:rPr>
        <w:commentReference w:id="21"/>
      </w:r>
      <w:r>
        <w:rPr>
          <w:rFonts w:ascii="Calibri" w:eastAsia="Calibri" w:hAnsi="Calibri" w:cs="Calibri"/>
        </w:rPr>
        <w:t xml:space="preserve">and encompasses a wide variety of vegetative land cover, climate, productivity, and human activity. The region is characterized by a mosaic of aspen parkland, mixed broadleaf, white spruce, and jack pine forest, black spruce lowland forest, as well as wetlands, muskeg, fens, and lakes. </w:t>
      </w:r>
      <w:r>
        <w:rPr>
          <w:rFonts w:ascii="Calibri" w:eastAsia="Calibri" w:hAnsi="Calibri" w:cs="Calibri"/>
        </w:rPr>
        <w:lastRenderedPageBreak/>
        <w:t xml:space="preserve">We studied ten landscapes (Fig. 1)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r>
        <w:rPr>
          <w:rFonts w:ascii="Calibri" w:eastAsia="Calibri" w:hAnsi="Calibri" w:cs="Calibri"/>
          <w:i/>
        </w:rPr>
        <w:t>Pekania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48AF272D" w14:textId="77777777" w:rsidR="00512322" w:rsidRDefault="00512322">
      <w:pPr>
        <w:spacing w:line="360" w:lineRule="auto"/>
        <w:ind w:firstLine="720"/>
        <w:rPr>
          <w:rFonts w:ascii="Calibri" w:eastAsia="Calibri" w:hAnsi="Calibri" w:cs="Calibri"/>
        </w:rPr>
      </w:pPr>
    </w:p>
    <w:p w14:paraId="027EC66A" w14:textId="77CFDD16" w:rsidR="00512322" w:rsidRDefault="00000000">
      <w:pPr>
        <w:pStyle w:val="Heading3"/>
        <w:spacing w:line="360" w:lineRule="auto"/>
        <w:rPr>
          <w:i/>
        </w:rPr>
      </w:pPr>
      <w:bookmarkStart w:id="25" w:name="_hnlj1842pz0d" w:colFirst="0" w:colLast="0"/>
      <w:bookmarkEnd w:id="25"/>
      <w:r>
        <w:rPr>
          <w:i/>
        </w:rPr>
        <w:t>Camera trapping and wildlife occurrence data</w:t>
      </w:r>
    </w:p>
    <w:p w14:paraId="548E748C" w14:textId="1BDEFF69" w:rsidR="00512322"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commentRangeStart w:id="26"/>
      <w:commentRangeStart w:id="27"/>
      <w:del w:id="28" w:author="Aidan Brushett" w:date="2025-04-28T19:06:00Z" w16du:dateUtc="2025-04-29T02:06:00Z">
        <w:r w:rsidDel="004C0FBE">
          <w:rPr>
            <w:rFonts w:ascii="Calibri" w:eastAsia="Calibri" w:hAnsi="Calibri" w:cs="Calibri"/>
          </w:rPr>
          <w:delText xml:space="preserve">intended </w:delText>
        </w:r>
      </w:del>
      <w:ins w:id="29" w:author="Aidan Brushett" w:date="2025-04-28T19:06:00Z" w16du:dateUtc="2025-04-29T02:06:00Z">
        <w:r w:rsidR="004C0FBE">
          <w:rPr>
            <w:rFonts w:ascii="Calibri" w:eastAsia="Calibri" w:hAnsi="Calibri" w:cs="Calibri"/>
          </w:rPr>
          <w:t>initial</w:t>
        </w:r>
        <w:r w:rsidR="004C0FBE">
          <w:rPr>
            <w:rFonts w:ascii="Calibri" w:eastAsia="Calibri" w:hAnsi="Calibri" w:cs="Calibri"/>
          </w:rPr>
          <w:t xml:space="preserve"> </w:t>
        </w:r>
      </w:ins>
      <w:r>
        <w:rPr>
          <w:rFonts w:ascii="Calibri" w:eastAsia="Calibri" w:hAnsi="Calibri" w:cs="Calibri"/>
        </w:rPr>
        <w:t xml:space="preserve">purpose of monitoring </w:t>
      </w:r>
      <w:del w:id="30" w:author="Aidan Brushett" w:date="2025-04-28T19:06:00Z" w16du:dateUtc="2025-04-29T02:06:00Z">
        <w:r w:rsidDel="004C0FBE">
          <w:rPr>
            <w:rFonts w:ascii="Calibri" w:eastAsia="Calibri" w:hAnsi="Calibri" w:cs="Calibri"/>
          </w:rPr>
          <w:delText xml:space="preserve">red squirrels </w:delText>
        </w:r>
        <w:commentRangeEnd w:id="26"/>
        <w:r w:rsidR="00CF2830" w:rsidDel="004C0FBE">
          <w:rPr>
            <w:rStyle w:val="CommentReference"/>
          </w:rPr>
          <w:commentReference w:id="26"/>
        </w:r>
        <w:commentRangeEnd w:id="27"/>
        <w:r w:rsidR="004C0FBE" w:rsidDel="004C0FBE">
          <w:rPr>
            <w:rStyle w:val="CommentReference"/>
          </w:rPr>
          <w:commentReference w:id="27"/>
        </w:r>
        <w:r w:rsidDel="004C0FBE">
          <w:rPr>
            <w:rFonts w:ascii="Calibri" w:eastAsia="Calibri" w:hAnsi="Calibri" w:cs="Calibri"/>
          </w:rPr>
          <w:delText xml:space="preserve">and other </w:delText>
        </w:r>
      </w:del>
      <w:r>
        <w:rPr>
          <w:rFonts w:ascii="Calibri" w:eastAsia="Calibri" w:hAnsi="Calibri" w:cs="Calibri"/>
        </w:rPr>
        <w:t xml:space="preserve">medium- to large-sized mammals </w:t>
      </w:r>
      <w:ins w:id="31" w:author="Aidan Brushett" w:date="2025-04-28T19:06:00Z" w16du:dateUtc="2025-04-29T02:06:00Z">
        <w:r w:rsidR="00D00821">
          <w:rPr>
            <w:rFonts w:ascii="Calibri" w:eastAsia="Calibri" w:hAnsi="Calibri" w:cs="Calibri"/>
          </w:rPr>
          <w:t xml:space="preserve">ranging in size from red squirrel to </w:t>
        </w:r>
      </w:ins>
      <w:del w:id="32" w:author="Aidan Brushett" w:date="2025-04-28T19:06:00Z" w16du:dateUtc="2025-04-29T02:06:00Z">
        <w:r w:rsidDel="00D00821">
          <w:rPr>
            <w:rFonts w:ascii="Calibri" w:eastAsia="Calibri" w:hAnsi="Calibri" w:cs="Calibri"/>
          </w:rPr>
          <w:delText>up to the size of</w:delText>
        </w:r>
      </w:del>
      <w:r>
        <w:rPr>
          <w:rFonts w:ascii="Calibri" w:eastAsia="Calibri" w:hAnsi="Calibri" w:cs="Calibri"/>
        </w:rPr>
        <w:t xml:space="preserve"> moose (Fig. 1). Cameras were deployed using a constrained stratified sampling design. 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neighbouring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w:t>
      </w:r>
      <w:commentRangeStart w:id="33"/>
      <w:commentRangeStart w:id="34"/>
      <w:r>
        <w:rPr>
          <w:rFonts w:ascii="Calibri" w:eastAsia="Calibri" w:hAnsi="Calibri" w:cs="Calibri"/>
        </w:rPr>
        <w:t>clear wildlife signs</w:t>
      </w:r>
      <w:commentRangeEnd w:id="33"/>
      <w:r w:rsidR="00CF2830">
        <w:rPr>
          <w:rStyle w:val="CommentReference"/>
        </w:rPr>
        <w:commentReference w:id="33"/>
      </w:r>
      <w:commentRangeEnd w:id="34"/>
      <w:r w:rsidR="00D00821">
        <w:rPr>
          <w:rStyle w:val="CommentReference"/>
        </w:rPr>
        <w:commentReference w:id="34"/>
      </w:r>
      <w:ins w:id="35" w:author="Aidan Brushett" w:date="2025-04-28T19:06:00Z" w16du:dateUtc="2025-04-29T02:06:00Z">
        <w:r w:rsidR="00D00821">
          <w:rPr>
            <w:rFonts w:ascii="Calibri" w:eastAsia="Calibri" w:hAnsi="Calibri" w:cs="Calibri"/>
          </w:rPr>
          <w:t xml:space="preserve"> including scat, digging, or </w:t>
        </w:r>
      </w:ins>
      <w:ins w:id="36" w:author="Aidan Brushett" w:date="2025-04-28T19:10:00Z" w16du:dateUtc="2025-04-29T02:10:00Z">
        <w:r w:rsidR="00D00821">
          <w:rPr>
            <w:rFonts w:ascii="Calibri" w:eastAsia="Calibri" w:hAnsi="Calibri" w:cs="Calibri"/>
          </w:rPr>
          <w:t>abundant tracks</w:t>
        </w:r>
      </w:ins>
      <w:r>
        <w:rPr>
          <w:rFonts w:ascii="Calibri" w:eastAsia="Calibri" w:hAnsi="Calibri" w:cs="Calibri"/>
        </w:rPr>
        <w:t>. To maximize wildlife detectability, we applied a scent lure (O’Gorman’s Long Distance Call, MT, USA) once at each site at the time of deployment (either September or October). Camera traps were programmed to take photos continuously at high sensitivity when movement was detected within the field of view. A total of 430 cameras were deployed across the ten landscapes (</w:t>
      </w:r>
      <w:commentRangeStart w:id="37"/>
      <w:commentRangeStart w:id="38"/>
      <w:r>
        <w:rPr>
          <w:rFonts w:ascii="Calibri" w:eastAsia="Calibri" w:hAnsi="Calibri" w:cs="Calibri"/>
        </w:rPr>
        <w:t xml:space="preserve">mean </w:t>
      </w:r>
      <w:ins w:id="39" w:author="Aidan Brushett" w:date="2025-04-28T19:25:00Z" w16du:dateUtc="2025-04-29T02:25:00Z">
        <w:r w:rsidR="0009054F">
          <w:rPr>
            <w:rFonts w:ascii="Calibri" w:eastAsia="Calibri" w:hAnsi="Calibri" w:cs="Calibri"/>
          </w:rPr>
          <w:t xml:space="preserve">= </w:t>
        </w:r>
      </w:ins>
      <w:r>
        <w:rPr>
          <w:rFonts w:ascii="Calibri" w:eastAsia="Calibri" w:hAnsi="Calibri" w:cs="Calibri"/>
        </w:rPr>
        <w:t>43</w:t>
      </w:r>
      <w:ins w:id="40" w:author="Aidan Brushett" w:date="2025-04-28T19:24:00Z" w16du:dateUtc="2025-04-29T02:24:00Z">
        <w:r w:rsidR="0009054F">
          <w:rPr>
            <w:rFonts w:ascii="Calibri" w:eastAsia="Calibri" w:hAnsi="Calibri" w:cs="Calibri"/>
          </w:rPr>
          <w:t xml:space="preserve"> cameras</w:t>
        </w:r>
      </w:ins>
      <w:r>
        <w:rPr>
          <w:rFonts w:ascii="Calibri" w:eastAsia="Calibri" w:hAnsi="Calibri" w:cs="Calibri"/>
        </w:rPr>
        <w:t xml:space="preserve"> per landscape</w:t>
      </w:r>
      <w:commentRangeEnd w:id="37"/>
      <w:r w:rsidR="00D85636">
        <w:rPr>
          <w:rStyle w:val="CommentReference"/>
        </w:rPr>
        <w:commentReference w:id="37"/>
      </w:r>
      <w:commentRangeEnd w:id="38"/>
      <w:r w:rsidR="0009054F">
        <w:rPr>
          <w:rStyle w:val="CommentReference"/>
        </w:rPr>
        <w:commentReference w:id="38"/>
      </w:r>
      <w:r>
        <w:rPr>
          <w:rFonts w:ascii="Calibri" w:eastAsia="Calibri" w:hAnsi="Calibri" w:cs="Calibri"/>
        </w:rPr>
        <w:t xml:space="preserve">, range </w:t>
      </w:r>
      <w:ins w:id="41" w:author="Aidan Brushett" w:date="2025-04-28T19:25:00Z" w16du:dateUtc="2025-04-29T02:25:00Z">
        <w:r w:rsidR="0009054F">
          <w:rPr>
            <w:rFonts w:ascii="Calibri" w:eastAsia="Calibri" w:hAnsi="Calibri" w:cs="Calibri"/>
          </w:rPr>
          <w:t xml:space="preserve">= </w:t>
        </w:r>
      </w:ins>
      <w:r>
        <w:rPr>
          <w:rFonts w:ascii="Calibri" w:eastAsia="Calibri" w:hAnsi="Calibri" w:cs="Calibri"/>
        </w:rPr>
        <w:t>36–50</w:t>
      </w:r>
      <w:ins w:id="42" w:author="Aidan Brushett" w:date="2025-04-28T19:24:00Z" w16du:dateUtc="2025-04-29T02:24:00Z">
        <w:r w:rsidR="0009054F">
          <w:rPr>
            <w:rFonts w:ascii="Calibri" w:eastAsia="Calibri" w:hAnsi="Calibri" w:cs="Calibri"/>
          </w:rPr>
          <w:t xml:space="preserve"> </w:t>
        </w:r>
        <w:r w:rsidR="0009054F">
          <w:rPr>
            <w:rFonts w:ascii="Calibri" w:eastAsia="Calibri" w:hAnsi="Calibri" w:cs="Calibri"/>
          </w:rPr>
          <w:lastRenderedPageBreak/>
          <w:t>cameras, SD = 5.7 cameras</w:t>
        </w:r>
      </w:ins>
      <w:r>
        <w:rPr>
          <w:rFonts w:ascii="Calibri" w:eastAsia="Calibri" w:hAnsi="Calibri" w:cs="Calibri"/>
        </w:rPr>
        <w:t xml:space="preserve">). Within the 2021–2024 sampling period, each camera was deployed for approximately one year (autumn to autumn; mean=347 days, SD= 67.2 days). </w:t>
      </w:r>
    </w:p>
    <w:p w14:paraId="781A06DC" w14:textId="77777777" w:rsidR="00512322" w:rsidRDefault="00512322">
      <w:pPr>
        <w:spacing w:line="360" w:lineRule="auto"/>
        <w:ind w:firstLine="720"/>
        <w:rPr>
          <w:rFonts w:ascii="Calibri" w:eastAsia="Calibri" w:hAnsi="Calibri" w:cs="Calibri"/>
        </w:rPr>
      </w:pPr>
    </w:p>
    <w:p w14:paraId="19861B43" w14:textId="6C28EEA8" w:rsidR="00512322" w:rsidRDefault="00000000">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were </w:t>
      </w:r>
      <w:commentRangeStart w:id="43"/>
      <w:commentRangeStart w:id="44"/>
      <w:commentRangeStart w:id="45"/>
      <w:ins w:id="46" w:author="Barnas, Andrew" w:date="2025-04-28T09:53:00Z" w16du:dateUtc="2025-04-28T16:53:00Z">
        <w:r w:rsidR="00D85636">
          <w:rPr>
            <w:rFonts w:ascii="Calibri" w:eastAsia="Calibri" w:hAnsi="Calibri" w:cs="Calibri"/>
          </w:rPr>
          <w:t xml:space="preserve">manually </w:t>
        </w:r>
      </w:ins>
      <w:r>
        <w:rPr>
          <w:rFonts w:ascii="Calibri" w:eastAsia="Calibri" w:hAnsi="Calibri" w:cs="Calibri"/>
        </w:rPr>
        <w:t xml:space="preserve">reviewed </w:t>
      </w:r>
      <w:commentRangeEnd w:id="43"/>
      <w:r w:rsidR="00D85636">
        <w:rPr>
          <w:rStyle w:val="CommentReference"/>
        </w:rPr>
        <w:commentReference w:id="43"/>
      </w:r>
      <w:commentRangeEnd w:id="44"/>
      <w:r w:rsidR="00C26305">
        <w:rPr>
          <w:rStyle w:val="CommentReference"/>
        </w:rPr>
        <w:commentReference w:id="44"/>
      </w:r>
      <w:commentRangeEnd w:id="45"/>
      <w:r w:rsidR="00D00821">
        <w:rPr>
          <w:rStyle w:val="CommentReference"/>
        </w:rPr>
        <w:commentReference w:id="45"/>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Our models were insensitive to independent detections defined using different time thresholds (5 min, 30 min, 60 min).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occupancy models (MacKenzie et al., 2002) for our statistical analyses. Any given sampling month was excluded from our final dataset when there were fewer than fifteen days of available camera-trap data</w:t>
      </w:r>
      <w:ins w:id="47" w:author="Barnas, Andrew" w:date="2025-04-28T09:56:00Z" w16du:dateUtc="2025-04-28T16:56:00Z">
        <w:r w:rsidR="00D85636">
          <w:rPr>
            <w:rFonts w:ascii="Calibri" w:eastAsia="Calibri" w:hAnsi="Calibri" w:cs="Calibri"/>
          </w:rPr>
          <w:t xml:space="preserve"> because….</w:t>
        </w:r>
      </w:ins>
      <w:r>
        <w:rPr>
          <w:rFonts w:ascii="Calibri" w:eastAsia="Calibri" w:hAnsi="Calibri" w:cs="Calibri"/>
        </w:rPr>
        <w:t>.</w:t>
      </w:r>
    </w:p>
    <w:p w14:paraId="48D09E33" w14:textId="77777777" w:rsidR="00512322" w:rsidRDefault="00512322">
      <w:pPr>
        <w:spacing w:line="360" w:lineRule="auto"/>
        <w:ind w:firstLine="720"/>
        <w:rPr>
          <w:rFonts w:ascii="Calibri" w:eastAsia="Calibri" w:hAnsi="Calibri" w:cs="Calibri"/>
        </w:rPr>
      </w:pPr>
    </w:p>
    <w:p w14:paraId="0651E199" w14:textId="77777777" w:rsidR="00512322" w:rsidRDefault="00000000">
      <w:pPr>
        <w:pStyle w:val="Heading3"/>
        <w:spacing w:line="360" w:lineRule="auto"/>
      </w:pPr>
      <w:bookmarkStart w:id="48" w:name="_z4771mhcy2uo" w:colFirst="0" w:colLast="0"/>
      <w:bookmarkEnd w:id="48"/>
      <w:r>
        <w:t>Measuring landscape structure</w:t>
      </w:r>
    </w:p>
    <w:p w14:paraId="0E48609C" w14:textId="18B51302" w:rsidR="00512322" w:rsidRDefault="00000000">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Wulder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twenty-two spatial scales using concentric circular buffers of 50 m, 100 m, and 250–5000 m radii increasing by 250 m increments </w:t>
      </w:r>
      <w:r>
        <w:rPr>
          <w:rFonts w:ascii="Calibri" w:eastAsia="Calibri" w:hAnsi="Calibri" w:cs="Calibri"/>
          <w:i/>
        </w:rPr>
        <w:t>sensu</w:t>
      </w:r>
      <w:r>
        <w:rPr>
          <w:rFonts w:ascii="Calibri" w:eastAsia="Calibri" w:hAnsi="Calibri" w:cs="Calibri"/>
        </w:rPr>
        <w:t xml:space="preserve"> Fisher et al. (2011). First, we measured landscape composition: this included the proportion of area around each camera site covered by each dominant land cover type (e.g., forest type, wetland, shrub) and recent (0–15 years) </w:t>
      </w:r>
      <w:r>
        <w:rPr>
          <w:rFonts w:ascii="Calibri" w:eastAsia="Calibri" w:hAnsi="Calibri" w:cs="Calibri"/>
        </w:rPr>
        <w:lastRenderedPageBreak/>
        <w:t xml:space="preserve">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ins w:id="49" w:author="Aidan Brushett" w:date="2025-04-28T19:08:00Z" w16du:dateUtc="2025-04-29T02:08:00Z">
        <w:r w:rsidR="00D00821">
          <w:rPr>
            <w:rFonts w:ascii="Calibri" w:eastAsia="Calibri" w:hAnsi="Calibri" w:cs="Calibri"/>
          </w:rPr>
          <w:t xml:space="preserve"> and</w:t>
        </w:r>
      </w:ins>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50"/>
      <w:commentRangeStart w:id="51"/>
      <w:r>
        <w:rPr>
          <w:rFonts w:ascii="Calibri" w:eastAsia="Calibri" w:hAnsi="Calibri" w:cs="Calibri"/>
        </w:rPr>
        <w:t xml:space="preserve">had </w:t>
      </w:r>
      <w:del w:id="52" w:author="Aidan Brushett" w:date="2025-04-28T19:09:00Z" w16du:dateUtc="2025-04-29T02:09:00Z">
        <w:r w:rsidDel="00D00821">
          <w:rPr>
            <w:rFonts w:ascii="Calibri" w:eastAsia="Calibri" w:hAnsi="Calibri" w:cs="Calibri"/>
          </w:rPr>
          <w:delText xml:space="preserve">very </w:delText>
        </w:r>
      </w:del>
      <w:r>
        <w:rPr>
          <w:rFonts w:ascii="Calibri" w:eastAsia="Calibri" w:hAnsi="Calibri" w:cs="Calibri"/>
        </w:rPr>
        <w:t xml:space="preserve">low variance among sites </w:t>
      </w:r>
      <w:commentRangeEnd w:id="50"/>
      <w:r w:rsidR="00D85636">
        <w:rPr>
          <w:rStyle w:val="CommentReference"/>
        </w:rPr>
        <w:commentReference w:id="50"/>
      </w:r>
      <w:commentRangeEnd w:id="51"/>
      <w:r w:rsidR="00D00821">
        <w:rPr>
          <w:rStyle w:val="CommentReference"/>
        </w:rPr>
        <w:commentReference w:id="51"/>
      </w:r>
      <w:r>
        <w:rPr>
          <w:rFonts w:ascii="Calibri" w:eastAsia="Calibri" w:hAnsi="Calibri" w:cs="Calibri"/>
        </w:rPr>
        <w:t xml:space="preserve">(Table 1). All covariates were processed using the </w:t>
      </w:r>
      <w:r>
        <w:rPr>
          <w:rFonts w:ascii="Calibri" w:eastAsia="Calibri" w:hAnsi="Calibri" w:cs="Calibri"/>
          <w:i/>
        </w:rPr>
        <w:t xml:space="preserve">sf </w:t>
      </w:r>
      <w:r>
        <w:rPr>
          <w:rFonts w:ascii="Calibri" w:eastAsia="Calibri" w:hAnsi="Calibri" w:cs="Calibri"/>
        </w:rPr>
        <w:t xml:space="preserve">(Pebesma, 2018), </w:t>
      </w:r>
      <w:r>
        <w:rPr>
          <w:rFonts w:ascii="Calibri" w:eastAsia="Calibri" w:hAnsi="Calibri" w:cs="Calibri"/>
          <w:i/>
        </w:rPr>
        <w:t xml:space="preserve">terra </w:t>
      </w:r>
      <w:r>
        <w:rPr>
          <w:rFonts w:ascii="Calibri" w:eastAsia="Calibri" w:hAnsi="Calibri" w:cs="Calibri"/>
        </w:rPr>
        <w:t xml:space="preserve">(Hijmans, 2015), and </w:t>
      </w:r>
      <w:r>
        <w:rPr>
          <w:rFonts w:ascii="Calibri" w:eastAsia="Calibri" w:hAnsi="Calibri" w:cs="Calibri"/>
          <w:i/>
        </w:rPr>
        <w:t>landscapemetrics</w:t>
      </w:r>
      <w:r>
        <w:rPr>
          <w:rFonts w:ascii="Calibri" w:eastAsia="Calibri" w:hAnsi="Calibri" w:cs="Calibri"/>
        </w:rPr>
        <w:t xml:space="preserve"> (Hesselbarth et al., 2019) packages in R v4.3.0 (R Core Team, 2023). </w:t>
      </w:r>
    </w:p>
    <w:p w14:paraId="09AEF2BA" w14:textId="77777777" w:rsidR="00512322" w:rsidRDefault="00512322">
      <w:pPr>
        <w:spacing w:line="360" w:lineRule="auto"/>
        <w:ind w:firstLine="720"/>
        <w:rPr>
          <w:rFonts w:ascii="Calibri" w:eastAsia="Calibri" w:hAnsi="Calibri" w:cs="Calibri"/>
        </w:rPr>
      </w:pPr>
    </w:p>
    <w:p w14:paraId="17A289F0" w14:textId="77777777" w:rsidR="00512322" w:rsidRDefault="00000000">
      <w:pPr>
        <w:pStyle w:val="Heading3"/>
        <w:spacing w:line="360" w:lineRule="auto"/>
        <w:jc w:val="both"/>
      </w:pPr>
      <w:bookmarkStart w:id="53" w:name="_k5070zi1ssfz" w:colFirst="0" w:colLast="0"/>
      <w:bookmarkEnd w:id="53"/>
      <w:r>
        <w:t>Statistical analysis</w:t>
      </w:r>
    </w:p>
    <w:p w14:paraId="519270C9" w14:textId="1A02E815"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(Faraway, 2016). We opted against using a proportional negative binomial response due to the high overdispersion of red squirrel count data in our dataset and poor overall model fit during exploratory analysis. In each model we treated monthly independent detections as the response variable and included nested random intercepts of camera sites within arrays. </w:t>
      </w:r>
      <w:r w:rsidR="002265C4">
        <w:rPr>
          <w:rFonts w:ascii="Calibri" w:eastAsia="Calibri" w:hAnsi="Calibri" w:cs="Calibri"/>
        </w:rPr>
        <w:t>All</w:t>
      </w:r>
      <w:r>
        <w:rPr>
          <w:rFonts w:ascii="Calibri" w:eastAsia="Calibri" w:hAnsi="Calibri" w:cs="Calibri"/>
        </w:rPr>
        <w:t xml:space="preserve"> models took the form:</w:t>
      </w:r>
    </w:p>
    <w:p w14:paraId="79FDBC7D" w14:textId="77777777" w:rsidR="00512322" w:rsidRDefault="00000000">
      <w:pPr>
        <w:spacing w:line="360" w:lineRule="auto"/>
        <w:ind w:firstLine="720"/>
        <w:jc w:val="center"/>
        <w:rPr>
          <w:rFonts w:ascii="Calibri" w:eastAsia="Calibri" w:hAnsi="Calibri" w:cs="Calibri"/>
        </w:rPr>
      </w:pPr>
      <w:r>
        <w:rPr>
          <w:rFonts w:ascii="Calibri" w:eastAsia="Calibri" w:hAnsi="Calibri" w:cs="Calibri"/>
        </w:rPr>
        <w:t>detections</w:t>
      </w:r>
      <w:r>
        <w:rPr>
          <w:rFonts w:ascii="Calibri" w:eastAsia="Calibri" w:hAnsi="Calibri" w:cs="Calibri"/>
          <w:vertAlign w:val="subscript"/>
        </w:rPr>
        <w:t>ijk</w:t>
      </w:r>
      <w:r>
        <w:rPr>
          <w:rFonts w:ascii="Calibri" w:eastAsia="Calibri" w:hAnsi="Calibri" w:cs="Calibri"/>
        </w:rPr>
        <w:t xml:space="preserve"> ~ NegBin(μ</w:t>
      </w:r>
      <w:r>
        <w:rPr>
          <w:rFonts w:ascii="Calibri" w:eastAsia="Calibri" w:hAnsi="Calibri" w:cs="Calibri"/>
          <w:vertAlign w:val="subscript"/>
        </w:rPr>
        <w:t>ijk</w:t>
      </w:r>
      <w:r>
        <w:rPr>
          <w:rFonts w:ascii="Calibri" w:eastAsia="Calibri" w:hAnsi="Calibri" w:cs="Calibri"/>
        </w:rPr>
        <w:t>, θ)</w:t>
      </w:r>
    </w:p>
    <w:p w14:paraId="1634EFB7" w14:textId="13BC3F0D" w:rsidR="00512322" w:rsidRDefault="00000000">
      <w:pPr>
        <w:spacing w:line="360" w:lineRule="auto"/>
        <w:ind w:firstLine="720"/>
        <w:jc w:val="center"/>
        <w:rPr>
          <w:rFonts w:ascii="Calibri" w:eastAsia="Calibri" w:hAnsi="Calibri" w:cs="Calibri"/>
          <w:vertAlign w:val="subscript"/>
        </w:rPr>
      </w:pPr>
      <w:commentRangeStart w:id="54"/>
      <w:commentRangeStart w:id="55"/>
      <w:r>
        <w:rPr>
          <w:rFonts w:ascii="Calibri" w:eastAsia="Calibri" w:hAnsi="Calibri" w:cs="Calibri"/>
        </w:rPr>
        <w:t>log(μ</w:t>
      </w:r>
      <w:r>
        <w:rPr>
          <w:rFonts w:ascii="Calibri" w:eastAsia="Calibri" w:hAnsi="Calibri" w:cs="Calibri"/>
          <w:vertAlign w:val="subscript"/>
        </w:rPr>
        <w:t>ijk</w:t>
      </w:r>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  β</w:t>
      </w:r>
      <w:r>
        <w:rPr>
          <w:rFonts w:ascii="Calibri" w:eastAsia="Calibri" w:hAnsi="Calibri" w:cs="Calibri"/>
          <w:vertAlign w:val="subscript"/>
        </w:rPr>
        <w:t>1</w:t>
      </w:r>
      <w:r>
        <w:rPr>
          <w:rFonts w:ascii="Calibri" w:eastAsia="Calibri" w:hAnsi="Calibri" w:cs="Calibri"/>
        </w:rPr>
        <w:t>x</w:t>
      </w:r>
      <w:r>
        <w:rPr>
          <w:rFonts w:ascii="Calibri" w:eastAsia="Calibri" w:hAnsi="Calibri" w:cs="Calibri"/>
          <w:vertAlign w:val="subscript"/>
        </w:rPr>
        <w:t xml:space="preserve">1,ijk  </w:t>
      </w:r>
      <w:r>
        <w:rPr>
          <w:rFonts w:ascii="Calibri" w:eastAsia="Calibri" w:hAnsi="Calibri" w:cs="Calibri"/>
        </w:rPr>
        <w:t>+ … +  β</w:t>
      </w:r>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 xml:space="preserve">n,ijk </w:t>
      </w:r>
      <w:commentRangeEnd w:id="54"/>
      <w:r w:rsidR="00776AA3">
        <w:rPr>
          <w:rStyle w:val="CommentReference"/>
        </w:rPr>
        <w:commentReference w:id="54"/>
      </w:r>
      <w:commentRangeEnd w:id="55"/>
      <w:r w:rsidR="002265C4">
        <w:rPr>
          <w:rStyle w:val="CommentReference"/>
        </w:rPr>
        <w:commentReference w:id="55"/>
      </w:r>
      <w:r>
        <w:rPr>
          <w:rFonts w:ascii="Calibri" w:eastAsia="Calibri" w:hAnsi="Calibri" w:cs="Calibri"/>
        </w:rPr>
        <w:t xml:space="preserve">+  </w:t>
      </w:r>
      <w:commentRangeStart w:id="56"/>
      <w:commentRangeStart w:id="57"/>
      <w:r>
        <w:rPr>
          <w:rFonts w:ascii="Calibri" w:eastAsia="Calibri" w:hAnsi="Calibri" w:cs="Calibri"/>
        </w:rPr>
        <w:t>u</w:t>
      </w:r>
      <w:r w:rsidR="002265C4">
        <w:rPr>
          <w:rFonts w:ascii="Calibri" w:eastAsia="Calibri" w:hAnsi="Calibri" w:cs="Calibri"/>
          <w:vertAlign w:val="subscript"/>
        </w:rPr>
        <w:t>j</w:t>
      </w:r>
      <w:r>
        <w:rPr>
          <w:rFonts w:ascii="Calibri" w:eastAsia="Calibri" w:hAnsi="Calibri" w:cs="Calibri"/>
        </w:rPr>
        <w:t xml:space="preserve"> +  v</w:t>
      </w:r>
      <w:r>
        <w:rPr>
          <w:rFonts w:ascii="Calibri" w:eastAsia="Calibri" w:hAnsi="Calibri" w:cs="Calibri"/>
          <w:vertAlign w:val="subscript"/>
        </w:rPr>
        <w:t>i(j)</w:t>
      </w:r>
      <w:commentRangeEnd w:id="56"/>
      <w:r w:rsidR="007E157F">
        <w:rPr>
          <w:rStyle w:val="CommentReference"/>
        </w:rPr>
        <w:commentReference w:id="56"/>
      </w:r>
      <w:commentRangeEnd w:id="57"/>
      <w:r w:rsidR="002265C4">
        <w:rPr>
          <w:rStyle w:val="CommentReference"/>
        </w:rPr>
        <w:commentReference w:id="57"/>
      </w:r>
    </w:p>
    <w:p w14:paraId="07DCECF7" w14:textId="49BC496E" w:rsidR="00512322" w:rsidRDefault="002265C4">
      <w:pPr>
        <w:spacing w:line="360" w:lineRule="auto"/>
        <w:ind w:firstLine="720"/>
        <w:jc w:val="center"/>
        <w:rPr>
          <w:rFonts w:ascii="Calibri" w:eastAsia="Calibri" w:hAnsi="Calibri" w:cs="Calibri"/>
        </w:rPr>
      </w:pPr>
      <w:r>
        <w:rPr>
          <w:rFonts w:ascii="Calibri" w:eastAsia="Calibri" w:hAnsi="Calibri" w:cs="Calibri"/>
        </w:rPr>
        <w:t>u</w:t>
      </w:r>
      <w:r>
        <w:rPr>
          <w:rFonts w:ascii="Calibri" w:eastAsia="Calibri" w:hAnsi="Calibri" w:cs="Calibri"/>
          <w:vertAlign w:val="subscript"/>
        </w:rPr>
        <w:t>j</w:t>
      </w:r>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sidRPr="002265C4">
        <w:rPr>
          <w:rFonts w:ascii="Calibri" w:eastAsia="Calibri" w:hAnsi="Calibri" w:cs="Calibri"/>
          <w:vertAlign w:val="subscript"/>
        </w:rPr>
        <w:t>u</w:t>
      </w:r>
      <w:r>
        <w:rPr>
          <w:rFonts w:ascii="Calibri" w:eastAsia="Calibri" w:hAnsi="Calibri" w:cs="Calibri"/>
        </w:rPr>
        <w:t>)</w:t>
      </w:r>
    </w:p>
    <w:p w14:paraId="3C3F3A91" w14:textId="4A945A00" w:rsidR="002265C4" w:rsidRPr="002265C4" w:rsidRDefault="002265C4" w:rsidP="002265C4">
      <w:pPr>
        <w:spacing w:line="360" w:lineRule="auto"/>
        <w:ind w:firstLine="720"/>
        <w:jc w:val="center"/>
        <w:rPr>
          <w:rFonts w:ascii="Calibri" w:eastAsia="Calibri" w:hAnsi="Calibri" w:cs="Calibri"/>
        </w:rPr>
      </w:pPr>
      <w:r>
        <w:rPr>
          <w:rFonts w:ascii="Calibri" w:eastAsia="Calibri" w:hAnsi="Calibri" w:cs="Calibri"/>
        </w:rPr>
        <w:t>v</w:t>
      </w:r>
      <w:r>
        <w:rPr>
          <w:rFonts w:ascii="Calibri" w:eastAsia="Calibri" w:hAnsi="Calibri" w:cs="Calibri"/>
          <w:vertAlign w:val="subscript"/>
        </w:rPr>
        <w:t>j</w:t>
      </w:r>
      <w:r>
        <w:rPr>
          <w:rFonts w:ascii="Calibri" w:eastAsia="Calibri" w:hAnsi="Calibri" w:cs="Calibri"/>
          <w:vertAlign w:val="subscript"/>
        </w:rPr>
        <w:t>(j)</w:t>
      </w:r>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Pr>
          <w:rFonts w:ascii="Calibri" w:eastAsia="Calibri" w:hAnsi="Calibri" w:cs="Calibri"/>
          <w:vertAlign w:val="subscript"/>
        </w:rPr>
        <w:t>v</w:t>
      </w:r>
      <w:r>
        <w:rPr>
          <w:rFonts w:ascii="Calibri" w:eastAsia="Calibri" w:hAnsi="Calibri" w:cs="Calibri"/>
        </w:rPr>
        <w:t>)</w:t>
      </w:r>
    </w:p>
    <w:p w14:paraId="2EAB1666" w14:textId="77777777" w:rsidR="002265C4" w:rsidRPr="002265C4" w:rsidRDefault="002265C4">
      <w:pPr>
        <w:spacing w:line="360" w:lineRule="auto"/>
        <w:ind w:firstLine="720"/>
        <w:jc w:val="center"/>
        <w:rPr>
          <w:rFonts w:ascii="Calibri" w:eastAsia="Calibri" w:hAnsi="Calibri" w:cs="Calibri"/>
        </w:rPr>
      </w:pPr>
    </w:p>
    <w:p w14:paraId="417B7D06" w14:textId="308578BE" w:rsidR="00512322" w:rsidRDefault="00000000">
      <w:pPr>
        <w:spacing w:line="360" w:lineRule="auto"/>
        <w:rPr>
          <w:rFonts w:ascii="Calibri" w:eastAsia="Calibri" w:hAnsi="Calibri" w:cs="Calibri"/>
        </w:rPr>
      </w:pPr>
      <w:r>
        <w:rPr>
          <w:rFonts w:ascii="Calibri" w:eastAsia="Calibri" w:hAnsi="Calibri" w:cs="Calibri"/>
        </w:rPr>
        <w:lastRenderedPageBreak/>
        <w:t>where μ</w:t>
      </w:r>
      <w:r>
        <w:rPr>
          <w:rFonts w:ascii="Calibri" w:eastAsia="Calibri" w:hAnsi="Calibri" w:cs="Calibri"/>
          <w:vertAlign w:val="subscript"/>
        </w:rPr>
        <w:t>ijk</w:t>
      </w:r>
      <w:r>
        <w:rPr>
          <w:rFonts w:ascii="Calibri" w:eastAsia="Calibri" w:hAnsi="Calibri" w:cs="Calibri"/>
        </w:rPr>
        <w:t xml:space="preserve"> is the expected count of independent detections of red squirrels at site </w:t>
      </w:r>
      <w:r>
        <w:rPr>
          <w:rFonts w:ascii="Calibri" w:eastAsia="Calibri" w:hAnsi="Calibri" w:cs="Calibri"/>
          <w:i/>
        </w:rPr>
        <w:t>i</w:t>
      </w:r>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θ is the overdispersion parameter of the negative binomial distribution, β</w:t>
      </w:r>
      <w:r>
        <w:rPr>
          <w:rFonts w:ascii="Calibri" w:eastAsia="Calibri" w:hAnsi="Calibri" w:cs="Calibri"/>
          <w:vertAlign w:val="subscript"/>
        </w:rPr>
        <w:t>n</w:t>
      </w:r>
      <w:r>
        <w:rPr>
          <w:rFonts w:ascii="Calibri" w:eastAsia="Calibri" w:hAnsi="Calibri" w:cs="Calibri"/>
        </w:rPr>
        <w:t xml:space="preserve"> is the linear coefficient for landscape covariate x</w:t>
      </w:r>
      <w:r>
        <w:rPr>
          <w:rFonts w:ascii="Calibri" w:eastAsia="Calibri" w:hAnsi="Calibri" w:cs="Calibri"/>
          <w:vertAlign w:val="subscript"/>
        </w:rPr>
        <w:t>n</w:t>
      </w:r>
      <w:r>
        <w:rPr>
          <w:rFonts w:ascii="Calibri" w:eastAsia="Calibri" w:hAnsi="Calibri" w:cs="Calibri"/>
        </w:rPr>
        <w:t xml:space="preserve">, and </w:t>
      </w:r>
      <w:r>
        <w:rPr>
          <w:rFonts w:ascii="Calibri" w:eastAsia="Calibri" w:hAnsi="Calibri" w:cs="Calibri"/>
          <w:i/>
        </w:rPr>
        <w:t>v</w:t>
      </w:r>
      <w:r>
        <w:rPr>
          <w:rFonts w:ascii="Calibri" w:eastAsia="Calibri" w:hAnsi="Calibri" w:cs="Calibri"/>
          <w:i/>
          <w:vertAlign w:val="subscript"/>
        </w:rPr>
        <w:t>i(j)</w:t>
      </w:r>
      <w:r>
        <w:rPr>
          <w:rFonts w:ascii="Calibri" w:eastAsia="Calibri" w:hAnsi="Calibri" w:cs="Calibri"/>
        </w:rPr>
        <w:t xml:space="preserve"> and </w:t>
      </w:r>
      <w:r>
        <w:rPr>
          <w:rFonts w:ascii="Calibri" w:eastAsia="Calibri" w:hAnsi="Calibri" w:cs="Calibri"/>
          <w:i/>
        </w:rPr>
        <w:t>u</w:t>
      </w:r>
      <w:r w:rsidR="002265C4">
        <w:rPr>
          <w:rFonts w:ascii="Calibri" w:eastAsia="Calibri" w:hAnsi="Calibri" w:cs="Calibri"/>
          <w:i/>
          <w:vertAlign w:val="subscript"/>
        </w:rPr>
        <w:t>j</w:t>
      </w:r>
      <w:r>
        <w:rPr>
          <w:rFonts w:ascii="Calibri" w:eastAsia="Calibri" w:hAnsi="Calibri" w:cs="Calibri"/>
          <w:i/>
        </w:rPr>
        <w:t xml:space="preserve"> </w:t>
      </w:r>
      <w:r>
        <w:rPr>
          <w:rFonts w:ascii="Calibri" w:eastAsia="Calibri" w:hAnsi="Calibri" w:cs="Calibri"/>
        </w:rPr>
        <w:t>are the nested random intercepts of site and array</w:t>
      </w:r>
      <w:r w:rsidR="002265C4">
        <w:rPr>
          <w:rFonts w:ascii="Calibri" w:eastAsia="Calibri" w:hAnsi="Calibri" w:cs="Calibri"/>
        </w:rPr>
        <w:t>, which were assumed to have a normally distributed variance</w:t>
      </w:r>
      <w:r w:rsidR="002265C4">
        <w:rPr>
          <w:rFonts w:ascii="Calibri" w:eastAsia="Calibri" w:hAnsi="Calibri" w:cs="Calibri"/>
        </w:rPr>
        <w:t xml:space="preserve">. </w:t>
      </w:r>
      <w:r>
        <w:rPr>
          <w:rFonts w:ascii="Calibri" w:eastAsia="Calibri" w:hAnsi="Calibri" w:cs="Calibri"/>
        </w:rPr>
        <w:t xml:space="preserve">All models were fit using maximum likelihood with the Laplace approximation. </w:t>
      </w:r>
    </w:p>
    <w:p w14:paraId="397818FC" w14:textId="77777777" w:rsidR="00512322" w:rsidRDefault="00512322">
      <w:pPr>
        <w:spacing w:line="360" w:lineRule="auto"/>
        <w:rPr>
          <w:rFonts w:ascii="Calibri" w:eastAsia="Calibri" w:hAnsi="Calibri" w:cs="Calibri"/>
        </w:rPr>
      </w:pPr>
    </w:p>
    <w:p w14:paraId="4F63522A" w14:textId="77777777" w:rsidR="00512322" w:rsidRDefault="00000000">
      <w:pPr>
        <w:spacing w:line="360" w:lineRule="auto"/>
        <w:ind w:firstLine="720"/>
        <w:rPr>
          <w:rFonts w:ascii="Calibri" w:eastAsia="Calibri" w:hAnsi="Calibri" w:cs="Calibri"/>
        </w:rPr>
      </w:pPr>
      <w:r>
        <w:rPr>
          <w:rFonts w:ascii="Calibri" w:eastAsia="Calibri" w:hAnsi="Calibri" w:cs="Calibri"/>
        </w:rPr>
        <w:t>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explanatory variables into three categories corresponding to our ecological hypotheses: [i] composition of natural habitat, [ii] composition of anthropogenic features, and [iii] landscape configuration (Table 1). 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twenty-two spatial scales (i.e., 50–5000m) and compared AICc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p>
    <w:p w14:paraId="3053EE33" w14:textId="77777777" w:rsidR="00512322" w:rsidRDefault="00512322">
      <w:pPr>
        <w:spacing w:line="360" w:lineRule="auto"/>
        <w:ind w:firstLine="720"/>
        <w:rPr>
          <w:rFonts w:ascii="Calibri" w:eastAsia="Calibri" w:hAnsi="Calibri" w:cs="Calibri"/>
        </w:rPr>
      </w:pPr>
    </w:p>
    <w:p w14:paraId="1EE5E54F" w14:textId="63DC0190" w:rsidR="00512322" w:rsidRDefault="00000000">
      <w:pPr>
        <w:spacing w:line="360" w:lineRule="auto"/>
        <w:ind w:firstLine="720"/>
        <w:rPr>
          <w:rFonts w:ascii="Calibri" w:eastAsia="Calibri" w:hAnsi="Calibri" w:cs="Calibri"/>
          <w:color w:val="434343"/>
        </w:rPr>
      </w:pPr>
      <w:r w:rsidRPr="002265C4">
        <w:rPr>
          <w:rFonts w:ascii="Calibri" w:eastAsia="Calibri" w:hAnsi="Calibri" w:cs="Calibri"/>
          <w:highlight w:val="yellow"/>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t>
      </w:r>
      <w:commentRangeStart w:id="58"/>
      <w:r w:rsidRPr="002265C4">
        <w:rPr>
          <w:rFonts w:ascii="Calibri" w:eastAsia="Calibri" w:hAnsi="Calibri" w:cs="Calibri"/>
          <w:highlight w:val="yellow"/>
        </w:rPr>
        <w:t xml:space="preserve">we performed model selection on a set of candidate models, including a global model of all fire and land cover type covariates </w:t>
      </w:r>
      <w:r w:rsidRPr="002265C4">
        <w:rPr>
          <w:rFonts w:ascii="Calibri" w:eastAsia="Calibri" w:hAnsi="Calibri" w:cs="Calibri"/>
          <w:i/>
          <w:highlight w:val="yellow"/>
        </w:rPr>
        <w:t>sensu</w:t>
      </w:r>
      <w:r w:rsidRPr="002265C4">
        <w:rPr>
          <w:rFonts w:ascii="Calibri" w:eastAsia="Calibri" w:hAnsi="Calibri" w:cs="Calibri"/>
          <w:highlight w:val="yellow"/>
        </w:rPr>
        <w:t xml:space="preserve"> Chow-Fraser et al. (2022). We deemed this our ‘core model’, and included these variables in all models moving forward. </w:t>
      </w:r>
      <w:commentRangeEnd w:id="58"/>
      <w:r w:rsidR="00EF6B27" w:rsidRPr="002265C4">
        <w:rPr>
          <w:rStyle w:val="CommentReference"/>
          <w:highlight w:val="yellow"/>
        </w:rPr>
        <w:commentReference w:id="58"/>
      </w:r>
      <w:r>
        <w:rPr>
          <w:rFonts w:ascii="Calibri" w:eastAsia="Calibri" w:hAnsi="Calibri" w:cs="Calibri"/>
        </w:rPr>
        <w:t xml:space="preserve">We then combined covariates from each of the three categories into a candidate model set describing our hypotheses about the effects of landscape structure on red squirrel distribution. We did not include roads in any models due to their high correlation with </w:t>
      </w:r>
      <w:ins w:id="59" w:author="Aidan Brushett" w:date="2025-04-28T19:33:00Z" w16du:dateUtc="2025-04-29T02:33:00Z">
        <w:r w:rsidR="001A16DE">
          <w:rPr>
            <w:rFonts w:ascii="Calibri" w:eastAsia="Calibri" w:hAnsi="Calibri" w:cs="Calibri"/>
          </w:rPr>
          <w:t xml:space="preserve">most </w:t>
        </w:r>
      </w:ins>
      <w:r>
        <w:rPr>
          <w:rFonts w:ascii="Calibri" w:eastAsia="Calibri" w:hAnsi="Calibri" w:cs="Calibri"/>
        </w:rPr>
        <w:t>other anthropogenic disturbances (</w:t>
      </w:r>
      <w:commentRangeStart w:id="60"/>
      <w:commentRangeStart w:id="61"/>
      <w:del w:id="62" w:author="Aidan Brushett" w:date="2025-04-28T19:32:00Z" w16du:dateUtc="2025-04-29T02:32:00Z">
        <w:r w:rsidDel="001A16DE">
          <w:rPr>
            <w:rFonts w:ascii="Calibri" w:eastAsia="Calibri" w:hAnsi="Calibri" w:cs="Calibri"/>
          </w:rPr>
          <w:delText>especially</w:delText>
        </w:r>
      </w:del>
      <w:ins w:id="63" w:author="Aidan Brushett" w:date="2025-04-28T19:33:00Z" w16du:dateUtc="2025-04-29T02:33:00Z">
        <w:r w:rsidR="001A16DE">
          <w:rPr>
            <w:rFonts w:ascii="Calibri" w:eastAsia="Calibri" w:hAnsi="Calibri" w:cs="Calibri"/>
          </w:rPr>
          <w:t xml:space="preserve">notably: </w:t>
        </w:r>
      </w:ins>
      <w:del w:id="64" w:author="Aidan Brushett" w:date="2025-04-28T19:32:00Z" w16du:dateUtc="2025-04-29T02:32:00Z">
        <w:r w:rsidDel="001A16DE">
          <w:rPr>
            <w:rFonts w:ascii="Calibri" w:eastAsia="Calibri" w:hAnsi="Calibri" w:cs="Calibri"/>
          </w:rPr>
          <w:delText xml:space="preserve"> </w:delText>
        </w:r>
      </w:del>
      <w:ins w:id="65" w:author="Aidan Brushett" w:date="2025-04-28T19:32:00Z" w16du:dateUtc="2025-04-29T02:32:00Z">
        <w:r w:rsidR="001A16DE">
          <w:rPr>
            <w:rFonts w:ascii="Calibri" w:eastAsia="Calibri" w:hAnsi="Calibri" w:cs="Calibri"/>
          </w:rPr>
          <w:t>Spearman’s r with</w:t>
        </w:r>
        <w:r w:rsidR="001A16DE">
          <w:rPr>
            <w:rFonts w:ascii="Calibri" w:eastAsia="Calibri" w:hAnsi="Calibri" w:cs="Calibri"/>
          </w:rPr>
          <w:t xml:space="preserve"> </w:t>
        </w:r>
      </w:ins>
      <w:r>
        <w:rPr>
          <w:rFonts w:ascii="Calibri" w:eastAsia="Calibri" w:hAnsi="Calibri" w:cs="Calibri"/>
        </w:rPr>
        <w:t xml:space="preserve">well sites </w:t>
      </w:r>
      <w:ins w:id="66" w:author="Aidan Brushett" w:date="2025-04-28T19:32:00Z" w16du:dateUtc="2025-04-29T02:32:00Z">
        <w:r w:rsidR="001A16DE">
          <w:rPr>
            <w:rFonts w:ascii="Calibri" w:eastAsia="Calibri" w:hAnsi="Calibri" w:cs="Calibri"/>
          </w:rPr>
          <w:t xml:space="preserve">= 0.68, </w:t>
        </w:r>
      </w:ins>
      <w:del w:id="67" w:author="Aidan Brushett" w:date="2025-04-28T19:32:00Z" w16du:dateUtc="2025-04-29T02:32:00Z">
        <w:r w:rsidDel="001A16DE">
          <w:rPr>
            <w:rFonts w:ascii="Calibri" w:eastAsia="Calibri" w:hAnsi="Calibri" w:cs="Calibri"/>
          </w:rPr>
          <w:delText xml:space="preserve">and </w:delText>
        </w:r>
      </w:del>
      <w:r>
        <w:rPr>
          <w:rFonts w:ascii="Calibri" w:eastAsia="Calibri" w:hAnsi="Calibri" w:cs="Calibri"/>
        </w:rPr>
        <w:t>industrial facilities</w:t>
      </w:r>
      <w:ins w:id="68" w:author="Aidan Brushett" w:date="2025-04-28T19:32:00Z" w16du:dateUtc="2025-04-29T02:32:00Z">
        <w:r w:rsidR="001A16DE">
          <w:rPr>
            <w:rFonts w:ascii="Calibri" w:eastAsia="Calibri" w:hAnsi="Calibri" w:cs="Calibri"/>
          </w:rPr>
          <w:t xml:space="preserve"> = 0.81</w:t>
        </w:r>
      </w:ins>
      <w:ins w:id="69" w:author="Aidan Brushett" w:date="2025-04-28T19:33:00Z" w16du:dateUtc="2025-04-29T02:33:00Z">
        <w:r w:rsidR="001A16DE">
          <w:rPr>
            <w:rFonts w:ascii="Calibri" w:eastAsia="Calibri" w:hAnsi="Calibri" w:cs="Calibri"/>
          </w:rPr>
          <w:t>, pipelines &amp; transmission lines = 0.70</w:t>
        </w:r>
      </w:ins>
      <w:r>
        <w:rPr>
          <w:rFonts w:ascii="Calibri" w:eastAsia="Calibri" w:hAnsi="Calibri" w:cs="Calibri"/>
        </w:rPr>
        <w:t xml:space="preserve">) </w:t>
      </w:r>
      <w:commentRangeEnd w:id="60"/>
      <w:r w:rsidR="00E87405">
        <w:rPr>
          <w:rStyle w:val="CommentReference"/>
        </w:rPr>
        <w:commentReference w:id="60"/>
      </w:r>
      <w:commentRangeEnd w:id="61"/>
      <w:r w:rsidR="001A16DE">
        <w:rPr>
          <w:rStyle w:val="CommentReference"/>
        </w:rPr>
        <w:commentReference w:id="61"/>
      </w:r>
      <w:r>
        <w:rPr>
          <w:rFonts w:ascii="Calibri" w:eastAsia="Calibri" w:hAnsi="Calibri" w:cs="Calibri"/>
        </w:rPr>
        <w:t xml:space="preserve">at our selected spatial scale. Configuration metrics were highly correlated with variables for anthropogenic disturbance type, so our candidate model set </w:t>
      </w:r>
      <w:r>
        <w:rPr>
          <w:rFonts w:ascii="Calibri" w:eastAsia="Calibri" w:hAnsi="Calibri" w:cs="Calibri"/>
        </w:rPr>
        <w:lastRenderedPageBreak/>
        <w:t xml:space="preserve">was not fully nested. Instead, we represented disturbance in any configuration models using interactions with the aggregate cumulative site disturbance metric, which was not highly correlated with any configuration variables. Our seventeen candidate models allowed us to compare the importance of various components of landscape structure for red squirrel distribution in our study area. We ranked candidate models using AICc scores to compare the importance of various components of landscape structure for red squirrel distribution and identify a best-supported model (Burnham &amp; Anderson, 2002). </w:t>
      </w:r>
      <w:commentRangeStart w:id="70"/>
      <w:commentRangeStart w:id="71"/>
      <w:r>
        <w:rPr>
          <w:rFonts w:ascii="Calibri" w:eastAsia="Calibri" w:hAnsi="Calibri" w:cs="Calibri"/>
        </w:rPr>
        <w:t>We treated any candidate models with ∆AIC &lt;</w:t>
      </w:r>
      <w:del w:id="72" w:author="Aidan Brushett" w:date="2025-04-28T19:34:00Z" w16du:dateUtc="2025-04-29T02:34:00Z">
        <w:r w:rsidDel="001A16DE">
          <w:rPr>
            <w:rFonts w:ascii="Calibri" w:eastAsia="Calibri" w:hAnsi="Calibri" w:cs="Calibri"/>
          </w:rPr>
          <w:delText>3</w:delText>
        </w:r>
      </w:del>
      <w:ins w:id="73" w:author="Aidan Brushett" w:date="2025-04-28T19:34:00Z" w16du:dateUtc="2025-04-29T02:34:00Z">
        <w:r w:rsidR="001A16DE">
          <w:rPr>
            <w:rFonts w:ascii="Calibri" w:eastAsia="Calibri" w:hAnsi="Calibri" w:cs="Calibri"/>
          </w:rPr>
          <w:t>2</w:t>
        </w:r>
      </w:ins>
      <w:r>
        <w:rPr>
          <w:rFonts w:ascii="Calibri" w:eastAsia="Calibri" w:hAnsi="Calibri" w:cs="Calibri"/>
        </w:rPr>
        <w:t xml:space="preserve"> as well-supported and interpreted them accordingly. </w:t>
      </w:r>
      <w:commentRangeEnd w:id="70"/>
      <w:r w:rsidR="00E87405">
        <w:rPr>
          <w:rStyle w:val="CommentReference"/>
        </w:rPr>
        <w:commentReference w:id="70"/>
      </w:r>
      <w:commentRangeEnd w:id="71"/>
      <w:r w:rsidR="001A16DE">
        <w:rPr>
          <w:rStyle w:val="CommentReference"/>
        </w:rPr>
        <w:commentReference w:id="71"/>
      </w:r>
      <w:r>
        <w:rPr>
          <w:rFonts w:ascii="Calibri" w:eastAsia="Calibri" w:hAnsi="Calibri" w:cs="Calibri"/>
        </w:rPr>
        <w:t>Model validity</w:t>
      </w:r>
      <w:ins w:id="74" w:author="Barnas, Andrew" w:date="2025-04-28T10:40:00Z" w16du:dateUtc="2025-04-28T17:40:00Z">
        <w:r w:rsidR="00E87405">
          <w:rPr>
            <w:rFonts w:ascii="Calibri" w:eastAsia="Calibri" w:hAnsi="Calibri" w:cs="Calibri"/>
          </w:rPr>
          <w:t xml:space="preserve"> </w:t>
        </w:r>
        <w:del w:id="75" w:author="Aidan Brushett" w:date="2025-04-28T19:35:00Z" w16du:dateUtc="2025-04-29T02:35:00Z">
          <w:r w:rsidR="00E87405" w:rsidDel="001A16DE">
            <w:rPr>
              <w:rFonts w:ascii="Calibri" w:eastAsia="Calibri" w:hAnsi="Calibri" w:cs="Calibri"/>
            </w:rPr>
            <w:delText>(of top models not all models?)</w:delText>
          </w:r>
        </w:del>
      </w:ins>
      <w:ins w:id="76" w:author="Aidan Brushett" w:date="2025-04-28T19:35:00Z" w16du:dateUtc="2025-04-29T02:35:00Z">
        <w:r w:rsidR="001A16DE">
          <w:rPr>
            <w:rFonts w:ascii="Calibri" w:eastAsia="Calibri" w:hAnsi="Calibri" w:cs="Calibri"/>
          </w:rPr>
          <w:t>of top models</w:t>
        </w:r>
      </w:ins>
      <w:r>
        <w:rPr>
          <w:rFonts w:ascii="Calibri" w:eastAsia="Calibri" w:hAnsi="Calibri" w:cs="Calibri"/>
        </w:rPr>
        <w:t xml:space="preserve"> was verified using diagnostic plots of residuals vs. fitted values and collinearity among predictors was assessed using variance inflation factors (VIFs; Zuur &amp; Ieno, 2016). We further investigated model performance with parametric </w:t>
      </w:r>
      <w:del w:id="77" w:author="Aidan Brushett" w:date="2025-04-28T19:36:00Z" w16du:dateUtc="2025-04-29T02:36:00Z">
        <w:r w:rsidDel="002406E6">
          <w:rPr>
            <w:rFonts w:ascii="Calibri" w:eastAsia="Calibri" w:hAnsi="Calibri" w:cs="Calibri"/>
          </w:rPr>
          <w:delText xml:space="preserve">(simulation) </w:delText>
        </w:r>
        <w:commentRangeStart w:id="78"/>
        <w:commentRangeStart w:id="79"/>
        <w:r w:rsidDel="002406E6">
          <w:rPr>
            <w:rFonts w:ascii="Calibri" w:eastAsia="Calibri" w:hAnsi="Calibri" w:cs="Calibri"/>
          </w:rPr>
          <w:delText>bootstrapping</w:delText>
        </w:r>
        <w:commentRangeEnd w:id="78"/>
        <w:r w:rsidR="006B3054" w:rsidDel="002406E6">
          <w:rPr>
            <w:rStyle w:val="CommentReference"/>
          </w:rPr>
          <w:commentReference w:id="78"/>
        </w:r>
      </w:del>
      <w:commentRangeEnd w:id="79"/>
      <w:r w:rsidR="002406E6">
        <w:rPr>
          <w:rStyle w:val="CommentReference"/>
        </w:rPr>
        <w:commentReference w:id="79"/>
      </w:r>
      <w:ins w:id="80" w:author="Aidan Brushett" w:date="2025-04-28T19:36:00Z" w16du:dateUtc="2025-04-29T02:36:00Z">
        <w:r w:rsidR="002406E6">
          <w:rPr>
            <w:rFonts w:ascii="Calibri" w:eastAsia="Calibri" w:hAnsi="Calibri" w:cs="Calibri"/>
          </w:rPr>
          <w:t>simulations</w:t>
        </w:r>
      </w:ins>
      <w:r>
        <w:rPr>
          <w:rFonts w:ascii="Calibri" w:eastAsia="Calibri" w:hAnsi="Calibri" w:cs="Calibri"/>
        </w:rPr>
        <w:t xml:space="preserve">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81"/>
      <w:commentRangeStart w:id="82"/>
      <w:r>
        <w:rPr>
          <w:rFonts w:ascii="Calibri" w:eastAsia="Calibri" w:hAnsi="Calibri" w:cs="Calibri"/>
        </w:rPr>
        <w:t>ixed</w:t>
      </w:r>
      <w:ins w:id="83" w:author="Aidan Brushett" w:date="2025-04-28T19:37:00Z" w16du:dateUtc="2025-04-29T02:37:00Z">
        <w:r w:rsidR="002406E6">
          <w:rPr>
            <w:rFonts w:ascii="Calibri" w:eastAsia="Calibri" w:hAnsi="Calibri" w:cs="Calibri"/>
          </w:rPr>
          <w:t xml:space="preserve"> </w:t>
        </w:r>
      </w:ins>
      <w:del w:id="84" w:author="Aidan Brushett" w:date="2025-04-28T19:37:00Z" w16du:dateUtc="2025-04-29T02:37:00Z">
        <w:r w:rsidDel="002406E6">
          <w:rPr>
            <w:rFonts w:ascii="Calibri" w:eastAsia="Calibri" w:hAnsi="Calibri" w:cs="Calibri"/>
          </w:rPr>
          <w:delText>-</w:delText>
        </w:r>
      </w:del>
      <w:r>
        <w:rPr>
          <w:rFonts w:ascii="Calibri" w:eastAsia="Calibri" w:hAnsi="Calibri" w:cs="Calibri"/>
        </w:rPr>
        <w:t xml:space="preserve">effect </w:t>
      </w:r>
      <w:ins w:id="85" w:author="Aidan Brushett" w:date="2025-04-28T19:35:00Z" w16du:dateUtc="2025-04-29T02:35:00Z">
        <w:r w:rsidR="001A16DE">
          <w:rPr>
            <w:rFonts w:ascii="Calibri" w:eastAsia="Calibri" w:hAnsi="Calibri" w:cs="Calibri"/>
          </w:rPr>
          <w:t xml:space="preserve">and random effect </w:t>
        </w:r>
      </w:ins>
      <w:r>
        <w:rPr>
          <w:rFonts w:ascii="Calibri" w:eastAsia="Calibri" w:hAnsi="Calibri" w:cs="Calibri"/>
        </w:rPr>
        <w:t xml:space="preserve">estimates </w:t>
      </w:r>
      <w:commentRangeEnd w:id="81"/>
      <w:r w:rsidR="003E4FC3">
        <w:rPr>
          <w:rStyle w:val="CommentReference"/>
        </w:rPr>
        <w:commentReference w:id="81"/>
      </w:r>
      <w:commentRangeEnd w:id="82"/>
      <w:r w:rsidR="001A16DE">
        <w:rPr>
          <w:rStyle w:val="CommentReference"/>
        </w:rPr>
        <w:commentReference w:id="82"/>
      </w:r>
      <w:r>
        <w:rPr>
          <w:rFonts w:ascii="Calibri" w:eastAsia="Calibri" w:hAnsi="Calibri" w:cs="Calibri"/>
        </w:rPr>
        <w:t xml:space="preserve">compared to the top model (Zuur et al., 2016). All model selection and top model evaluation were performed using the </w:t>
      </w:r>
      <w:r>
        <w:rPr>
          <w:rFonts w:ascii="Calibri" w:eastAsia="Calibri" w:hAnsi="Calibri" w:cs="Calibri"/>
          <w:i/>
        </w:rPr>
        <w:t xml:space="preserve">MuMIn </w:t>
      </w:r>
      <w:r>
        <w:rPr>
          <w:rFonts w:ascii="Calibri" w:eastAsia="Calibri" w:hAnsi="Calibri" w:cs="Calibri"/>
        </w:rPr>
        <w:t xml:space="preserve">(Barton, 2015) and </w:t>
      </w:r>
      <w:r>
        <w:rPr>
          <w:rFonts w:ascii="Calibri" w:eastAsia="Calibri" w:hAnsi="Calibri" w:cs="Calibri"/>
          <w:i/>
        </w:rPr>
        <w:t xml:space="preserve">performance </w:t>
      </w:r>
      <w:r>
        <w:rPr>
          <w:rFonts w:ascii="Calibri" w:eastAsia="Calibri" w:hAnsi="Calibri" w:cs="Calibri"/>
        </w:rPr>
        <w:t xml:space="preserve">(Lüdecke et al., 2021) packages in R. </w:t>
      </w:r>
    </w:p>
    <w:p w14:paraId="749AC5D0" w14:textId="77777777" w:rsidR="00512322" w:rsidRDefault="00512322">
      <w:pPr>
        <w:spacing w:line="360" w:lineRule="auto"/>
        <w:jc w:val="both"/>
        <w:rPr>
          <w:rFonts w:ascii="Calibri" w:eastAsia="Calibri" w:hAnsi="Calibri" w:cs="Calibri"/>
        </w:rPr>
      </w:pPr>
    </w:p>
    <w:p w14:paraId="70A3ACA7" w14:textId="77777777" w:rsidR="00512322" w:rsidRDefault="00000000">
      <w:pPr>
        <w:pStyle w:val="Heading2"/>
        <w:spacing w:line="360" w:lineRule="auto"/>
        <w:jc w:val="both"/>
      </w:pPr>
      <w:bookmarkStart w:id="86" w:name="_bslx4j2rockt" w:colFirst="0" w:colLast="0"/>
      <w:bookmarkEnd w:id="86"/>
      <w:commentRangeStart w:id="87"/>
      <w:r>
        <w:t>Results</w:t>
      </w:r>
      <w:commentRangeEnd w:id="87"/>
      <w:r w:rsidR="003E4FC3">
        <w:rPr>
          <w:rStyle w:val="CommentReference"/>
        </w:rPr>
        <w:commentReference w:id="87"/>
      </w:r>
      <w:r>
        <w:tab/>
      </w:r>
      <w:r>
        <w:tab/>
      </w:r>
      <w:r>
        <w:tab/>
      </w:r>
      <w:r>
        <w:tab/>
      </w:r>
      <w:r>
        <w:tab/>
      </w:r>
      <w:r>
        <w:tab/>
      </w:r>
      <w:r>
        <w:tab/>
      </w:r>
      <w:r>
        <w:tab/>
      </w:r>
    </w:p>
    <w:p w14:paraId="504E4A6E" w14:textId="4DE190F8" w:rsidR="006B3054" w:rsidRDefault="00000000" w:rsidP="007424BC">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88"/>
      <w:commentRangeStart w:id="89"/>
      <w:commentRangeStart w:id="90"/>
      <w:r>
        <w:rPr>
          <w:rFonts w:ascii="Calibri" w:eastAsia="Calibri" w:hAnsi="Calibri" w:cs="Calibri"/>
        </w:rPr>
        <w:t xml:space="preserve">Red squirrels were detected at least once at 305 of 430 camera trap sites (naive occupancy = 0.709). </w:t>
      </w:r>
      <w:commentRangeEnd w:id="88"/>
      <w:r w:rsidR="006B3054">
        <w:rPr>
          <w:rStyle w:val="CommentReference"/>
        </w:rPr>
        <w:commentReference w:id="88"/>
      </w:r>
      <w:commentRangeEnd w:id="89"/>
      <w:r w:rsidR="007424BC">
        <w:rPr>
          <w:rStyle w:val="CommentReference"/>
        </w:rPr>
        <w:commentReference w:id="89"/>
      </w:r>
      <w:commentRangeEnd w:id="90"/>
      <w:r w:rsidR="007424BC">
        <w:rPr>
          <w:rStyle w:val="CommentReference"/>
        </w:rPr>
        <w:commentReference w:id="90"/>
      </w:r>
      <w:ins w:id="91" w:author="Aidan Brushett" w:date="2025-04-28T22:37:00Z" w16du:dateUtc="2025-04-29T05:37:00Z">
        <w:r w:rsidR="002265C4" w:rsidRPr="002265C4">
          <w:rPr>
            <w:rFonts w:ascii="Calibri" w:eastAsia="Calibri" w:hAnsi="Calibri" w:cs="Calibri"/>
          </w:rPr>
          <w:t xml:space="preserve"> </w:t>
        </w:r>
        <w:r w:rsidR="002265C4">
          <w:rPr>
            <w:rFonts w:ascii="Calibri" w:eastAsia="Calibri" w:hAnsi="Calibri" w:cs="Calibri"/>
          </w:rPr>
          <w:t xml:space="preserve">Across all sites, </w:t>
        </w:r>
        <w:r w:rsidR="002265C4">
          <w:rPr>
            <w:rFonts w:ascii="Calibri" w:eastAsia="Calibri" w:hAnsi="Calibri" w:cs="Calibri"/>
          </w:rPr>
          <w:t xml:space="preserve">our final </w:t>
        </w:r>
        <w:r w:rsidR="002265C4">
          <w:rPr>
            <w:rFonts w:ascii="Calibri" w:eastAsia="Calibri" w:hAnsi="Calibri" w:cs="Calibri"/>
          </w:rPr>
          <w:t xml:space="preserve">monthly dataset represented 4918 camera-months of data with a mean monthly detection rate of 0.93 squirrels. </w:t>
        </w:r>
      </w:ins>
      <w:del w:id="92" w:author="Aidan Brushett" w:date="2025-04-28T22:37:00Z" w16du:dateUtc="2025-04-29T05:37:00Z">
        <w:r w:rsidR="002265C4" w:rsidDel="002265C4">
          <w:rPr>
            <w:rFonts w:ascii="Calibri" w:eastAsia="Calibri" w:hAnsi="Calibri" w:cs="Calibri"/>
          </w:rPr>
          <w:delText xml:space="preserve"> </w:delText>
        </w:r>
      </w:del>
      <w:ins w:id="93" w:author="Andrew Barnas" w:date="2025-04-28T16:54:00Z" w16du:dateUtc="2025-04-28T23:54:00Z">
        <w:del w:id="94" w:author="Aidan Brushett" w:date="2025-04-28T22:37:00Z" w16du:dateUtc="2025-04-29T05:37:00Z">
          <w:r w:rsidR="008B2310" w:rsidDel="002265C4">
            <w:rPr>
              <w:rFonts w:ascii="Calibri" w:eastAsia="Calibri" w:hAnsi="Calibri" w:cs="Calibri"/>
            </w:rPr>
            <w:delText>What was your actual sample size?</w:delText>
          </w:r>
        </w:del>
      </w:ins>
    </w:p>
    <w:p w14:paraId="75508FB4" w14:textId="0C74DFA8"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ins w:id="95" w:author="Aidan Brushett" w:date="2025-04-28T19:58:00Z" w16du:dateUtc="2025-04-29T02:58:00Z">
        <w:r w:rsidR="007424BC">
          <w:rPr>
            <w:rFonts w:ascii="Calibri" w:eastAsia="Calibri" w:hAnsi="Calibri" w:cs="Calibri"/>
          </w:rPr>
          <w:t>3</w:t>
        </w:r>
      </w:ins>
      <w:del w:id="96"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Natural land cover predictors were included in models at a 100 m </w:t>
      </w:r>
      <w:r>
        <w:rPr>
          <w:rFonts w:ascii="Calibri" w:eastAsia="Calibri" w:hAnsi="Calibri" w:cs="Calibri"/>
        </w:rPr>
        <w:lastRenderedPageBreak/>
        <w:t xml:space="preserve">spatial scale, while composition of anthropogenic features and landscape structure were both included at much larger spatial scales (4250 m and 2250 m, respectively; Fig. </w:t>
      </w:r>
      <w:ins w:id="97" w:author="Aidan Brushett" w:date="2025-04-28T19:58:00Z" w16du:dateUtc="2025-04-29T02:58:00Z">
        <w:r w:rsidR="007424BC">
          <w:rPr>
            <w:rFonts w:ascii="Calibri" w:eastAsia="Calibri" w:hAnsi="Calibri" w:cs="Calibri"/>
          </w:rPr>
          <w:t>3</w:t>
        </w:r>
      </w:ins>
      <w:del w:id="98"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w:t>
      </w:r>
    </w:p>
    <w:p w14:paraId="2EA5D045" w14:textId="77777777" w:rsidR="00512322" w:rsidRDefault="00512322">
      <w:pPr>
        <w:spacing w:line="360" w:lineRule="auto"/>
        <w:ind w:firstLine="720"/>
        <w:rPr>
          <w:rFonts w:ascii="Calibri" w:eastAsia="Calibri" w:hAnsi="Calibri" w:cs="Calibri"/>
        </w:rPr>
      </w:pPr>
    </w:p>
    <w:p w14:paraId="2A33C5DA" w14:textId="67C845F2" w:rsidR="00512322" w:rsidRDefault="00000000">
      <w:pPr>
        <w:spacing w:line="360" w:lineRule="auto"/>
        <w:ind w:firstLine="720"/>
        <w:rPr>
          <w:rFonts w:ascii="Calibri" w:eastAsia="Calibri" w:hAnsi="Calibri" w:cs="Calibri"/>
        </w:rPr>
      </w:pPr>
      <w:commentRangeStart w:id="99"/>
      <w:r>
        <w:rPr>
          <w:rFonts w:ascii="Calibri" w:eastAsia="Calibri" w:hAnsi="Calibri" w:cs="Calibri"/>
        </w:rPr>
        <w:t xml:space="preserve">The highest performing ‘core’ natural land cover model variables included the proportion of conifer forest, mixedwood forest, broadleaf forest, and areas burned within 0–15 years (Table 2). </w:t>
      </w:r>
      <w:commentRangeEnd w:id="99"/>
      <w:r w:rsidR="00EF6B27">
        <w:rPr>
          <w:rStyle w:val="CommentReference"/>
        </w:rPr>
        <w:commentReference w:id="99"/>
      </w:r>
      <w:r>
        <w:rPr>
          <w:rFonts w:ascii="Calibri" w:eastAsia="Calibri" w:hAnsi="Calibri" w:cs="Calibri"/>
        </w:rPr>
        <w:t>However, this ‘core model’ was not well-supported compared to models that included anthropogenic disturbance composition or configuration variables (Table 2). Red squirrel distribution was best explained by a model including natural land cover, edge density, cumulative site disturbance, and an interaction between edge density and site disturbance (AIC = 9394.44, AIC</w:t>
      </w:r>
      <w:r>
        <w:rPr>
          <w:rFonts w:ascii="Calibri" w:eastAsia="Calibri" w:hAnsi="Calibri" w:cs="Calibri"/>
          <w:vertAlign w:val="subscript"/>
        </w:rPr>
        <w:t xml:space="preserve">w </w:t>
      </w:r>
      <w:r>
        <w:rPr>
          <w:rFonts w:ascii="Calibri" w:eastAsia="Calibri" w:hAnsi="Calibri" w:cs="Calibri"/>
        </w:rPr>
        <w:t>= 0.568,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xml:space="preserve">= 0.744; Table 2), supporting our hypothesis of disturbance-mediated configuration effects. Red squirrel detections were negatively related to the proportion of broadleaf forest (β = -0.51, SE = 0.12, p &lt;0.001; Fig. </w:t>
      </w:r>
      <w:ins w:id="100" w:author="Aidan Brushett" w:date="2025-04-28T19:58:00Z" w16du:dateUtc="2025-04-29T02:58:00Z">
        <w:r w:rsidR="007424BC">
          <w:rPr>
            <w:rFonts w:ascii="Calibri" w:eastAsia="Calibri" w:hAnsi="Calibri" w:cs="Calibri"/>
          </w:rPr>
          <w:t>4</w:t>
        </w:r>
      </w:ins>
      <w:del w:id="101"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positively related to the proportion of mixed wood forest (β = 0.16, SE = 0.09, p = 0.08, Fig. </w:t>
      </w:r>
      <w:ins w:id="102" w:author="Aidan Brushett" w:date="2025-04-28T19:58:00Z" w16du:dateUtc="2025-04-29T02:58:00Z">
        <w:r w:rsidR="007424BC">
          <w:rPr>
            <w:rFonts w:ascii="Calibri" w:eastAsia="Calibri" w:hAnsi="Calibri" w:cs="Calibri"/>
          </w:rPr>
          <w:t>4</w:t>
        </w:r>
      </w:ins>
      <w:del w:id="103"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and unrelated to the proportion of conifer forest (β = -0.03, SE = 0.11, p = 0.771; Fig. </w:t>
      </w:r>
      <w:ins w:id="104" w:author="Aidan Brushett" w:date="2025-04-28T19:58:00Z" w16du:dateUtc="2025-04-29T02:58:00Z">
        <w:r w:rsidR="007424BC">
          <w:rPr>
            <w:rFonts w:ascii="Calibri" w:eastAsia="Calibri" w:hAnsi="Calibri" w:cs="Calibri"/>
          </w:rPr>
          <w:t>4</w:t>
        </w:r>
      </w:ins>
      <w:del w:id="105"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The amount of recent fire had a weak positive effect on red squirrels (β = 0.158, SE = 0.11, p = 0.16; Fig. </w:t>
      </w:r>
      <w:ins w:id="106" w:author="Aidan Brushett" w:date="2025-04-28T19:58:00Z" w16du:dateUtc="2025-04-29T02:58:00Z">
        <w:r w:rsidR="007424BC">
          <w:rPr>
            <w:rFonts w:ascii="Calibri" w:eastAsia="Calibri" w:hAnsi="Calibri" w:cs="Calibri"/>
          </w:rPr>
          <w:t>4</w:t>
        </w:r>
      </w:ins>
      <w:del w:id="107"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Overall, anthropogenic edge density had a weak effect on squirrel detections (β = -0.09, SE = 0.17, p = 0.59, Fig. </w:t>
      </w:r>
      <w:ins w:id="108" w:author="Aidan Brushett" w:date="2025-04-28T19:58:00Z" w16du:dateUtc="2025-04-29T02:58:00Z">
        <w:r w:rsidR="007424BC">
          <w:rPr>
            <w:rFonts w:ascii="Calibri" w:eastAsia="Calibri" w:hAnsi="Calibri" w:cs="Calibri"/>
          </w:rPr>
          <w:t>4</w:t>
        </w:r>
      </w:ins>
      <w:del w:id="109"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that became much more strongly negative at high levels of cumulative site disturbance via an interaction term (β = -0.26, SE = 0.10, p = 0.01; Fig. </w:t>
      </w:r>
      <w:ins w:id="110" w:author="Aidan Brushett" w:date="2025-04-28T19:58:00Z" w16du:dateUtc="2025-04-29T02:58:00Z">
        <w:r w:rsidR="007424BC">
          <w:rPr>
            <w:rFonts w:ascii="Calibri" w:eastAsia="Calibri" w:hAnsi="Calibri" w:cs="Calibri"/>
          </w:rPr>
          <w:t>5</w:t>
        </w:r>
      </w:ins>
      <w:del w:id="111" w:author="Aidan Brushett" w:date="2025-04-28T19:58:00Z" w16du:dateUtc="2025-04-29T02:58:00Z">
        <w:r w:rsidDel="007424BC">
          <w:rPr>
            <w:rFonts w:ascii="Calibri" w:eastAsia="Calibri" w:hAnsi="Calibri" w:cs="Calibri"/>
          </w:rPr>
          <w:delText>4</w:delText>
        </w:r>
      </w:del>
      <w:r>
        <w:rPr>
          <w:rFonts w:ascii="Calibri" w:eastAsia="Calibri" w:hAnsi="Calibri" w:cs="Calibri"/>
        </w:rPr>
        <w:t xml:space="preserve">). Unexpectedly, the effect of cumulative site disturbance itself was the opposite of our predictions and had a positive effect (β = 0.30, SE = 0.12, p = 0.01; Fig. </w:t>
      </w:r>
      <w:ins w:id="112" w:author="Aidan Brushett" w:date="2025-04-28T19:58:00Z" w16du:dateUtc="2025-04-29T02:58:00Z">
        <w:r w:rsidR="007424BC">
          <w:rPr>
            <w:rFonts w:ascii="Calibri" w:eastAsia="Calibri" w:hAnsi="Calibri" w:cs="Calibri"/>
          </w:rPr>
          <w:t>4</w:t>
        </w:r>
      </w:ins>
      <w:del w:id="113" w:author="Aidan Brushett" w:date="2025-04-28T19:58:00Z" w16du:dateUtc="2025-04-29T02:58:00Z">
        <w:r w:rsidDel="007424BC">
          <w:rPr>
            <w:rFonts w:ascii="Calibri" w:eastAsia="Calibri" w:hAnsi="Calibri" w:cs="Calibri"/>
          </w:rPr>
          <w:delText>3</w:delText>
        </w:r>
      </w:del>
      <w:r>
        <w:rPr>
          <w:rFonts w:ascii="Calibri" w:eastAsia="Calibri" w:hAnsi="Calibri" w:cs="Calibri"/>
        </w:rPr>
        <w:t>). A</w:t>
      </w:r>
      <w:commentRangeStart w:id="114"/>
      <w:r>
        <w:rPr>
          <w:rFonts w:ascii="Calibri" w:eastAsia="Calibri" w:hAnsi="Calibri" w:cs="Calibri"/>
        </w:rPr>
        <w:t>cross simulations, coefficients were accurately and precisely estimated for configuration and disturbance parameters (</w:t>
      </w:r>
      <w:r w:rsidR="00A44A9F">
        <w:rPr>
          <w:rFonts w:ascii="Calibri" w:eastAsia="Calibri" w:hAnsi="Calibri" w:cs="Calibri"/>
        </w:rPr>
        <w:t>see S</w:t>
      </w:r>
      <w:r>
        <w:rPr>
          <w:rFonts w:ascii="Calibri" w:eastAsia="Calibri" w:hAnsi="Calibri" w:cs="Calibri"/>
        </w:rPr>
        <w:t>upplementary Information</w:t>
      </w:r>
      <w:r w:rsidR="00A44A9F">
        <w:rPr>
          <w:rFonts w:ascii="Calibri" w:eastAsia="Calibri" w:hAnsi="Calibri" w:cs="Calibri"/>
        </w:rPr>
        <w:t xml:space="preserve"> S1</w:t>
      </w:r>
      <w:r>
        <w:rPr>
          <w:rFonts w:ascii="Calibri" w:eastAsia="Calibri" w:hAnsi="Calibri" w:cs="Calibri"/>
        </w:rPr>
        <w:t xml:space="preserve">). </w:t>
      </w:r>
      <w:commentRangeEnd w:id="114"/>
      <w:r w:rsidR="009E28EF">
        <w:rPr>
          <w:rStyle w:val="CommentReference"/>
        </w:rPr>
        <w:commentReference w:id="114"/>
      </w:r>
      <w:r>
        <w:rPr>
          <w:rFonts w:ascii="Calibri" w:eastAsia="Calibri" w:hAnsi="Calibri" w:cs="Calibri"/>
        </w:rPr>
        <w:t xml:space="preserve">Bootstrapped coefficient estimates showed low bias (deviation from ‘true’ model coefficients </w:t>
      </w:r>
      <w:commentRangeStart w:id="115"/>
      <w:r>
        <w:rPr>
          <w:rFonts w:ascii="Calibri" w:eastAsia="Calibri" w:hAnsi="Calibri" w:cs="Calibri"/>
        </w:rPr>
        <w:t>&lt;0.036</w:t>
      </w:r>
      <w:commentRangeEnd w:id="115"/>
      <w:r w:rsidR="009E28EF">
        <w:rPr>
          <w:rStyle w:val="CommentReference"/>
        </w:rPr>
        <w:commentReference w:id="115"/>
      </w:r>
      <w:r>
        <w:rPr>
          <w:rFonts w:ascii="Calibri" w:eastAsia="Calibri" w:hAnsi="Calibri" w:cs="Calibri"/>
        </w:rPr>
        <w:t>) for all variables except recent fire (deviation = 0.17). The empirical standard error from bootstrapped coefficients had much higher precision for edge density, mixedwood, and site disturbance metrics (</w:t>
      </w:r>
      <w:commentRangeStart w:id="116"/>
      <w:r>
        <w:rPr>
          <w:rFonts w:ascii="Calibri" w:eastAsia="Calibri" w:hAnsi="Calibri" w:cs="Calibri"/>
        </w:rPr>
        <w:t>ratio of empirical SE:‘true’ SE &lt;0.55</w:t>
      </w:r>
      <w:commentRangeEnd w:id="116"/>
      <w:r w:rsidR="009E28EF">
        <w:rPr>
          <w:rStyle w:val="CommentReference"/>
        </w:rPr>
        <w:commentReference w:id="116"/>
      </w:r>
      <w:r>
        <w:rPr>
          <w:rFonts w:ascii="Calibri" w:eastAsia="Calibri" w:hAnsi="Calibri" w:cs="Calibri"/>
        </w:rPr>
        <w:t>), similar precision for natural land cover (ratio ~1.0), but much lower precision for recent fire (ratio = 32.9)</w:t>
      </w:r>
    </w:p>
    <w:p w14:paraId="1F3A0D6B" w14:textId="77777777" w:rsidR="00512322" w:rsidRDefault="00512322">
      <w:pPr>
        <w:spacing w:line="360" w:lineRule="auto"/>
        <w:ind w:firstLine="720"/>
        <w:rPr>
          <w:rFonts w:ascii="Calibri" w:eastAsia="Calibri" w:hAnsi="Calibri" w:cs="Calibri"/>
        </w:rPr>
      </w:pPr>
    </w:p>
    <w:p w14:paraId="112197D1" w14:textId="6FEA45A4" w:rsidR="00512322" w:rsidRDefault="00000000">
      <w:pPr>
        <w:spacing w:line="360" w:lineRule="auto"/>
        <w:ind w:firstLine="720"/>
        <w:rPr>
          <w:rFonts w:ascii="Calibri" w:eastAsia="Calibri" w:hAnsi="Calibri" w:cs="Calibri"/>
        </w:rPr>
      </w:pPr>
      <w:r>
        <w:rPr>
          <w:rFonts w:ascii="Calibri" w:eastAsia="Calibri" w:hAnsi="Calibri" w:cs="Calibri"/>
        </w:rPr>
        <w:t>Our top model only had moderate separation from the second-ranked model (ΔAICc = 2.</w:t>
      </w:r>
      <w:r w:rsidR="0027170B">
        <w:rPr>
          <w:rFonts w:ascii="Calibri" w:eastAsia="Calibri" w:hAnsi="Calibri" w:cs="Calibri"/>
        </w:rPr>
        <w:t>58</w:t>
      </w:r>
      <w:r>
        <w:rPr>
          <w:rFonts w:ascii="Calibri" w:eastAsia="Calibri" w:hAnsi="Calibri" w:cs="Calibri"/>
        </w:rPr>
        <w:t>, AIC</w:t>
      </w:r>
      <w:r>
        <w:rPr>
          <w:rFonts w:ascii="Calibri" w:eastAsia="Calibri" w:hAnsi="Calibri" w:cs="Calibri"/>
          <w:vertAlign w:val="subscript"/>
        </w:rPr>
        <w:t>w</w:t>
      </w:r>
      <w:r>
        <w:rPr>
          <w:rFonts w:ascii="Calibri" w:eastAsia="Calibri" w:hAnsi="Calibri" w:cs="Calibri"/>
        </w:rPr>
        <w:t xml:space="preserve"> = 0.15</w:t>
      </w:r>
      <w:r w:rsidR="0027170B">
        <w:rPr>
          <w:rFonts w:ascii="Calibri" w:eastAsia="Calibri" w:hAnsi="Calibri" w:cs="Calibri"/>
        </w:rPr>
        <w:t>3</w:t>
      </w:r>
      <w:r>
        <w:rPr>
          <w:rFonts w:ascii="Calibri" w:eastAsia="Calibri" w:hAnsi="Calibri" w:cs="Calibri"/>
        </w:rPr>
        <w:t xml:space="preserve">;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ins w:id="117" w:author="Aidan Brushett" w:date="2025-04-28T19:58:00Z" w16du:dateUtc="2025-04-29T02:58:00Z">
        <w:r w:rsidR="007424BC">
          <w:rPr>
            <w:rFonts w:ascii="Calibri" w:eastAsia="Calibri" w:hAnsi="Calibri" w:cs="Calibri"/>
          </w:rPr>
          <w:t>4</w:t>
        </w:r>
      </w:ins>
      <w:del w:id="118"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positively related to pipelines and transmission lines (β = 0.31, SE = 0.13, p = 0.02; Fig. 3), and neutrally related to inactive well sites (β = 0.01, SE = 0.14, p = 0.97; Fig. </w:t>
      </w:r>
      <w:ins w:id="119" w:author="Aidan Brushett" w:date="2025-04-28T19:58:00Z" w16du:dateUtc="2025-04-29T02:58:00Z">
        <w:r w:rsidR="007424BC">
          <w:rPr>
            <w:rFonts w:ascii="Calibri" w:eastAsia="Calibri" w:hAnsi="Calibri" w:cs="Calibri"/>
          </w:rPr>
          <w:t>4</w:t>
        </w:r>
      </w:ins>
      <w:del w:id="120" w:author="Aidan Brushett" w:date="2025-04-28T19:58:00Z" w16du:dateUtc="2025-04-29T02:58:00Z">
        <w:r w:rsidDel="007424BC">
          <w:rPr>
            <w:rFonts w:ascii="Calibri" w:eastAsia="Calibri" w:hAnsi="Calibri" w:cs="Calibri"/>
          </w:rPr>
          <w:delText>3</w:delText>
        </w:r>
      </w:del>
      <w:r>
        <w:rPr>
          <w:rFonts w:ascii="Calibri" w:eastAsia="Calibri" w:hAnsi="Calibri" w:cs="Calibri"/>
        </w:rPr>
        <w:t>).</w:t>
      </w:r>
      <w:ins w:id="121" w:author="Andrew Barnas" w:date="2025-04-28T16:26:00Z" w16du:dateUtc="2025-04-28T23:26:00Z">
        <w:r w:rsidR="003E4FC3">
          <w:rPr>
            <w:rFonts w:ascii="Calibri" w:eastAsia="Calibri" w:hAnsi="Calibri" w:cs="Calibri"/>
          </w:rPr>
          <w:t xml:space="preserve"> </w:t>
        </w:r>
      </w:ins>
    </w:p>
    <w:p w14:paraId="50C9ED83" w14:textId="77777777" w:rsidR="00512322" w:rsidRDefault="00512322">
      <w:pPr>
        <w:spacing w:line="360" w:lineRule="auto"/>
        <w:rPr>
          <w:rFonts w:ascii="Calibri" w:eastAsia="Calibri" w:hAnsi="Calibri" w:cs="Calibri"/>
        </w:rPr>
      </w:pPr>
    </w:p>
    <w:p w14:paraId="6DA9AA75" w14:textId="77777777" w:rsidR="00512322" w:rsidRDefault="00000000">
      <w:pPr>
        <w:pStyle w:val="Heading2"/>
        <w:spacing w:line="360" w:lineRule="auto"/>
      </w:pPr>
      <w:bookmarkStart w:id="122" w:name="_9f8fh6nyt2bw" w:colFirst="0" w:colLast="0"/>
      <w:bookmarkEnd w:id="122"/>
      <w:r>
        <w:t>Discussion</w:t>
      </w:r>
      <w:r>
        <w:tab/>
      </w:r>
      <w:r>
        <w:tab/>
      </w:r>
      <w:r>
        <w:tab/>
      </w:r>
      <w:r>
        <w:tab/>
      </w:r>
      <w:r>
        <w:tab/>
      </w:r>
      <w:r>
        <w:tab/>
      </w:r>
      <w:r>
        <w:tab/>
      </w:r>
    </w:p>
    <w:p w14:paraId="20FD2B9D"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123"/>
      <w:r>
        <w:rPr>
          <w:rFonts w:ascii="Calibri" w:eastAsia="Calibri" w:hAnsi="Calibri" w:cs="Calibri"/>
        </w:rPr>
        <w:t>landscape configuration that varies across locations and spatial scales</w:t>
      </w:r>
      <w:commentRangeEnd w:id="123"/>
      <w:r w:rsidR="00074002">
        <w:rPr>
          <w:rStyle w:val="CommentReference"/>
        </w:rPr>
        <w:commentReference w:id="123"/>
      </w:r>
      <w:r>
        <w:rPr>
          <w:rFonts w:ascii="Calibri" w:eastAsia="Calibri" w:hAnsi="Calibri" w:cs="Calibri"/>
        </w:rPr>
        <w:t xml:space="preserve">. Overall, 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amount and squirrel abundance predicted by theory (Andrén, 1994; Didham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2B7EE919" w14:textId="77777777" w:rsidR="00512322" w:rsidRDefault="00000000">
      <w:pPr>
        <w:spacing w:line="360" w:lineRule="auto"/>
        <w:ind w:firstLine="720"/>
        <w:rPr>
          <w:rFonts w:ascii="Calibri" w:eastAsia="Calibri" w:hAnsi="Calibri" w:cs="Calibri"/>
        </w:rPr>
      </w:pPr>
      <w:commentRangeStart w:id="124"/>
      <w:r>
        <w:rPr>
          <w:rFonts w:ascii="Calibri" w:eastAsia="Calibri" w:hAnsi="Calibri" w:cs="Calibri"/>
        </w:rPr>
        <w:t xml:space="preserve">Natural habitat </w:t>
      </w:r>
      <w:commentRangeEnd w:id="124"/>
      <w:r w:rsidR="002B782A">
        <w:rPr>
          <w:rStyle w:val="CommentReference"/>
        </w:rPr>
        <w:commentReference w:id="124"/>
      </w:r>
      <w:r>
        <w:rPr>
          <w:rFonts w:ascii="Calibri" w:eastAsia="Calibri" w:hAnsi="Calibri" w:cs="Calibri"/>
        </w:rPr>
        <w:t xml:space="preserve">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 (Fisher et al., 1999). The 100 m scale at which natural composition influenced squirrels indicates that differences in squirrel detections across land cover types are most likely due to individual foraging behaviour and local habitat use (Rusch &amp; Reeder, 1978). For instance, relative abundance of squirrels decreased sharply in landscapes with high proportions of deciduous forest, which contain few cone resources compared to conifer and mixedwood forests. The complementary resources found in mixed forest may provide greater foraging opportunities to red squirrels, especially through the boom-bust cycles of spruce cone masting (Hallworth et al., 2024). Although red squirrels are conifer specialists, they </w:t>
      </w:r>
      <w:r>
        <w:rPr>
          <w:rFonts w:ascii="Calibri" w:eastAsia="Calibri" w:hAnsi="Calibri" w:cs="Calibri"/>
        </w:rPr>
        <w:lastRenderedPageBreak/>
        <w:t>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a despotic species like the red squirrel. Our results also suggest that fire may increase resource availability for red squirrels by increasing production for tree species with cones opened and distributed by fire (Weber &amp; Flannigan, 1997), but we have low certainty in this effect. In particular, low-intensity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6A05841A" w:rsidR="00512322" w:rsidRDefault="00000000">
      <w:pPr>
        <w:spacing w:line="360" w:lineRule="auto"/>
        <w:ind w:firstLine="720"/>
        <w:jc w:val="both"/>
        <w:rPr>
          <w:rFonts w:ascii="Calibri" w:eastAsia="Calibri" w:hAnsi="Calibri" w:cs="Calibri"/>
        </w:rPr>
      </w:pPr>
      <w:commentRangeStart w:id="125"/>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125"/>
      <w:r w:rsidR="002B782A">
        <w:rPr>
          <w:rStyle w:val="CommentReference"/>
        </w:rPr>
        <w:commentReference w:id="125"/>
      </w:r>
      <w:r>
        <w:rPr>
          <w:rFonts w:ascii="Calibri" w:eastAsia="Calibri" w:hAnsi="Calibri" w:cs="Calibri"/>
        </w:rPr>
        <w:t>(Kotliar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w:t>
      </w:r>
      <w:ins w:id="126" w:author="Aidan Brushett" w:date="2025-04-28T18:57:00Z" w16du:dateUtc="2025-04-29T01:57:00Z">
        <w:r w:rsidR="004C0FBE">
          <w:rPr>
            <w:rFonts w:ascii="Calibri" w:eastAsia="Calibri" w:hAnsi="Calibri" w:cs="Calibri"/>
          </w:rPr>
          <w:t>.</w:t>
        </w:r>
      </w:ins>
      <w:del w:id="127" w:author="Aidan Brushett" w:date="2025-04-28T18:57:00Z" w16du:dateUtc="2025-04-29T01:57:00Z">
        <w:r w:rsidDel="004C0FBE">
          <w:rPr>
            <w:rFonts w:ascii="Calibri" w:eastAsia="Calibri" w:hAnsi="Calibri" w:cs="Calibri"/>
          </w:rPr>
          <w:delText xml:space="preserve"> rather than individual habitat use</w:delText>
        </w:r>
      </w:del>
      <w:r>
        <w:rPr>
          <w:rFonts w:ascii="Calibri" w:eastAsia="Calibri" w:hAnsi="Calibri" w:cs="Calibri"/>
        </w:rPr>
        <w:t>.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643DBD73" w:rsidR="00512322" w:rsidRDefault="00000000">
      <w:pPr>
        <w:spacing w:line="360" w:lineRule="auto"/>
        <w:ind w:firstLine="720"/>
        <w:jc w:val="both"/>
        <w:rPr>
          <w:rFonts w:ascii="Calibri" w:eastAsia="Calibri" w:hAnsi="Calibri" w:cs="Calibri"/>
        </w:rPr>
      </w:pPr>
      <w:commentRangeStart w:id="128"/>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128"/>
      <w:r w:rsidR="002B782A">
        <w:rPr>
          <w:rStyle w:val="CommentReference"/>
        </w:rPr>
        <w:commentReference w:id="128"/>
      </w:r>
      <w:r>
        <w:rPr>
          <w:rFonts w:ascii="Calibri" w:eastAsia="Calibri" w:hAnsi="Calibri" w:cs="Calibri"/>
        </w:rPr>
        <w:t xml:space="preserve">We propose several potential explanations for this relationship. First, the negative effect of edge density could be a reflection of decreased dispersal. Long-range sciurid dispersal is impacted by landscape structure (Hämäläinen et al., 2019; Merrick &amp; Koprowski, 2016), and red squirrels are generally averse to crossing open habitat including timber harvest blocks (Bakker &amp; Van Vuren, 2004), and disperse shorter distances in younger forest stands (Larsen, 2009). However, we note that in our second-supported model, the proportion of </w:t>
      </w:r>
      <w:r>
        <w:rPr>
          <w:rFonts w:ascii="Calibri" w:eastAsia="Calibri" w:hAnsi="Calibri" w:cs="Calibri"/>
        </w:rPr>
        <w:lastRenderedPageBreak/>
        <w:t xml:space="preserve">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 </w:t>
      </w:r>
      <w:ins w:id="129" w:author="Andrew Barnas" w:date="2025-04-28T16:41:00Z" w16du:dateUtc="2025-04-28T23:41:00Z">
        <w:r w:rsidR="002B782A">
          <w:rPr>
            <w:rFonts w:ascii="Calibri" w:eastAsia="Calibri" w:hAnsi="Calibri" w:cs="Calibri"/>
          </w:rPr>
          <w:t xml:space="preserve">ck </w:t>
        </w:r>
      </w:ins>
    </w:p>
    <w:p w14:paraId="36A7E3D3" w14:textId="77777777" w:rsidR="00512322" w:rsidRDefault="00512322">
      <w:pPr>
        <w:spacing w:line="360" w:lineRule="auto"/>
        <w:ind w:firstLine="720"/>
        <w:jc w:val="both"/>
        <w:rPr>
          <w:rFonts w:ascii="Calibri" w:eastAsia="Calibri" w:hAnsi="Calibri" w:cs="Calibri"/>
        </w:rPr>
      </w:pPr>
    </w:p>
    <w:p w14:paraId="61DBD62A" w14:textId="53CC1C42" w:rsidR="00512322" w:rsidRDefault="00000000">
      <w:pPr>
        <w:spacing w:line="360" w:lineRule="auto"/>
        <w:ind w:firstLine="720"/>
        <w:jc w:val="both"/>
        <w:rPr>
          <w:rFonts w:ascii="Calibri" w:eastAsia="Calibri" w:hAnsi="Calibri" w:cs="Calibri"/>
        </w:rPr>
      </w:pPr>
      <w:r>
        <w:rPr>
          <w:rFonts w:ascii="Calibri" w:eastAsia="Calibri" w:hAnsi="Calibri" w:cs="Calibri"/>
        </w:rPr>
        <w:t>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Avian predators in particular are likely influential for red squirrel populations since red squirrels are a main prey species of raptors like the northern goshawk (Salafsky et al., 2007). Raptors use forest edges for perching (Mirski &amp; Väli, 2021) in agricultural landscapes; edge features that permeate boreal habitat may provide increased visibility, which has been shown to increase predation rates by raptors (</w:t>
      </w:r>
      <w:commentRangeStart w:id="130"/>
      <w:commentRangeStart w:id="131"/>
      <w:r>
        <w:rPr>
          <w:rFonts w:ascii="Calibri" w:eastAsia="Calibri" w:hAnsi="Calibri" w:cs="Calibri"/>
        </w:rPr>
        <w:t xml:space="preserve">Opermanis, 2004). </w:t>
      </w:r>
      <w:commentRangeEnd w:id="130"/>
      <w:r w:rsidR="002B782A">
        <w:rPr>
          <w:rStyle w:val="CommentReference"/>
        </w:rPr>
        <w:commentReference w:id="130"/>
      </w:r>
      <w:commentRangeEnd w:id="131"/>
      <w:r w:rsidR="0009054F">
        <w:rPr>
          <w:rStyle w:val="CommentReference"/>
        </w:rPr>
        <w:commentReference w:id="131"/>
      </w:r>
    </w:p>
    <w:p w14:paraId="49B3F228" w14:textId="77777777" w:rsidR="00512322" w:rsidRDefault="00512322">
      <w:pPr>
        <w:spacing w:line="360" w:lineRule="auto"/>
        <w:ind w:firstLine="720"/>
        <w:jc w:val="both"/>
        <w:rPr>
          <w:rFonts w:ascii="Calibri" w:eastAsia="Calibri" w:hAnsi="Calibri" w:cs="Calibri"/>
        </w:rPr>
      </w:pPr>
    </w:p>
    <w:p w14:paraId="175DCDC3" w14:textId="77777777"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early-successional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mesocarnivore use of seismic lines, especially coyotes (Tattersall et al., 2020; Clare et al., 2023), a predator of red squirrels (O’Donoghue et al., 2001; Latham et al., 2013), but there is less evidence for predator use along more </w:t>
      </w:r>
      <w:r>
        <w:rPr>
          <w:rFonts w:ascii="Calibri" w:eastAsia="Calibri" w:hAnsi="Calibri" w:cs="Calibri"/>
        </w:rPr>
        <w:lastRenderedPageBreak/>
        <w:t xml:space="preserve">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Skatter et al. (2020) found that a positive relationship between red squirrels and pipelines or transmission lines (Skatter et al., 2020). </w:t>
      </w:r>
    </w:p>
    <w:p w14:paraId="04AB7488" w14:textId="77777777" w:rsidR="00512322" w:rsidRDefault="00000000">
      <w:pPr>
        <w:pStyle w:val="Heading3"/>
        <w:spacing w:line="360" w:lineRule="auto"/>
      </w:pPr>
      <w:bookmarkStart w:id="132" w:name="_22issswytjem" w:colFirst="0" w:colLast="0"/>
      <w:bookmarkEnd w:id="132"/>
      <w:commentRangeStart w:id="133"/>
      <w:r>
        <w:t>Caveats paragraph (collapsed into discussion)</w:t>
      </w:r>
      <w:commentRangeEnd w:id="133"/>
      <w:r w:rsidR="00074002">
        <w:rPr>
          <w:rStyle w:val="CommentReference"/>
          <w:color w:val="auto"/>
        </w:rPr>
        <w:commentReference w:id="133"/>
      </w:r>
    </w:p>
    <w:p w14:paraId="40A22BD8" w14:textId="2F7B6920" w:rsidR="00512322" w:rsidRDefault="00000000">
      <w:pPr>
        <w:spacing w:line="360" w:lineRule="auto"/>
        <w:rPr>
          <w:rFonts w:ascii="Calibri" w:eastAsia="Calibri" w:hAnsi="Calibri" w:cs="Calibri"/>
        </w:rPr>
      </w:pPr>
      <w:r>
        <w:rPr>
          <w:rFonts w:ascii="Calibri" w:eastAsia="Calibri" w:hAnsi="Calibri" w:cs="Calibri"/>
        </w:rPr>
        <w:tab/>
        <w:t xml:space="preserve">Small, cursorial species such as red squirrels can be difficult to measure with precision using camera traps. Our camera traps were designed to simultaneously capture a wide variety of mammal species, and effectively allowed us to model red squirrel distribution across a large spatial extent that would be unfeasible using other field-based methods. Furthermore, although we sampled a gradient of anthropogenic disturbance, camera traps were not directly deployed on anthropogenic disturbance features. Our stratified design was intended to measure red squirrel 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ins w:id="134" w:author="Aidan Brushett" w:date="2025-04-28T19:18:00Z" w16du:dateUtc="2025-04-29T02:18:00Z">
        <w:r w:rsidR="0009054F">
          <w:rPr>
            <w:rFonts w:ascii="Calibri" w:eastAsia="Calibri" w:hAnsi="Calibri" w:cs="Calibri"/>
          </w:rPr>
          <w:t xml:space="preserve">mammal-oriented </w:t>
        </w:r>
      </w:ins>
      <w:commentRangeStart w:id="135"/>
      <w:commentRangeStart w:id="136"/>
      <w:r>
        <w:rPr>
          <w:rFonts w:ascii="Calibri" w:eastAsia="Calibri" w:hAnsi="Calibri" w:cs="Calibri"/>
        </w:rPr>
        <w:t xml:space="preserve">camera traps generally do not reliably detect birds, </w:t>
      </w:r>
      <w:commentRangeEnd w:id="135"/>
      <w:r w:rsidR="00074002">
        <w:rPr>
          <w:rStyle w:val="CommentReference"/>
        </w:rPr>
        <w:commentReference w:id="135"/>
      </w:r>
      <w:commentRangeEnd w:id="136"/>
      <w:r w:rsidR="0009054F">
        <w:rPr>
          <w:rStyle w:val="CommentReference"/>
        </w:rPr>
        <w:commentReference w:id="136"/>
      </w:r>
      <w:r>
        <w:rPr>
          <w:rFonts w:ascii="Calibri" w:eastAsia="Calibri" w:hAnsi="Calibri" w:cs="Calibri"/>
        </w:rPr>
        <w:t xml:space="preserve">synthetic studies or supplementary sources of data (e.g., automated recording units) will likely be required to study mammalian and avian communities concurrently. </w:t>
      </w:r>
    </w:p>
    <w:p w14:paraId="2878DE47" w14:textId="77777777" w:rsidR="00512322" w:rsidRDefault="00512322">
      <w:pPr>
        <w:spacing w:line="360" w:lineRule="auto"/>
        <w:rPr>
          <w:rFonts w:ascii="Calibri" w:eastAsia="Calibri" w:hAnsi="Calibri" w:cs="Calibri"/>
        </w:rPr>
      </w:pPr>
    </w:p>
    <w:p w14:paraId="3FF41758" w14:textId="77777777" w:rsidR="00512322" w:rsidRDefault="00000000">
      <w:pPr>
        <w:pStyle w:val="Heading2"/>
        <w:spacing w:line="360" w:lineRule="auto"/>
      </w:pPr>
      <w:bookmarkStart w:id="137" w:name="_9vhq2xeu7ytl" w:colFirst="0" w:colLast="0"/>
      <w:bookmarkEnd w:id="137"/>
      <w:r>
        <w:t>Conclusions</w:t>
      </w:r>
    </w:p>
    <w:p w14:paraId="123064BC" w14:textId="77777777"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w:t>
      </w:r>
      <w:r>
        <w:rPr>
          <w:rFonts w:ascii="Calibri" w:eastAsia="Calibri" w:hAnsi="Calibri" w:cs="Calibri"/>
        </w:rPr>
        <w:lastRenderedPageBreak/>
        <w:t xml:space="preserve">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Although red squirrels do not top the list of conservation priorities in the Boreal Plains, their responses to industrial land-use underscore the importance of considering both configuration and composition of anthropogenic disturbances when assessing impacts to mammal populations. 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processes, and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138" w:name="_nxm74ocr671m" w:colFirst="0" w:colLast="0"/>
      <w:bookmarkEnd w:id="138"/>
      <w:r>
        <w:lastRenderedPageBreak/>
        <w:t>Author contributions</w:t>
      </w:r>
    </w:p>
    <w:p w14:paraId="2B6B1C83" w14:textId="77777777" w:rsidR="00512322" w:rsidRDefault="00000000">
      <w:pPr>
        <w:spacing w:line="360" w:lineRule="auto"/>
        <w:rPr>
          <w:rFonts w:ascii="Calibri" w:eastAsia="Calibri" w:hAnsi="Calibri" w:cs="Calibri"/>
          <w:highlight w:val="white"/>
        </w:rPr>
      </w:pPr>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p>
    <w:p w14:paraId="47319B71" w14:textId="77777777" w:rsidR="00512322" w:rsidRDefault="00000000">
      <w:pPr>
        <w:pStyle w:val="Heading2"/>
        <w:spacing w:before="80" w:after="240" w:line="360" w:lineRule="auto"/>
      </w:pPr>
      <w:bookmarkStart w:id="139" w:name="_n50qcarm0yrg" w:colFirst="0" w:colLast="0"/>
      <w:bookmarkEnd w:id="139"/>
      <w:r>
        <w:t>Acknowledgements</w:t>
      </w:r>
    </w:p>
    <w:p w14:paraId="55250D53" w14:textId="1F9711B9"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______________. We are grateful for the comments of _______. Funding was provided by the Oil Sands Monitoring (OSM) program, Natural Sciences and Engineering REsearch Council (NSERC), and University of Victoria’s Applied Conservation Macro Ecology (ACME) lab. </w:t>
      </w:r>
      <w:ins w:id="140" w:author="Andrew Barnas" w:date="2025-04-28T16:49:00Z" w16du:dateUtc="2025-04-28T23:49:00Z">
        <w:r w:rsidR="00074002">
          <w:rPr>
            <w:rFonts w:ascii="Calibri" w:eastAsia="Calibri" w:hAnsi="Calibri" w:cs="Calibri"/>
            <w:highlight w:val="white"/>
          </w:rPr>
          <w:t>Mention your favourite soundtrack here for lols</w:t>
        </w:r>
      </w:ins>
      <w:ins w:id="141" w:author="Aidan Brushett" w:date="2025-04-28T19:19:00Z" w16du:dateUtc="2025-04-29T02:19:00Z">
        <w:r w:rsidR="0009054F">
          <w:rPr>
            <w:rFonts w:ascii="Calibri" w:eastAsia="Calibri" w:hAnsi="Calibri" w:cs="Calibri"/>
            <w:highlight w:val="white"/>
          </w:rPr>
          <w:t xml:space="preserve">. Shoutout to The Kardashians for keeping company during a bazillion </w:t>
        </w:r>
      </w:ins>
      <w:ins w:id="142" w:author="Aidan Brushett" w:date="2025-04-28T19:20:00Z" w16du:dateUtc="2025-04-29T02:20:00Z">
        <w:r w:rsidR="0009054F">
          <w:rPr>
            <w:rFonts w:ascii="Calibri" w:eastAsia="Calibri" w:hAnsi="Calibri" w:cs="Calibri"/>
            <w:highlight w:val="white"/>
          </w:rPr>
          <w:t xml:space="preserve">hours of </w:t>
        </w:r>
      </w:ins>
      <w:ins w:id="143" w:author="Aidan Brushett" w:date="2025-04-28T19:19:00Z" w16du:dateUtc="2025-04-29T02:19:00Z">
        <w:r w:rsidR="0009054F">
          <w:rPr>
            <w:rFonts w:ascii="Calibri" w:eastAsia="Calibri" w:hAnsi="Calibri" w:cs="Calibri"/>
            <w:highlight w:val="white"/>
          </w:rPr>
          <w:t>image tagging lol</w:t>
        </w:r>
      </w:ins>
    </w:p>
    <w:p w14:paraId="097D09BD" w14:textId="77777777" w:rsidR="00512322" w:rsidRDefault="00000000">
      <w:pPr>
        <w:pStyle w:val="Heading2"/>
        <w:spacing w:before="80" w:after="240" w:line="360" w:lineRule="auto"/>
      </w:pPr>
      <w:bookmarkStart w:id="144" w:name="_geax5ozcw9q5" w:colFirst="0" w:colLast="0"/>
      <w:bookmarkEnd w:id="144"/>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145" w:name="_r71kelrhzcb4" w:colFirst="0" w:colLast="0"/>
      <w:bookmarkEnd w:id="145"/>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146" w:name="_qr3he6fkeia2" w:colFirst="0" w:colLast="0"/>
      <w:bookmarkEnd w:id="146"/>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147" w:name="_5ba5u8x12n52" w:colFirst="0" w:colLast="0"/>
      <w:bookmarkEnd w:id="147"/>
      <w:r>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148" w:name="_lgnt7crpj5en" w:colFirst="0" w:colLast="0"/>
      <w:bookmarkEnd w:id="148"/>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149" w:name="_6a4kq0etjl5t" w:colFirst="0" w:colLast="0"/>
      <w:bookmarkEnd w:id="149"/>
      <w:r>
        <w:rPr>
          <w:rFonts w:ascii="Calibri" w:eastAsia="Calibri" w:hAnsi="Calibri" w:cs="Calibri"/>
          <w:sz w:val="20"/>
          <w:szCs w:val="20"/>
        </w:rPr>
        <w:t xml:space="preserve">Abib, T. H., Chasmer,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4AB729FC" w14:textId="77777777" w:rsidR="00512322" w:rsidRDefault="00000000">
      <w:pPr>
        <w:spacing w:after="240"/>
        <w:ind w:left="630"/>
        <w:rPr>
          <w:rFonts w:ascii="Calibri" w:eastAsia="Calibri" w:hAnsi="Calibri" w:cs="Calibri"/>
          <w:sz w:val="20"/>
          <w:szCs w:val="20"/>
        </w:rPr>
      </w:pPr>
      <w:bookmarkStart w:id="150" w:name="_otzho7fg7dfk" w:colFirst="0" w:colLast="0"/>
      <w:bookmarkEnd w:id="150"/>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Anderson, E. M., &amp; Boutin, S. (2002). Edge effects on survival and behaviour of juvenile red squirrels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Small Mammal.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18</w:t>
      </w:r>
      <w:r>
        <w:rPr>
          <w:rFonts w:ascii="Calibri" w:eastAsia="Calibri" w:hAnsi="Calibri" w:cs="Calibri"/>
          <w:sz w:val="20"/>
          <w:szCs w:val="20"/>
        </w:rPr>
        <w:t>(3), 689–697. https://doi.org/10.1111/j.1523-1739.2004.00149.x</w:t>
      </w:r>
    </w:p>
    <w:p w14:paraId="6D5F59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Barton, K. (2015). Package ‘mumin.’ </w:t>
      </w:r>
      <w:r>
        <w:rPr>
          <w:rFonts w:ascii="Calibri" w:eastAsia="Calibri" w:hAnsi="Calibri" w:cs="Calibri"/>
          <w:i/>
          <w:sz w:val="20"/>
          <w:szCs w:val="20"/>
        </w:rPr>
        <w:t>Version</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w:t>
      </w:r>
      <w:r>
        <w:rPr>
          <w:rFonts w:ascii="Calibri" w:eastAsia="Calibri" w:hAnsi="Calibri" w:cs="Calibri"/>
          <w:i/>
          <w:sz w:val="20"/>
          <w:szCs w:val="20"/>
        </w:rPr>
        <w:t>18.</w:t>
      </w:r>
    </w:p>
    <w:p w14:paraId="7DEFCF3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Bayne, E., Dennett, J., Kohler, M., Ball, J., Bidwell, M., Braid, A., Chetelat, J., Dillegeard, E., Farr, D., Fisher, J., Freemark, M., Foster, K., Godwin, C., Hebert, C., Huggard, D., McIssac, D., Narwani, T., Nielsen, S., Pauli, B., … Mundy, L. (2021). </w:t>
      </w:r>
      <w:r>
        <w:rPr>
          <w:rFonts w:ascii="Calibri" w:eastAsia="Calibri" w:hAnsi="Calibri" w:cs="Calibri"/>
          <w:i/>
          <w:sz w:val="20"/>
          <w:szCs w:val="20"/>
        </w:rPr>
        <w:t>Oil Sands Monitoring Program: A Before-After DoseResponse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Bayne, E., &amp; Hobson, K. (2000). Relative use of contiguous and fragmented boreal forest by red squirrels (Tamiasciurus hudsonicus).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Burgar,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r>
        <w:rPr>
          <w:rFonts w:ascii="Calibri" w:eastAsia="Calibri" w:hAnsi="Calibri" w:cs="Calibri"/>
          <w:i/>
          <w:sz w:val="20"/>
          <w:szCs w:val="20"/>
        </w:rPr>
        <w:t>Tamiasciurus hudsonicus</w:t>
      </w:r>
      <w:r>
        <w:rPr>
          <w:rFonts w:ascii="Calibri" w:eastAsia="Calibri" w:hAnsi="Calibri" w:cs="Calibri"/>
          <w:sz w:val="20"/>
          <w:szCs w:val="20"/>
        </w:rPr>
        <w:t xml:space="preserve">). </w:t>
      </w:r>
      <w:r>
        <w:rPr>
          <w:rFonts w:ascii="Calibri" w:eastAsia="Calibri" w:hAnsi="Calibri" w:cs="Calibri"/>
          <w:i/>
          <w:sz w:val="20"/>
          <w:szCs w:val="20"/>
        </w:rPr>
        <w:t>Behavioural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Burgar,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Burnham, K., &amp; Anderson, D. (2002). </w:t>
      </w:r>
      <w:r>
        <w:rPr>
          <w:rFonts w:ascii="Calibri" w:eastAsia="Calibri" w:hAnsi="Calibri" w:cs="Calibri"/>
          <w:i/>
          <w:sz w:val="20"/>
          <w:szCs w:val="20"/>
        </w:rPr>
        <w:t>Model Selection and Multimodel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Steenweg,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Clare, J. D. J., Zuckerberg, B., Liu, N., Stenglein, J. L., Van Deelen,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Curveira-Santos, G., Marion, S., Sutherland, C., Beirne, C., Herdman, E. J., Tattersall, E. R., Burgar,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Dabros,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Didham,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Didham,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Fisher, J. T., Anholt, B., &amp; Volpe, J. P. (2011). Body mass explains characteristic scales of habitat selection in terrestrial mammals. </w:t>
      </w:r>
      <w:r>
        <w:rPr>
          <w:rFonts w:ascii="Calibri" w:eastAsia="Calibri" w:hAnsi="Calibri" w:cs="Calibri"/>
          <w:i/>
          <w:sz w:val="20"/>
          <w:szCs w:val="20"/>
        </w:rPr>
        <w:t>Ecol Evol</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Syntopic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Didham, R. K., Banks-Leite, C., Barlow, J., Ewers, R. M., Rosindell, J., Holt, R. D., Gonzalez, A., Pardini, R., Damschen, E. I., Melo, F. P. L., Ries, L., Prevedello, J. A., Tscharntke,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Godron, M. (1981). Patches and Structural Components for A Landscape Ecology. </w:t>
      </w:r>
      <w:r>
        <w:rPr>
          <w:rFonts w:ascii="Calibri" w:eastAsia="Calibri" w:hAnsi="Calibri" w:cs="Calibri"/>
          <w:i/>
          <w:sz w:val="20"/>
          <w:szCs w:val="20"/>
        </w:rPr>
        <w:t>BioScience</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Selonen,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Esseen,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Hesselbarth, M. H. K., Sciaini, M., With, K. A., Wiegand, K., &amp; Nowosad, J. (2019). landscapemetrics: an open‐source R tool to calculate landscape metrics. </w:t>
      </w:r>
      <w:r>
        <w:rPr>
          <w:rFonts w:ascii="Calibri" w:eastAsia="Calibri" w:hAnsi="Calibri" w:cs="Calibri"/>
          <w:i/>
          <w:sz w:val="20"/>
          <w:szCs w:val="20"/>
        </w:rPr>
        <w:t>Ecography</w:t>
      </w:r>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Hijmans,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Buettel, J. C., Galetti, M., Guangchun,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Kotliar,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Kremsater,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Larsen, K. W. (2009). Dispersal in a gradient of habitats: Activity by juvenile North American red squirrels (Tamiasciurus hudsonicus) in varying-age forest stands. </w:t>
      </w:r>
      <w:r>
        <w:rPr>
          <w:rFonts w:ascii="Calibri" w:eastAsia="Calibri" w:hAnsi="Calibri" w:cs="Calibri"/>
          <w:i/>
          <w:sz w:val="20"/>
          <w:szCs w:val="20"/>
        </w:rPr>
        <w:t>Écoscience</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Lüdecke,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MacKenzie, D. I., Nichols, J. D., Lachman, G. B., Droege, S., Andrew Royle, J., &amp; Langtimm,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https://doi.org/10.1890/0012-9658(2002)083[2248:ESORWD]2.0.CO;2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r>
        <w:rPr>
          <w:rFonts w:ascii="Calibri" w:eastAsia="Calibri" w:hAnsi="Calibri" w:cs="Calibri"/>
          <w:i/>
          <w:sz w:val="20"/>
          <w:szCs w:val="20"/>
        </w:rPr>
        <w:t>Tamiasciurus hudsonicus</w:t>
      </w:r>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O’Donoghue, M., Boutin, S., Murray, D. L., Krebs, C. J., Hofer, E. J.,Breitenmoser, U., … Nams, V. O. (2001). Coyotes and lynx. In C. J.Krebs (Ed.), Ecosystem dynamics of the boreal forest: The Kluane project(pp. 276–323). New York, NY: Oxford University Press.</w:t>
      </w:r>
    </w:p>
    <w:p w14:paraId="1B4DDB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Opermanis,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Pasher,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Patterson, J. E. H., &amp; Malcolm, J. R. (2010). Landscape structure and local habitat characteristics as correlates of Glaucomys sabrinus and Tamiasciurus hudsonicus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Pebesma,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Püttker, T., Crouzeilles, R., Almeida-Gomes, M., Schmoeller, M., Maurenza, D., Alves-Pinto, H., Pardini, R., Vieira, M. V, Banks-Leite, C., Fonseca, C. R., Metzger, J. P., Accacio, G. M., Alexandrino, E. R., Barros, C. S., Bogoni, J. A., Boscolo, D., Brancalion, P. H. S., Bueno, A. A., Cambui, E. C. B., … Prevedello,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Didham,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Salafsky,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Starzomski,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Skatter, H. G., Kansas, J. L., Charlebois, M. L., &amp; Skatter,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Burgar,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Tscharntke, T., Tylianakis, J. M., Rand, T. A., Didham, R. K., Fahrig, L., Batáry, P., Bengtsson, J., Clough, Y., Crist, T. O., Dormann, C. F., Ewers, R. M., Fründ,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Photopoulou, T., Pirotta, E., Rolland, R. M., Schwacke,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Villette, P., Krebs, C. J., &amp; Jung, T. S. (2016). Evaluating camera traps as an alternative to live trapping for estimating the density of snowshoe hares (Lepus americanus) and red squirrels (Tamiasciurus hudsonicus).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Walpole, A. A., &amp; Bowman, J. (2011). Patch occupancy by squirrels in fragmented deciduous forest: effects of behavior. </w:t>
      </w:r>
      <w:r>
        <w:rPr>
          <w:rFonts w:ascii="Calibri" w:eastAsia="Calibri" w:hAnsi="Calibri" w:cs="Calibri"/>
          <w:i/>
          <w:sz w:val="20"/>
          <w:szCs w:val="20"/>
        </w:rPr>
        <w:t>Acta Theriologica</w:t>
      </w:r>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Didham, R. K., Ding, P., Holt, R. D., Holyoak, M., Hu, G., Hughes, A. C., Jiang, L., Laurance, W. F., Liu, J., Pimm, S. L., Robinson, S. K., Russo, S. E., Si, X., Wilcove,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Wulder,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Ieno,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br w:type="page"/>
      </w:r>
    </w:p>
    <w:p w14:paraId="3BDC6B71" w14:textId="77777777" w:rsidR="00512322" w:rsidRDefault="00000000">
      <w:pPr>
        <w:pStyle w:val="Heading2"/>
        <w:spacing w:line="312" w:lineRule="auto"/>
        <w:jc w:val="both"/>
      </w:pPr>
      <w:bookmarkStart w:id="151" w:name="_4cznrppnwhre" w:colFirst="0" w:colLast="0"/>
      <w:bookmarkEnd w:id="151"/>
      <w:r>
        <w:lastRenderedPageBreak/>
        <w:t>Figures and Tables</w:t>
      </w:r>
    </w:p>
    <w:p w14:paraId="1212B049" w14:textId="77777777" w:rsidR="00512322" w:rsidRDefault="00000000">
      <w:pPr>
        <w:spacing w:before="240" w:after="240"/>
        <w:jc w:val="both"/>
        <w:rPr>
          <w:rFonts w:ascii="Calibri" w:eastAsia="Calibri" w:hAnsi="Calibri" w:cs="Calibri"/>
          <w:b/>
        </w:rPr>
      </w:pPr>
      <w:commentRangeStart w:id="152"/>
      <w:r>
        <w:rPr>
          <w:rFonts w:ascii="Calibri" w:eastAsia="Calibri" w:hAnsi="Calibri" w:cs="Calibri"/>
          <w:b/>
          <w:noProof/>
        </w:rPr>
        <w:drawing>
          <wp:inline distT="114300" distB="114300" distL="114300" distR="114300" wp14:anchorId="4210AF69" wp14:editId="152625C4">
            <wp:extent cx="5943600" cy="44704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4470400"/>
                    </a:xfrm>
                    <a:prstGeom prst="rect">
                      <a:avLst/>
                    </a:prstGeom>
                    <a:ln/>
                  </pic:spPr>
                </pic:pic>
              </a:graphicData>
            </a:graphic>
          </wp:inline>
        </w:drawing>
      </w:r>
      <w:commentRangeEnd w:id="152"/>
      <w:r w:rsidR="00CF2830">
        <w:rPr>
          <w:rStyle w:val="CommentReference"/>
        </w:rPr>
        <w:commentReference w:id="152"/>
      </w:r>
    </w:p>
    <w:p w14:paraId="6B1F34ED" w14:textId="24A9C806" w:rsidR="007424BC" w:rsidRDefault="00000000" w:rsidP="007424BC">
      <w:pPr>
        <w:spacing w:after="240" w:line="312" w:lineRule="auto"/>
        <w:rPr>
          <w:ins w:id="153" w:author="Aidan Brushett" w:date="2025-04-28T19:59:00Z" w16du:dateUtc="2025-04-29T02:59:00Z"/>
          <w:rFonts w:ascii="Calibri" w:eastAsia="Calibri" w:hAnsi="Calibri" w:cs="Calibri"/>
        </w:rPr>
      </w:pPr>
      <w:r>
        <w:rPr>
          <w:rFonts w:ascii="Calibri" w:eastAsia="Calibri" w:hAnsi="Calibri" w:cs="Calibri"/>
        </w:rPr>
        <w:t>Figure 1. Ten landscapes within the Boreal Plains selected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w:t>
      </w:r>
      <w:ins w:id="154" w:author="Aidan Brushett" w:date="2025-04-28T19:59:00Z" w16du:dateUtc="2025-04-29T02:59:00Z">
        <w:r w:rsidR="007424BC">
          <w:rPr>
            <w:rFonts w:ascii="Calibri" w:eastAsia="Calibri" w:hAnsi="Calibri" w:cs="Calibri"/>
          </w:rPr>
          <w:t>.</w:t>
        </w:r>
      </w:ins>
      <w:r>
        <w:rPr>
          <w:rFonts w:ascii="Calibri" w:eastAsia="Calibri" w:hAnsi="Calibri" w:cs="Calibri"/>
        </w:rPr>
        <w:t xml:space="preserve"> </w:t>
      </w:r>
      <w:commentRangeStart w:id="155"/>
      <w:commentRangeStart w:id="156"/>
      <w:del w:id="157" w:author="Aidan Brushett" w:date="2025-04-28T19:59:00Z" w16du:dateUtc="2025-04-29T02:59:00Z">
        <w:r w:rsidDel="007424BC">
          <w:rPr>
            <w:rFonts w:ascii="Calibri" w:eastAsia="Calibri" w:hAnsi="Calibri" w:cs="Calibri"/>
          </w:rPr>
          <w:delText xml:space="preserve">(total independent detections = 4747). </w:delText>
        </w:r>
        <w:commentRangeEnd w:id="155"/>
        <w:r w:rsidR="00CF2830" w:rsidDel="007424BC">
          <w:rPr>
            <w:rStyle w:val="CommentReference"/>
          </w:rPr>
          <w:commentReference w:id="155"/>
        </w:r>
        <w:commentRangeEnd w:id="156"/>
        <w:r w:rsidR="007424BC" w:rsidDel="007424BC">
          <w:rPr>
            <w:rStyle w:val="CommentReference"/>
          </w:rPr>
          <w:commentReference w:id="156"/>
        </w:r>
      </w:del>
    </w:p>
    <w:p w14:paraId="1A8191D8" w14:textId="77777777" w:rsidR="007424BC" w:rsidRDefault="007424BC">
      <w:r>
        <w:br w:type="page"/>
      </w:r>
    </w:p>
    <w:p w14:paraId="234175FD" w14:textId="0CFE90D1" w:rsidR="007424BC" w:rsidRDefault="007424BC" w:rsidP="007424BC">
      <w:pPr>
        <w:spacing w:after="240" w:line="312" w:lineRule="auto"/>
        <w:jc w:val="center"/>
      </w:pPr>
      <w:r>
        <w:rPr>
          <w:noProof/>
        </w:rPr>
        <w:lastRenderedPageBreak/>
        <w:drawing>
          <wp:inline distT="0" distB="0" distL="0" distR="0" wp14:anchorId="6BDDD618" wp14:editId="156ED385">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72019903" w14:textId="012AB635" w:rsidR="00512322" w:rsidRDefault="007424BC">
      <w:pPr>
        <w:spacing w:after="240" w:line="312" w:lineRule="auto"/>
        <w:rPr>
          <w:rFonts w:ascii="Calibri" w:eastAsia="Calibri" w:hAnsi="Calibri" w:cs="Calibri"/>
          <w:i/>
          <w:sz w:val="20"/>
          <w:szCs w:val="20"/>
        </w:rPr>
      </w:pPr>
      <w:r>
        <w:rPr>
          <w:rFonts w:ascii="Calibri" w:eastAsia="Calibri" w:hAnsi="Calibri" w:cs="Calibri"/>
        </w:rPr>
        <w:t xml:space="preserve">Figure </w:t>
      </w:r>
      <w:r>
        <w:rPr>
          <w:rFonts w:ascii="Calibri" w:eastAsia="Calibri" w:hAnsi="Calibri" w:cs="Calibri"/>
        </w:rPr>
        <w:t>2</w:t>
      </w:r>
      <w:r>
        <w:rPr>
          <w:rFonts w:ascii="Calibri" w:eastAsia="Calibri" w:hAnsi="Calibri" w:cs="Calibri"/>
        </w:rPr>
        <w:t xml:space="preserve">. </w:t>
      </w:r>
      <w:r>
        <w:rPr>
          <w:rFonts w:ascii="Calibri" w:eastAsia="Calibri" w:hAnsi="Calibri" w:cs="Calibri"/>
        </w:rPr>
        <w:t xml:space="preserve">Distribution of monthly independent detections of red squirrels for 430 camera trap sites within 10 boreal landscapes. Independent detections of squirrels were </w:t>
      </w:r>
      <w:r w:rsidR="00000000">
        <w:br w:type="page"/>
      </w:r>
    </w:p>
    <w:p w14:paraId="425806A5" w14:textId="275E4E13" w:rsidR="00512322" w:rsidRDefault="00F305EA" w:rsidP="00F305EA">
      <w:pPr>
        <w:spacing w:after="240" w:line="312" w:lineRule="auto"/>
        <w:jc w:val="center"/>
        <w:rPr>
          <w:rFonts w:ascii="Calibri" w:eastAsia="Calibri" w:hAnsi="Calibri" w:cs="Calibri"/>
          <w:sz w:val="20"/>
          <w:szCs w:val="20"/>
        </w:rPr>
      </w:pPr>
      <w:r>
        <w:rPr>
          <w:noProof/>
        </w:rPr>
        <w:lastRenderedPageBreak/>
        <w:drawing>
          <wp:inline distT="0" distB="0" distL="0" distR="0" wp14:anchorId="7A7DA195" wp14:editId="7AD4FBC0">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603B9D7" w14:textId="447708CE"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ins w:id="158" w:author="Aidan Brushett" w:date="2025-04-28T19:58:00Z" w16du:dateUtc="2025-04-29T02:58:00Z">
        <w:r w:rsidR="007424BC">
          <w:rPr>
            <w:rFonts w:ascii="Calibri" w:eastAsia="Calibri" w:hAnsi="Calibri" w:cs="Calibri"/>
          </w:rPr>
          <w:t>3</w:t>
        </w:r>
      </w:ins>
      <w:del w:id="159" w:author="Aidan Brushett" w:date="2025-04-28T19:58:00Z" w16du:dateUtc="2025-04-29T02:58:00Z">
        <w:r w:rsidDel="007424BC">
          <w:rPr>
            <w:rFonts w:ascii="Calibri" w:eastAsia="Calibri" w:hAnsi="Calibri" w:cs="Calibri"/>
          </w:rPr>
          <w:delText>2</w:delText>
        </w:r>
      </w:del>
      <w:r>
        <w:rPr>
          <w:rFonts w:ascii="Calibri" w:eastAsia="Calibri" w:hAnsi="Calibri" w:cs="Calibri"/>
        </w:rPr>
        <w:t>.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r>
        <w:rPr>
          <w:rFonts w:ascii="Calibri" w:eastAsia="Calibri" w:hAnsi="Calibri" w:cs="Calibri"/>
          <w:b/>
          <w:noProof/>
        </w:rPr>
        <w:lastRenderedPageBreak/>
        <w:drawing>
          <wp:inline distT="114300" distB="114300" distL="114300" distR="114300" wp14:anchorId="19D36FF5" wp14:editId="0DDA1192">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4807" cy="3631399"/>
                    </a:xfrm>
                    <a:prstGeom prst="rect">
                      <a:avLst/>
                    </a:prstGeom>
                    <a:ln/>
                  </pic:spPr>
                </pic:pic>
              </a:graphicData>
            </a:graphic>
          </wp:inline>
        </w:drawing>
      </w:r>
    </w:p>
    <w:p w14:paraId="67E8827E" w14:textId="0399ADF8"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ins w:id="160" w:author="Aidan Brushett" w:date="2025-04-28T19:59:00Z" w16du:dateUtc="2025-04-29T02:59:00Z">
        <w:r w:rsidR="007424BC">
          <w:rPr>
            <w:rFonts w:ascii="Calibri" w:eastAsia="Calibri" w:hAnsi="Calibri" w:cs="Calibri"/>
          </w:rPr>
          <w:t>4</w:t>
        </w:r>
      </w:ins>
      <w:del w:id="161" w:author="Aidan Brushett" w:date="2025-04-28T19:59:00Z" w16du:dateUtc="2025-04-29T02:59:00Z">
        <w:r w:rsidDel="007424BC">
          <w:rPr>
            <w:rFonts w:ascii="Calibri" w:eastAsia="Calibri" w:hAnsi="Calibri" w:cs="Calibri"/>
          </w:rPr>
          <w:delText>3</w:delText>
        </w:r>
      </w:del>
      <w:r>
        <w:rPr>
          <w:rFonts w:ascii="Calibri" w:eastAsia="Calibri" w:hAnsi="Calibri" w:cs="Calibri"/>
        </w:rPr>
        <w:t>. Odds ratios with 95% confidence intervals for standardized coefficients for [A] the top-ranked model explaining red squirrel detections as a function of edge density and cumulative site disturbance, and [B] the second-ranked model (ΔAICc = 2.45, AIC</w:t>
      </w:r>
      <w:r>
        <w:rPr>
          <w:rFonts w:ascii="Calibri" w:eastAsia="Calibri" w:hAnsi="Calibri" w:cs="Calibri"/>
          <w:vertAlign w:val="subscript"/>
        </w:rPr>
        <w:t>w</w:t>
      </w:r>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2D6BDBD5" w:rsidR="00512322" w:rsidRDefault="009F38B4" w:rsidP="00F305EA">
      <w:pPr>
        <w:spacing w:after="200" w:line="312" w:lineRule="auto"/>
        <w:jc w:val="center"/>
        <w:rPr>
          <w:rFonts w:ascii="Calibri" w:eastAsia="Calibri" w:hAnsi="Calibri" w:cs="Calibri"/>
        </w:rPr>
      </w:pPr>
      <w:commentRangeStart w:id="162"/>
      <w:commentRangeStart w:id="163"/>
      <w:commentRangeStart w:id="164"/>
      <w:commentRangeEnd w:id="163"/>
      <w:r>
        <w:rPr>
          <w:rStyle w:val="CommentReference"/>
        </w:rPr>
        <w:lastRenderedPageBreak/>
        <w:commentReference w:id="163"/>
      </w:r>
      <w:commentRangeEnd w:id="162"/>
      <w:r w:rsidR="00697500">
        <w:rPr>
          <w:rStyle w:val="CommentReference"/>
        </w:rPr>
        <w:commentReference w:id="162"/>
      </w:r>
      <w:commentRangeEnd w:id="164"/>
      <w:r w:rsidR="00F305EA">
        <w:rPr>
          <w:rStyle w:val="CommentReference"/>
        </w:rPr>
        <w:commentReference w:id="164"/>
      </w:r>
      <w:r w:rsidR="00F305EA" w:rsidRPr="00F305EA">
        <w:rPr>
          <w:noProof/>
        </w:rPr>
        <w:t xml:space="preserve"> </w:t>
      </w:r>
      <w:r w:rsidR="00F305EA">
        <w:rPr>
          <w:noProof/>
        </w:rPr>
        <w:drawing>
          <wp:inline distT="0" distB="0" distL="0" distR="0" wp14:anchorId="47B57970" wp14:editId="4C1C7583">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p>
    <w:p w14:paraId="6AC3CDDD" w14:textId="27F00CEA" w:rsidR="00512322" w:rsidRDefault="00000000">
      <w:pPr>
        <w:spacing w:after="200" w:line="312" w:lineRule="auto"/>
        <w:rPr>
          <w:rFonts w:ascii="Calibri" w:eastAsia="Calibri" w:hAnsi="Calibri" w:cs="Calibri"/>
        </w:rPr>
      </w:pPr>
      <w:r>
        <w:rPr>
          <w:rFonts w:ascii="Calibri" w:eastAsia="Calibri" w:hAnsi="Calibri" w:cs="Calibri"/>
        </w:rPr>
        <w:t xml:space="preserve">Figure </w:t>
      </w:r>
      <w:ins w:id="165" w:author="Aidan Brushett" w:date="2025-04-28T19:59:00Z" w16du:dateUtc="2025-04-29T02:59:00Z">
        <w:r w:rsidR="007424BC">
          <w:rPr>
            <w:rFonts w:ascii="Calibri" w:eastAsia="Calibri" w:hAnsi="Calibri" w:cs="Calibri"/>
          </w:rPr>
          <w:t>5</w:t>
        </w:r>
      </w:ins>
      <w:del w:id="166" w:author="Aidan Brushett" w:date="2025-04-28T19:59:00Z" w16du:dateUtc="2025-04-29T02:59:00Z">
        <w:r w:rsidDel="007424BC">
          <w:rPr>
            <w:rFonts w:ascii="Calibri" w:eastAsia="Calibri" w:hAnsi="Calibri" w:cs="Calibri"/>
          </w:rPr>
          <w:delText>4</w:delText>
        </w:r>
      </w:del>
      <w:r>
        <w:rPr>
          <w:rFonts w:ascii="Calibri" w:eastAsia="Calibri" w:hAnsi="Calibri" w:cs="Calibri"/>
        </w:rPr>
        <w:t xml:space="preserve">.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49069C90" w:rsidR="00512322" w:rsidRDefault="00000000">
      <w:pPr>
        <w:spacing w:line="312" w:lineRule="auto"/>
        <w:rPr>
          <w:rFonts w:ascii="Calibri" w:eastAsia="Calibri" w:hAnsi="Calibri" w:cs="Calibri"/>
        </w:rPr>
      </w:pPr>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ins w:id="167" w:author="Aidan Brushett" w:date="2025-04-28T23:42:00Z" w16du:dateUtc="2025-04-29T06:42:00Z">
        <w:r w:rsidR="00F305EA">
          <w:rPr>
            <w:rFonts w:ascii="Calibri" w:eastAsia="Calibri" w:hAnsi="Calibri" w:cs="Calibri"/>
          </w:rPr>
          <w:t>.</w:t>
        </w:r>
      </w:ins>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r="6143"/>
                    <a:stretch>
                      <a:fillRect/>
                    </a:stretch>
                  </pic:blipFill>
                  <pic:spPr>
                    <a:xfrm>
                      <a:off x="0" y="0"/>
                      <a:ext cx="6062907" cy="3228032"/>
                    </a:xfrm>
                    <a:prstGeom prst="rect">
                      <a:avLst/>
                    </a:prstGeom>
                    <a:ln/>
                  </pic:spPr>
                </pic:pic>
              </a:graphicData>
            </a:graphic>
          </wp:inline>
        </w:drawing>
      </w:r>
      <w:r>
        <w:br w:type="page"/>
      </w:r>
    </w:p>
    <w:p w14:paraId="21FC1C82" w14:textId="794A1E5D" w:rsidR="00512322" w:rsidRDefault="00000000">
      <w:pPr>
        <w:spacing w:line="312" w:lineRule="auto"/>
        <w:rPr>
          <w:rFonts w:ascii="Calibri" w:eastAsia="Calibri" w:hAnsi="Calibri" w:cs="Calibri"/>
        </w:rPr>
      </w:pPr>
      <w:commentRangeStart w:id="168"/>
      <w:commentRangeStart w:id="169"/>
      <w:commentRangeStart w:id="170"/>
      <w:r>
        <w:rPr>
          <w:rFonts w:ascii="Calibri" w:eastAsia="Calibri" w:hAnsi="Calibri" w:cs="Calibri"/>
        </w:rPr>
        <w:lastRenderedPageBreak/>
        <w:t xml:space="preserve">Table 2. Model selection results from candidate hypotheses describing impact of the composition of natural features, composition of anthropogenic features, and landscape configuration on red squirrel abundance in the Boreal Plains. Top models (within </w:t>
      </w:r>
      <w:r w:rsidR="007424BC">
        <w:rPr>
          <w:rFonts w:ascii="Calibri" w:eastAsia="Calibri" w:hAnsi="Calibri" w:cs="Calibri"/>
        </w:rPr>
        <w:t>2</w:t>
      </w:r>
      <w:r>
        <w:rPr>
          <w:rFonts w:ascii="Calibri" w:eastAsia="Calibri" w:hAnsi="Calibri" w:cs="Calibri"/>
        </w:rPr>
        <w:t xml:space="preserve"> AIC units) are shown in bold. </w:t>
      </w:r>
      <w:commentRangeEnd w:id="168"/>
      <w:r w:rsidR="008B2310">
        <w:rPr>
          <w:rStyle w:val="CommentReference"/>
        </w:rPr>
        <w:commentReference w:id="168"/>
      </w:r>
      <w:commentRangeEnd w:id="169"/>
      <w:r w:rsidR="0027170B">
        <w:rPr>
          <w:rStyle w:val="CommentReference"/>
        </w:rPr>
        <w:commentReference w:id="169"/>
      </w:r>
      <w:commentRangeEnd w:id="170"/>
      <w:r w:rsidR="0027170B">
        <w:rPr>
          <w:rStyle w:val="CommentReference"/>
        </w:rPr>
        <w:commentReference w:id="170"/>
      </w:r>
    </w:p>
    <w:p w14:paraId="5FDE72D4"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399A97E3" wp14:editId="7AC1B135">
            <wp:extent cx="5943600" cy="4533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4533900"/>
                    </a:xfrm>
                    <a:prstGeom prst="rect">
                      <a:avLst/>
                    </a:prstGeom>
                    <a:ln/>
                  </pic:spPr>
                </pic:pic>
              </a:graphicData>
            </a:graphic>
          </wp:inline>
        </w:drawing>
      </w:r>
      <w:r>
        <w:br w:type="page"/>
      </w:r>
    </w:p>
    <w:p w14:paraId="73E8136B" w14:textId="77777777" w:rsidR="00512322"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19"/>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nas, Andrew" w:date="2025-04-25T15:32:00Z" w:initials="BA">
    <w:p w14:paraId="390491A4" w14:textId="24075B9F" w:rsidR="00E432AF" w:rsidRDefault="00E432AF">
      <w:pPr>
        <w:pStyle w:val="CommentText"/>
      </w:pPr>
      <w:r>
        <w:rPr>
          <w:rStyle w:val="CommentReference"/>
        </w:rPr>
        <w:annotationRef/>
      </w:r>
      <w:r>
        <w:t>Typo? Or do I just not know what a multiplex is</w:t>
      </w:r>
    </w:p>
  </w:comment>
  <w:comment w:id="4" w:author="Aidan Brushett" w:date="2025-04-28T18:46:00Z" w:initials="AB">
    <w:p w14:paraId="43998194" w14:textId="77777777" w:rsidR="00D66518" w:rsidRDefault="00D66518" w:rsidP="00D66518">
      <w:pPr>
        <w:pStyle w:val="CommentText"/>
      </w:pPr>
      <w:r>
        <w:rPr>
          <w:rStyle w:val="CommentReference"/>
        </w:rPr>
        <w:annotationRef/>
      </w:r>
      <w:r>
        <w:t>Jargon-y adjective, removed</w:t>
      </w:r>
    </w:p>
  </w:comment>
  <w:comment w:id="8" w:author="Barnas, Andrew" w:date="2025-04-25T15:42:00Z" w:initials="BA">
    <w:p w14:paraId="39648987" w14:textId="629332D4"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9"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12"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13" w:author="Barnas, Andrew" w:date="2025-04-25T15:50:00Z" w:initials="BA">
    <w:p w14:paraId="5B3181B6" w14:textId="42F6143B"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14"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15" w:author="Barnas, Andrew" w:date="2025-04-25T15:54:00Z" w:initials="BA">
    <w:p w14:paraId="070B5143" w14:textId="5CA15BC5" w:rsidR="002A405E" w:rsidRDefault="002A405E">
      <w:pPr>
        <w:pStyle w:val="CommentText"/>
      </w:pPr>
      <w:r>
        <w:rPr>
          <w:rStyle w:val="CommentReference"/>
        </w:rPr>
        <w:annotationRef/>
      </w:r>
      <w:r>
        <w:t>negatively? Positively? Give a directionality to your hypothesis.</w:t>
      </w:r>
    </w:p>
  </w:comment>
  <w:comment w:id="16"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20" w:author="Barnas, Andrew" w:date="2025-04-28T09:42:00Z" w:initials="BA">
    <w:p w14:paraId="485BF984" w14:textId="79ABDCCD" w:rsidR="00CF2830" w:rsidRDefault="00CF2830">
      <w:pPr>
        <w:pStyle w:val="CommentText"/>
      </w:pPr>
      <w:r>
        <w:rPr>
          <w:rStyle w:val="CommentReference"/>
        </w:rPr>
        <w:annotationRef/>
      </w:r>
      <w:r>
        <w:t xml:space="preserve">Should mention this is Alberta Canada. Help reference readers who don’t know where this is. </w:t>
      </w:r>
    </w:p>
  </w:comment>
  <w:comment w:id="21"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26" w:author="Barnas, Andrew" w:date="2025-04-28T09:50:00Z" w:initials="BA">
    <w:p w14:paraId="3970E3E7" w14:textId="0C55BC11" w:rsidR="00CF2830" w:rsidRDefault="00CF2830">
      <w:pPr>
        <w:pStyle w:val="CommentText"/>
      </w:pPr>
      <w:r>
        <w:rPr>
          <w:rStyle w:val="CommentReference"/>
        </w:rPr>
        <w:annotationRef/>
      </w:r>
      <w:r>
        <w:t>sus…</w:t>
      </w:r>
    </w:p>
  </w:comment>
  <w:comment w:id="27" w:author="Aidan Brushett" w:date="2025-04-28T19:05:00Z" w:initials="AB">
    <w:p w14:paraId="222018F7" w14:textId="77777777" w:rsidR="004C0FBE" w:rsidRDefault="004C0FBE" w:rsidP="004C0FBE">
      <w:pPr>
        <w:pStyle w:val="CommentText"/>
      </w:pPr>
      <w:r>
        <w:rPr>
          <w:rStyle w:val="CommentReference"/>
        </w:rPr>
        <w:annotationRef/>
      </w:r>
      <w:r>
        <w:t>True lol I guess they weren’t one of the species we initially cared about… removed and just left medium- to large-sized</w:t>
      </w:r>
    </w:p>
  </w:comment>
  <w:comment w:id="33" w:author="Barnas, Andrew" w:date="2025-04-28T09:52:00Z" w:initials="BA">
    <w:p w14:paraId="67419EF3" w14:textId="6E846CA9" w:rsidR="00CF2830" w:rsidRDefault="00CF2830">
      <w:pPr>
        <w:pStyle w:val="CommentText"/>
      </w:pPr>
      <w:r>
        <w:rPr>
          <w:rStyle w:val="CommentReference"/>
        </w:rPr>
        <w:annotationRef/>
      </w:r>
      <w:r>
        <w:t>evidenced by?</w:t>
      </w:r>
    </w:p>
  </w:comment>
  <w:comment w:id="34"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37" w:author="Barnas, Andrew" w:date="2025-04-28T09:52:00Z" w:initials="BA">
    <w:p w14:paraId="001972F7" w14:textId="33D762DC"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38"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43"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44"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45"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50" w:author="Barnas, Andrew" w:date="2025-04-28T10:01:00Z" w:initials="BA">
    <w:p w14:paraId="1E246215" w14:textId="0D3EEF88"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51"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54" w:author="Andrew Barnas" w:date="2025-04-28T16:10:00Z" w:initials="AB">
    <w:p w14:paraId="6DB404FE" w14:textId="3BF9BEA5"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55"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56" w:author="Barnas, Andrew" w:date="2025-04-28T10:03:00Z" w:initials="BA">
    <w:p w14:paraId="76805B0E" w14:textId="6BB18C1D"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57"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58" w:author="Barnas, Andrew" w:date="2025-04-28T11:06:00Z" w:initials="BA">
    <w:p w14:paraId="7CB50442" w14:textId="63F6E07F" w:rsidR="00EF6B27" w:rsidRDefault="00EF6B27">
      <w:pPr>
        <w:pStyle w:val="CommentText"/>
      </w:pPr>
      <w:r>
        <w:rPr>
          <w:rStyle w:val="CommentReference"/>
        </w:rPr>
        <w:annotationRef/>
      </w:r>
      <w:r>
        <w:t xml:space="preserve">See my comments below on this core model, </w:t>
      </w:r>
      <w:r w:rsidR="00695A3E">
        <w:t>readers need to better understand the process of how you got here since this is integral to th</w:t>
      </w:r>
      <w:r w:rsidR="00BB6BB4">
        <w:t>e main analysis</w:t>
      </w:r>
    </w:p>
  </w:comment>
  <w:comment w:id="60" w:author="Barnas, Andrew" w:date="2025-04-28T10:35:00Z" w:initials="BA">
    <w:p w14:paraId="25A40A5C" w14:textId="632B8307" w:rsidR="00E87405" w:rsidRDefault="00E87405">
      <w:pPr>
        <w:pStyle w:val="CommentText"/>
      </w:pPr>
      <w:r>
        <w:rPr>
          <w:rStyle w:val="CommentReference"/>
        </w:rPr>
        <w:annotationRef/>
      </w:r>
      <w:r>
        <w:t xml:space="preserve">Evidence? </w:t>
      </w:r>
    </w:p>
  </w:comment>
  <w:comment w:id="61"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70" w:author="Barnas, Andrew" w:date="2025-04-28T10:39:00Z" w:initials="BA">
    <w:p w14:paraId="4C0CB57A" w14:textId="685B7EED"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71"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78" w:author="Barnas, Andrew" w:date="2025-04-28T10:46:00Z" w:initials="BA">
    <w:p w14:paraId="723CE1EB" w14:textId="39F5125B" w:rsidR="006B3054" w:rsidRDefault="006B3054">
      <w:pPr>
        <w:pStyle w:val="CommentText"/>
      </w:pPr>
      <w:r>
        <w:rPr>
          <w:rStyle w:val="CommentReference"/>
        </w:rPr>
        <w:annotationRef/>
      </w:r>
      <w:r>
        <w:t>I don’t think its technically bootstrapping since you aren’t resampling the original data, rather you are simulating new data from a model. So this is more of a monte carlo simulation.</w:t>
      </w:r>
    </w:p>
  </w:comment>
  <w:comment w:id="79" w:author="Aidan Brushett" w:date="2025-04-28T19:37:00Z" w:initials="AB">
    <w:p w14:paraId="406FAB79" w14:textId="77777777" w:rsidR="002406E6" w:rsidRDefault="002406E6" w:rsidP="002406E6">
      <w:pPr>
        <w:pStyle w:val="CommentText"/>
      </w:pPr>
      <w:r>
        <w:rPr>
          <w:rStyle w:val="CommentReference"/>
        </w:rPr>
        <w:annotationRef/>
      </w:r>
      <w:r>
        <w:t>Wasn’t sure if this fell under the ‘bootstrap’ umbrella since we technically did sample from the observed distribution for landscape traits, but not the actual, original sites themselves. Thanks for clarifying!:)</w:t>
      </w:r>
    </w:p>
  </w:comment>
  <w:comment w:id="81"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82"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87"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88" w:author="Barnas, Andrew" w:date="2025-04-28T10:53:00Z" w:initials="BA">
    <w:p w14:paraId="20316AE8" w14:textId="0FD0333C"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89"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90"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99" w:author="Barnas, Andrew" w:date="2025-04-28T11:05:00Z" w:initials="BA">
    <w:p w14:paraId="4A32F4C0" w14:textId="39C03747"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114" w:author="Andrew Barnas" w:date="2025-04-28T16:20:00Z" w:initials="AB">
    <w:p w14:paraId="19DC1FCA" w14:textId="77777777" w:rsidR="009E28EF" w:rsidRDefault="009E28EF" w:rsidP="009E28EF">
      <w:pPr>
        <w:pStyle w:val="CommentText"/>
      </w:pPr>
      <w:r>
        <w:rPr>
          <w:rStyle w:val="CommentReference"/>
        </w:rPr>
        <w:annotationRef/>
      </w:r>
      <w:r>
        <w:rPr>
          <w:lang w:val="en-CA"/>
        </w:rPr>
        <w:t xml:space="preserve">I mean sort of. It looks to me that the simulated coefficients for several parameters (Fire &lt; 15, coniferous, mixedwood, edge density, and the interaction [though slight]) have some simulated values of opposite signs, e.g. positive and negative. So that indicates your model would sometimes estimate a positive effect, but other times a negative effect. </w:t>
      </w:r>
    </w:p>
  </w:comment>
  <w:comment w:id="115" w:author="Andrew Barnas" w:date="2025-04-28T16:14:00Z" w:initials="AB">
    <w:p w14:paraId="6673DC40" w14:textId="3D464667" w:rsidR="009E28EF" w:rsidRDefault="009E28EF" w:rsidP="009E28EF">
      <w:pPr>
        <w:pStyle w:val="CommentText"/>
      </w:pPr>
      <w:r>
        <w:rPr>
          <w:rStyle w:val="CommentReference"/>
        </w:rPr>
        <w:annotationRef/>
      </w:r>
      <w:r>
        <w:rPr>
          <w:lang w:val="en-CA"/>
        </w:rPr>
        <w:t>Where is this value coming from?</w:t>
      </w:r>
    </w:p>
  </w:comment>
  <w:comment w:id="116" w:author="Andrew Barnas" w:date="2025-04-28T16:21:00Z" w:initials="AB">
    <w:p w14:paraId="720675FA" w14:textId="77777777" w:rsidR="009E28EF" w:rsidRDefault="009E28EF" w:rsidP="009E28EF">
      <w:pPr>
        <w:pStyle w:val="CommentText"/>
      </w:pPr>
      <w:r>
        <w:rPr>
          <w:rStyle w:val="CommentReference"/>
        </w:rPr>
        <w:annotationRef/>
      </w:r>
      <w:r>
        <w:rPr>
          <w:lang w:val="en-CA"/>
        </w:rPr>
        <w:t>Interesting to compare the ratio of the errors as a measure. Not an invalid approach, but what about just reporting the variance in the simulated estimates? That seems to be a much more direct measure.</w:t>
      </w:r>
    </w:p>
  </w:comment>
  <w:comment w:id="123"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124" w:author="Andrew Barnas" w:date="2025-04-28T16:38:00Z" w:initials="AB">
    <w:p w14:paraId="24CD2AB6" w14:textId="798513E0"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125" w:author="Andrew Barnas" w:date="2025-04-28T16:40:00Z" w:initials="AB">
    <w:p w14:paraId="6CD276DC" w14:textId="77777777" w:rsidR="002B782A" w:rsidRDefault="002B782A" w:rsidP="002B782A">
      <w:pPr>
        <w:pStyle w:val="CommentText"/>
      </w:pPr>
      <w:r>
        <w:rPr>
          <w:rStyle w:val="CommentReference"/>
        </w:rPr>
        <w:annotationRef/>
      </w:r>
      <w:r>
        <w:rPr>
          <w:lang w:val="en-CA"/>
        </w:rPr>
        <w:t>Excellent paragraph</w:t>
      </w:r>
    </w:p>
  </w:comment>
  <w:comment w:id="128"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130"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131"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133"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135" w:author="Andrew Barnas" w:date="2025-04-28T16:45:00Z" w:initials="AB">
    <w:p w14:paraId="23BA286B" w14:textId="76D57635"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136"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152" w:author="Barnas, Andrew" w:date="2025-04-28T09:46:00Z" w:initials="BA">
    <w:p w14:paraId="066A0107" w14:textId="3C87FB1D"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155" w:author="Barnas, Andrew" w:date="2025-04-28T09:45:00Z" w:initials="BA">
    <w:p w14:paraId="43A42EA7" w14:textId="271D975B" w:rsidR="00CF2830" w:rsidRDefault="00CF2830">
      <w:pPr>
        <w:pStyle w:val="CommentText"/>
      </w:pPr>
      <w:r>
        <w:rPr>
          <w:rStyle w:val="CommentReference"/>
        </w:rPr>
        <w:annotationRef/>
      </w:r>
      <w:r>
        <w:t xml:space="preserve">You could remove this from the caption. At the point in the methods when you direct readers to this figure, they don’t know what independent detections are, nor any methodological details about cameras so its not relevant for this caption. </w:t>
      </w:r>
    </w:p>
  </w:comment>
  <w:comment w:id="156" w:author="Aidan Brushett" w:date="2025-04-28T19:59:00Z" w:initials="AB">
    <w:p w14:paraId="57A74CA6" w14:textId="77777777" w:rsidR="007424BC" w:rsidRDefault="007424BC" w:rsidP="007424BC">
      <w:pPr>
        <w:pStyle w:val="CommentText"/>
      </w:pPr>
      <w:r>
        <w:rPr>
          <w:rStyle w:val="CommentReference"/>
        </w:rPr>
        <w:annotationRef/>
      </w:r>
      <w:r>
        <w:t>Removed</w:t>
      </w:r>
    </w:p>
  </w:comment>
  <w:comment w:id="163" w:author="Andrew Barnas" w:date="2025-04-28T17:12:00Z" w:initials="AB">
    <w:p w14:paraId="40DD0E8C" w14:textId="3E7C670D" w:rsidR="009F38B4" w:rsidRDefault="009F38B4" w:rsidP="009F38B4">
      <w:pPr>
        <w:pStyle w:val="CommentText"/>
      </w:pPr>
      <w:r>
        <w:rPr>
          <w:rStyle w:val="CommentReference"/>
        </w:rPr>
        <w:annotationRef/>
      </w:r>
      <w:r>
        <w:rPr>
          <w:lang w:val="en-CA"/>
        </w:rPr>
        <w:t xml:space="preserve"> a little squirrel silhouette perhaps??</w:t>
      </w:r>
    </w:p>
  </w:comment>
  <w:comment w:id="162"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164"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168" w:author="Andrew Barnas" w:date="2025-04-28T16:54:00Z" w:initials="AB">
    <w:p w14:paraId="4ABD4454" w14:textId="2F9183B9"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169"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170"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491A4" w15:done="0"/>
  <w15:commentEx w15:paraId="43998194" w15:paraIdParent="390491A4" w15:done="0"/>
  <w15:commentEx w15:paraId="39648987" w15:done="0"/>
  <w15:commentEx w15:paraId="18F7809F" w15:paraIdParent="39648987" w15:done="0"/>
  <w15:commentEx w15:paraId="6AD1B70C" w15:done="0"/>
  <w15:commentEx w15:paraId="5B3181B6" w15:done="0"/>
  <w15:commentEx w15:paraId="62AB660F" w15:paraIdParent="5B3181B6" w15:done="0"/>
  <w15:commentEx w15:paraId="070B5143" w15:done="0"/>
  <w15:commentEx w15:paraId="6831F7A0" w15:paraIdParent="070B5143" w15:done="0"/>
  <w15:commentEx w15:paraId="485BF984" w15:done="0"/>
  <w15:commentEx w15:paraId="2657F386" w15:paraIdParent="485BF984" w15:done="0"/>
  <w15:commentEx w15:paraId="3970E3E7" w15:done="0"/>
  <w15:commentEx w15:paraId="222018F7" w15:paraIdParent="3970E3E7" w15:done="0"/>
  <w15:commentEx w15:paraId="67419EF3" w15:done="0"/>
  <w15:commentEx w15:paraId="6DF9F281" w15:paraIdParent="67419EF3"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246215" w15:done="0"/>
  <w15:commentEx w15:paraId="7DAC821E" w15:paraIdParent="1E246215" w15:done="0"/>
  <w15:commentEx w15:paraId="6DB404FE" w15:done="0"/>
  <w15:commentEx w15:paraId="54925689" w15:paraIdParent="6DB404FE" w15:done="0"/>
  <w15:commentEx w15:paraId="092FA4C7" w15:done="0"/>
  <w15:commentEx w15:paraId="393DF274" w15:paraIdParent="092FA4C7" w15:done="0"/>
  <w15:commentEx w15:paraId="7CB50442" w15:done="0"/>
  <w15:commentEx w15:paraId="25A40A5C" w15:done="0"/>
  <w15:commentEx w15:paraId="3746D369" w15:paraIdParent="25A40A5C" w15:done="0"/>
  <w15:commentEx w15:paraId="4C0CB57A" w15:done="0"/>
  <w15:commentEx w15:paraId="722469DE" w15:paraIdParent="4C0CB57A" w15:done="0"/>
  <w15:commentEx w15:paraId="723CE1EB" w15:done="0"/>
  <w15:commentEx w15:paraId="406FAB79" w15:paraIdParent="723CE1EB" w15:done="0"/>
  <w15:commentEx w15:paraId="56A4A00F" w15:done="0"/>
  <w15:commentEx w15:paraId="43A8A38F" w15:paraIdParent="56A4A00F" w15:done="0"/>
  <w15:commentEx w15:paraId="1A59C8E8" w15:done="0"/>
  <w15:commentEx w15:paraId="20316AE8" w15:done="0"/>
  <w15:commentEx w15:paraId="7746D8F9" w15:paraIdParent="20316AE8" w15:done="0"/>
  <w15:commentEx w15:paraId="6D42E430" w15:paraIdParent="20316AE8" w15:done="0"/>
  <w15:commentEx w15:paraId="4A32F4C0" w15:done="0"/>
  <w15:commentEx w15:paraId="19DC1FCA" w15:done="0"/>
  <w15:commentEx w15:paraId="6673DC40" w15:done="0"/>
  <w15:commentEx w15:paraId="720675FA" w15:done="0"/>
  <w15:commentEx w15:paraId="418FAFBA" w15:done="0"/>
  <w15:commentEx w15:paraId="24CD2AB6" w15:done="0"/>
  <w15:commentEx w15:paraId="6CD276DC" w15:done="0"/>
  <w15:commentEx w15:paraId="3560E9A7" w15:done="0"/>
  <w15:commentEx w15:paraId="4ED2AFFF" w15:done="0"/>
  <w15:commentEx w15:paraId="219BE543" w15:paraIdParent="4ED2AFFF" w15:done="0"/>
  <w15:commentEx w15:paraId="31B70B66" w15:done="0"/>
  <w15:commentEx w15:paraId="727094A8" w15:done="0"/>
  <w15:commentEx w15:paraId="5CBDEB8C" w15:paraIdParent="727094A8" w15:done="0"/>
  <w15:commentEx w15:paraId="7F0A3C37" w15:done="0"/>
  <w15:commentEx w15:paraId="43A42EA7" w15:done="0"/>
  <w15:commentEx w15:paraId="57A74CA6" w15:paraIdParent="43A42EA7" w15:done="0"/>
  <w15:commentEx w15:paraId="40DD0E8C" w15:done="0"/>
  <w15:commentEx w15:paraId="6038059F" w15:paraIdParent="40DD0E8C" w15:done="0"/>
  <w15:commentEx w15:paraId="5A31609E" w15:paraIdParent="40DD0E8C" w15:done="0"/>
  <w15:commentEx w15:paraId="510C14D9" w15:done="0"/>
  <w15:commentEx w15:paraId="390F0BF6" w15:paraIdParent="510C14D9" w15:done="0"/>
  <w15:commentEx w15:paraId="066F62DB" w15:paraIdParent="510C14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D70BA0" w16cex:dateUtc="2025-04-25T22:32:00Z"/>
  <w16cex:commentExtensible w16cex:durableId="6E13A0FE" w16cex:dateUtc="2025-04-29T01:46:00Z"/>
  <w16cex:commentExtensible w16cex:durableId="51D90654" w16cex:dateUtc="2025-04-25T22:42:00Z"/>
  <w16cex:commentExtensible w16cex:durableId="19AFE6BE" w16cex:dateUtc="2025-04-29T02:22:00Z"/>
  <w16cex:commentExtensible w16cex:durableId="65FB7482" w16cex:dateUtc="2025-04-25T22:44:00Z"/>
  <w16cex:commentExtensible w16cex:durableId="7D24D389" w16cex:dateUtc="2025-04-25T22:50:00Z"/>
  <w16cex:commentExtensible w16cex:durableId="3AE72556" w16cex:dateUtc="2025-04-29T02:04:00Z"/>
  <w16cex:commentExtensible w16cex:durableId="07EF3AF7" w16cex:dateUtc="2025-04-25T22:54:00Z"/>
  <w16cex:commentExtensible w16cex:durableId="45BEEF01" w16cex:dateUtc="2025-04-29T02:05:00Z"/>
  <w16cex:commentExtensible w16cex:durableId="0182D6C4" w16cex:dateUtc="2025-04-28T16:42:00Z"/>
  <w16cex:commentExtensible w16cex:durableId="2313C685" w16cex:dateUtc="2025-04-29T02:05:00Z"/>
  <w16cex:commentExtensible w16cex:durableId="09F6E0A5" w16cex:dateUtc="2025-04-28T16:50:00Z"/>
  <w16cex:commentExtensible w16cex:durableId="20B67382" w16cex:dateUtc="2025-04-29T02:05:00Z"/>
  <w16cex:commentExtensible w16cex:durableId="399A0963" w16cex:dateUtc="2025-04-28T16:52:00Z"/>
  <w16cex:commentExtensible w16cex:durableId="6A342084" w16cex:dateUtc="2025-04-29T02: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B410167" w16cex:dateUtc="2025-04-28T17:01:00Z"/>
  <w16cex:commentExtensible w16cex:durableId="693F21C4" w16cex:dateUtc="2025-04-29T02:10:00Z"/>
  <w16cex:commentExtensible w16cex:durableId="7FAD4C01" w16cex:dateUtc="2025-04-28T23:10:00Z"/>
  <w16cex:commentExtensible w16cex:durableId="1B307409" w16cex:dateUtc="2025-04-29T05:34:00Z"/>
  <w16cex:commentExtensible w16cex:durableId="556D340C" w16cex:dateUtc="2025-04-28T17:03:00Z"/>
  <w16cex:commentExtensible w16cex:durableId="46A6B792" w16cex:dateUtc="2025-04-29T05:31:00Z"/>
  <w16cex:commentExtensible w16cex:durableId="1F29A32F" w16cex:dateUtc="2025-04-28T18:06:00Z"/>
  <w16cex:commentExtensible w16cex:durableId="2B680EA7" w16cex:dateUtc="2025-04-28T17:35:00Z"/>
  <w16cex:commentExtensible w16cex:durableId="53442B42" w16cex:dateUtc="2025-04-29T02:34:00Z"/>
  <w16cex:commentExtensible w16cex:durableId="5ABACA9D" w16cex:dateUtc="2025-04-28T17:39:00Z"/>
  <w16cex:commentExtensible w16cex:durableId="68BEE2DE" w16cex:dateUtc="2025-04-29T02:35:00Z"/>
  <w16cex:commentExtensible w16cex:durableId="6E5905AE" w16cex:dateUtc="2025-04-28T17:46:00Z"/>
  <w16cex:commentExtensible w16cex:durableId="41CB4A41" w16cex:dateUtc="2025-04-29T02:37:00Z"/>
  <w16cex:commentExtensible w16cex:durableId="64BECBEF" w16cex:dateUtc="2025-04-28T23:30:00Z"/>
  <w16cex:commentExtensible w16cex:durableId="34B2871B" w16cex:dateUtc="2025-04-29T02:36:00Z"/>
  <w16cex:commentExtensible w16cex:durableId="5BB72945" w16cex:dateUtc="2025-04-28T23:26:00Z"/>
  <w16cex:commentExtensible w16cex:durableId="1D9E7A9D" w16cex:dateUtc="2025-04-28T17:53:00Z"/>
  <w16cex:commentExtensible w16cex:durableId="73040FEC" w16cex:dateUtc="2025-04-29T02:57:00Z"/>
  <w16cex:commentExtensible w16cex:durableId="27BA8384" w16cex:dateUtc="2025-04-29T02:57:00Z"/>
  <w16cex:commentExtensible w16cex:durableId="79F06E24" w16cex:dateUtc="2025-04-28T18:05:00Z"/>
  <w16cex:commentExtensible w16cex:durableId="013F3369" w16cex:dateUtc="2025-04-28T23:20:00Z"/>
  <w16cex:commentExtensible w16cex:durableId="06B20E43" w16cex:dateUtc="2025-04-28T23:14:00Z"/>
  <w16cex:commentExtensible w16cex:durableId="7CF7E17D" w16cex:dateUtc="2025-04-28T23:21:00Z"/>
  <w16cex:commentExtensible w16cex:durableId="72BFF5D9" w16cex:dateUtc="2025-04-28T23:49:00Z"/>
  <w16cex:commentExtensible w16cex:durableId="329B1E85" w16cex:dateUtc="2025-04-28T23:3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6D9A683B" w16cex:dateUtc="2025-04-28T23:45:00Z"/>
  <w16cex:commentExtensible w16cex:durableId="72C70C5D" w16cex:dateUtc="2025-04-29T02:18:00Z"/>
  <w16cex:commentExtensible w16cex:durableId="3D443EB3" w16cex:dateUtc="2025-04-28T16:46:00Z"/>
  <w16cex:commentExtensible w16cex:durableId="65F6DE5E" w16cex:dateUtc="2025-04-28T16:45:00Z"/>
  <w16cex:commentExtensible w16cex:durableId="3A0F49F1" w16cex:dateUtc="2025-04-29T02:59:00Z"/>
  <w16cex:commentExtensible w16cex:durableId="6F26E142" w16cex:dateUtc="2025-04-29T00:12:00Z"/>
  <w16cex:commentExtensible w16cex:durableId="199F03F7" w16cex:dateUtc="2025-04-29T00:13:00Z"/>
  <w16cex:commentExtensible w16cex:durableId="5E46DC62" w16cex:dateUtc="2025-04-29T06:50:00Z"/>
  <w16cex:commentExtensible w16cex:durableId="5F90FB49" w16cex:dateUtc="2025-04-28T23:54:00Z"/>
  <w16cex:commentExtensible w16cex:durableId="6C616111" w16cex:dateUtc="2025-04-29T06:55:00Z"/>
  <w16cex:commentExtensible w16cex:durableId="5E891B02" w16cex:dateUtc="2025-04-29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491A4" w16cid:durableId="36D70BA0"/>
  <w16cid:commentId w16cid:paraId="43998194" w16cid:durableId="6E13A0FE"/>
  <w16cid:commentId w16cid:paraId="39648987" w16cid:durableId="51D90654"/>
  <w16cid:commentId w16cid:paraId="18F7809F" w16cid:durableId="19AFE6BE"/>
  <w16cid:commentId w16cid:paraId="6AD1B70C" w16cid:durableId="65FB7482"/>
  <w16cid:commentId w16cid:paraId="5B3181B6" w16cid:durableId="7D24D389"/>
  <w16cid:commentId w16cid:paraId="62AB660F" w16cid:durableId="3AE72556"/>
  <w16cid:commentId w16cid:paraId="070B5143" w16cid:durableId="07EF3AF7"/>
  <w16cid:commentId w16cid:paraId="6831F7A0" w16cid:durableId="45BEEF01"/>
  <w16cid:commentId w16cid:paraId="485BF984" w16cid:durableId="0182D6C4"/>
  <w16cid:commentId w16cid:paraId="2657F386" w16cid:durableId="2313C685"/>
  <w16cid:commentId w16cid:paraId="3970E3E7" w16cid:durableId="09F6E0A5"/>
  <w16cid:commentId w16cid:paraId="222018F7" w16cid:durableId="20B67382"/>
  <w16cid:commentId w16cid:paraId="67419EF3" w16cid:durableId="399A0963"/>
  <w16cid:commentId w16cid:paraId="6DF9F281" w16cid:durableId="6A342084"/>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246215" w16cid:durableId="1B410167"/>
  <w16cid:commentId w16cid:paraId="7DAC821E" w16cid:durableId="693F21C4"/>
  <w16cid:commentId w16cid:paraId="6DB404FE" w16cid:durableId="7FAD4C01"/>
  <w16cid:commentId w16cid:paraId="54925689" w16cid:durableId="1B307409"/>
  <w16cid:commentId w16cid:paraId="092FA4C7" w16cid:durableId="556D340C"/>
  <w16cid:commentId w16cid:paraId="393DF274" w16cid:durableId="46A6B792"/>
  <w16cid:commentId w16cid:paraId="7CB50442" w16cid:durableId="1F29A32F"/>
  <w16cid:commentId w16cid:paraId="25A40A5C" w16cid:durableId="2B680EA7"/>
  <w16cid:commentId w16cid:paraId="3746D369" w16cid:durableId="53442B42"/>
  <w16cid:commentId w16cid:paraId="4C0CB57A" w16cid:durableId="5ABACA9D"/>
  <w16cid:commentId w16cid:paraId="722469DE" w16cid:durableId="68BEE2DE"/>
  <w16cid:commentId w16cid:paraId="723CE1EB" w16cid:durableId="6E5905AE"/>
  <w16cid:commentId w16cid:paraId="406FAB79" w16cid:durableId="41CB4A41"/>
  <w16cid:commentId w16cid:paraId="56A4A00F" w16cid:durableId="64BECBEF"/>
  <w16cid:commentId w16cid:paraId="43A8A38F" w16cid:durableId="34B2871B"/>
  <w16cid:commentId w16cid:paraId="1A59C8E8" w16cid:durableId="5BB72945"/>
  <w16cid:commentId w16cid:paraId="20316AE8" w16cid:durableId="1D9E7A9D"/>
  <w16cid:commentId w16cid:paraId="7746D8F9" w16cid:durableId="73040FEC"/>
  <w16cid:commentId w16cid:paraId="6D42E430" w16cid:durableId="27BA8384"/>
  <w16cid:commentId w16cid:paraId="4A32F4C0" w16cid:durableId="79F06E24"/>
  <w16cid:commentId w16cid:paraId="19DC1FCA" w16cid:durableId="013F3369"/>
  <w16cid:commentId w16cid:paraId="6673DC40" w16cid:durableId="06B20E43"/>
  <w16cid:commentId w16cid:paraId="720675FA" w16cid:durableId="7CF7E17D"/>
  <w16cid:commentId w16cid:paraId="418FAFBA" w16cid:durableId="72BFF5D9"/>
  <w16cid:commentId w16cid:paraId="24CD2AB6" w16cid:durableId="329B1E85"/>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727094A8" w16cid:durableId="6D9A683B"/>
  <w16cid:commentId w16cid:paraId="5CBDEB8C" w16cid:durableId="72C70C5D"/>
  <w16cid:commentId w16cid:paraId="7F0A3C37" w16cid:durableId="3D443EB3"/>
  <w16cid:commentId w16cid:paraId="43A42EA7" w16cid:durableId="65F6DE5E"/>
  <w16cid:commentId w16cid:paraId="57A74CA6" w16cid:durableId="3A0F49F1"/>
  <w16cid:commentId w16cid:paraId="40DD0E8C" w16cid:durableId="6F26E142"/>
  <w16cid:commentId w16cid:paraId="6038059F" w16cid:durableId="199F03F7"/>
  <w16cid:commentId w16cid:paraId="5A31609E" w16cid:durableId="5E46DC62"/>
  <w16cid:commentId w16cid:paraId="510C14D9" w16cid:durableId="5F90FB49"/>
  <w16cid:commentId w16cid:paraId="390F0BF6" w16cid:durableId="6C616111"/>
  <w16cid:commentId w16cid:paraId="066F62DB" w16cid:durableId="5E891B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2B91A" w14:textId="77777777" w:rsidR="0096339F" w:rsidRDefault="0096339F">
      <w:pPr>
        <w:spacing w:line="240" w:lineRule="auto"/>
      </w:pPr>
      <w:r>
        <w:separator/>
      </w:r>
    </w:p>
  </w:endnote>
  <w:endnote w:type="continuationSeparator" w:id="0">
    <w:p w14:paraId="0DA5D23A" w14:textId="77777777" w:rsidR="0096339F" w:rsidRDefault="00963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C3F6" w14:textId="77777777" w:rsidR="0096339F" w:rsidRDefault="0096339F">
      <w:pPr>
        <w:spacing w:line="240" w:lineRule="auto"/>
      </w:pPr>
      <w:r>
        <w:separator/>
      </w:r>
    </w:p>
  </w:footnote>
  <w:footnote w:type="continuationSeparator" w:id="0">
    <w:p w14:paraId="585AB721" w14:textId="77777777" w:rsidR="0096339F" w:rsidRDefault="009633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rson w15:author="Barnas, Andrew">
    <w15:presenceInfo w15:providerId="AD" w15:userId="S::andrew.barnas@ndus.edu::b022416c-d55c-4580-9296-35d1da0f0c9f"/>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67DC4"/>
    <w:rsid w:val="00074002"/>
    <w:rsid w:val="0009054F"/>
    <w:rsid w:val="000B6A33"/>
    <w:rsid w:val="001A16DE"/>
    <w:rsid w:val="002222DF"/>
    <w:rsid w:val="002265C4"/>
    <w:rsid w:val="002406E6"/>
    <w:rsid w:val="0027170B"/>
    <w:rsid w:val="002809BC"/>
    <w:rsid w:val="002A405E"/>
    <w:rsid w:val="002B782A"/>
    <w:rsid w:val="002D0F24"/>
    <w:rsid w:val="003E4FC3"/>
    <w:rsid w:val="00490D97"/>
    <w:rsid w:val="004C0FBE"/>
    <w:rsid w:val="00512322"/>
    <w:rsid w:val="005260CB"/>
    <w:rsid w:val="00695A3E"/>
    <w:rsid w:val="00697500"/>
    <w:rsid w:val="006B3054"/>
    <w:rsid w:val="007028A3"/>
    <w:rsid w:val="007424BC"/>
    <w:rsid w:val="00776AA3"/>
    <w:rsid w:val="007E157F"/>
    <w:rsid w:val="00836B99"/>
    <w:rsid w:val="008B2310"/>
    <w:rsid w:val="0096339F"/>
    <w:rsid w:val="0098379C"/>
    <w:rsid w:val="009A05BA"/>
    <w:rsid w:val="009E28EF"/>
    <w:rsid w:val="009F38B4"/>
    <w:rsid w:val="00A10722"/>
    <w:rsid w:val="00A44A9F"/>
    <w:rsid w:val="00AF7685"/>
    <w:rsid w:val="00BB6BB4"/>
    <w:rsid w:val="00BD0461"/>
    <w:rsid w:val="00C26305"/>
    <w:rsid w:val="00C330CF"/>
    <w:rsid w:val="00C62A33"/>
    <w:rsid w:val="00CF2830"/>
    <w:rsid w:val="00D00821"/>
    <w:rsid w:val="00D66518"/>
    <w:rsid w:val="00D85636"/>
    <w:rsid w:val="00E432AF"/>
    <w:rsid w:val="00E702C9"/>
    <w:rsid w:val="00E87405"/>
    <w:rsid w:val="00EF1E59"/>
    <w:rsid w:val="00EF6B27"/>
    <w:rsid w:val="00F305EA"/>
    <w:rsid w:val="00F801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97622A2C-4BF3-47C1-82A9-C2981D55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33</Pages>
  <Words>10472</Words>
  <Characters>59697</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7</cp:revision>
  <dcterms:created xsi:type="dcterms:W3CDTF">2025-04-28T23:07:00Z</dcterms:created>
  <dcterms:modified xsi:type="dcterms:W3CDTF">2025-04-29T06:56:00Z</dcterms:modified>
</cp:coreProperties>
</file>