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End w:id="0"/>
      <w:r>
        <w:t>Life on the edge: industrial footprint and edge effects variably influence the spatial distribution of a boreal small mammal</w:t>
      </w:r>
    </w:p>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1" w:name="_kas5c8tb9r1u" w:colFirst="0" w:colLast="0"/>
      <w:bookmarkEnd w:id="1"/>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77777777"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edge effects, configuration, landscape structure, wildlife distributions, spatial scale</w:t>
      </w:r>
      <w:r>
        <w:br w:type="page"/>
      </w:r>
    </w:p>
    <w:p w14:paraId="7CFA5DCE" w14:textId="77777777" w:rsidR="00512322" w:rsidRDefault="00000000">
      <w:pPr>
        <w:pStyle w:val="Heading2"/>
        <w:spacing w:line="360" w:lineRule="auto"/>
      </w:pPr>
      <w:bookmarkStart w:id="2" w:name="_e9aaleui00xc" w:colFirst="0" w:colLast="0"/>
      <w:bookmarkEnd w:id="2"/>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w:t>
      </w:r>
      <w:proofErr w:type="gramStart"/>
      <w:r>
        <w:rPr>
          <w:rFonts w:ascii="Calibri" w:eastAsia="Calibri" w:hAnsi="Calibri" w:cs="Calibri"/>
        </w:rPr>
        <w:t>are</w:t>
      </w:r>
      <w:proofErr w:type="gramEnd"/>
      <w:r>
        <w:rPr>
          <w:rFonts w:ascii="Calibri" w:eastAsia="Calibri" w:hAnsi="Calibri" w:cs="Calibri"/>
        </w:rPr>
        <w:t xml:space="preserv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1FF926E" w14:textId="0217085A" w:rsidR="00512322" w:rsidDel="00A47891" w:rsidRDefault="00000000">
      <w:pPr>
        <w:spacing w:line="360" w:lineRule="auto"/>
        <w:ind w:firstLine="720"/>
        <w:rPr>
          <w:del w:id="3" w:author="Emerald Arthurs" w:date="2025-04-29T13:21:00Z" w16du:dateUtc="2025-04-29T20:21:00Z"/>
          <w:rFonts w:ascii="Calibri" w:eastAsia="Calibri" w:hAnsi="Calibri" w:cs="Calibri"/>
        </w:rPr>
      </w:pPr>
      <w:r>
        <w:rPr>
          <w:rFonts w:ascii="Calibri" w:eastAsia="Calibri" w:hAnsi="Calibri" w:cs="Calibri"/>
        </w:rPr>
        <w:t xml:space="preserve">In terrestrial systems, anthropogenic disturbances change landscape structure through </w:t>
      </w:r>
      <w:commentRangeStart w:id="4"/>
      <w:commentRangeStart w:id="5"/>
      <w:del w:id="6" w:author="Aidan Brushett" w:date="2025-04-28T18:45:00Z" w16du:dateUtc="2025-04-29T01:45:00Z">
        <w:r w:rsidDel="00D66518">
          <w:rPr>
            <w:rFonts w:ascii="Calibri" w:eastAsia="Calibri" w:hAnsi="Calibri" w:cs="Calibri"/>
          </w:rPr>
          <w:delText>multiplex</w:delText>
        </w:r>
        <w:commentRangeEnd w:id="4"/>
        <w:r w:rsidR="00E432AF" w:rsidDel="00D66518">
          <w:rPr>
            <w:rStyle w:val="CommentReference"/>
          </w:rPr>
          <w:commentReference w:id="4"/>
        </w:r>
      </w:del>
      <w:commentRangeEnd w:id="5"/>
      <w:r w:rsidR="00D66518">
        <w:rPr>
          <w:rStyle w:val="CommentReference"/>
        </w:rPr>
        <w:commentReference w:id="5"/>
      </w:r>
      <w:del w:id="7" w:author="Aidan Brushett" w:date="2025-04-28T18:45:00Z" w16du:dateUtc="2025-04-29T01:45:00Z">
        <w:r w:rsidDel="00D66518">
          <w:rPr>
            <w:rFonts w:ascii="Calibri" w:eastAsia="Calibri" w:hAnsi="Calibri" w:cs="Calibri"/>
          </w:rPr>
          <w:delText xml:space="preserve"> </w:delText>
        </w:r>
      </w:del>
      <w:ins w:id="8" w:author="Aidan Brushett" w:date="2025-04-28T18:45:00Z" w16du:dateUtc="2025-04-29T01:45:00Z">
        <w:r w:rsidR="00D66518">
          <w:rPr>
            <w:rFonts w:ascii="Calibri" w:eastAsia="Calibri" w:hAnsi="Calibri" w:cs="Calibri"/>
          </w:rPr>
          <w:t xml:space="preserve"> </w:t>
        </w:r>
      </w:ins>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4A1717B" w14:textId="77777777" w:rsidR="00512322" w:rsidRDefault="00512322">
      <w:pPr>
        <w:spacing w:line="360" w:lineRule="auto"/>
        <w:ind w:firstLine="720"/>
        <w:rPr>
          <w:rFonts w:ascii="Calibri" w:eastAsia="Calibri" w:hAnsi="Calibri" w:cs="Calibri"/>
        </w:rPr>
        <w:pPrChange w:id="9" w:author="Emerald Arthurs" w:date="2025-04-29T13:21:00Z" w16du:dateUtc="2025-04-29T20:21:00Z">
          <w:pPr>
            <w:spacing w:line="360" w:lineRule="auto"/>
          </w:pPr>
        </w:pPrChange>
      </w:pPr>
    </w:p>
    <w:p w14:paraId="708B6EB2" w14:textId="16F03BFE"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10"/>
      <w:commentRangeStart w:id="11"/>
      <w:r>
        <w:rPr>
          <w:rFonts w:ascii="Calibri" w:eastAsia="Calibri" w:hAnsi="Calibri" w:cs="Calibri"/>
        </w:rPr>
        <w:t xml:space="preserve">have eclipsed </w:t>
      </w:r>
      <w:del w:id="12" w:author="Aidan Brushett" w:date="2025-04-28T18:59:00Z" w16du:dateUtc="2025-04-29T01:59:00Z">
        <w:r w:rsidDel="004C0FBE">
          <w:rPr>
            <w:rFonts w:ascii="Calibri" w:eastAsia="Calibri" w:hAnsi="Calibri" w:cs="Calibri"/>
          </w:rPr>
          <w:delText xml:space="preserve">the influence of any </w:delText>
        </w:r>
      </w:del>
      <w:ins w:id="13" w:author="Aidan Brushett" w:date="2025-04-28T18:59:00Z" w16du:dateUtc="2025-04-29T01:59:00Z">
        <w:r w:rsidR="004C0FBE">
          <w:rPr>
            <w:rFonts w:ascii="Calibri" w:eastAsia="Calibri" w:hAnsi="Calibri" w:cs="Calibri"/>
          </w:rPr>
          <w:t>disturbance</w:t>
        </w:r>
      </w:ins>
      <w:ins w:id="14" w:author="Aidan Brushett" w:date="2025-04-30T09:47:00Z" w16du:dateUtc="2025-04-30T16:47:00Z">
        <w:r w:rsidR="00200438">
          <w:rPr>
            <w:rFonts w:ascii="Calibri" w:eastAsia="Calibri" w:hAnsi="Calibri" w:cs="Calibri"/>
          </w:rPr>
          <w:t>s</w:t>
        </w:r>
      </w:ins>
      <w:ins w:id="15" w:author="Aidan Brushett" w:date="2025-04-28T18:59:00Z" w16du:dateUtc="2025-04-29T01:59:00Z">
        <w:r w:rsidR="004C0FBE">
          <w:rPr>
            <w:rFonts w:ascii="Calibri" w:eastAsia="Calibri" w:hAnsi="Calibri" w:cs="Calibri"/>
          </w:rPr>
          <w:t xml:space="preserve"> from </w:t>
        </w:r>
      </w:ins>
      <w:r>
        <w:rPr>
          <w:rFonts w:ascii="Calibri" w:eastAsia="Calibri" w:hAnsi="Calibri" w:cs="Calibri"/>
        </w:rPr>
        <w:t xml:space="preserve">natural processes </w:t>
      </w:r>
      <w:commentRangeEnd w:id="10"/>
      <w:r w:rsidR="002222DF">
        <w:rPr>
          <w:rStyle w:val="CommentReference"/>
        </w:rPr>
        <w:commentReference w:id="10"/>
      </w:r>
      <w:commentRangeEnd w:id="11"/>
      <w:r w:rsidR="0009054F">
        <w:rPr>
          <w:rStyle w:val="CommentReference"/>
        </w:rPr>
        <w:commentReference w:id="11"/>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w:t>
      </w:r>
      <w:del w:id="16" w:author="Aidan Brushett" w:date="2025-04-30T10:40:00Z" w16du:dateUtc="2025-04-30T17:40:00Z">
        <w:r w:rsidDel="00EF51BF">
          <w:rPr>
            <w:rFonts w:ascii="Calibri" w:eastAsia="Calibri" w:hAnsi="Calibri" w:cs="Calibri"/>
          </w:rPr>
          <w:delText xml:space="preserve">persistent </w:delText>
        </w:r>
      </w:del>
      <w:r>
        <w:rPr>
          <w:rFonts w:ascii="Calibri" w:eastAsia="Calibri" w:hAnsi="Calibri" w:cs="Calibri"/>
        </w:rPr>
        <w:t>linear features used to map underground oil and gas deposits—</w:t>
      </w:r>
      <w:del w:id="17" w:author="Aidan Brushett" w:date="2025-04-30T10:39:00Z" w16du:dateUtc="2025-04-30T17:39:00Z">
        <w:r w:rsidDel="00EF51BF">
          <w:rPr>
            <w:rFonts w:ascii="Calibri" w:eastAsia="Calibri" w:hAnsi="Calibri" w:cs="Calibri"/>
          </w:rPr>
          <w:delText xml:space="preserve">stretch </w:delText>
        </w:r>
      </w:del>
      <w:ins w:id="18" w:author="Aidan Brushett" w:date="2025-04-30T10:39:00Z" w16du:dateUtc="2025-04-30T17:39:00Z">
        <w:r w:rsidR="00EF51BF">
          <w:rPr>
            <w:rFonts w:ascii="Calibri" w:eastAsia="Calibri" w:hAnsi="Calibri" w:cs="Calibri"/>
          </w:rPr>
          <w:t>now fragment</w:t>
        </w:r>
      </w:ins>
      <w:del w:id="19" w:author="Aidan Brushett" w:date="2025-04-30T10:39:00Z" w16du:dateUtc="2025-04-30T17:39:00Z">
        <w:r w:rsidDel="00EF51BF">
          <w:rPr>
            <w:rFonts w:ascii="Calibri" w:eastAsia="Calibri" w:hAnsi="Calibri" w:cs="Calibri"/>
          </w:rPr>
          <w:delText>across</w:delText>
        </w:r>
      </w:del>
      <w:r>
        <w:rPr>
          <w:rFonts w:ascii="Calibri" w:eastAsia="Calibri" w:hAnsi="Calibri" w:cs="Calibri"/>
        </w:rPr>
        <w:t xml:space="preserve"> the western boreal</w:t>
      </w:r>
      <w:ins w:id="20" w:author="Aidan Brushett" w:date="2025-04-30T10:39:00Z" w16du:dateUtc="2025-04-30T17:39:00Z">
        <w:r w:rsidR="00EF51BF">
          <w:rPr>
            <w:rFonts w:ascii="Calibri" w:eastAsia="Calibri" w:hAnsi="Calibri" w:cs="Calibri"/>
          </w:rPr>
          <w:t xml:space="preserve"> forest </w:t>
        </w:r>
        <w:r w:rsidR="00EF51BF">
          <w:rPr>
            <w:rFonts w:ascii="Calibri" w:eastAsia="Calibri" w:hAnsi="Calibri" w:cs="Calibri"/>
          </w:rPr>
          <w:t>(</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w:t>
        </w:r>
        <w:r w:rsidR="00EF51BF">
          <w:rPr>
            <w:rFonts w:ascii="Calibri" w:eastAsia="Calibri" w:hAnsi="Calibri" w:cs="Calibri"/>
          </w:rPr>
          <w:t>.</w:t>
        </w:r>
      </w:ins>
      <w:ins w:id="21" w:author="Aidan Brushett" w:date="2025-04-30T10:40:00Z" w16du:dateUtc="2025-04-30T17:40:00Z">
        <w:r w:rsidR="00EF51BF">
          <w:rPr>
            <w:rFonts w:ascii="Calibri" w:eastAsia="Calibri" w:hAnsi="Calibri" w:cs="Calibri"/>
          </w:rPr>
          <w:t xml:space="preserve"> Persistent industrial features </w:t>
        </w:r>
      </w:ins>
      <w:ins w:id="22" w:author="Aidan Brushett" w:date="2025-04-30T10:41:00Z" w16du:dateUtc="2025-04-30T17:41:00Z">
        <w:r w:rsidR="00EF51BF">
          <w:rPr>
            <w:rFonts w:ascii="Calibri" w:eastAsia="Calibri" w:hAnsi="Calibri" w:cs="Calibri"/>
          </w:rPr>
          <w:t>create</w:t>
        </w:r>
      </w:ins>
      <w:ins w:id="23" w:author="Aidan Brushett" w:date="2025-04-30T10:40:00Z" w16du:dateUtc="2025-04-30T17:40:00Z">
        <w:r w:rsidR="00EF51BF">
          <w:rPr>
            <w:rFonts w:ascii="Calibri" w:eastAsia="Calibri" w:hAnsi="Calibri" w:cs="Calibri"/>
          </w:rPr>
          <w:t xml:space="preserve"> a disproportionate amount of forest edge</w:t>
        </w:r>
      </w:ins>
      <w:ins w:id="24" w:author="Aidan Brushett" w:date="2025-04-30T10:41:00Z" w16du:dateUtc="2025-04-30T17:41:00Z">
        <w:r w:rsidR="00EF51BF">
          <w:rPr>
            <w:rFonts w:ascii="Calibri" w:eastAsia="Calibri" w:hAnsi="Calibri" w:cs="Calibri"/>
          </w:rPr>
          <w:t xml:space="preserve">, increase growth of early-seral vegetation, and establish linear movement corridors </w:t>
        </w:r>
        <w:r w:rsidR="00EF51BF">
          <w:rPr>
            <w:rFonts w:ascii="Calibri" w:eastAsia="Calibri" w:hAnsi="Calibri" w:cs="Calibri"/>
          </w:rPr>
          <w:t xml:space="preserve">through </w:t>
        </w:r>
      </w:ins>
      <w:del w:id="25" w:author="Aidan Brushett" w:date="2025-04-30T10:42:00Z" w16du:dateUtc="2025-04-30T17:42:00Z">
        <w:r w:rsidDel="00EF51BF">
          <w:rPr>
            <w:rFonts w:ascii="Calibri" w:eastAsia="Calibri" w:hAnsi="Calibri" w:cs="Calibri"/>
          </w:rPr>
          <w:delText>, producing disproportionate amounts of forest edge habitat</w:delText>
        </w:r>
        <w:commentRangeStart w:id="26"/>
        <w:commentRangeStart w:id="27"/>
        <w:commentRangeStart w:id="28"/>
        <w:commentRangeStart w:id="29"/>
        <w:r w:rsidDel="00EF51BF">
          <w:rPr>
            <w:rFonts w:ascii="Calibri" w:eastAsia="Calibri" w:hAnsi="Calibri" w:cs="Calibri"/>
          </w:rPr>
          <w:delText xml:space="preserve">, early-seral vegetation, and movement corridors through </w:delText>
        </w:r>
      </w:del>
      <w:r>
        <w:rPr>
          <w:rFonts w:ascii="Calibri" w:eastAsia="Calibri" w:hAnsi="Calibri" w:cs="Calibri"/>
        </w:rPr>
        <w:t xml:space="preserve">otherwise intact tracts of </w:t>
      </w:r>
      <w:del w:id="30" w:author="Aidan Brushett" w:date="2025-04-30T10:33:00Z" w16du:dateUtc="2025-04-30T17:33:00Z">
        <w:r w:rsidDel="00873DBB">
          <w:rPr>
            <w:rFonts w:ascii="Calibri" w:eastAsia="Calibri" w:hAnsi="Calibri" w:cs="Calibri"/>
          </w:rPr>
          <w:delText xml:space="preserve">habitat </w:delText>
        </w:r>
      </w:del>
      <w:ins w:id="31" w:author="Aidan Brushett" w:date="2025-04-30T10:33:00Z" w16du:dateUtc="2025-04-30T17:33:00Z">
        <w:r w:rsidR="00873DBB">
          <w:rPr>
            <w:rFonts w:ascii="Calibri" w:eastAsia="Calibri" w:hAnsi="Calibri" w:cs="Calibri"/>
          </w:rPr>
          <w:t>dense forest habitat</w:t>
        </w:r>
      </w:ins>
      <w:del w:id="32" w:author="Aidan Brushett" w:date="2025-04-30T10:39:00Z" w16du:dateUtc="2025-04-30T17:39:00Z">
        <w:r w:rsidDel="00EF51BF">
          <w:rPr>
            <w:rFonts w:ascii="Calibri" w:eastAsia="Calibri" w:hAnsi="Calibri" w:cs="Calibri"/>
          </w:rPr>
          <w:delText>(Dabros et al., 2018; Lee &amp; Boutin, 2006)</w:delText>
        </w:r>
      </w:del>
      <w:r>
        <w:rPr>
          <w:rFonts w:ascii="Calibri" w:eastAsia="Calibri" w:hAnsi="Calibri" w:cs="Calibri"/>
        </w:rPr>
        <w:t>.</w:t>
      </w:r>
      <w:commentRangeEnd w:id="26"/>
      <w:r w:rsidR="002222DF">
        <w:rPr>
          <w:rStyle w:val="CommentReference"/>
        </w:rPr>
        <w:commentReference w:id="26"/>
      </w:r>
      <w:commentRangeEnd w:id="27"/>
      <w:r w:rsidR="00A47891">
        <w:rPr>
          <w:rStyle w:val="CommentReference"/>
        </w:rPr>
        <w:commentReference w:id="27"/>
      </w:r>
      <w:commentRangeEnd w:id="28"/>
      <w:r w:rsidR="00064630">
        <w:rPr>
          <w:rStyle w:val="CommentReference"/>
        </w:rPr>
        <w:commentReference w:id="28"/>
      </w:r>
      <w:commentRangeEnd w:id="29"/>
      <w:r w:rsidR="00873DBB">
        <w:rPr>
          <w:rStyle w:val="CommentReference"/>
        </w:rPr>
        <w:commentReference w:id="29"/>
      </w:r>
      <w:r>
        <w:rPr>
          <w:rFonts w:ascii="Calibri" w:eastAsia="Calibri" w:hAnsi="Calibri" w:cs="Calibri"/>
        </w:rPr>
        <w:t xml:space="preserve"> </w:t>
      </w:r>
      <w:ins w:id="33" w:author="Aidan Brushett" w:date="2025-04-30T10:48:00Z" w16du:dateUtc="2025-04-30T17:48:00Z">
        <w:r w:rsidR="00EF51BF">
          <w:rPr>
            <w:rFonts w:ascii="Calibri" w:eastAsia="Calibri" w:hAnsi="Calibri" w:cs="Calibri"/>
          </w:rPr>
          <w:t xml:space="preserve">These </w:t>
        </w:r>
      </w:ins>
      <w:ins w:id="34" w:author="Aidan Brushett" w:date="2025-04-30T10:50:00Z" w16du:dateUtc="2025-04-30T17:50:00Z">
        <w:r w:rsidR="00054A0A">
          <w:rPr>
            <w:rFonts w:ascii="Calibri" w:eastAsia="Calibri" w:hAnsi="Calibri" w:cs="Calibri"/>
          </w:rPr>
          <w:t xml:space="preserve">structural and functional changes have </w:t>
        </w:r>
      </w:ins>
      <w:ins w:id="35" w:author="Aidan Brushett" w:date="2025-04-30T10:51:00Z" w16du:dateUtc="2025-04-30T17:51:00Z">
        <w:r w:rsidR="00054A0A">
          <w:rPr>
            <w:rFonts w:ascii="Calibri" w:eastAsia="Calibri" w:hAnsi="Calibri" w:cs="Calibri"/>
          </w:rPr>
          <w:t xml:space="preserve">introduced </w:t>
        </w:r>
      </w:ins>
      <w:ins w:id="36" w:author="Emerald Arthurs" w:date="2025-04-29T13:17:00Z" w16du:dateUtc="2025-04-29T20:17:00Z">
        <w:del w:id="37" w:author="Aidan Brushett" w:date="2025-04-30T10:31:00Z" w16du:dateUtc="2025-04-30T17:31:00Z">
          <w:r w:rsidR="000358C6" w:rsidDel="00873DBB">
            <w:rPr>
              <w:rFonts w:ascii="Calibri" w:eastAsia="Calibri" w:hAnsi="Calibri" w:cs="Calibri"/>
            </w:rPr>
            <w:delText xml:space="preserve">The combination of </w:delText>
          </w:r>
        </w:del>
      </w:ins>
      <w:ins w:id="38" w:author="Emerald Arthurs" w:date="2025-04-29T13:55:00Z" w16du:dateUtc="2025-04-29T20:55:00Z">
        <w:del w:id="39" w:author="Aidan Brushett" w:date="2025-04-30T10:31:00Z" w16du:dateUtc="2025-04-30T17:31:00Z">
          <w:r w:rsidR="00706043" w:rsidDel="00873DBB">
            <w:rPr>
              <w:rFonts w:ascii="Calibri" w:eastAsia="Calibri" w:hAnsi="Calibri" w:cs="Calibri"/>
            </w:rPr>
            <w:delText>forage</w:delText>
          </w:r>
        </w:del>
      </w:ins>
      <w:ins w:id="40" w:author="Aidan Brushett" w:date="2025-04-30T10:53:00Z" w16du:dateUtc="2025-04-30T17:53:00Z">
        <w:r w:rsidR="00054A0A">
          <w:rPr>
            <w:rFonts w:ascii="Calibri" w:eastAsia="Calibri" w:hAnsi="Calibri" w:cs="Calibri"/>
          </w:rPr>
          <w:t>forage subsidies</w:t>
        </w:r>
      </w:ins>
      <w:ins w:id="41" w:author="Emerald Arthurs" w:date="2025-04-29T13:55:00Z" w16du:dateUtc="2025-04-29T20:55:00Z">
        <w:r w:rsidR="00706043">
          <w:rPr>
            <w:rFonts w:ascii="Calibri" w:eastAsia="Calibri" w:hAnsi="Calibri" w:cs="Calibri"/>
          </w:rPr>
          <w:t xml:space="preserve"> and movement subsidies</w:t>
        </w:r>
      </w:ins>
      <w:ins w:id="42" w:author="Aidan Brushett" w:date="2025-04-30T10:53:00Z" w16du:dateUtc="2025-04-30T17:53:00Z">
        <w:r w:rsidR="00054A0A">
          <w:rPr>
            <w:rFonts w:ascii="Calibri" w:eastAsia="Calibri" w:hAnsi="Calibri" w:cs="Calibri"/>
          </w:rPr>
          <w:t xml:space="preserve"> to boreal landscapes</w:t>
        </w:r>
      </w:ins>
      <w:ins w:id="43" w:author="Aidan Brushett" w:date="2025-04-30T10:52:00Z" w16du:dateUtc="2025-04-30T17:52:00Z">
        <w:r w:rsidR="00054A0A">
          <w:rPr>
            <w:rFonts w:ascii="Calibri" w:eastAsia="Calibri" w:hAnsi="Calibri" w:cs="Calibri"/>
          </w:rPr>
          <w:t>, setting the stage for</w:t>
        </w:r>
      </w:ins>
      <w:ins w:id="44" w:author="Emerald Arthurs" w:date="2025-04-29T13:55:00Z" w16du:dateUtc="2025-04-29T20:55:00Z">
        <w:del w:id="45" w:author="Aidan Brushett" w:date="2025-04-30T10:33:00Z" w16du:dateUtc="2025-04-30T17:33:00Z">
          <w:r w:rsidR="00706043" w:rsidDel="00873DBB">
            <w:rPr>
              <w:rFonts w:ascii="Calibri" w:eastAsia="Calibri" w:hAnsi="Calibri" w:cs="Calibri"/>
            </w:rPr>
            <w:delText xml:space="preserve"> </w:delText>
          </w:r>
        </w:del>
      </w:ins>
      <w:ins w:id="46" w:author="Emerald Arthurs" w:date="2025-04-29T13:18:00Z" w16du:dateUtc="2025-04-29T20:18:00Z">
        <w:del w:id="47" w:author="Aidan Brushett" w:date="2025-04-30T10:33:00Z" w16du:dateUtc="2025-04-30T17:33:00Z">
          <w:r w:rsidR="000358C6" w:rsidDel="00873DBB">
            <w:rPr>
              <w:rFonts w:ascii="Calibri" w:eastAsia="Calibri" w:hAnsi="Calibri" w:cs="Calibri"/>
            </w:rPr>
            <w:delText xml:space="preserve">has </w:delText>
          </w:r>
        </w:del>
        <w:del w:id="48" w:author="Aidan Brushett" w:date="2025-04-30T10:51:00Z" w16du:dateUtc="2025-04-30T17:51:00Z">
          <w:r w:rsidR="000358C6" w:rsidDel="00054A0A">
            <w:rPr>
              <w:rFonts w:ascii="Calibri" w:eastAsia="Calibri" w:hAnsi="Calibri" w:cs="Calibri"/>
            </w:rPr>
            <w:delText xml:space="preserve">fundamentally changed </w:delText>
          </w:r>
        </w:del>
      </w:ins>
      <w:ins w:id="49" w:author="Emerald Arthurs" w:date="2025-04-29T13:22:00Z" w16du:dateUtc="2025-04-29T20:22:00Z">
        <w:del w:id="50" w:author="Aidan Brushett" w:date="2025-04-30T10:51:00Z" w16du:dateUtc="2025-04-30T17:51:00Z">
          <w:r w:rsidR="00A47891" w:rsidDel="00054A0A">
            <w:rPr>
              <w:rFonts w:ascii="Calibri" w:eastAsia="Calibri" w:hAnsi="Calibri" w:cs="Calibri"/>
            </w:rPr>
            <w:delText>B</w:delText>
          </w:r>
        </w:del>
      </w:ins>
      <w:ins w:id="51" w:author="Emerald Arthurs" w:date="2025-04-29T13:18:00Z" w16du:dateUtc="2025-04-29T20:18:00Z">
        <w:del w:id="52" w:author="Aidan Brushett" w:date="2025-04-30T10:51:00Z" w16du:dateUtc="2025-04-30T17:51:00Z">
          <w:r w:rsidR="000358C6" w:rsidDel="00054A0A">
            <w:rPr>
              <w:rFonts w:ascii="Calibri" w:eastAsia="Calibri" w:hAnsi="Calibri" w:cs="Calibri"/>
            </w:rPr>
            <w:delText>oreal</w:delText>
          </w:r>
        </w:del>
      </w:ins>
      <w:ins w:id="53" w:author="Emerald Arthurs" w:date="2025-04-29T13:22:00Z" w16du:dateUtc="2025-04-29T20:22:00Z">
        <w:del w:id="54" w:author="Aidan Brushett" w:date="2025-04-30T10:51:00Z" w16du:dateUtc="2025-04-30T17:51:00Z">
          <w:r w:rsidR="00A47891" w:rsidDel="00054A0A">
            <w:rPr>
              <w:rFonts w:ascii="Calibri" w:eastAsia="Calibri" w:hAnsi="Calibri" w:cs="Calibri"/>
            </w:rPr>
            <w:delText xml:space="preserve"> Plains</w:delText>
          </w:r>
        </w:del>
      </w:ins>
      <w:ins w:id="55" w:author="Emerald Arthurs" w:date="2025-04-29T13:18:00Z" w16du:dateUtc="2025-04-29T20:18:00Z">
        <w:del w:id="56" w:author="Aidan Brushett" w:date="2025-04-30T10:51:00Z" w16du:dateUtc="2025-04-30T17:51:00Z">
          <w:r w:rsidR="000358C6" w:rsidDel="00054A0A">
            <w:rPr>
              <w:rFonts w:ascii="Calibri" w:eastAsia="Calibri" w:hAnsi="Calibri" w:cs="Calibri"/>
            </w:rPr>
            <w:delText xml:space="preserve"> landscapes</w:delText>
          </w:r>
        </w:del>
      </w:ins>
      <w:ins w:id="57" w:author="Emerald Arthurs" w:date="2025-04-29T13:56:00Z" w16du:dateUtc="2025-04-29T20:56:00Z">
        <w:del w:id="58" w:author="Aidan Brushett" w:date="2025-04-30T10:51:00Z" w16du:dateUtc="2025-04-30T17:51:00Z">
          <w:r w:rsidR="00706043" w:rsidDel="00054A0A">
            <w:rPr>
              <w:rFonts w:ascii="Calibri" w:eastAsia="Calibri" w:hAnsi="Calibri" w:cs="Calibri"/>
            </w:rPr>
            <w:delText>;</w:delText>
          </w:r>
        </w:del>
      </w:ins>
      <w:ins w:id="59" w:author="Emerald Arthurs" w:date="2025-04-29T14:02:00Z" w16du:dateUtc="2025-04-29T21:02:00Z">
        <w:del w:id="60" w:author="Aidan Brushett" w:date="2025-04-30T10:51:00Z" w16du:dateUtc="2025-04-30T17:51:00Z">
          <w:r w:rsidR="00064630" w:rsidDel="00054A0A">
            <w:rPr>
              <w:rFonts w:ascii="Calibri" w:eastAsia="Calibri" w:hAnsi="Calibri" w:cs="Calibri"/>
            </w:rPr>
            <w:delText xml:space="preserve"> early seral</w:delText>
          </w:r>
        </w:del>
        <w:del w:id="61" w:author="Aidan Brushett" w:date="2025-04-30T10:52:00Z" w16du:dateUtc="2025-04-30T17:52:00Z">
          <w:r w:rsidR="00064630" w:rsidDel="00054A0A">
            <w:rPr>
              <w:rFonts w:ascii="Calibri" w:eastAsia="Calibri" w:hAnsi="Calibri" w:cs="Calibri"/>
            </w:rPr>
            <w:delText xml:space="preserve"> vegetation provides forage subsidies and movement subsidies alter species distributions, </w:delText>
          </w:r>
        </w:del>
      </w:ins>
      <w:ins w:id="62" w:author="Emerald Arthurs" w:date="2025-04-29T14:04:00Z" w16du:dateUtc="2025-04-29T21:04:00Z">
        <w:del w:id="63" w:author="Aidan Brushett" w:date="2025-04-30T10:52:00Z" w16du:dateUtc="2025-04-30T17:52:00Z">
          <w:r w:rsidR="00064630" w:rsidDel="00054A0A">
            <w:rPr>
              <w:rFonts w:ascii="Calibri" w:eastAsia="Calibri" w:hAnsi="Calibri" w:cs="Calibri"/>
            </w:rPr>
            <w:delText>with</w:delText>
          </w:r>
        </w:del>
      </w:ins>
      <w:ins w:id="64" w:author="Emerald Arthurs" w:date="2025-04-29T14:03:00Z" w16du:dateUtc="2025-04-29T21:03:00Z">
        <w:del w:id="65" w:author="Aidan Brushett" w:date="2025-04-30T10:52:00Z" w16du:dateUtc="2025-04-30T17:52:00Z">
          <w:r w:rsidR="00064630" w:rsidDel="00054A0A">
            <w:rPr>
              <w:rFonts w:ascii="Calibri" w:eastAsia="Calibri" w:hAnsi="Calibri" w:cs="Calibri"/>
            </w:rPr>
            <w:delText xml:space="preserve"> consequences for </w:delText>
          </w:r>
        </w:del>
      </w:ins>
      <w:ins w:id="66" w:author="Emerald Arthurs" w:date="2025-04-29T14:04:00Z" w16du:dateUtc="2025-04-29T21:04:00Z">
        <w:del w:id="67" w:author="Aidan Brushett" w:date="2025-04-30T10:52:00Z" w16du:dateUtc="2025-04-30T17:52:00Z">
          <w:r w:rsidR="00064630" w:rsidDel="00054A0A">
            <w:rPr>
              <w:rFonts w:ascii="Calibri" w:eastAsia="Calibri" w:hAnsi="Calibri" w:cs="Calibri"/>
            </w:rPr>
            <w:delText>populations and species interactions</w:delText>
          </w:r>
        </w:del>
      </w:ins>
      <w:ins w:id="68" w:author="Aidan Brushett" w:date="2025-04-30T10:33:00Z" w16du:dateUtc="2025-04-30T17:33:00Z">
        <w:r w:rsidR="00873DBB">
          <w:rPr>
            <w:rFonts w:ascii="Calibri" w:eastAsia="Calibri" w:hAnsi="Calibri" w:cs="Calibri"/>
          </w:rPr>
          <w:t xml:space="preserve"> </w:t>
        </w:r>
      </w:ins>
      <w:proofErr w:type="spellStart"/>
      <w:ins w:id="69" w:author="Aidan Brushett" w:date="2025-04-30T10:53:00Z" w16du:dateUtc="2025-04-30T17:53:00Z">
        <w:r w:rsidR="00054A0A">
          <w:rPr>
            <w:rFonts w:ascii="Calibri" w:eastAsia="Calibri" w:hAnsi="Calibri" w:cs="Calibri"/>
          </w:rPr>
          <w:t>behavioural</w:t>
        </w:r>
      </w:ins>
      <w:proofErr w:type="spellEnd"/>
      <w:ins w:id="70" w:author="Aidan Brushett" w:date="2025-04-30T10:33:00Z" w16du:dateUtc="2025-04-30T17:33:00Z">
        <w:r w:rsidR="00873DBB">
          <w:rPr>
            <w:rFonts w:ascii="Calibri" w:eastAsia="Calibri" w:hAnsi="Calibri" w:cs="Calibri"/>
          </w:rPr>
          <w:t xml:space="preserve">- and population-level </w:t>
        </w:r>
      </w:ins>
      <w:ins w:id="71" w:author="Aidan Brushett" w:date="2025-04-30T10:52:00Z" w16du:dateUtc="2025-04-30T17:52:00Z">
        <w:r w:rsidR="00054A0A">
          <w:rPr>
            <w:rFonts w:ascii="Calibri" w:eastAsia="Calibri" w:hAnsi="Calibri" w:cs="Calibri"/>
          </w:rPr>
          <w:t>changes</w:t>
        </w:r>
      </w:ins>
      <w:ins w:id="72" w:author="Aidan Brushett" w:date="2025-04-30T10:34:00Z" w16du:dateUtc="2025-04-30T17:34:00Z">
        <w:r w:rsidR="00873DBB">
          <w:rPr>
            <w:rFonts w:ascii="Calibri" w:eastAsia="Calibri" w:hAnsi="Calibri" w:cs="Calibri"/>
          </w:rPr>
          <w:t xml:space="preserve"> </w:t>
        </w:r>
      </w:ins>
      <w:ins w:id="73" w:author="Aidan Brushett" w:date="2025-04-30T10:52:00Z" w16du:dateUtc="2025-04-30T17:52:00Z">
        <w:r w:rsidR="00054A0A">
          <w:rPr>
            <w:rFonts w:ascii="Calibri" w:eastAsia="Calibri" w:hAnsi="Calibri" w:cs="Calibri"/>
          </w:rPr>
          <w:t xml:space="preserve">to wildlife community composition that vary across species and across </w:t>
        </w:r>
      </w:ins>
      <w:ins w:id="74" w:author="Aidan Brushett" w:date="2025-04-30T10:53:00Z" w16du:dateUtc="2025-04-30T17:53:00Z">
        <w:r w:rsidR="00054A0A">
          <w:rPr>
            <w:rFonts w:ascii="Calibri" w:eastAsia="Calibri" w:hAnsi="Calibri" w:cs="Calibri"/>
          </w:rPr>
          <w:t>levels of industrial development</w:t>
        </w:r>
      </w:ins>
      <w:ins w:id="75" w:author="Emerald Arthurs" w:date="2025-04-29T14:04:00Z" w16du:dateUtc="2025-04-29T21:04:00Z">
        <w:del w:id="76" w:author="Aidan Brushett" w:date="2025-04-30T10:53:00Z" w16du:dateUtc="2025-04-30T17:53:00Z">
          <w:r w:rsidR="00064630" w:rsidDel="00054A0A">
            <w:rPr>
              <w:rFonts w:ascii="Calibri" w:eastAsia="Calibri" w:hAnsi="Calibri" w:cs="Calibri"/>
            </w:rPr>
            <w:delText>.</w:delText>
          </w:r>
        </w:del>
        <w:r w:rsidR="00064630">
          <w:rPr>
            <w:rFonts w:ascii="Calibri" w:eastAsia="Calibri" w:hAnsi="Calibri" w:cs="Calibri"/>
          </w:rPr>
          <w:t xml:space="preserve"> </w:t>
        </w:r>
      </w:ins>
      <w:ins w:id="77" w:author="Aidan Brushett" w:date="2025-04-30T10:50:00Z" w16du:dateUtc="2025-04-30T17:50:00Z">
        <w:r w:rsidR="00054A0A">
          <w:rPr>
            <w:rFonts w:ascii="Calibri" w:eastAsia="Calibri" w:hAnsi="Calibri" w:cs="Calibri"/>
          </w:rPr>
          <w:t>(Venier et al., 2014)</w:t>
        </w:r>
      </w:ins>
    </w:p>
    <w:p w14:paraId="30229BF9" w14:textId="77777777" w:rsidR="00512322" w:rsidRDefault="00512322">
      <w:pPr>
        <w:spacing w:line="360" w:lineRule="auto"/>
        <w:ind w:firstLine="720"/>
        <w:rPr>
          <w:rFonts w:ascii="Calibri" w:eastAsia="Calibri" w:hAnsi="Calibri" w:cs="Calibri"/>
        </w:rPr>
      </w:pPr>
    </w:p>
    <w:p w14:paraId="6B9B251B" w14:textId="69A150C7" w:rsidR="00512322" w:rsidRDefault="00000000" w:rsidP="001300F4">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w:t>
      </w:r>
      <w:del w:id="78" w:author="Aidan Brushett" w:date="2025-04-30T10:47:00Z" w16du:dateUtc="2025-04-30T17:47:00Z">
        <w:r w:rsidDel="00EF51BF">
          <w:rPr>
            <w:rFonts w:ascii="Calibri" w:eastAsia="Calibri" w:hAnsi="Calibri" w:cs="Calibri"/>
          </w:rPr>
          <w:delText xml:space="preserve"> (Venier et al., 2014)</w:delText>
        </w:r>
      </w:del>
      <w:r>
        <w:rPr>
          <w:rFonts w:ascii="Calibri" w:eastAsia="Calibri" w:hAnsi="Calibri" w:cs="Calibri"/>
        </w:rPr>
        <w:t>.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del w:id="79" w:author="Aidan Brushett" w:date="2025-04-30T10:49:00Z" w16du:dateUtc="2025-04-30T17:49:00Z">
        <w:r w:rsidDel="00054A0A">
          <w:rPr>
            <w:rFonts w:ascii="Calibri" w:eastAsia="Calibri" w:hAnsi="Calibri" w:cs="Calibri"/>
          </w:rPr>
          <w:delText xml:space="preserve">changes </w:delText>
        </w:r>
      </w:del>
      <w:ins w:id="80" w:author="Aidan Brushett" w:date="2025-04-30T10:49:00Z" w16du:dateUtc="2025-04-30T17:49:00Z">
        <w:r w:rsidR="00054A0A">
          <w:rPr>
            <w:rFonts w:ascii="Calibri" w:eastAsia="Calibri" w:hAnsi="Calibri" w:cs="Calibri"/>
          </w:rPr>
          <w:t>altered</w:t>
        </w:r>
      </w:ins>
      <w:del w:id="81" w:author="Aidan Brushett" w:date="2025-04-30T10:49:00Z" w16du:dateUtc="2025-04-30T17:49:00Z">
        <w:r w:rsidDel="00054A0A">
          <w:rPr>
            <w:rFonts w:ascii="Calibri" w:eastAsia="Calibri" w:hAnsi="Calibri" w:cs="Calibri"/>
          </w:rPr>
          <w:delText>in</w:delText>
        </w:r>
      </w:del>
      <w:r>
        <w:rPr>
          <w:rFonts w:ascii="Calibri" w:eastAsia="Calibri" w:hAnsi="Calibri" w:cs="Calibri"/>
        </w:rPr>
        <w:t xml:space="preserve"> resource availability </w:t>
      </w:r>
      <w:ins w:id="82" w:author="Aidan Brushett" w:date="2025-04-30T10:49:00Z" w16du:dateUtc="2025-04-30T17:49:00Z">
        <w:r w:rsidR="00054A0A">
          <w:rPr>
            <w:rFonts w:ascii="Calibri" w:eastAsia="Calibri" w:hAnsi="Calibri" w:cs="Calibri"/>
          </w:rPr>
          <w:t>and</w:t>
        </w:r>
        <w:r w:rsidR="00EF51BF">
          <w:rPr>
            <w:rFonts w:ascii="Calibri" w:eastAsia="Calibri" w:hAnsi="Calibri" w:cs="Calibri"/>
          </w:rPr>
          <w:t xml:space="preserve"> movement </w:t>
        </w:r>
      </w:ins>
      <w:del w:id="83" w:author="Aidan Brushett" w:date="2025-04-30T10:49:00Z" w16du:dateUtc="2025-04-30T17:49:00Z">
        <w:r w:rsidDel="00054A0A">
          <w:rPr>
            <w:rFonts w:ascii="Calibri" w:eastAsia="Calibri" w:hAnsi="Calibri" w:cs="Calibri"/>
          </w:rPr>
          <w:delText xml:space="preserve">have </w:delText>
        </w:r>
      </w:del>
      <w:ins w:id="84" w:author="Aidan Brushett" w:date="2025-04-30T10:49:00Z" w16du:dateUtc="2025-04-30T17:49:00Z">
        <w:r w:rsidR="00054A0A">
          <w:rPr>
            <w:rFonts w:ascii="Calibri" w:eastAsia="Calibri" w:hAnsi="Calibri" w:cs="Calibri"/>
          </w:rPr>
          <w:t>has</w:t>
        </w:r>
        <w:r w:rsidR="00054A0A">
          <w:rPr>
            <w:rFonts w:ascii="Calibri" w:eastAsia="Calibri" w:hAnsi="Calibri" w:cs="Calibri"/>
          </w:rPr>
          <w:t xml:space="preserve"> </w:t>
        </w:r>
      </w:ins>
      <w:r>
        <w:rPr>
          <w:rFonts w:ascii="Calibri" w:eastAsia="Calibri" w:hAnsi="Calibri" w:cs="Calibri"/>
        </w:rPr>
        <w:t xml:space="preserve">evoked a multitude of </w:t>
      </w:r>
      <w:del w:id="85" w:author="Aidan Brushett" w:date="2025-04-30T10:43:00Z" w16du:dateUtc="2025-04-30T17:43:00Z">
        <w:r w:rsidDel="00EF51BF">
          <w:rPr>
            <w:rFonts w:ascii="Calibri" w:eastAsia="Calibri" w:hAnsi="Calibri" w:cs="Calibri"/>
          </w:rPr>
          <w:delText xml:space="preserve">complex </w:delText>
        </w:r>
      </w:del>
      <w:r>
        <w:rPr>
          <w:rFonts w:ascii="Calibri" w:eastAsia="Calibri" w:hAnsi="Calibri" w:cs="Calibri"/>
        </w:rPr>
        <w:t xml:space="preserve">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The effects of landscape configuration in the western boreal have received comparatively little </w:t>
      </w:r>
      <w:r>
        <w:rPr>
          <w:rFonts w:ascii="Calibri" w:eastAsia="Calibri" w:hAnsi="Calibri" w:cs="Calibri"/>
        </w:rPr>
        <w:lastRenderedPageBreak/>
        <w:t xml:space="preserve">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ins w:id="86" w:author="Emerald Arthurs" w:date="2025-04-29T13:21:00Z" w16du:dateUtc="2025-04-29T20:21:00Z"/>
          <w:rFonts w:ascii="Calibri" w:eastAsia="Calibri" w:hAnsi="Calibri" w:cs="Calibri"/>
        </w:rPr>
      </w:pPr>
    </w:p>
    <w:p w14:paraId="39EB712C" w14:textId="2DEBBCEF"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0C096B94"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w:t>
      </w:r>
      <w:commentRangeStart w:id="87"/>
      <w:commentRangeStart w:id="88"/>
      <w:r>
        <w:rPr>
          <w:rFonts w:ascii="Calibri" w:eastAsia="Calibri" w:hAnsi="Calibri" w:cs="Calibri"/>
        </w:rPr>
        <w:t xml:space="preserve">seed predators </w:t>
      </w:r>
      <w:commentRangeEnd w:id="87"/>
      <w:r w:rsidR="002222DF">
        <w:rPr>
          <w:rStyle w:val="CommentReference"/>
        </w:rPr>
        <w:commentReference w:id="87"/>
      </w:r>
      <w:commentRangeEnd w:id="88"/>
      <w:r w:rsidR="004C0FBE">
        <w:rPr>
          <w:rStyle w:val="CommentReference"/>
        </w:rPr>
        <w:commentReference w:id="88"/>
      </w:r>
      <w:r>
        <w:rPr>
          <w:rFonts w:ascii="Calibri" w:eastAsia="Calibri" w:hAnsi="Calibri" w:cs="Calibri"/>
        </w:rPr>
        <w:t xml:space="preserve">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 (Bayne &amp; Hobson, 2000; Patterson &amp; Malcolm, 2010; but see Fisher et al., 2005). In boreal systems, oil, gas, and timber development can introduce changes to vegetation structure along forest edges (Harper et al., 2015; R. S. Jackson et al., 2023) that may decrease landscape permeability and red squirrel movement (Bakker &amp; Van Vuren, 2004), affect squirrel behaviour (Anderson &amp; Boutin, 2002), or influence the abundance (Tattersall et al., 2020), and functional responses (McKenzie et al., 2012) of co-occurring predators. Even in heavily disturbed landscapes, the cumulative footprint of seismic lines represents a small amount of habitat loss </w:t>
      </w:r>
      <w:r>
        <w:rPr>
          <w:rFonts w:ascii="Calibri" w:eastAsia="Calibri" w:hAnsi="Calibri" w:cs="Calibri"/>
          <w:i/>
        </w:rPr>
        <w:t>sensu stricto</w:t>
      </w:r>
      <w:r>
        <w:rPr>
          <w:rFonts w:ascii="Calibri" w:eastAsia="Calibri" w:hAnsi="Calibri" w:cs="Calibri"/>
        </w:rPr>
        <w:t xml:space="preserve"> for red squirrels. A strict focus on the amount of environmental footprint is likely to underestimate true ecological effects due to the high </w:t>
      </w:r>
      <w:r>
        <w:rPr>
          <w:rFonts w:ascii="Calibri" w:eastAsia="Calibri" w:hAnsi="Calibri" w:cs="Calibri"/>
        </w:rPr>
        <w:lastRenderedPageBreak/>
        <w:t>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C8F71F" w14:textId="6F2E9B61" w:rsidR="00512322" w:rsidDel="00D4094D" w:rsidRDefault="00000000">
      <w:pPr>
        <w:spacing w:line="360" w:lineRule="auto"/>
        <w:ind w:firstLine="720"/>
        <w:rPr>
          <w:del w:id="89" w:author="Aidan Brushett" w:date="2025-04-30T12:59:00Z" w16du:dateUtc="2025-04-30T19:59:00Z"/>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w:t>
      </w:r>
      <w:commentRangeStart w:id="90"/>
      <w:commentRangeStart w:id="91"/>
      <w:r>
        <w:rPr>
          <w:rFonts w:ascii="Calibri" w:eastAsia="Calibri" w:hAnsi="Calibri" w:cs="Calibri"/>
        </w:rPr>
        <w:t>: (</w:t>
      </w:r>
      <w:proofErr w:type="spellStart"/>
      <w:r>
        <w:rPr>
          <w:rFonts w:ascii="Calibri" w:eastAsia="Calibri" w:hAnsi="Calibri" w:cs="Calibri"/>
        </w:rPr>
        <w:t>i</w:t>
      </w:r>
      <w:proofErr w:type="spellEnd"/>
      <w:r>
        <w:rPr>
          <w:rFonts w:ascii="Calibri" w:eastAsia="Calibri" w:hAnsi="Calibri" w:cs="Calibri"/>
        </w:rPr>
        <w:t xml:space="preserve">) both </w:t>
      </w:r>
      <w:commentRangeStart w:id="92"/>
      <w:commentRangeStart w:id="93"/>
      <w:r>
        <w:rPr>
          <w:rFonts w:ascii="Calibri" w:eastAsia="Calibri" w:hAnsi="Calibri" w:cs="Calibri"/>
        </w:rPr>
        <w:t>habitat loss and fragmentation from industrial development would</w:t>
      </w:r>
      <w:ins w:id="94" w:author="Aidan Brushett" w:date="2025-04-28T18:49:00Z" w16du:dateUtc="2025-04-29T01:49:00Z">
        <w:r w:rsidR="00D66518">
          <w:rPr>
            <w:rFonts w:ascii="Calibri" w:eastAsia="Calibri" w:hAnsi="Calibri" w:cs="Calibri"/>
          </w:rPr>
          <w:t xml:space="preserve"> negatively</w:t>
        </w:r>
      </w:ins>
      <w:r>
        <w:rPr>
          <w:rFonts w:ascii="Calibri" w:eastAsia="Calibri" w:hAnsi="Calibri" w:cs="Calibri"/>
        </w:rPr>
        <w:t xml:space="preserve"> influence </w:t>
      </w:r>
      <w:commentRangeEnd w:id="92"/>
      <w:r w:rsidR="002A405E">
        <w:rPr>
          <w:rStyle w:val="CommentReference"/>
        </w:rPr>
        <w:commentReference w:id="92"/>
      </w:r>
      <w:commentRangeEnd w:id="93"/>
      <w:r w:rsidR="004C0FBE">
        <w:rPr>
          <w:rStyle w:val="CommentReference"/>
        </w:rPr>
        <w:commentReference w:id="93"/>
      </w:r>
      <w:r>
        <w:rPr>
          <w:rFonts w:ascii="Calibri" w:eastAsia="Calibri" w:hAnsi="Calibri" w:cs="Calibri"/>
        </w:rPr>
        <w:t xml:space="preserve">red squirrel distribution, but (ii) the independent effects of habitat fragmentation would be greatest in landscapes where the amount of anthropogenic disturbance was high. </w:t>
      </w:r>
      <w:commentRangeEnd w:id="90"/>
      <w:r w:rsidR="00A47891">
        <w:rPr>
          <w:rStyle w:val="CommentReference"/>
        </w:rPr>
        <w:commentReference w:id="90"/>
      </w:r>
      <w:commentRangeEnd w:id="91"/>
      <w:r w:rsidR="00200438">
        <w:rPr>
          <w:rStyle w:val="CommentReference"/>
        </w:rPr>
        <w:commentReference w:id="91"/>
      </w:r>
      <w:r>
        <w:rPr>
          <w:rFonts w:ascii="Calibri" w:eastAsia="Calibri" w:hAnsi="Calibri" w:cs="Calibri"/>
        </w:rPr>
        <w:t xml:space="preserve">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del w:id="95" w:author="Aidan Brushett" w:date="2025-04-30T09:49:00Z" w16du:dateUtc="2025-04-30T16:49:00Z">
        <w:r w:rsidDel="00200438">
          <w:rPr>
            <w:rFonts w:ascii="Calibri" w:eastAsia="Calibri" w:hAnsi="Calibri" w:cs="Calibri"/>
          </w:rPr>
          <w:delText>Shannon’s Evenness Index</w:delText>
        </w:r>
      </w:del>
      <w:ins w:id="96" w:author="Aidan Brushett" w:date="2025-04-30T09:49:00Z" w16du:dateUtc="2025-04-30T16:49:00Z">
        <w:r w:rsidR="00200438">
          <w:rPr>
            <w:rFonts w:ascii="Calibri" w:eastAsia="Calibri" w:hAnsi="Calibri" w:cs="Calibri"/>
          </w:rPr>
          <w:t>evenness</w:t>
        </w:r>
      </w:ins>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7EBD50CD" w14:textId="77777777" w:rsidR="00512322" w:rsidRDefault="00512322" w:rsidP="00D4094D">
      <w:pPr>
        <w:spacing w:line="360" w:lineRule="auto"/>
        <w:ind w:firstLine="720"/>
        <w:rPr>
          <w:rFonts w:ascii="Calibri" w:eastAsia="Calibri" w:hAnsi="Calibri" w:cs="Calibri"/>
        </w:rPr>
      </w:pPr>
    </w:p>
    <w:p w14:paraId="3FD1C215" w14:textId="77777777" w:rsidR="00512322" w:rsidRDefault="00000000">
      <w:pPr>
        <w:pStyle w:val="Heading2"/>
        <w:spacing w:line="360" w:lineRule="auto"/>
      </w:pPr>
      <w:bookmarkStart w:id="97" w:name="_6xj2bywd0w5i" w:colFirst="0" w:colLast="0"/>
      <w:bookmarkEnd w:id="97"/>
      <w:r>
        <w:t>Methods</w:t>
      </w:r>
      <w:r>
        <w:tab/>
      </w:r>
      <w:r>
        <w:tab/>
      </w:r>
      <w:r>
        <w:tab/>
      </w:r>
      <w:r>
        <w:tab/>
      </w:r>
      <w:r>
        <w:tab/>
      </w:r>
      <w:r>
        <w:tab/>
      </w:r>
      <w:r>
        <w:tab/>
      </w:r>
    </w:p>
    <w:p w14:paraId="6D0F71F9" w14:textId="77777777" w:rsidR="00512322" w:rsidRDefault="00000000">
      <w:pPr>
        <w:pStyle w:val="Heading3"/>
        <w:spacing w:line="360" w:lineRule="auto"/>
      </w:pPr>
      <w:bookmarkStart w:id="98" w:name="_nuznztcgqd2h" w:colFirst="0" w:colLast="0"/>
      <w:bookmarkEnd w:id="98"/>
      <w:r>
        <w:t>Study area</w:t>
      </w:r>
    </w:p>
    <w:p w14:paraId="04944F34" w14:textId="5EB352AC" w:rsidR="00512322" w:rsidDel="00D4094D" w:rsidRDefault="00000000">
      <w:pPr>
        <w:spacing w:line="360" w:lineRule="auto"/>
        <w:ind w:firstLine="720"/>
        <w:rPr>
          <w:del w:id="99" w:author="Aidan Brushett" w:date="2025-04-30T12:59:00Z" w16du:dateUtc="2025-04-30T19:59:00Z"/>
          <w:rFonts w:ascii="Calibri" w:eastAsia="Calibri" w:hAnsi="Calibri" w:cs="Calibri"/>
        </w:rPr>
      </w:pPr>
      <w:r>
        <w:rPr>
          <w:rFonts w:ascii="Calibri" w:eastAsia="Calibri" w:hAnsi="Calibri" w:cs="Calibri"/>
        </w:rPr>
        <w:t xml:space="preserve">The Boreal Plains ecozone spans 740 000 km² of the boreal forest in </w:t>
      </w:r>
      <w:commentRangeStart w:id="100"/>
      <w:commentRangeStart w:id="101"/>
      <w:r>
        <w:rPr>
          <w:rFonts w:ascii="Calibri" w:eastAsia="Calibri" w:hAnsi="Calibri" w:cs="Calibri"/>
        </w:rPr>
        <w:t xml:space="preserve">Treaty 8 </w:t>
      </w:r>
      <w:ins w:id="102" w:author="Aidan Brushett" w:date="2025-04-28T18:48:00Z" w16du:dateUtc="2025-04-29T01:48:00Z">
        <w:r w:rsidR="00D66518">
          <w:rPr>
            <w:rFonts w:ascii="Calibri" w:eastAsia="Calibri" w:hAnsi="Calibri" w:cs="Calibri"/>
          </w:rPr>
          <w:t>t</w:t>
        </w:r>
      </w:ins>
      <w:del w:id="103" w:author="Aidan Brushett" w:date="2025-04-28T18:48:00Z" w16du:dateUtc="2025-04-29T01:48:00Z">
        <w:r w:rsidDel="00D66518">
          <w:rPr>
            <w:rFonts w:ascii="Calibri" w:eastAsia="Calibri" w:hAnsi="Calibri" w:cs="Calibri"/>
          </w:rPr>
          <w:delText>T</w:delText>
        </w:r>
      </w:del>
      <w:r>
        <w:rPr>
          <w:rFonts w:ascii="Calibri" w:eastAsia="Calibri" w:hAnsi="Calibri" w:cs="Calibri"/>
        </w:rPr>
        <w:t>erritory</w:t>
      </w:r>
      <w:ins w:id="104" w:author="Aidan Brushett" w:date="2025-04-28T18:48:00Z" w16du:dateUtc="2025-04-29T01:48:00Z">
        <w:r w:rsidR="00D66518">
          <w:rPr>
            <w:rFonts w:ascii="Calibri" w:eastAsia="Calibri" w:hAnsi="Calibri" w:cs="Calibri"/>
          </w:rPr>
          <w:t xml:space="preserve"> of Alberta, Canada,</w:t>
        </w:r>
      </w:ins>
      <w:r>
        <w:rPr>
          <w:rFonts w:ascii="Calibri" w:eastAsia="Calibri" w:hAnsi="Calibri" w:cs="Calibri"/>
        </w:rPr>
        <w:t xml:space="preserve"> </w:t>
      </w:r>
      <w:commentRangeEnd w:id="100"/>
      <w:r w:rsidR="00CF2830">
        <w:rPr>
          <w:rStyle w:val="CommentReference"/>
        </w:rPr>
        <w:commentReference w:id="100"/>
      </w:r>
      <w:commentRangeEnd w:id="101"/>
      <w:r w:rsidR="004C0FBE">
        <w:rPr>
          <w:rStyle w:val="CommentReference"/>
        </w:rPr>
        <w:commentReference w:id="101"/>
      </w:r>
      <w:r>
        <w:rPr>
          <w:rFonts w:ascii="Calibri" w:eastAsia="Calibri" w:hAnsi="Calibri" w:cs="Calibri"/>
        </w:rPr>
        <w:t xml:space="preserve">and encompasses a wide variety of vegetative land cover, climate, productivity, and human activity. The region is characterized by a mosaic of aspen parkland, mixed broadleaf, white spruce, and </w:t>
      </w:r>
      <w:r>
        <w:rPr>
          <w:rFonts w:ascii="Calibri" w:eastAsia="Calibri" w:hAnsi="Calibri" w:cs="Calibri"/>
        </w:rPr>
        <w:lastRenderedPageBreak/>
        <w:t xml:space="preserve">jack pine forest, black spruce lowland forest, as well as wetlands, muskeg, fens, and lakes. We studied ten landscapes (Fig. 1)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 Common disturbance features included timber cut blocks, seismic exploration lines, well pads, roads, pipelines, and processing facilities (Fig. 1)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48AF272D" w14:textId="77777777" w:rsidR="00512322" w:rsidRDefault="00512322" w:rsidP="00D4094D">
      <w:pPr>
        <w:spacing w:line="360" w:lineRule="auto"/>
        <w:ind w:firstLine="720"/>
        <w:rPr>
          <w:rFonts w:ascii="Calibri" w:eastAsia="Calibri" w:hAnsi="Calibri" w:cs="Calibri"/>
        </w:rPr>
      </w:pPr>
    </w:p>
    <w:p w14:paraId="027EC66A" w14:textId="77CFDD16" w:rsidR="00512322" w:rsidRPr="00D4094D" w:rsidRDefault="00000000">
      <w:pPr>
        <w:pStyle w:val="Heading3"/>
        <w:spacing w:line="360" w:lineRule="auto"/>
        <w:rPr>
          <w:iCs/>
          <w:rPrChange w:id="105" w:author="Aidan Brushett" w:date="2025-04-30T13:01:00Z" w16du:dateUtc="2025-04-30T20:01:00Z">
            <w:rPr>
              <w:i/>
            </w:rPr>
          </w:rPrChange>
        </w:rPr>
      </w:pPr>
      <w:bookmarkStart w:id="106" w:name="_hnlj1842pz0d" w:colFirst="0" w:colLast="0"/>
      <w:bookmarkEnd w:id="106"/>
      <w:r w:rsidRPr="00D4094D">
        <w:rPr>
          <w:iCs/>
          <w:rPrChange w:id="107" w:author="Aidan Brushett" w:date="2025-04-30T13:01:00Z" w16du:dateUtc="2025-04-30T20:01:00Z">
            <w:rPr>
              <w:i/>
            </w:rPr>
          </w:rPrChange>
        </w:rPr>
        <w:t>Camera trapping and wildlife occurrence data</w:t>
      </w:r>
    </w:p>
    <w:p w14:paraId="548E748C" w14:textId="366FB2E5" w:rsidR="00512322" w:rsidDel="00D4094D" w:rsidRDefault="00000000" w:rsidP="00D4094D">
      <w:pPr>
        <w:spacing w:line="360" w:lineRule="auto"/>
        <w:ind w:firstLine="720"/>
        <w:rPr>
          <w:del w:id="108" w:author="Aidan Brushett" w:date="2025-04-30T12:59:00Z" w16du:dateUtc="2025-04-30T19:59:00Z"/>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commentRangeStart w:id="109"/>
      <w:commentRangeStart w:id="110"/>
      <w:del w:id="111" w:author="Aidan Brushett" w:date="2025-04-28T19:06:00Z" w16du:dateUtc="2025-04-29T02:06:00Z">
        <w:r w:rsidDel="004C0FBE">
          <w:rPr>
            <w:rFonts w:ascii="Calibri" w:eastAsia="Calibri" w:hAnsi="Calibri" w:cs="Calibri"/>
          </w:rPr>
          <w:delText xml:space="preserve">intended </w:delText>
        </w:r>
      </w:del>
      <w:ins w:id="112" w:author="Aidan Brushett" w:date="2025-04-28T19:06:00Z" w16du:dateUtc="2025-04-29T02:06:00Z">
        <w:r w:rsidR="004C0FBE">
          <w:rPr>
            <w:rFonts w:ascii="Calibri" w:eastAsia="Calibri" w:hAnsi="Calibri" w:cs="Calibri"/>
          </w:rPr>
          <w:t xml:space="preserve">initial </w:t>
        </w:r>
      </w:ins>
      <w:r>
        <w:rPr>
          <w:rFonts w:ascii="Calibri" w:eastAsia="Calibri" w:hAnsi="Calibri" w:cs="Calibri"/>
        </w:rPr>
        <w:t xml:space="preserve">purpose of monitoring </w:t>
      </w:r>
      <w:del w:id="113" w:author="Aidan Brushett" w:date="2025-04-28T19:06:00Z" w16du:dateUtc="2025-04-29T02:06:00Z">
        <w:r w:rsidDel="004C0FBE">
          <w:rPr>
            <w:rFonts w:ascii="Calibri" w:eastAsia="Calibri" w:hAnsi="Calibri" w:cs="Calibri"/>
          </w:rPr>
          <w:delText xml:space="preserve">red squirrels </w:delText>
        </w:r>
        <w:commentRangeEnd w:id="109"/>
        <w:r w:rsidR="00CF2830" w:rsidDel="004C0FBE">
          <w:rPr>
            <w:rStyle w:val="CommentReference"/>
          </w:rPr>
          <w:commentReference w:id="109"/>
        </w:r>
        <w:commentRangeEnd w:id="110"/>
        <w:r w:rsidR="004C0FBE" w:rsidDel="004C0FBE">
          <w:rPr>
            <w:rStyle w:val="CommentReference"/>
          </w:rPr>
          <w:commentReference w:id="110"/>
        </w:r>
        <w:r w:rsidDel="004C0FBE">
          <w:rPr>
            <w:rFonts w:ascii="Calibri" w:eastAsia="Calibri" w:hAnsi="Calibri" w:cs="Calibri"/>
          </w:rPr>
          <w:delText xml:space="preserve">and other </w:delText>
        </w:r>
      </w:del>
      <w:r>
        <w:rPr>
          <w:rFonts w:ascii="Calibri" w:eastAsia="Calibri" w:hAnsi="Calibri" w:cs="Calibri"/>
        </w:rPr>
        <w:t xml:space="preserve">medium- to large-sized mammals </w:t>
      </w:r>
      <w:ins w:id="114" w:author="Aidan Brushett" w:date="2025-04-28T19:06:00Z" w16du:dateUtc="2025-04-29T02:06:00Z">
        <w:r w:rsidR="00D00821">
          <w:rPr>
            <w:rFonts w:ascii="Calibri" w:eastAsia="Calibri" w:hAnsi="Calibri" w:cs="Calibri"/>
          </w:rPr>
          <w:t xml:space="preserve">ranging in size from red squirrel to </w:t>
        </w:r>
      </w:ins>
      <w:del w:id="115" w:author="Aidan Brushett" w:date="2025-04-28T19:06:00Z" w16du:dateUtc="2025-04-29T02:06:00Z">
        <w:r w:rsidDel="00D00821">
          <w:rPr>
            <w:rFonts w:ascii="Calibri" w:eastAsia="Calibri" w:hAnsi="Calibri" w:cs="Calibri"/>
          </w:rPr>
          <w:delText>up to the size of</w:delText>
        </w:r>
      </w:del>
      <w:r>
        <w:rPr>
          <w:rFonts w:ascii="Calibri" w:eastAsia="Calibri" w:hAnsi="Calibri" w:cs="Calibri"/>
        </w:rPr>
        <w:t xml:space="preserve"> moose (Fig. 1). Cameras were deployed using a constrained stratified sampling design. 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w:t>
      </w:r>
      <w:commentRangeStart w:id="116"/>
      <w:commentRangeStart w:id="117"/>
      <w:r>
        <w:rPr>
          <w:rFonts w:ascii="Calibri" w:eastAsia="Calibri" w:hAnsi="Calibri" w:cs="Calibri"/>
        </w:rPr>
        <w:t>clear wildlife signs</w:t>
      </w:r>
      <w:commentRangeEnd w:id="116"/>
      <w:r w:rsidR="00CF2830">
        <w:rPr>
          <w:rStyle w:val="CommentReference"/>
        </w:rPr>
        <w:commentReference w:id="116"/>
      </w:r>
      <w:commentRangeEnd w:id="117"/>
      <w:r w:rsidR="00D00821">
        <w:rPr>
          <w:rStyle w:val="CommentReference"/>
        </w:rPr>
        <w:commentReference w:id="117"/>
      </w:r>
      <w:ins w:id="118" w:author="Aidan Brushett" w:date="2025-04-28T19:06:00Z" w16du:dateUtc="2025-04-29T02:06:00Z">
        <w:r w:rsidR="00D00821">
          <w:rPr>
            <w:rFonts w:ascii="Calibri" w:eastAsia="Calibri" w:hAnsi="Calibri" w:cs="Calibri"/>
          </w:rPr>
          <w:t xml:space="preserve"> including scat, digging, or </w:t>
        </w:r>
      </w:ins>
      <w:ins w:id="119" w:author="Aidan Brushett" w:date="2025-04-28T19:10:00Z" w16du:dateUtc="2025-04-29T02:10:00Z">
        <w:r w:rsidR="00D00821">
          <w:rPr>
            <w:rFonts w:ascii="Calibri" w:eastAsia="Calibri" w:hAnsi="Calibri" w:cs="Calibri"/>
          </w:rPr>
          <w:t>abundant tracks</w:t>
        </w:r>
      </w:ins>
      <w:r>
        <w:rPr>
          <w:rFonts w:ascii="Calibri" w:eastAsia="Calibri" w:hAnsi="Calibri" w:cs="Calibri"/>
        </w:rPr>
        <w:t xml:space="preserve">. To maximize wildlife detectability, we applied a scent lure (O’Gorman’s </w:t>
      </w:r>
      <w:proofErr w:type="gramStart"/>
      <w:r>
        <w:rPr>
          <w:rFonts w:ascii="Calibri" w:eastAsia="Calibri" w:hAnsi="Calibri" w:cs="Calibri"/>
        </w:rPr>
        <w:t>Long Distance</w:t>
      </w:r>
      <w:proofErr w:type="gramEnd"/>
      <w:r>
        <w:rPr>
          <w:rFonts w:ascii="Calibri" w:eastAsia="Calibri" w:hAnsi="Calibri" w:cs="Calibri"/>
        </w:rPr>
        <w:t xml:space="preserve"> Call, MT, USA) once at each site at the time of deployment (either September or October). Camera traps were programmed to take photos continuously at high sensitivity when movement was detected within the field of view. A total of 430 cameras were deployed across the ten landscapes (</w:t>
      </w:r>
      <w:commentRangeStart w:id="120"/>
      <w:commentRangeStart w:id="121"/>
      <w:r>
        <w:rPr>
          <w:rFonts w:ascii="Calibri" w:eastAsia="Calibri" w:hAnsi="Calibri" w:cs="Calibri"/>
        </w:rPr>
        <w:t xml:space="preserve">mean </w:t>
      </w:r>
      <w:ins w:id="122" w:author="Aidan Brushett" w:date="2025-04-28T19:25:00Z" w16du:dateUtc="2025-04-29T02:25:00Z">
        <w:r w:rsidR="0009054F">
          <w:rPr>
            <w:rFonts w:ascii="Calibri" w:eastAsia="Calibri" w:hAnsi="Calibri" w:cs="Calibri"/>
          </w:rPr>
          <w:t xml:space="preserve">= </w:t>
        </w:r>
      </w:ins>
      <w:r>
        <w:rPr>
          <w:rFonts w:ascii="Calibri" w:eastAsia="Calibri" w:hAnsi="Calibri" w:cs="Calibri"/>
        </w:rPr>
        <w:t>43</w:t>
      </w:r>
      <w:ins w:id="123" w:author="Aidan Brushett" w:date="2025-04-28T19:24:00Z" w16du:dateUtc="2025-04-29T02:24:00Z">
        <w:r w:rsidR="0009054F">
          <w:rPr>
            <w:rFonts w:ascii="Calibri" w:eastAsia="Calibri" w:hAnsi="Calibri" w:cs="Calibri"/>
          </w:rPr>
          <w:t xml:space="preserve"> cameras</w:t>
        </w:r>
      </w:ins>
      <w:r>
        <w:rPr>
          <w:rFonts w:ascii="Calibri" w:eastAsia="Calibri" w:hAnsi="Calibri" w:cs="Calibri"/>
        </w:rPr>
        <w:t xml:space="preserve"> per landscape</w:t>
      </w:r>
      <w:commentRangeEnd w:id="120"/>
      <w:r w:rsidR="00D85636">
        <w:rPr>
          <w:rStyle w:val="CommentReference"/>
        </w:rPr>
        <w:commentReference w:id="120"/>
      </w:r>
      <w:commentRangeEnd w:id="121"/>
      <w:r w:rsidR="0009054F">
        <w:rPr>
          <w:rStyle w:val="CommentReference"/>
        </w:rPr>
        <w:commentReference w:id="121"/>
      </w:r>
      <w:r>
        <w:rPr>
          <w:rFonts w:ascii="Calibri" w:eastAsia="Calibri" w:hAnsi="Calibri" w:cs="Calibri"/>
        </w:rPr>
        <w:t xml:space="preserve">, range </w:t>
      </w:r>
      <w:ins w:id="124" w:author="Aidan Brushett" w:date="2025-04-28T19:25:00Z" w16du:dateUtc="2025-04-29T02:25:00Z">
        <w:r w:rsidR="0009054F">
          <w:rPr>
            <w:rFonts w:ascii="Calibri" w:eastAsia="Calibri" w:hAnsi="Calibri" w:cs="Calibri"/>
          </w:rPr>
          <w:t xml:space="preserve">= </w:t>
        </w:r>
      </w:ins>
      <w:r>
        <w:rPr>
          <w:rFonts w:ascii="Calibri" w:eastAsia="Calibri" w:hAnsi="Calibri" w:cs="Calibri"/>
        </w:rPr>
        <w:t>36–50</w:t>
      </w:r>
      <w:ins w:id="125" w:author="Aidan Brushett" w:date="2025-04-28T19:24:00Z" w16du:dateUtc="2025-04-29T02:24:00Z">
        <w:r w:rsidR="0009054F">
          <w:rPr>
            <w:rFonts w:ascii="Calibri" w:eastAsia="Calibri" w:hAnsi="Calibri" w:cs="Calibri"/>
          </w:rPr>
          <w:t xml:space="preserve"> cameras, SD = 5.7 cameras</w:t>
        </w:r>
      </w:ins>
      <w:r>
        <w:rPr>
          <w:rFonts w:ascii="Calibri" w:eastAsia="Calibri" w:hAnsi="Calibri" w:cs="Calibri"/>
        </w:rPr>
        <w:t xml:space="preserve">). Within the 2021–2024 </w:t>
      </w:r>
      <w:r>
        <w:rPr>
          <w:rFonts w:ascii="Calibri" w:eastAsia="Calibri" w:hAnsi="Calibri" w:cs="Calibri"/>
        </w:rPr>
        <w:lastRenderedPageBreak/>
        <w:t>sampling period, each camera was deployed for approximately one year (autumn to autumn; mean=347 days, SD= 67.2 days)</w:t>
      </w:r>
      <w:ins w:id="126" w:author="Aidan Brushett" w:date="2025-04-30T12:59:00Z" w16du:dateUtc="2025-04-30T19:59:00Z">
        <w:r w:rsidR="00D4094D">
          <w:rPr>
            <w:rFonts w:ascii="Calibri" w:eastAsia="Calibri" w:hAnsi="Calibri" w:cs="Calibri"/>
          </w:rPr>
          <w:t>.</w:t>
        </w:r>
      </w:ins>
      <w:del w:id="127" w:author="Aidan Brushett" w:date="2025-04-30T12:59:00Z" w16du:dateUtc="2025-04-30T19:59:00Z">
        <w:r w:rsidDel="00D4094D">
          <w:rPr>
            <w:rFonts w:ascii="Calibri" w:eastAsia="Calibri" w:hAnsi="Calibri" w:cs="Calibri"/>
          </w:rPr>
          <w:delText xml:space="preserve">. </w:delText>
        </w:r>
      </w:del>
    </w:p>
    <w:p w14:paraId="576424B0" w14:textId="77777777" w:rsidR="00D4094D" w:rsidRDefault="00D4094D">
      <w:pPr>
        <w:spacing w:line="360" w:lineRule="auto"/>
        <w:ind w:firstLine="720"/>
        <w:rPr>
          <w:ins w:id="128" w:author="Aidan Brushett" w:date="2025-04-30T12:59:00Z" w16du:dateUtc="2025-04-30T19:59:00Z"/>
          <w:rFonts w:ascii="Calibri" w:eastAsia="Calibri" w:hAnsi="Calibri" w:cs="Calibri"/>
        </w:rPr>
      </w:pPr>
    </w:p>
    <w:p w14:paraId="781A06DC" w14:textId="77777777" w:rsidR="00512322" w:rsidRDefault="00512322" w:rsidP="00D4094D">
      <w:pPr>
        <w:spacing w:line="360" w:lineRule="auto"/>
        <w:ind w:firstLine="720"/>
        <w:rPr>
          <w:rFonts w:ascii="Calibri" w:eastAsia="Calibri" w:hAnsi="Calibri" w:cs="Calibri"/>
        </w:rPr>
      </w:pPr>
    </w:p>
    <w:p w14:paraId="19861B43" w14:textId="6C28EEA8" w:rsidR="00512322" w:rsidDel="00D4094D" w:rsidRDefault="00000000">
      <w:pPr>
        <w:spacing w:line="360" w:lineRule="auto"/>
        <w:ind w:firstLine="720"/>
        <w:rPr>
          <w:del w:id="129" w:author="Aidan Brushett" w:date="2025-04-30T12:59:00Z" w16du:dateUtc="2025-04-30T19:59:00Z"/>
          <w:rFonts w:ascii="Calibri" w:eastAsia="Calibri" w:hAnsi="Calibri" w:cs="Calibri"/>
        </w:rPr>
      </w:pPr>
      <w:r>
        <w:rPr>
          <w:rFonts w:ascii="Calibri" w:eastAsia="Calibri" w:hAnsi="Calibri" w:cs="Calibri"/>
        </w:rPr>
        <w:t xml:space="preserve">To quantify the occurrence of red squirrels in each landscape, all images of wildlife occurrences were </w:t>
      </w:r>
      <w:commentRangeStart w:id="130"/>
      <w:commentRangeStart w:id="131"/>
      <w:commentRangeStart w:id="132"/>
      <w:ins w:id="133" w:author="Barnas, Andrew" w:date="2025-04-28T09:53:00Z" w16du:dateUtc="2025-04-28T16:53:00Z">
        <w:r w:rsidR="00D85636">
          <w:rPr>
            <w:rFonts w:ascii="Calibri" w:eastAsia="Calibri" w:hAnsi="Calibri" w:cs="Calibri"/>
          </w:rPr>
          <w:t xml:space="preserve">manually </w:t>
        </w:r>
      </w:ins>
      <w:r>
        <w:rPr>
          <w:rFonts w:ascii="Calibri" w:eastAsia="Calibri" w:hAnsi="Calibri" w:cs="Calibri"/>
        </w:rPr>
        <w:t xml:space="preserve">reviewed </w:t>
      </w:r>
      <w:commentRangeEnd w:id="130"/>
      <w:r w:rsidR="00D85636">
        <w:rPr>
          <w:rStyle w:val="CommentReference"/>
        </w:rPr>
        <w:commentReference w:id="130"/>
      </w:r>
      <w:commentRangeEnd w:id="131"/>
      <w:r w:rsidR="00C26305">
        <w:rPr>
          <w:rStyle w:val="CommentReference"/>
        </w:rPr>
        <w:commentReference w:id="131"/>
      </w:r>
      <w:commentRangeEnd w:id="132"/>
      <w:r w:rsidR="00D00821">
        <w:rPr>
          <w:rStyle w:val="CommentReference"/>
        </w:rPr>
        <w:commentReference w:id="132"/>
      </w:r>
      <w:r>
        <w:rPr>
          <w:rFonts w:ascii="Calibri" w:eastAsia="Calibri" w:hAnsi="Calibri" w:cs="Calibri"/>
        </w:rPr>
        <w:t>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Our models were insensitive to independent detections defined using different time thresholds (5 min, 30 min, 60 min).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(Burton et al., 2015; Parsons et al., 2017). 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 Any given sampling month was excluded from our final dataset when there were fewer than fifteen days of available camera-trap data</w:t>
      </w:r>
      <w:ins w:id="134" w:author="Barnas, Andrew" w:date="2025-04-28T09:56:00Z" w16du:dateUtc="2025-04-28T16:56:00Z">
        <w:r w:rsidR="00D85636">
          <w:rPr>
            <w:rFonts w:ascii="Calibri" w:eastAsia="Calibri" w:hAnsi="Calibri" w:cs="Calibri"/>
          </w:rPr>
          <w:t xml:space="preserve"> because….</w:t>
        </w:r>
      </w:ins>
      <w:r>
        <w:rPr>
          <w:rFonts w:ascii="Calibri" w:eastAsia="Calibri" w:hAnsi="Calibri" w:cs="Calibri"/>
        </w:rPr>
        <w:t>.</w:t>
      </w:r>
    </w:p>
    <w:p w14:paraId="48D09E33" w14:textId="77777777" w:rsidR="00512322" w:rsidRDefault="00512322" w:rsidP="00D4094D">
      <w:pPr>
        <w:spacing w:line="360" w:lineRule="auto"/>
        <w:ind w:firstLine="720"/>
        <w:rPr>
          <w:rFonts w:ascii="Calibri" w:eastAsia="Calibri" w:hAnsi="Calibri" w:cs="Calibri"/>
        </w:rPr>
      </w:pPr>
    </w:p>
    <w:p w14:paraId="0651E199" w14:textId="77777777" w:rsidR="00512322" w:rsidRDefault="00000000">
      <w:pPr>
        <w:pStyle w:val="Heading3"/>
        <w:spacing w:line="360" w:lineRule="auto"/>
      </w:pPr>
      <w:bookmarkStart w:id="135" w:name="_z4771mhcy2uo" w:colFirst="0" w:colLast="0"/>
      <w:bookmarkEnd w:id="135"/>
      <w:r>
        <w:t>Measuring landscape structure</w:t>
      </w:r>
    </w:p>
    <w:p w14:paraId="0E48609C" w14:textId="18B51302" w:rsidR="00512322" w:rsidDel="00D4094D" w:rsidRDefault="00000000">
      <w:pPr>
        <w:spacing w:line="360" w:lineRule="auto"/>
        <w:ind w:firstLine="720"/>
        <w:rPr>
          <w:del w:id="136" w:author="Aidan Brushett" w:date="2025-04-30T12:59:00Z" w16du:dateUtc="2025-04-30T19:59:00Z"/>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twenty-two spatial scales using concentric circular buffers of 50 m, 100 m, and 250–5000 m radii increasing by 250 m increments </w:t>
      </w:r>
      <w:r>
        <w:rPr>
          <w:rFonts w:ascii="Calibri" w:eastAsia="Calibri" w:hAnsi="Calibri" w:cs="Calibri"/>
          <w:i/>
        </w:rPr>
        <w:t>sensu</w:t>
      </w:r>
      <w:r>
        <w:rPr>
          <w:rFonts w:ascii="Calibri" w:eastAsia="Calibri" w:hAnsi="Calibri" w:cs="Calibri"/>
        </w:rPr>
        <w:t xml:space="preserve"> Fisher et al. (2011).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w:t>
      </w:r>
      <w:r>
        <w:rPr>
          <w:rFonts w:ascii="Calibri" w:eastAsia="Calibri" w:hAnsi="Calibri" w:cs="Calibri"/>
        </w:rPr>
        <w:lastRenderedPageBreak/>
        <w:t xml:space="preserve">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ins w:id="137" w:author="Aidan Brushett" w:date="2025-04-28T19:08:00Z" w16du:dateUtc="2025-04-29T02:08:00Z">
        <w:r w:rsidR="00D00821">
          <w:rPr>
            <w:rFonts w:ascii="Calibri" w:eastAsia="Calibri" w:hAnsi="Calibri" w:cs="Calibri"/>
          </w:rPr>
          <w:t xml:space="preserve"> and</w:t>
        </w:r>
      </w:ins>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138"/>
      <w:commentRangeStart w:id="139"/>
      <w:r>
        <w:rPr>
          <w:rFonts w:ascii="Calibri" w:eastAsia="Calibri" w:hAnsi="Calibri" w:cs="Calibri"/>
        </w:rPr>
        <w:t xml:space="preserve">had </w:t>
      </w:r>
      <w:del w:id="140" w:author="Aidan Brushett" w:date="2025-04-28T19:09:00Z" w16du:dateUtc="2025-04-29T02:09:00Z">
        <w:r w:rsidDel="00D00821">
          <w:rPr>
            <w:rFonts w:ascii="Calibri" w:eastAsia="Calibri" w:hAnsi="Calibri" w:cs="Calibri"/>
          </w:rPr>
          <w:delText xml:space="preserve">very </w:delText>
        </w:r>
      </w:del>
      <w:r>
        <w:rPr>
          <w:rFonts w:ascii="Calibri" w:eastAsia="Calibri" w:hAnsi="Calibri" w:cs="Calibri"/>
        </w:rPr>
        <w:t xml:space="preserve">low variance among sites </w:t>
      </w:r>
      <w:commentRangeEnd w:id="138"/>
      <w:r w:rsidR="00D85636">
        <w:rPr>
          <w:rStyle w:val="CommentReference"/>
        </w:rPr>
        <w:commentReference w:id="138"/>
      </w:r>
      <w:commentRangeEnd w:id="139"/>
      <w:r w:rsidR="00D00821">
        <w:rPr>
          <w:rStyle w:val="CommentReference"/>
        </w:rPr>
        <w:commentReference w:id="139"/>
      </w:r>
      <w:r>
        <w:rPr>
          <w:rFonts w:ascii="Calibri" w:eastAsia="Calibri" w:hAnsi="Calibri" w:cs="Calibri"/>
        </w:rPr>
        <w:t xml:space="preserve">(Table 1). All covariates were processed 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09AEF2BA" w14:textId="77777777" w:rsidR="00512322" w:rsidRDefault="00512322" w:rsidP="00D4094D">
      <w:pPr>
        <w:spacing w:line="360" w:lineRule="auto"/>
        <w:ind w:firstLine="720"/>
        <w:rPr>
          <w:rFonts w:ascii="Calibri" w:eastAsia="Calibri" w:hAnsi="Calibri" w:cs="Calibri"/>
        </w:rPr>
      </w:pPr>
    </w:p>
    <w:p w14:paraId="17A289F0" w14:textId="77777777" w:rsidR="00512322" w:rsidRDefault="00000000">
      <w:pPr>
        <w:pStyle w:val="Heading3"/>
        <w:spacing w:line="360" w:lineRule="auto"/>
        <w:jc w:val="both"/>
      </w:pPr>
      <w:bookmarkStart w:id="141" w:name="_k5070zi1ssfz" w:colFirst="0" w:colLast="0"/>
      <w:bookmarkEnd w:id="141"/>
      <w:commentRangeStart w:id="142"/>
      <w:r>
        <w:t>Statistical analysis</w:t>
      </w:r>
      <w:commentRangeEnd w:id="142"/>
      <w:r w:rsidR="00CC34DC">
        <w:rPr>
          <w:rStyle w:val="CommentReference"/>
          <w:color w:val="auto"/>
        </w:rPr>
        <w:commentReference w:id="142"/>
      </w:r>
    </w:p>
    <w:p w14:paraId="5667432E" w14:textId="68945C63" w:rsidR="001300F4" w:rsidRPr="001300F4" w:rsidRDefault="001300F4" w:rsidP="00D4094D">
      <w:pPr>
        <w:pStyle w:val="Heading4"/>
        <w:pPrChange w:id="143" w:author="Aidan Brushett" w:date="2025-04-30T12:56:00Z" w16du:dateUtc="2025-04-30T19:56:00Z">
          <w:pPr/>
        </w:pPrChange>
      </w:pPr>
      <w:r w:rsidRPr="001300F4">
        <w:t xml:space="preserve">Modeling </w:t>
      </w:r>
      <w:del w:id="144" w:author="Emerald Arthurs" w:date="2025-04-29T13:15:00Z" w16du:dateUtc="2025-04-29T20:15:00Z">
        <w:r w:rsidR="00CC34DC" w:rsidDel="000358C6">
          <w:delText>framework</w:delText>
        </w:r>
      </w:del>
      <w:ins w:id="145" w:author="Emerald Arthurs" w:date="2025-04-29T13:15:00Z" w16du:dateUtc="2025-04-29T20:15:00Z">
        <w:r w:rsidR="000358C6">
          <w:t>approach</w:t>
        </w:r>
      </w:ins>
    </w:p>
    <w:p w14:paraId="519270C9" w14:textId="41CD44B4"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(Faraway, 2016). We opted against using </w:t>
      </w:r>
      <w:proofErr w:type="gramStart"/>
      <w:r w:rsidR="001300F4">
        <w:rPr>
          <w:rFonts w:ascii="Calibri" w:eastAsia="Calibri" w:hAnsi="Calibri" w:cs="Calibri"/>
        </w:rPr>
        <w:t>a proportional</w:t>
      </w:r>
      <w:proofErr w:type="gramEnd"/>
      <w:r>
        <w:rPr>
          <w:rFonts w:ascii="Calibri" w:eastAsia="Calibri" w:hAnsi="Calibri" w:cs="Calibri"/>
        </w:rPr>
        <w:t xml:space="preserve"> negative binomial response due to the high overdispersion of red squirrel count data in our dataset and poor overall model fit during </w:t>
      </w:r>
      <w:proofErr w:type="gramStart"/>
      <w:r>
        <w:rPr>
          <w:rFonts w:ascii="Calibri" w:eastAsia="Calibri" w:hAnsi="Calibri" w:cs="Calibri"/>
        </w:rPr>
        <w:t>exploratory</w:t>
      </w:r>
      <w:proofErr w:type="gramEnd"/>
      <w:r>
        <w:rPr>
          <w:rFonts w:ascii="Calibri" w:eastAsia="Calibri" w:hAnsi="Calibri" w:cs="Calibri"/>
        </w:rPr>
        <w:t xml:space="preserve"> analysis. In each model we treated monthly independent detections as the response variable and included nested random intercepts of camera sites within arrays. </w:t>
      </w:r>
      <w:r w:rsidR="002265C4">
        <w:rPr>
          <w:rFonts w:ascii="Calibri" w:eastAsia="Calibri" w:hAnsi="Calibri" w:cs="Calibri"/>
        </w:rPr>
        <w:t>All</w:t>
      </w:r>
      <w:r>
        <w:rPr>
          <w:rFonts w:ascii="Calibri" w:eastAsia="Calibri" w:hAnsi="Calibri" w:cs="Calibri"/>
        </w:rPr>
        <w:t xml:space="preserve"> models took the form:</w:t>
      </w:r>
    </w:p>
    <w:p w14:paraId="79FDBC7D" w14:textId="77777777" w:rsidR="00512322" w:rsidRDefault="00000000">
      <w:pPr>
        <w:spacing w:line="360" w:lineRule="auto"/>
        <w:ind w:firstLine="720"/>
        <w:jc w:val="center"/>
        <w:rPr>
          <w:rFonts w:ascii="Calibri" w:eastAsia="Calibri" w:hAnsi="Calibri" w:cs="Calibri"/>
        </w:rPr>
      </w:pPr>
      <w:proofErr w:type="spellStart"/>
      <w:r>
        <w:rPr>
          <w:rFonts w:ascii="Calibri" w:eastAsia="Calibri" w:hAnsi="Calibri" w:cs="Calibri"/>
        </w:rPr>
        <w:t>detections</w:t>
      </w:r>
      <w:r>
        <w:rPr>
          <w:rFonts w:ascii="Calibri" w:eastAsia="Calibri" w:hAnsi="Calibri" w:cs="Calibri"/>
          <w:vertAlign w:val="subscript"/>
        </w:rPr>
        <w:t>ijk</w:t>
      </w:r>
      <w:proofErr w:type="spellEnd"/>
      <w:r>
        <w:rPr>
          <w:rFonts w:ascii="Calibri" w:eastAsia="Calibri" w:hAnsi="Calibri" w:cs="Calibri"/>
        </w:rPr>
        <w:t xml:space="preserve"> ~ </w:t>
      </w:r>
      <w:proofErr w:type="spellStart"/>
      <w:proofErr w:type="gramStart"/>
      <w:r>
        <w:rPr>
          <w:rFonts w:ascii="Calibri" w:eastAsia="Calibri" w:hAnsi="Calibri" w:cs="Calibri"/>
        </w:rPr>
        <w:t>NegBin</w:t>
      </w:r>
      <w:proofErr w:type="spellEnd"/>
      <w:r>
        <w:rPr>
          <w:rFonts w:ascii="Calibri" w:eastAsia="Calibri" w:hAnsi="Calibri" w:cs="Calibri"/>
        </w:rPr>
        <w:t>(</w:t>
      </w:r>
      <w:proofErr w:type="spellStart"/>
      <w:proofErr w:type="gramEnd"/>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θ)</w:t>
      </w:r>
    </w:p>
    <w:p w14:paraId="1634EFB7" w14:textId="13BC3F0D" w:rsidR="00512322" w:rsidRDefault="00000000">
      <w:pPr>
        <w:spacing w:line="360" w:lineRule="auto"/>
        <w:ind w:firstLine="720"/>
        <w:jc w:val="center"/>
        <w:rPr>
          <w:rFonts w:ascii="Calibri" w:eastAsia="Calibri" w:hAnsi="Calibri" w:cs="Calibri"/>
          <w:vertAlign w:val="subscript"/>
        </w:rPr>
      </w:pPr>
      <w:commentRangeStart w:id="146"/>
      <w:commentRangeStart w:id="147"/>
      <w:commentRangeStart w:id="148"/>
      <w:r>
        <w:rPr>
          <w:rFonts w:ascii="Calibri" w:eastAsia="Calibri" w:hAnsi="Calibri" w:cs="Calibri"/>
        </w:rPr>
        <w:t>log(</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 β</w:t>
      </w:r>
      <w:r>
        <w:rPr>
          <w:rFonts w:ascii="Calibri" w:eastAsia="Calibri" w:hAnsi="Calibri" w:cs="Calibri"/>
          <w:vertAlign w:val="subscript"/>
        </w:rPr>
        <w:t>0</w:t>
      </w:r>
      <w:r>
        <w:rPr>
          <w:rFonts w:ascii="Calibri" w:eastAsia="Calibri" w:hAnsi="Calibri" w:cs="Calibri"/>
        </w:rPr>
        <w:t xml:space="preserve"> </w:t>
      </w:r>
      <w:proofErr w:type="gramStart"/>
      <w:r>
        <w:rPr>
          <w:rFonts w:ascii="Calibri" w:eastAsia="Calibri" w:hAnsi="Calibri" w:cs="Calibri"/>
        </w:rPr>
        <w:t>+  β</w:t>
      </w:r>
      <w:proofErr w:type="gramEnd"/>
      <w:r>
        <w:rPr>
          <w:rFonts w:ascii="Calibri" w:eastAsia="Calibri" w:hAnsi="Calibri" w:cs="Calibri"/>
          <w:vertAlign w:val="subscript"/>
        </w:rPr>
        <w:t>1</w:t>
      </w:r>
      <w:r>
        <w:rPr>
          <w:rFonts w:ascii="Calibri" w:eastAsia="Calibri" w:hAnsi="Calibri" w:cs="Calibri"/>
        </w:rPr>
        <w:t>x</w:t>
      </w:r>
      <w:proofErr w:type="gramStart"/>
      <w:r>
        <w:rPr>
          <w:rFonts w:ascii="Calibri" w:eastAsia="Calibri" w:hAnsi="Calibri" w:cs="Calibri"/>
          <w:vertAlign w:val="subscript"/>
        </w:rPr>
        <w:t>1,ijk</w:t>
      </w:r>
      <w:proofErr w:type="gramEnd"/>
      <w:r>
        <w:rPr>
          <w:rFonts w:ascii="Calibri" w:eastAsia="Calibri" w:hAnsi="Calibri" w:cs="Calibri"/>
          <w:vertAlign w:val="subscript"/>
        </w:rPr>
        <w:t xml:space="preserve">  </w:t>
      </w:r>
      <w:r>
        <w:rPr>
          <w:rFonts w:ascii="Calibri" w:eastAsia="Calibri" w:hAnsi="Calibri" w:cs="Calibri"/>
        </w:rPr>
        <w:t xml:space="preserve">+ … </w:t>
      </w:r>
      <w:proofErr w:type="gramStart"/>
      <w:r>
        <w:rPr>
          <w:rFonts w:ascii="Calibri" w:eastAsia="Calibri" w:hAnsi="Calibri" w:cs="Calibri"/>
        </w:rPr>
        <w:t>+  β</w:t>
      </w:r>
      <w:proofErr w:type="spellStart"/>
      <w:r>
        <w:rPr>
          <w:rFonts w:ascii="Calibri" w:eastAsia="Calibri" w:hAnsi="Calibri" w:cs="Calibri"/>
          <w:vertAlign w:val="subscript"/>
        </w:rPr>
        <w:t>n</w:t>
      </w:r>
      <w:r>
        <w:rPr>
          <w:rFonts w:ascii="Calibri" w:eastAsia="Calibri" w:hAnsi="Calibri" w:cs="Calibri"/>
        </w:rPr>
        <w:t>x</w:t>
      </w:r>
      <w:r>
        <w:rPr>
          <w:rFonts w:ascii="Calibri" w:eastAsia="Calibri" w:hAnsi="Calibri" w:cs="Calibri"/>
          <w:vertAlign w:val="subscript"/>
        </w:rPr>
        <w:t>n,ijk</w:t>
      </w:r>
      <w:proofErr w:type="spellEnd"/>
      <w:proofErr w:type="gramEnd"/>
      <w:r>
        <w:rPr>
          <w:rFonts w:ascii="Calibri" w:eastAsia="Calibri" w:hAnsi="Calibri" w:cs="Calibri"/>
          <w:vertAlign w:val="subscript"/>
        </w:rPr>
        <w:t xml:space="preserve"> </w:t>
      </w:r>
      <w:commentRangeEnd w:id="146"/>
      <w:r w:rsidR="00776AA3">
        <w:rPr>
          <w:rStyle w:val="CommentReference"/>
        </w:rPr>
        <w:commentReference w:id="146"/>
      </w:r>
      <w:commentRangeEnd w:id="147"/>
      <w:r w:rsidR="002265C4">
        <w:rPr>
          <w:rStyle w:val="CommentReference"/>
        </w:rPr>
        <w:commentReference w:id="147"/>
      </w:r>
      <w:commentRangeEnd w:id="148"/>
      <w:r w:rsidR="00A47891">
        <w:rPr>
          <w:rStyle w:val="CommentReference"/>
        </w:rPr>
        <w:commentReference w:id="148"/>
      </w:r>
      <w:proofErr w:type="gramStart"/>
      <w:r>
        <w:rPr>
          <w:rFonts w:ascii="Calibri" w:eastAsia="Calibri" w:hAnsi="Calibri" w:cs="Calibri"/>
        </w:rPr>
        <w:t xml:space="preserve">+  </w:t>
      </w:r>
      <w:commentRangeStart w:id="149"/>
      <w:commentRangeStart w:id="150"/>
      <w:proofErr w:type="spellStart"/>
      <w:r>
        <w:rPr>
          <w:rFonts w:ascii="Calibri" w:eastAsia="Calibri" w:hAnsi="Calibri" w:cs="Calibri"/>
        </w:rPr>
        <w:t>u</w:t>
      </w:r>
      <w:r w:rsidR="002265C4">
        <w:rPr>
          <w:rFonts w:ascii="Calibri" w:eastAsia="Calibri" w:hAnsi="Calibri" w:cs="Calibri"/>
          <w:vertAlign w:val="subscript"/>
        </w:rPr>
        <w:t>j</w:t>
      </w:r>
      <w:proofErr w:type="spellEnd"/>
      <w:proofErr w:type="gramEnd"/>
      <w:r>
        <w:rPr>
          <w:rFonts w:ascii="Calibri" w:eastAsia="Calibri" w:hAnsi="Calibri" w:cs="Calibri"/>
        </w:rPr>
        <w:t xml:space="preserve"> </w:t>
      </w:r>
      <w:proofErr w:type="gramStart"/>
      <w:r>
        <w:rPr>
          <w:rFonts w:ascii="Calibri" w:eastAsia="Calibri" w:hAnsi="Calibri" w:cs="Calibri"/>
        </w:rPr>
        <w:t>+  v</w:t>
      </w:r>
      <w:r>
        <w:rPr>
          <w:rFonts w:ascii="Calibri" w:eastAsia="Calibri" w:hAnsi="Calibri" w:cs="Calibri"/>
          <w:vertAlign w:val="subscript"/>
        </w:rPr>
        <w:t>i</w:t>
      </w:r>
      <w:proofErr w:type="gramEnd"/>
      <w:r>
        <w:rPr>
          <w:rFonts w:ascii="Calibri" w:eastAsia="Calibri" w:hAnsi="Calibri" w:cs="Calibri"/>
          <w:vertAlign w:val="subscript"/>
        </w:rPr>
        <w:t>(j)</w:t>
      </w:r>
      <w:commentRangeEnd w:id="149"/>
      <w:r w:rsidR="007E157F">
        <w:rPr>
          <w:rStyle w:val="CommentReference"/>
        </w:rPr>
        <w:commentReference w:id="149"/>
      </w:r>
      <w:commentRangeEnd w:id="150"/>
      <w:r w:rsidR="002265C4">
        <w:rPr>
          <w:rStyle w:val="CommentReference"/>
        </w:rPr>
        <w:commentReference w:id="150"/>
      </w:r>
    </w:p>
    <w:p w14:paraId="07DCECF7" w14:textId="49BC496E" w:rsidR="00512322" w:rsidRDefault="002265C4">
      <w:pPr>
        <w:spacing w:line="360" w:lineRule="auto"/>
        <w:ind w:firstLine="720"/>
        <w:jc w:val="center"/>
        <w:rPr>
          <w:rFonts w:ascii="Calibri" w:eastAsia="Calibri" w:hAnsi="Calibri" w:cs="Calibri"/>
        </w:rPr>
      </w:pPr>
      <w:proofErr w:type="spellStart"/>
      <w:r>
        <w:rPr>
          <w:rFonts w:ascii="Calibri" w:eastAsia="Calibri" w:hAnsi="Calibri" w:cs="Calibri"/>
        </w:rPr>
        <w:t>u</w:t>
      </w:r>
      <w:r>
        <w:rPr>
          <w:rFonts w:ascii="Calibri" w:eastAsia="Calibri" w:hAnsi="Calibri" w:cs="Calibri"/>
          <w:vertAlign w:val="subscript"/>
        </w:rPr>
        <w:t>j</w:t>
      </w:r>
      <w:proofErr w:type="spellEnd"/>
      <w:r>
        <w:rPr>
          <w:rFonts w:ascii="Calibri" w:eastAsia="Calibri" w:hAnsi="Calibri" w:cs="Calibri"/>
        </w:rPr>
        <w:t xml:space="preserve"> ~ </w:t>
      </w:r>
      <w:proofErr w:type="gramStart"/>
      <w:r>
        <w:rPr>
          <w:rFonts w:ascii="Calibri" w:eastAsia="Calibri" w:hAnsi="Calibri" w:cs="Calibri"/>
        </w:rPr>
        <w:t>Normal(</w:t>
      </w:r>
      <w:proofErr w:type="gramEnd"/>
      <w:r>
        <w:rPr>
          <w:rFonts w:ascii="Calibri" w:eastAsia="Calibri" w:hAnsi="Calibri" w:cs="Calibri"/>
        </w:rPr>
        <w:t xml:space="preserve">0, </w:t>
      </w:r>
      <w:r w:rsidRPr="002265C4">
        <w:rPr>
          <w:rFonts w:ascii="Calibri" w:eastAsia="Calibri" w:hAnsi="Calibri" w:cs="Calibri"/>
        </w:rPr>
        <w:t>σ</w:t>
      </w:r>
      <w:r w:rsidRPr="002265C4">
        <w:rPr>
          <w:rFonts w:ascii="Calibri" w:eastAsia="Calibri" w:hAnsi="Calibri" w:cs="Calibri"/>
          <w:vertAlign w:val="superscript"/>
        </w:rPr>
        <w:t>2</w:t>
      </w:r>
      <w:r w:rsidRPr="002265C4">
        <w:rPr>
          <w:rFonts w:ascii="Calibri" w:eastAsia="Calibri" w:hAnsi="Calibri" w:cs="Calibri"/>
          <w:vertAlign w:val="subscript"/>
        </w:rPr>
        <w:t>u</w:t>
      </w:r>
      <w:r>
        <w:rPr>
          <w:rFonts w:ascii="Calibri" w:eastAsia="Calibri" w:hAnsi="Calibri" w:cs="Calibri"/>
        </w:rPr>
        <w:t>)</w:t>
      </w:r>
    </w:p>
    <w:p w14:paraId="3C3F3A91" w14:textId="4A945A00" w:rsidR="002265C4" w:rsidRPr="002265C4" w:rsidRDefault="002265C4" w:rsidP="002265C4">
      <w:pPr>
        <w:spacing w:line="360" w:lineRule="auto"/>
        <w:ind w:firstLine="720"/>
        <w:jc w:val="center"/>
        <w:rPr>
          <w:rFonts w:ascii="Calibri" w:eastAsia="Calibri" w:hAnsi="Calibri" w:cs="Calibri"/>
        </w:rPr>
      </w:pPr>
      <w:proofErr w:type="spellStart"/>
      <w:r>
        <w:rPr>
          <w:rFonts w:ascii="Calibri" w:eastAsia="Calibri" w:hAnsi="Calibri" w:cs="Calibri"/>
        </w:rPr>
        <w:t>v</w:t>
      </w:r>
      <w:r>
        <w:rPr>
          <w:rFonts w:ascii="Calibri" w:eastAsia="Calibri" w:hAnsi="Calibri" w:cs="Calibri"/>
          <w:vertAlign w:val="subscript"/>
        </w:rPr>
        <w:t>j</w:t>
      </w:r>
      <w:proofErr w:type="spellEnd"/>
      <w:r>
        <w:rPr>
          <w:rFonts w:ascii="Calibri" w:eastAsia="Calibri" w:hAnsi="Calibri" w:cs="Calibri"/>
          <w:vertAlign w:val="subscript"/>
        </w:rPr>
        <w:t>(j)</w:t>
      </w:r>
      <w:r>
        <w:rPr>
          <w:rFonts w:ascii="Calibri" w:eastAsia="Calibri" w:hAnsi="Calibri" w:cs="Calibri"/>
        </w:rPr>
        <w:t xml:space="preserve"> ~ </w:t>
      </w:r>
      <w:proofErr w:type="gramStart"/>
      <w:r>
        <w:rPr>
          <w:rFonts w:ascii="Calibri" w:eastAsia="Calibri" w:hAnsi="Calibri" w:cs="Calibri"/>
        </w:rPr>
        <w:t>Normal(</w:t>
      </w:r>
      <w:proofErr w:type="gramEnd"/>
      <w:r>
        <w:rPr>
          <w:rFonts w:ascii="Calibri" w:eastAsia="Calibri" w:hAnsi="Calibri" w:cs="Calibri"/>
        </w:rPr>
        <w:t xml:space="preserve">0, </w:t>
      </w:r>
      <w:proofErr w:type="gramStart"/>
      <w:r w:rsidRPr="002265C4">
        <w:rPr>
          <w:rFonts w:ascii="Calibri" w:eastAsia="Calibri" w:hAnsi="Calibri" w:cs="Calibri"/>
        </w:rPr>
        <w:t>σ</w:t>
      </w:r>
      <w:r w:rsidRPr="002265C4">
        <w:rPr>
          <w:rFonts w:ascii="Calibri" w:eastAsia="Calibri" w:hAnsi="Calibri" w:cs="Calibri"/>
          <w:vertAlign w:val="superscript"/>
        </w:rPr>
        <w:t>2</w:t>
      </w:r>
      <w:r>
        <w:rPr>
          <w:rFonts w:ascii="Calibri" w:eastAsia="Calibri" w:hAnsi="Calibri" w:cs="Calibri"/>
          <w:vertAlign w:val="subscript"/>
        </w:rPr>
        <w:t>v</w:t>
      </w:r>
      <w:proofErr w:type="gramEnd"/>
      <w:r>
        <w:rPr>
          <w:rFonts w:ascii="Calibri" w:eastAsia="Calibri" w:hAnsi="Calibri" w:cs="Calibri"/>
        </w:rPr>
        <w:t>)</w:t>
      </w:r>
    </w:p>
    <w:p w14:paraId="2EAB1666" w14:textId="77777777" w:rsidR="002265C4" w:rsidRPr="002265C4" w:rsidRDefault="002265C4">
      <w:pPr>
        <w:spacing w:line="360" w:lineRule="auto"/>
        <w:ind w:firstLine="720"/>
        <w:jc w:val="center"/>
        <w:rPr>
          <w:rFonts w:ascii="Calibri" w:eastAsia="Calibri" w:hAnsi="Calibri" w:cs="Calibri"/>
        </w:rPr>
      </w:pPr>
    </w:p>
    <w:p w14:paraId="5C376E8E" w14:textId="17945ABE" w:rsidR="001300F4" w:rsidRDefault="00000000" w:rsidP="001300F4">
      <w:pPr>
        <w:spacing w:line="360" w:lineRule="auto"/>
        <w:rPr>
          <w:ins w:id="151" w:author="Aidan Brushett" w:date="2025-04-30T12:22:00Z" w16du:dateUtc="2025-04-30T19:22:00Z"/>
          <w:rFonts w:ascii="Calibri" w:eastAsia="Calibri" w:hAnsi="Calibri" w:cs="Calibri"/>
          <w:color w:val="FF0000"/>
        </w:rPr>
      </w:pPr>
      <w:r>
        <w:rPr>
          <w:rFonts w:ascii="Calibri" w:eastAsia="Calibri" w:hAnsi="Calibri" w:cs="Calibri"/>
        </w:rPr>
        <w:lastRenderedPageBreak/>
        <w:t xml:space="preserve">where </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xml:space="preserve"> is the expected count of independent detections of red squirrels at site </w:t>
      </w:r>
      <w:proofErr w:type="spellStart"/>
      <w:r>
        <w:rPr>
          <w:rFonts w:ascii="Calibri" w:eastAsia="Calibri" w:hAnsi="Calibri" w:cs="Calibri"/>
          <w:i/>
        </w:rPr>
        <w:t>i</w:t>
      </w:r>
      <w:proofErr w:type="spellEnd"/>
      <w:r>
        <w:rPr>
          <w:rFonts w:ascii="Calibri" w:eastAsia="Calibri" w:hAnsi="Calibri" w:cs="Calibri"/>
        </w:rPr>
        <w:t xml:space="preserve"> in array </w:t>
      </w:r>
      <w:r>
        <w:rPr>
          <w:rFonts w:ascii="Calibri" w:eastAsia="Calibri" w:hAnsi="Calibri" w:cs="Calibri"/>
          <w:i/>
        </w:rPr>
        <w:t>j</w:t>
      </w:r>
      <w:r>
        <w:rPr>
          <w:rFonts w:ascii="Calibri" w:eastAsia="Calibri" w:hAnsi="Calibri" w:cs="Calibri"/>
        </w:rPr>
        <w:t xml:space="preserve"> during month </w:t>
      </w:r>
      <w:r>
        <w:rPr>
          <w:rFonts w:ascii="Calibri" w:eastAsia="Calibri" w:hAnsi="Calibri" w:cs="Calibri"/>
          <w:i/>
        </w:rPr>
        <w:t>k</w:t>
      </w:r>
      <w:r>
        <w:rPr>
          <w:rFonts w:ascii="Calibri" w:eastAsia="Calibri" w:hAnsi="Calibri" w:cs="Calibri"/>
        </w:rPr>
        <w:t xml:space="preserve">, θ is the </w:t>
      </w:r>
      <w:r w:rsidRPr="00D4094D">
        <w:rPr>
          <w:rFonts w:ascii="Calibri" w:eastAsia="Calibri" w:hAnsi="Calibri" w:cs="Calibri"/>
          <w:color w:val="000000" w:themeColor="text1"/>
          <w:rPrChange w:id="152" w:author="Aidan Brushett" w:date="2025-04-30T13:02:00Z" w16du:dateUtc="2025-04-30T20:02:00Z">
            <w:rPr>
              <w:rFonts w:ascii="Calibri" w:eastAsia="Calibri" w:hAnsi="Calibri" w:cs="Calibri"/>
            </w:rPr>
          </w:rPrChange>
        </w:rPr>
        <w:t>overdispersion parameter of the negative binomial distribution, β</w:t>
      </w:r>
      <w:r w:rsidRPr="00D4094D">
        <w:rPr>
          <w:rFonts w:ascii="Calibri" w:eastAsia="Calibri" w:hAnsi="Calibri" w:cs="Calibri"/>
          <w:color w:val="000000" w:themeColor="text1"/>
          <w:vertAlign w:val="subscript"/>
          <w:rPrChange w:id="153" w:author="Aidan Brushett" w:date="2025-04-30T13:02:00Z" w16du:dateUtc="2025-04-30T20:02:00Z">
            <w:rPr>
              <w:rFonts w:ascii="Calibri" w:eastAsia="Calibri" w:hAnsi="Calibri" w:cs="Calibri"/>
              <w:vertAlign w:val="subscript"/>
            </w:rPr>
          </w:rPrChange>
        </w:rPr>
        <w:t>n</w:t>
      </w:r>
      <w:r w:rsidRPr="00D4094D">
        <w:rPr>
          <w:rFonts w:ascii="Calibri" w:eastAsia="Calibri" w:hAnsi="Calibri" w:cs="Calibri"/>
          <w:color w:val="000000" w:themeColor="text1"/>
          <w:rPrChange w:id="154" w:author="Aidan Brushett" w:date="2025-04-30T13:02:00Z" w16du:dateUtc="2025-04-30T20:02:00Z">
            <w:rPr>
              <w:rFonts w:ascii="Calibri" w:eastAsia="Calibri" w:hAnsi="Calibri" w:cs="Calibri"/>
            </w:rPr>
          </w:rPrChange>
        </w:rPr>
        <w:t xml:space="preserve"> is the linear coefficient for landscape covariate </w:t>
      </w:r>
      <w:proofErr w:type="spellStart"/>
      <w:r w:rsidRPr="00D4094D">
        <w:rPr>
          <w:rFonts w:ascii="Calibri" w:eastAsia="Calibri" w:hAnsi="Calibri" w:cs="Calibri"/>
          <w:color w:val="000000" w:themeColor="text1"/>
          <w:rPrChange w:id="155" w:author="Aidan Brushett" w:date="2025-04-30T13:02:00Z" w16du:dateUtc="2025-04-30T20:02:00Z">
            <w:rPr>
              <w:rFonts w:ascii="Calibri" w:eastAsia="Calibri" w:hAnsi="Calibri" w:cs="Calibri"/>
            </w:rPr>
          </w:rPrChange>
        </w:rPr>
        <w:t>x</w:t>
      </w:r>
      <w:r w:rsidRPr="00D4094D">
        <w:rPr>
          <w:rFonts w:ascii="Calibri" w:eastAsia="Calibri" w:hAnsi="Calibri" w:cs="Calibri"/>
          <w:color w:val="000000" w:themeColor="text1"/>
          <w:vertAlign w:val="subscript"/>
          <w:rPrChange w:id="156" w:author="Aidan Brushett" w:date="2025-04-30T13:02:00Z" w16du:dateUtc="2025-04-30T20:02:00Z">
            <w:rPr>
              <w:rFonts w:ascii="Calibri" w:eastAsia="Calibri" w:hAnsi="Calibri" w:cs="Calibri"/>
              <w:vertAlign w:val="subscript"/>
            </w:rPr>
          </w:rPrChange>
        </w:rPr>
        <w:t>n</w:t>
      </w:r>
      <w:proofErr w:type="spellEnd"/>
      <w:r w:rsidRPr="00D4094D">
        <w:rPr>
          <w:rFonts w:ascii="Calibri" w:eastAsia="Calibri" w:hAnsi="Calibri" w:cs="Calibri"/>
          <w:color w:val="000000" w:themeColor="text1"/>
          <w:rPrChange w:id="157" w:author="Aidan Brushett" w:date="2025-04-30T13:02:00Z" w16du:dateUtc="2025-04-30T20:02:00Z">
            <w:rPr>
              <w:rFonts w:ascii="Calibri" w:eastAsia="Calibri" w:hAnsi="Calibri" w:cs="Calibri"/>
            </w:rPr>
          </w:rPrChange>
        </w:rPr>
        <w:t xml:space="preserve">, and </w:t>
      </w:r>
      <w:r w:rsidRPr="00D4094D">
        <w:rPr>
          <w:rFonts w:ascii="Calibri" w:eastAsia="Calibri" w:hAnsi="Calibri" w:cs="Calibri"/>
          <w:i/>
          <w:color w:val="000000" w:themeColor="text1"/>
          <w:rPrChange w:id="158" w:author="Aidan Brushett" w:date="2025-04-30T13:02:00Z" w16du:dateUtc="2025-04-30T20:02:00Z">
            <w:rPr>
              <w:rFonts w:ascii="Calibri" w:eastAsia="Calibri" w:hAnsi="Calibri" w:cs="Calibri"/>
              <w:i/>
            </w:rPr>
          </w:rPrChange>
        </w:rPr>
        <w:t>v</w:t>
      </w:r>
      <w:r w:rsidRPr="00D4094D">
        <w:rPr>
          <w:rFonts w:ascii="Calibri" w:eastAsia="Calibri" w:hAnsi="Calibri" w:cs="Calibri"/>
          <w:i/>
          <w:color w:val="000000" w:themeColor="text1"/>
          <w:vertAlign w:val="subscript"/>
          <w:rPrChange w:id="159" w:author="Aidan Brushett" w:date="2025-04-30T13:02:00Z" w16du:dateUtc="2025-04-30T20:02:00Z">
            <w:rPr>
              <w:rFonts w:ascii="Calibri" w:eastAsia="Calibri" w:hAnsi="Calibri" w:cs="Calibri"/>
              <w:i/>
              <w:vertAlign w:val="subscript"/>
            </w:rPr>
          </w:rPrChange>
        </w:rPr>
        <w:t>i(j)</w:t>
      </w:r>
      <w:r w:rsidRPr="00D4094D">
        <w:rPr>
          <w:rFonts w:ascii="Calibri" w:eastAsia="Calibri" w:hAnsi="Calibri" w:cs="Calibri"/>
          <w:color w:val="000000" w:themeColor="text1"/>
          <w:rPrChange w:id="160" w:author="Aidan Brushett" w:date="2025-04-30T13:02:00Z" w16du:dateUtc="2025-04-30T20:02:00Z">
            <w:rPr>
              <w:rFonts w:ascii="Calibri" w:eastAsia="Calibri" w:hAnsi="Calibri" w:cs="Calibri"/>
            </w:rPr>
          </w:rPrChange>
        </w:rPr>
        <w:t xml:space="preserve"> and </w:t>
      </w:r>
      <w:proofErr w:type="spellStart"/>
      <w:r w:rsidRPr="00D4094D">
        <w:rPr>
          <w:rFonts w:ascii="Calibri" w:eastAsia="Calibri" w:hAnsi="Calibri" w:cs="Calibri"/>
          <w:i/>
          <w:color w:val="000000" w:themeColor="text1"/>
          <w:rPrChange w:id="161" w:author="Aidan Brushett" w:date="2025-04-30T13:02:00Z" w16du:dateUtc="2025-04-30T20:02:00Z">
            <w:rPr>
              <w:rFonts w:ascii="Calibri" w:eastAsia="Calibri" w:hAnsi="Calibri" w:cs="Calibri"/>
              <w:i/>
            </w:rPr>
          </w:rPrChange>
        </w:rPr>
        <w:t>u</w:t>
      </w:r>
      <w:r w:rsidR="002265C4" w:rsidRPr="00D4094D">
        <w:rPr>
          <w:rFonts w:ascii="Calibri" w:eastAsia="Calibri" w:hAnsi="Calibri" w:cs="Calibri"/>
          <w:i/>
          <w:color w:val="000000" w:themeColor="text1"/>
          <w:vertAlign w:val="subscript"/>
          <w:rPrChange w:id="162" w:author="Aidan Brushett" w:date="2025-04-30T13:02:00Z" w16du:dateUtc="2025-04-30T20:02:00Z">
            <w:rPr>
              <w:rFonts w:ascii="Calibri" w:eastAsia="Calibri" w:hAnsi="Calibri" w:cs="Calibri"/>
              <w:i/>
              <w:vertAlign w:val="subscript"/>
            </w:rPr>
          </w:rPrChange>
        </w:rPr>
        <w:t>j</w:t>
      </w:r>
      <w:proofErr w:type="spellEnd"/>
      <w:r w:rsidRPr="00D4094D">
        <w:rPr>
          <w:rFonts w:ascii="Calibri" w:eastAsia="Calibri" w:hAnsi="Calibri" w:cs="Calibri"/>
          <w:i/>
          <w:color w:val="000000" w:themeColor="text1"/>
          <w:rPrChange w:id="163" w:author="Aidan Brushett" w:date="2025-04-30T13:02:00Z" w16du:dateUtc="2025-04-30T20:02:00Z">
            <w:rPr>
              <w:rFonts w:ascii="Calibri" w:eastAsia="Calibri" w:hAnsi="Calibri" w:cs="Calibri"/>
              <w:i/>
            </w:rPr>
          </w:rPrChange>
        </w:rPr>
        <w:t xml:space="preserve"> </w:t>
      </w:r>
      <w:r w:rsidRPr="00D4094D">
        <w:rPr>
          <w:rFonts w:ascii="Calibri" w:eastAsia="Calibri" w:hAnsi="Calibri" w:cs="Calibri"/>
          <w:color w:val="000000" w:themeColor="text1"/>
          <w:rPrChange w:id="164" w:author="Aidan Brushett" w:date="2025-04-30T13:02:00Z" w16du:dateUtc="2025-04-30T20:02:00Z">
            <w:rPr>
              <w:rFonts w:ascii="Calibri" w:eastAsia="Calibri" w:hAnsi="Calibri" w:cs="Calibri"/>
            </w:rPr>
          </w:rPrChange>
        </w:rPr>
        <w:t>are the nested random intercepts of site and array</w:t>
      </w:r>
      <w:r w:rsidR="002265C4" w:rsidRPr="00D4094D">
        <w:rPr>
          <w:rFonts w:ascii="Calibri" w:eastAsia="Calibri" w:hAnsi="Calibri" w:cs="Calibri"/>
          <w:color w:val="000000" w:themeColor="text1"/>
          <w:rPrChange w:id="165" w:author="Aidan Brushett" w:date="2025-04-30T13:02:00Z" w16du:dateUtc="2025-04-30T20:02:00Z">
            <w:rPr>
              <w:rFonts w:ascii="Calibri" w:eastAsia="Calibri" w:hAnsi="Calibri" w:cs="Calibri"/>
            </w:rPr>
          </w:rPrChange>
        </w:rPr>
        <w:t xml:space="preserve">, which were assumed to have a normally distributed variance. </w:t>
      </w:r>
      <w:r w:rsidRPr="00D4094D">
        <w:rPr>
          <w:rFonts w:ascii="Calibri" w:eastAsia="Calibri" w:hAnsi="Calibri" w:cs="Calibri"/>
          <w:color w:val="000000" w:themeColor="text1"/>
          <w:rPrChange w:id="166" w:author="Aidan Brushett" w:date="2025-04-30T13:02:00Z" w16du:dateUtc="2025-04-30T20:02:00Z">
            <w:rPr>
              <w:rFonts w:ascii="Calibri" w:eastAsia="Calibri" w:hAnsi="Calibri" w:cs="Calibri"/>
            </w:rPr>
          </w:rPrChange>
        </w:rPr>
        <w:t xml:space="preserve">All models were fit using maximum likelihood with the Laplace approximation. All explanatory variables were scaled using standardized z-scaling to improve model convergence and interpretability of relative effect sizes. </w:t>
      </w:r>
    </w:p>
    <w:p w14:paraId="76B83203" w14:textId="15596E69" w:rsidR="001D1A6E" w:rsidRPr="001D1A6E" w:rsidRDefault="001D1A6E" w:rsidP="00D4094D">
      <w:pPr>
        <w:pStyle w:val="Heading4"/>
        <w:rPr>
          <w:rPrChange w:id="167" w:author="Aidan Brushett" w:date="2025-04-30T12:22:00Z" w16du:dateUtc="2025-04-30T19:22:00Z">
            <w:rPr>
              <w:rFonts w:ascii="Calibri" w:eastAsia="Calibri" w:hAnsi="Calibri" w:cs="Calibri"/>
            </w:rPr>
          </w:rPrChange>
        </w:rPr>
        <w:pPrChange w:id="168" w:author="Aidan Brushett" w:date="2025-04-30T12:56:00Z" w16du:dateUtc="2025-04-30T19:56:00Z">
          <w:pPr>
            <w:spacing w:line="360" w:lineRule="auto"/>
          </w:pPr>
        </w:pPrChange>
      </w:pPr>
      <w:ins w:id="169" w:author="Aidan Brushett" w:date="2025-04-30T12:22:00Z" w16du:dateUtc="2025-04-30T19:22:00Z">
        <w:r>
          <w:t>Scale analysis</w:t>
        </w:r>
      </w:ins>
    </w:p>
    <w:p w14:paraId="73D5B888" w14:textId="0E7A2FFB" w:rsidR="001300F4" w:rsidRDefault="00000000" w:rsidP="001300F4">
      <w:pPr>
        <w:spacing w:line="360" w:lineRule="auto"/>
        <w:ind w:firstLine="720"/>
        <w:rPr>
          <w:ins w:id="170" w:author="Aidan Brushett" w:date="2025-04-30T12:22:00Z" w16du:dateUtc="2025-04-30T19:22:00Z"/>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171"/>
      <w:commentRangeStart w:id="172"/>
      <w:r>
        <w:rPr>
          <w:rFonts w:ascii="Calibri" w:eastAsia="Calibri" w:hAnsi="Calibri" w:cs="Calibri"/>
        </w:rPr>
        <w:t>variables into three categories</w:t>
      </w:r>
      <w:del w:id="173" w:author="Aidan Brushett" w:date="2025-04-30T09:50:00Z" w16du:dateUtc="2025-04-30T16:50:00Z">
        <w:r w:rsidDel="00200438">
          <w:rPr>
            <w:rFonts w:ascii="Calibri" w:eastAsia="Calibri" w:hAnsi="Calibri" w:cs="Calibri"/>
          </w:rPr>
          <w:delText xml:space="preserve"> corresponding to our ecological hypotheses</w:delText>
        </w:r>
      </w:del>
      <w:r>
        <w:rPr>
          <w:rFonts w:ascii="Calibri" w:eastAsia="Calibri" w:hAnsi="Calibri" w:cs="Calibri"/>
        </w:rPr>
        <w:t>: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171"/>
      <w:r w:rsidR="00040D98">
        <w:rPr>
          <w:rStyle w:val="CommentReference"/>
        </w:rPr>
        <w:commentReference w:id="171"/>
      </w:r>
      <w:commentRangeEnd w:id="172"/>
      <w:r w:rsidR="00200438">
        <w:rPr>
          <w:rStyle w:val="CommentReference"/>
        </w:rPr>
        <w:commentReference w:id="172"/>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twenty-two spatial scales (i.e., 50–5000m) and compared </w:t>
      </w:r>
      <w:proofErr w:type="spellStart"/>
      <w:r>
        <w:rPr>
          <w:rFonts w:ascii="Calibri" w:eastAsia="Calibri" w:hAnsi="Calibri" w:cs="Calibri"/>
        </w:rPr>
        <w:t>AICc</w:t>
      </w:r>
      <w:proofErr w:type="spellEnd"/>
      <w:r>
        <w:rPr>
          <w:rFonts w:ascii="Calibri" w:eastAsia="Calibri" w:hAnsi="Calibri" w:cs="Calibri"/>
        </w:rPr>
        <w:t xml:space="preserve">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D4094D" w:rsidRDefault="001D1A6E" w:rsidP="00D4094D">
      <w:pPr>
        <w:pStyle w:val="Heading4"/>
        <w:rPr>
          <w:rPrChange w:id="174" w:author="Aidan Brushett" w:date="2025-04-30T13:03:00Z" w16du:dateUtc="2025-04-30T20:03:00Z">
            <w:rPr>
              <w:rFonts w:ascii="Calibri" w:eastAsia="Calibri" w:hAnsi="Calibri" w:cs="Calibri"/>
              <w:highlight w:val="yellow"/>
            </w:rPr>
          </w:rPrChange>
        </w:rPr>
        <w:pPrChange w:id="175" w:author="Aidan Brushett" w:date="2025-04-30T12:56:00Z" w16du:dateUtc="2025-04-30T19:56:00Z">
          <w:pPr>
            <w:spacing w:line="360" w:lineRule="auto"/>
            <w:ind w:firstLine="720"/>
          </w:pPr>
        </w:pPrChange>
      </w:pPr>
      <w:ins w:id="176" w:author="Aidan Brushett" w:date="2025-04-30T12:22:00Z" w16du:dateUtc="2025-04-30T19:22:00Z">
        <w:r w:rsidRPr="00D4094D">
          <w:rPr>
            <w:rPrChange w:id="177" w:author="Aidan Brushett" w:date="2025-04-30T13:03:00Z" w16du:dateUtc="2025-04-30T20:03:00Z">
              <w:rPr>
                <w:rFonts w:ascii="Calibri" w:eastAsia="Calibri" w:hAnsi="Calibri" w:cs="Calibri"/>
                <w:i/>
                <w:iCs/>
                <w:highlight w:val="yellow"/>
              </w:rPr>
            </w:rPrChange>
          </w:rPr>
          <w:t xml:space="preserve">Model </w:t>
        </w:r>
        <w:r w:rsidR="00BE6D56" w:rsidRPr="00D4094D">
          <w:rPr>
            <w:rPrChange w:id="178" w:author="Aidan Brushett" w:date="2025-04-30T13:03:00Z" w16du:dateUtc="2025-04-30T20:03:00Z">
              <w:rPr>
                <w:highlight w:val="yellow"/>
              </w:rPr>
            </w:rPrChange>
          </w:rPr>
          <w:t>s</w:t>
        </w:r>
        <w:r w:rsidRPr="00D4094D">
          <w:rPr>
            <w:rPrChange w:id="179" w:author="Aidan Brushett" w:date="2025-04-30T13:03:00Z" w16du:dateUtc="2025-04-30T20:03:00Z">
              <w:rPr>
                <w:rFonts w:ascii="Calibri" w:eastAsia="Calibri" w:hAnsi="Calibri" w:cs="Calibri"/>
                <w:i/>
                <w:iCs/>
                <w:highlight w:val="yellow"/>
              </w:rPr>
            </w:rPrChange>
          </w:rPr>
          <w:t>election</w:t>
        </w:r>
      </w:ins>
    </w:p>
    <w:p w14:paraId="3053EE33" w14:textId="02241EE6" w:rsidR="00512322" w:rsidRPr="00040D98" w:rsidDel="000358C6" w:rsidRDefault="001300F4" w:rsidP="00040D98">
      <w:pPr>
        <w:spacing w:line="360" w:lineRule="auto"/>
        <w:ind w:firstLine="720"/>
        <w:rPr>
          <w:moveFrom w:id="180" w:author="Emerald Arthurs" w:date="2025-04-29T13:15:00Z" w16du:dateUtc="2025-04-29T20:15:00Z"/>
          <w:rFonts w:ascii="Calibri" w:eastAsia="Calibri" w:hAnsi="Calibri" w:cs="Calibri"/>
          <w:highlight w:val="yellow"/>
        </w:rPr>
      </w:pPr>
      <w:moveFromRangeStart w:id="181" w:author="Emerald Arthurs" w:date="2025-04-29T13:15:00Z" w:name="move196824965"/>
      <w:moveFrom w:id="182" w:author="Emerald Arthurs" w:date="2025-04-29T13:15:00Z" w16du:dateUtc="2025-04-29T20:15:00Z">
        <w:r w:rsidRPr="002265C4" w:rsidDel="000358C6">
          <w:rPr>
            <w:rFonts w:ascii="Calibri" w:eastAsia="Calibri" w:hAnsi="Calibri" w:cs="Calibri"/>
            <w:highlight w:val="yellow"/>
          </w:rPr>
          <w:t>We performed model selection on a set of candidate models that corresponded to our hypotheses about habitat amount, habitat configuration, and context-dependent effects of habitat configuration using a hierarchical approach.</w:t>
        </w:r>
      </w:moveFrom>
    </w:p>
    <w:moveFromRangeEnd w:id="181"/>
    <w:p w14:paraId="78977032" w14:textId="1030990B" w:rsidR="001300F4" w:rsidRPr="00A47891" w:rsidDel="00002DAE" w:rsidRDefault="001300F4" w:rsidP="001300F4">
      <w:pPr>
        <w:spacing w:line="360" w:lineRule="auto"/>
        <w:rPr>
          <w:del w:id="183" w:author="Aidan Brushett" w:date="2025-04-30T11:20:00Z" w16du:dateUtc="2025-04-30T18:20:00Z"/>
          <w:rFonts w:ascii="Calibri" w:eastAsia="Calibri" w:hAnsi="Calibri" w:cs="Calibri"/>
          <w:i/>
          <w:iCs/>
          <w:rPrChange w:id="184" w:author="Emerald Arthurs" w:date="2025-04-29T13:26:00Z" w16du:dateUtc="2025-04-29T20:26:00Z">
            <w:rPr>
              <w:del w:id="185" w:author="Aidan Brushett" w:date="2025-04-30T11:20:00Z" w16du:dateUtc="2025-04-30T18:20:00Z"/>
              <w:rFonts w:ascii="Calibri" w:eastAsia="Calibri" w:hAnsi="Calibri" w:cs="Calibri"/>
              <w:b/>
              <w:bCs/>
              <w:i/>
              <w:iCs/>
              <w:sz w:val="24"/>
              <w:szCs w:val="24"/>
            </w:rPr>
          </w:rPrChange>
        </w:rPr>
      </w:pPr>
      <w:commentRangeStart w:id="186"/>
      <w:del w:id="187" w:author="Aidan Brushett" w:date="2025-04-30T11:20:00Z" w16du:dateUtc="2025-04-30T18:20:00Z">
        <w:r w:rsidRPr="00A47891" w:rsidDel="00002DAE">
          <w:rPr>
            <w:rFonts w:ascii="Calibri" w:eastAsia="Calibri" w:hAnsi="Calibri" w:cs="Calibri"/>
            <w:i/>
            <w:iCs/>
            <w:rPrChange w:id="188" w:author="Emerald Arthurs" w:date="2025-04-29T13:26:00Z" w16du:dateUtc="2025-04-29T20:26:00Z">
              <w:rPr>
                <w:rFonts w:ascii="Calibri" w:eastAsia="Calibri" w:hAnsi="Calibri" w:cs="Calibri"/>
                <w:b/>
                <w:bCs/>
                <w:i/>
                <w:iCs/>
                <w:sz w:val="24"/>
                <w:szCs w:val="24"/>
              </w:rPr>
            </w:rPrChange>
          </w:rPr>
          <w:delText>Core habitat model</w:delText>
        </w:r>
        <w:commentRangeEnd w:id="186"/>
        <w:r w:rsidR="000358C6" w:rsidRPr="00A47891" w:rsidDel="00002DAE">
          <w:rPr>
            <w:rStyle w:val="CommentReference"/>
            <w:sz w:val="22"/>
            <w:szCs w:val="22"/>
            <w:rPrChange w:id="189" w:author="Emerald Arthurs" w:date="2025-04-29T13:26:00Z" w16du:dateUtc="2025-04-29T20:26:00Z">
              <w:rPr>
                <w:rStyle w:val="CommentReference"/>
              </w:rPr>
            </w:rPrChange>
          </w:rPr>
          <w:commentReference w:id="186"/>
        </w:r>
      </w:del>
    </w:p>
    <w:p w14:paraId="084F3274" w14:textId="75ECB9B7" w:rsidR="00040D98" w:rsidRPr="00905D23" w:rsidDel="00002DAE" w:rsidRDefault="00000000" w:rsidP="00905D23">
      <w:pPr>
        <w:spacing w:line="360" w:lineRule="auto"/>
        <w:ind w:firstLine="720"/>
        <w:rPr>
          <w:del w:id="190" w:author="Aidan Brushett" w:date="2025-04-30T11:20:00Z" w16du:dateUtc="2025-04-30T18:20:00Z"/>
          <w:rFonts w:ascii="Calibri" w:eastAsia="Calibri" w:hAnsi="Calibri" w:cs="Calibri"/>
          <w:highlight w:val="yellow"/>
        </w:rPr>
      </w:pPr>
      <w:del w:id="191" w:author="Aidan Brushett" w:date="2025-04-30T11:20:00Z" w16du:dateUtc="2025-04-30T18:20:00Z">
        <w:r w:rsidRPr="002265C4" w:rsidDel="00002DAE">
          <w:rPr>
            <w:rFonts w:ascii="Calibri" w:eastAsia="Calibri" w:hAnsi="Calibri" w:cs="Calibri"/>
            <w:highlight w:val="yellow"/>
          </w:rPr>
          <w:delText>To test whether natural habitat composition alone could describe red squirrel distribution (i.e., no disturbance or configuration effects</w:delText>
        </w:r>
        <w:r w:rsidR="00040D98" w:rsidDel="00002DAE">
          <w:rPr>
            <w:rFonts w:ascii="Calibri" w:eastAsia="Calibri" w:hAnsi="Calibri" w:cs="Calibri"/>
            <w:highlight w:val="yellow"/>
          </w:rPr>
          <w:delText>, corresponding to hypothesis 1</w:delText>
        </w:r>
        <w:r w:rsidRPr="002265C4" w:rsidDel="00002DAE">
          <w:rPr>
            <w:rFonts w:ascii="Calibri" w:eastAsia="Calibri" w:hAnsi="Calibri" w:cs="Calibri"/>
            <w:highlight w:val="yellow"/>
          </w:rPr>
          <w:delText xml:space="preserve">), </w:delText>
        </w:r>
        <w:commentRangeStart w:id="192"/>
        <w:commentRangeStart w:id="193"/>
        <w:r w:rsidRPr="002265C4" w:rsidDel="00002DAE">
          <w:rPr>
            <w:rFonts w:ascii="Calibri" w:eastAsia="Calibri" w:hAnsi="Calibri" w:cs="Calibri"/>
            <w:highlight w:val="yellow"/>
          </w:rPr>
          <w:delText>we performed model selection on a set of candidate models</w:delText>
        </w:r>
        <w:r w:rsidR="00040D98" w:rsidDel="00002DAE">
          <w:rPr>
            <w:rFonts w:ascii="Calibri" w:eastAsia="Calibri" w:hAnsi="Calibri" w:cs="Calibri"/>
            <w:highlight w:val="yellow"/>
          </w:rPr>
          <w:delText xml:space="preserve"> that included all “Natural land cover” variables (Table 1)</w:delText>
        </w:r>
        <w:r w:rsidR="00905D23" w:rsidDel="00002DAE">
          <w:rPr>
            <w:rFonts w:ascii="Calibri" w:eastAsia="Calibri" w:hAnsi="Calibri" w:cs="Calibri"/>
            <w:highlight w:val="yellow"/>
          </w:rPr>
          <w:delText xml:space="preserve">, </w:delText>
        </w:r>
        <w:r w:rsidRPr="002265C4" w:rsidDel="00002DAE">
          <w:rPr>
            <w:rFonts w:ascii="Calibri" w:eastAsia="Calibri" w:hAnsi="Calibri" w:cs="Calibri"/>
            <w:highlight w:val="yellow"/>
          </w:rPr>
          <w:delText xml:space="preserve">including a global model of all fire and land cover type covariates </w:delText>
        </w:r>
        <w:r w:rsidRPr="002265C4" w:rsidDel="00002DAE">
          <w:rPr>
            <w:rFonts w:ascii="Calibri" w:eastAsia="Calibri" w:hAnsi="Calibri" w:cs="Calibri"/>
            <w:i/>
            <w:highlight w:val="yellow"/>
          </w:rPr>
          <w:delText>sensu</w:delText>
        </w:r>
        <w:r w:rsidRPr="002265C4" w:rsidDel="00002DAE">
          <w:rPr>
            <w:rFonts w:ascii="Calibri" w:eastAsia="Calibri" w:hAnsi="Calibri" w:cs="Calibri"/>
            <w:highlight w:val="yellow"/>
          </w:rPr>
          <w:delText xml:space="preserve"> Chow-Fraser et al. (2022). </w:delText>
        </w:r>
        <w:r w:rsidR="00040D98" w:rsidDel="00002DAE">
          <w:rPr>
            <w:rFonts w:ascii="Calibri" w:eastAsia="Calibri" w:hAnsi="Calibri" w:cs="Calibri"/>
            <w:highlight w:val="yellow"/>
          </w:rPr>
          <w:delText>The top performing model in this set was</w:delText>
        </w:r>
        <w:r w:rsidRPr="002265C4" w:rsidDel="00002DAE">
          <w:rPr>
            <w:rFonts w:ascii="Calibri" w:eastAsia="Calibri" w:hAnsi="Calibri" w:cs="Calibri"/>
            <w:highlight w:val="yellow"/>
          </w:rPr>
          <w:delText xml:space="preserve"> deemed our ‘core model</w:delText>
        </w:r>
        <w:r w:rsidR="00040D98" w:rsidRPr="002265C4" w:rsidDel="00002DAE">
          <w:rPr>
            <w:rFonts w:ascii="Calibri" w:eastAsia="Calibri" w:hAnsi="Calibri" w:cs="Calibri"/>
            <w:highlight w:val="yellow"/>
          </w:rPr>
          <w:delText xml:space="preserve">’ </w:delText>
        </w:r>
        <w:r w:rsidR="00040D98" w:rsidDel="00002DAE">
          <w:rPr>
            <w:rFonts w:ascii="Calibri" w:eastAsia="Calibri" w:hAnsi="Calibri" w:cs="Calibri"/>
            <w:highlight w:val="yellow"/>
          </w:rPr>
          <w:delText xml:space="preserve">(Table 2) </w:delText>
        </w:r>
        <w:r w:rsidR="00040D98" w:rsidRPr="002265C4" w:rsidDel="00002DAE">
          <w:rPr>
            <w:rFonts w:ascii="Calibri" w:eastAsia="Calibri" w:hAnsi="Calibri" w:cs="Calibri"/>
            <w:highlight w:val="yellow"/>
          </w:rPr>
          <w:delText>and</w:delText>
        </w:r>
        <w:r w:rsidRPr="002265C4" w:rsidDel="00002DAE">
          <w:rPr>
            <w:rFonts w:ascii="Calibri" w:eastAsia="Calibri" w:hAnsi="Calibri" w:cs="Calibri"/>
            <w:highlight w:val="yellow"/>
          </w:rPr>
          <w:delText xml:space="preserve"> </w:delText>
        </w:r>
        <w:r w:rsidR="00040D98" w:rsidDel="00002DAE">
          <w:rPr>
            <w:rFonts w:ascii="Calibri" w:eastAsia="Calibri" w:hAnsi="Calibri" w:cs="Calibri"/>
            <w:highlight w:val="yellow"/>
          </w:rPr>
          <w:delText xml:space="preserve">we </w:delText>
        </w:r>
        <w:r w:rsidRPr="002265C4" w:rsidDel="00002DAE">
          <w:rPr>
            <w:rFonts w:ascii="Calibri" w:eastAsia="Calibri" w:hAnsi="Calibri" w:cs="Calibri"/>
            <w:highlight w:val="yellow"/>
          </w:rPr>
          <w:delText>included these variables</w:delText>
        </w:r>
        <w:r w:rsidR="00CC34DC" w:rsidDel="00002DAE">
          <w:rPr>
            <w:rFonts w:ascii="Calibri" w:eastAsia="Calibri" w:hAnsi="Calibri" w:cs="Calibri"/>
            <w:highlight w:val="yellow"/>
          </w:rPr>
          <w:delText xml:space="preserve"> at the best performing spatial scale</w:delText>
        </w:r>
        <w:r w:rsidRPr="002265C4" w:rsidDel="00002DAE">
          <w:rPr>
            <w:rFonts w:ascii="Calibri" w:eastAsia="Calibri" w:hAnsi="Calibri" w:cs="Calibri"/>
            <w:highlight w:val="yellow"/>
          </w:rPr>
          <w:delText xml:space="preserve"> in all models moving forward. </w:delText>
        </w:r>
        <w:commentRangeEnd w:id="192"/>
        <w:r w:rsidR="00EF6B27" w:rsidRPr="002265C4" w:rsidDel="00002DAE">
          <w:rPr>
            <w:rStyle w:val="CommentReference"/>
            <w:highlight w:val="yellow"/>
          </w:rPr>
          <w:commentReference w:id="192"/>
        </w:r>
        <w:commentRangeEnd w:id="193"/>
        <w:r w:rsidR="000358C6" w:rsidDel="00002DAE">
          <w:rPr>
            <w:rStyle w:val="CommentReference"/>
          </w:rPr>
          <w:commentReference w:id="193"/>
        </w:r>
      </w:del>
    </w:p>
    <w:p w14:paraId="6FEAEC12" w14:textId="05B54227" w:rsidR="00040D98" w:rsidRPr="00A47891" w:rsidDel="00002DAE" w:rsidRDefault="00905D23" w:rsidP="00040D98">
      <w:pPr>
        <w:spacing w:line="360" w:lineRule="auto"/>
        <w:rPr>
          <w:del w:id="194" w:author="Aidan Brushett" w:date="2025-04-30T11:20:00Z" w16du:dateUtc="2025-04-30T18:20:00Z"/>
          <w:rFonts w:ascii="Calibri" w:eastAsia="Calibri" w:hAnsi="Calibri" w:cs="Calibri"/>
          <w:i/>
          <w:iCs/>
          <w:rPrChange w:id="195" w:author="Emerald Arthurs" w:date="2025-04-29T13:26:00Z" w16du:dateUtc="2025-04-29T20:26:00Z">
            <w:rPr>
              <w:del w:id="196" w:author="Aidan Brushett" w:date="2025-04-30T11:20:00Z" w16du:dateUtc="2025-04-30T18:20:00Z"/>
              <w:rFonts w:ascii="Calibri" w:eastAsia="Calibri" w:hAnsi="Calibri" w:cs="Calibri"/>
              <w:b/>
              <w:bCs/>
              <w:i/>
              <w:iCs/>
              <w:sz w:val="24"/>
              <w:szCs w:val="24"/>
            </w:rPr>
          </w:rPrChange>
        </w:rPr>
      </w:pPr>
      <w:del w:id="197" w:author="Aidan Brushett" w:date="2025-04-30T11:20:00Z" w16du:dateUtc="2025-04-30T18:20:00Z">
        <w:r w:rsidRPr="00A47891" w:rsidDel="00002DAE">
          <w:rPr>
            <w:rFonts w:ascii="Calibri" w:eastAsia="Calibri" w:hAnsi="Calibri" w:cs="Calibri"/>
            <w:i/>
            <w:iCs/>
            <w:rPrChange w:id="198" w:author="Emerald Arthurs" w:date="2025-04-29T13:26:00Z" w16du:dateUtc="2025-04-29T20:26:00Z">
              <w:rPr>
                <w:rFonts w:ascii="Calibri" w:eastAsia="Calibri" w:hAnsi="Calibri" w:cs="Calibri"/>
                <w:b/>
                <w:bCs/>
                <w:i/>
                <w:iCs/>
                <w:sz w:val="24"/>
                <w:szCs w:val="24"/>
              </w:rPr>
            </w:rPrChange>
          </w:rPr>
          <w:delText>Model selection</w:delText>
        </w:r>
      </w:del>
    </w:p>
    <w:p w14:paraId="4046BE7A" w14:textId="69E69FA3" w:rsidR="000358C6" w:rsidDel="00ED20D3" w:rsidRDefault="00000000" w:rsidP="000358C6">
      <w:pPr>
        <w:spacing w:line="360" w:lineRule="auto"/>
        <w:ind w:firstLine="720"/>
        <w:rPr>
          <w:del w:id="199" w:author="Emerald Arthurs" w:date="2025-04-29T13:16:00Z" w16du:dateUtc="2025-04-29T20:16:00Z"/>
          <w:rFonts w:ascii="Calibri" w:eastAsia="Calibri" w:hAnsi="Calibri" w:cs="Calibri"/>
        </w:rPr>
      </w:pPr>
      <w:r>
        <w:rPr>
          <w:rFonts w:ascii="Calibri" w:eastAsia="Calibri" w:hAnsi="Calibri" w:cs="Calibri"/>
        </w:rPr>
        <w:t>We combined covariates from each of the three categories</w:t>
      </w:r>
      <w:ins w:id="200" w:author="Aidan Brushett" w:date="2025-04-30T11:03:00Z" w16du:dateUtc="2025-04-30T18:03:00Z">
        <w:r w:rsidR="00ED20D3">
          <w:rPr>
            <w:rFonts w:ascii="Calibri" w:eastAsia="Calibri" w:hAnsi="Calibri" w:cs="Calibri"/>
          </w:rPr>
          <w:t xml:space="preserve"> at their respective best-fit spatial scales</w:t>
        </w:r>
      </w:ins>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del w:id="201" w:author="Aidan Brushett" w:date="2025-04-30T12:15:00Z" w16du:dateUtc="2025-04-30T19:15:00Z">
        <w:r w:rsidDel="001D1A6E">
          <w:rPr>
            <w:rFonts w:ascii="Calibri" w:eastAsia="Calibri" w:hAnsi="Calibri" w:cs="Calibri"/>
          </w:rPr>
          <w:delText xml:space="preserve">our </w:delText>
        </w:r>
      </w:del>
      <w:ins w:id="202" w:author="Aidan Brushett" w:date="2025-04-30T12:15:00Z" w16du:dateUtc="2025-04-30T19:15:00Z">
        <w:r w:rsidR="001D1A6E">
          <w:rPr>
            <w:rFonts w:ascii="Calibri" w:eastAsia="Calibri" w:hAnsi="Calibri" w:cs="Calibri"/>
          </w:rPr>
          <w:t>st</w:t>
        </w:r>
      </w:ins>
      <w:ins w:id="203" w:author="Aidan Brushett" w:date="2025-04-30T12:16:00Z" w16du:dateUtc="2025-04-30T19:16:00Z">
        <w:r w:rsidR="001D1A6E">
          <w:rPr>
            <w:rFonts w:ascii="Calibri" w:eastAsia="Calibri" w:hAnsi="Calibri" w:cs="Calibri"/>
          </w:rPr>
          <w:t>atistical</w:t>
        </w:r>
      </w:ins>
      <w:ins w:id="204" w:author="Aidan Brushett" w:date="2025-04-30T12:15:00Z" w16du:dateUtc="2025-04-30T19:15:00Z">
        <w:r w:rsidR="001D1A6E">
          <w:rPr>
            <w:rFonts w:ascii="Calibri" w:eastAsia="Calibri" w:hAnsi="Calibri" w:cs="Calibri"/>
          </w:rPr>
          <w:t xml:space="preserve"> </w:t>
        </w:r>
      </w:ins>
      <w:r>
        <w:rPr>
          <w:rFonts w:ascii="Calibri" w:eastAsia="Calibri" w:hAnsi="Calibri" w:cs="Calibri"/>
        </w:rPr>
        <w:t>hypotheses about the effects of</w:t>
      </w:r>
      <w:ins w:id="205" w:author="Aidan Brushett" w:date="2025-04-30T12:16:00Z" w16du:dateUtc="2025-04-30T19:16:00Z">
        <w:r w:rsidR="001D1A6E">
          <w:rPr>
            <w:rFonts w:ascii="Calibri" w:eastAsia="Calibri" w:hAnsi="Calibri" w:cs="Calibri"/>
          </w:rPr>
          <w:t xml:space="preserve"> natural habitat, anthropogenic disturbance, and landscape configuration </w:t>
        </w:r>
      </w:ins>
      <w:del w:id="206" w:author="Aidan Brushett" w:date="2025-04-30T12:16:00Z" w16du:dateUtc="2025-04-30T19:16:00Z">
        <w:r w:rsidDel="001D1A6E">
          <w:rPr>
            <w:rFonts w:ascii="Calibri" w:eastAsia="Calibri" w:hAnsi="Calibri" w:cs="Calibri"/>
          </w:rPr>
          <w:delText xml:space="preserve"> landscape structure </w:delText>
        </w:r>
      </w:del>
      <w:r>
        <w:rPr>
          <w:rFonts w:ascii="Calibri" w:eastAsia="Calibri" w:hAnsi="Calibri" w:cs="Calibri"/>
        </w:rPr>
        <w:t>on red squirrel distribution</w:t>
      </w:r>
      <w:r w:rsidR="0013131D">
        <w:rPr>
          <w:rFonts w:ascii="Calibri" w:eastAsia="Calibri" w:hAnsi="Calibri" w:cs="Calibri"/>
        </w:rPr>
        <w:t xml:space="preserve"> (Table 2)</w:t>
      </w:r>
      <w:ins w:id="207" w:author="Emerald Arthurs" w:date="2025-04-29T13:15:00Z" w16du:dateUtc="2025-04-29T20:15:00Z">
        <w:del w:id="208" w:author="Aidan Brushett" w:date="2025-04-30T11:21:00Z" w16du:dateUtc="2025-04-30T18:21:00Z">
          <w:r w:rsidR="000358C6" w:rsidDel="00002DAE">
            <w:rPr>
              <w:rFonts w:ascii="Calibri" w:eastAsia="Calibri" w:hAnsi="Calibri" w:cs="Calibri"/>
              <w:highlight w:val="yellow"/>
            </w:rPr>
            <w:delText xml:space="preserve">; </w:delText>
          </w:r>
        </w:del>
      </w:ins>
      <w:moveToRangeStart w:id="209" w:author="Emerald Arthurs" w:date="2025-04-29T13:15:00Z" w:name="move196824965"/>
      <w:moveTo w:id="210" w:author="Emerald Arthurs" w:date="2025-04-29T13:15:00Z" w16du:dateUtc="2025-04-29T20:15:00Z">
        <w:del w:id="211" w:author="Aidan Brushett" w:date="2025-04-30T11:21:00Z" w16du:dateUtc="2025-04-30T18:21:00Z">
          <w:r w:rsidR="000358C6" w:rsidRPr="002265C4" w:rsidDel="00002DAE">
            <w:rPr>
              <w:rFonts w:ascii="Calibri" w:eastAsia="Calibri" w:hAnsi="Calibri" w:cs="Calibri"/>
              <w:highlight w:val="yellow"/>
            </w:rPr>
            <w:delText>We performed model selection on a set of candidate models that correspond</w:delText>
          </w:r>
        </w:del>
      </w:moveTo>
      <w:ins w:id="212" w:author="Emerald Arthurs" w:date="2025-04-29T13:16:00Z" w16du:dateUtc="2025-04-29T20:16:00Z">
        <w:del w:id="213" w:author="Aidan Brushett" w:date="2025-04-30T11:21:00Z" w16du:dateUtc="2025-04-30T18:21:00Z">
          <w:r w:rsidR="000358C6" w:rsidDel="00002DAE">
            <w:rPr>
              <w:rFonts w:ascii="Calibri" w:eastAsia="Calibri" w:hAnsi="Calibri" w:cs="Calibri"/>
              <w:highlight w:val="yellow"/>
            </w:rPr>
            <w:delText>ing</w:delText>
          </w:r>
        </w:del>
      </w:ins>
      <w:moveTo w:id="214" w:author="Emerald Arthurs" w:date="2025-04-29T13:15:00Z" w16du:dateUtc="2025-04-29T20:15:00Z">
        <w:del w:id="215" w:author="Aidan Brushett" w:date="2025-04-30T11:21:00Z" w16du:dateUtc="2025-04-30T18:21:00Z">
          <w:r w:rsidR="000358C6" w:rsidRPr="002265C4" w:rsidDel="00002DAE">
            <w:rPr>
              <w:rFonts w:ascii="Calibri" w:eastAsia="Calibri" w:hAnsi="Calibri" w:cs="Calibri"/>
              <w:highlight w:val="yellow"/>
            </w:rPr>
            <w:delText>ed to our hypotheses about habitat amount, habitat configuration, and context-dependent effects of habitat configuration</w:delText>
          </w:r>
        </w:del>
        <w:del w:id="216" w:author="Aidan Brushett" w:date="2025-04-30T11:05:00Z" w16du:dateUtc="2025-04-30T18:05:00Z">
          <w:r w:rsidR="000358C6" w:rsidRPr="002265C4" w:rsidDel="00ED20D3">
            <w:rPr>
              <w:rFonts w:ascii="Calibri" w:eastAsia="Calibri" w:hAnsi="Calibri" w:cs="Calibri"/>
              <w:highlight w:val="yellow"/>
            </w:rPr>
            <w:delText xml:space="preserve"> using a hierarchical approach</w:delText>
          </w:r>
        </w:del>
      </w:moveTo>
      <w:ins w:id="217" w:author="Emerald Arthurs" w:date="2025-04-29T13:16:00Z" w16du:dateUtc="2025-04-29T20:16:00Z">
        <w:r w:rsidR="000358C6">
          <w:rPr>
            <w:rFonts w:ascii="Calibri" w:eastAsia="Calibri" w:hAnsi="Calibri" w:cs="Calibri"/>
          </w:rPr>
          <w:t xml:space="preserve">. </w:t>
        </w:r>
      </w:ins>
      <w:ins w:id="218" w:author="Aidan Brushett" w:date="2025-04-30T11:07:00Z" w16du:dateUtc="2025-04-30T18:07:00Z">
        <w:r w:rsidR="00ED20D3">
          <w:rPr>
            <w:rFonts w:ascii="Calibri" w:eastAsia="Calibri" w:hAnsi="Calibri" w:cs="Calibri"/>
          </w:rPr>
          <w:t xml:space="preserve">Our </w:t>
        </w:r>
        <w:r w:rsidR="00ED20D3" w:rsidRPr="00D4094D">
          <w:rPr>
            <w:rFonts w:ascii="Calibri" w:eastAsia="Calibri" w:hAnsi="Calibri" w:cs="Calibri"/>
            <w:color w:val="000000" w:themeColor="text1"/>
            <w:rPrChange w:id="219" w:author="Aidan Brushett" w:date="2025-04-30T13:03:00Z" w16du:dateUtc="2025-04-30T20:03:00Z">
              <w:rPr>
                <w:rFonts w:ascii="Calibri" w:eastAsia="Calibri" w:hAnsi="Calibri" w:cs="Calibri"/>
              </w:rPr>
            </w:rPrChange>
          </w:rPr>
          <w:t>first five candidate models</w:t>
        </w:r>
        <w:r w:rsidR="00ED20D3">
          <w:rPr>
            <w:rFonts w:ascii="Calibri" w:eastAsia="Calibri" w:hAnsi="Calibri" w:cs="Calibri"/>
          </w:rPr>
          <w:t xml:space="preserve"> included </w:t>
        </w:r>
      </w:ins>
      <w:ins w:id="220" w:author="Aidan Brushett" w:date="2025-04-30T11:08:00Z" w16du:dateUtc="2025-04-30T18:08:00Z">
        <w:r w:rsidR="00ED20D3">
          <w:rPr>
            <w:rFonts w:ascii="Calibri" w:eastAsia="Calibri" w:hAnsi="Calibri" w:cs="Calibri"/>
          </w:rPr>
          <w:t xml:space="preserve">only </w:t>
        </w:r>
      </w:ins>
      <w:ins w:id="221" w:author="Aidan Brushett" w:date="2025-04-30T11:18:00Z" w16du:dateUtc="2025-04-30T18:18:00Z">
        <w:r w:rsidR="0016692C">
          <w:rPr>
            <w:rFonts w:ascii="Calibri" w:eastAsia="Calibri" w:hAnsi="Calibri" w:cs="Calibri"/>
          </w:rPr>
          <w:t xml:space="preserve">fire and </w:t>
        </w:r>
      </w:ins>
      <w:ins w:id="222" w:author="Aidan Brushett" w:date="2025-04-30T11:07:00Z" w16du:dateUtc="2025-04-30T18:07:00Z">
        <w:r w:rsidR="00ED20D3">
          <w:rPr>
            <w:rFonts w:ascii="Calibri" w:eastAsia="Calibri" w:hAnsi="Calibri" w:cs="Calibri"/>
          </w:rPr>
          <w:t>natural land cover predictors.</w:t>
        </w:r>
      </w:ins>
      <w:ins w:id="223" w:author="Aidan Brushett" w:date="2025-04-30T11:08:00Z" w16du:dateUtc="2025-04-30T18:08:00Z">
        <w:r w:rsidR="00ED20D3">
          <w:rPr>
            <w:rFonts w:ascii="Calibri" w:eastAsia="Calibri" w:hAnsi="Calibri" w:cs="Calibri"/>
          </w:rPr>
          <w:t xml:space="preserve"> </w:t>
        </w:r>
      </w:ins>
      <w:ins w:id="224" w:author="Aidan Brushett" w:date="2025-04-30T11:17:00Z" w16du:dateUtc="2025-04-30T18:17:00Z">
        <w:r w:rsidR="0016692C">
          <w:rPr>
            <w:rFonts w:ascii="Calibri" w:eastAsia="Calibri" w:hAnsi="Calibri" w:cs="Calibri"/>
          </w:rPr>
          <w:t>From</w:t>
        </w:r>
      </w:ins>
      <w:ins w:id="225" w:author="Aidan Brushett" w:date="2025-04-30T11:08:00Z" w16du:dateUtc="2025-04-30T18:08:00Z">
        <w:r w:rsidR="00ED20D3">
          <w:rPr>
            <w:rFonts w:ascii="Calibri" w:eastAsia="Calibri" w:hAnsi="Calibri" w:cs="Calibri"/>
          </w:rPr>
          <w:t xml:space="preserve"> these candidate models, we identified the best-supported natural land cover predictors</w:t>
        </w:r>
      </w:ins>
      <w:ins w:id="226" w:author="Aidan Brushett" w:date="2025-04-30T11:17:00Z" w16du:dateUtc="2025-04-30T18:17:00Z">
        <w:r w:rsidR="0016692C">
          <w:rPr>
            <w:rFonts w:ascii="Calibri" w:eastAsia="Calibri" w:hAnsi="Calibri" w:cs="Calibri"/>
          </w:rPr>
          <w:t xml:space="preserve"> and</w:t>
        </w:r>
      </w:ins>
      <w:ins w:id="227" w:author="Aidan Brushett" w:date="2025-04-30T11:08:00Z" w16du:dateUtc="2025-04-30T18:08:00Z">
        <w:r w:rsidR="00ED20D3">
          <w:rPr>
            <w:rFonts w:ascii="Calibri" w:eastAsia="Calibri" w:hAnsi="Calibri" w:cs="Calibri"/>
          </w:rPr>
          <w:t xml:space="preserve"> deemed </w:t>
        </w:r>
      </w:ins>
      <w:ins w:id="228" w:author="Aidan Brushett" w:date="2025-04-30T11:17:00Z" w16du:dateUtc="2025-04-30T18:17:00Z">
        <w:r w:rsidR="0016692C">
          <w:rPr>
            <w:rFonts w:ascii="Calibri" w:eastAsia="Calibri" w:hAnsi="Calibri" w:cs="Calibri"/>
          </w:rPr>
          <w:t>this a</w:t>
        </w:r>
      </w:ins>
      <w:ins w:id="229" w:author="Aidan Brushett" w:date="2025-04-30T11:08:00Z" w16du:dateUtc="2025-04-30T18:08:00Z">
        <w:r w:rsidR="00ED20D3">
          <w:rPr>
            <w:rFonts w:ascii="Calibri" w:eastAsia="Calibri" w:hAnsi="Calibri" w:cs="Calibri"/>
          </w:rPr>
          <w:t xml:space="preserve"> ‘</w:t>
        </w:r>
      </w:ins>
      <w:ins w:id="230" w:author="Aidan Brushett" w:date="2025-04-30T11:11:00Z" w16du:dateUtc="2025-04-30T18:11:00Z">
        <w:r w:rsidR="0016692C">
          <w:rPr>
            <w:rFonts w:ascii="Calibri" w:eastAsia="Calibri" w:hAnsi="Calibri" w:cs="Calibri"/>
          </w:rPr>
          <w:t>core’</w:t>
        </w:r>
      </w:ins>
      <w:ins w:id="231" w:author="Aidan Brushett" w:date="2025-04-30T11:08:00Z" w16du:dateUtc="2025-04-30T18:08:00Z">
        <w:r w:rsidR="00ED20D3">
          <w:rPr>
            <w:rFonts w:ascii="Calibri" w:eastAsia="Calibri" w:hAnsi="Calibri" w:cs="Calibri"/>
          </w:rPr>
          <w:t xml:space="preserve"> model</w:t>
        </w:r>
      </w:ins>
      <w:ins w:id="232" w:author="Aidan Brushett" w:date="2025-04-30T11:10:00Z" w16du:dateUtc="2025-04-30T18:10:00Z">
        <w:r w:rsidR="0016692C">
          <w:rPr>
            <w:rFonts w:ascii="Calibri" w:eastAsia="Calibri" w:hAnsi="Calibri" w:cs="Calibri"/>
          </w:rPr>
          <w:t xml:space="preserve"> </w:t>
        </w:r>
        <w:r w:rsidR="0016692C">
          <w:rPr>
            <w:rFonts w:ascii="Calibri" w:eastAsia="Calibri" w:hAnsi="Calibri" w:cs="Calibri"/>
            <w:i/>
            <w:iCs/>
          </w:rPr>
          <w:t xml:space="preserve">sensu </w:t>
        </w:r>
        <w:r w:rsidR="0016692C">
          <w:rPr>
            <w:rFonts w:ascii="Calibri" w:eastAsia="Calibri" w:hAnsi="Calibri" w:cs="Calibri"/>
          </w:rPr>
          <w:t>Chow-Fraser et al. (2022)</w:t>
        </w:r>
      </w:ins>
      <w:ins w:id="233" w:author="Aidan Brushett" w:date="2025-04-30T11:08:00Z" w16du:dateUtc="2025-04-30T18:08:00Z">
        <w:r w:rsidR="00ED20D3">
          <w:rPr>
            <w:rFonts w:ascii="Calibri" w:eastAsia="Calibri" w:hAnsi="Calibri" w:cs="Calibri"/>
          </w:rPr>
          <w:t xml:space="preserve">, </w:t>
        </w:r>
      </w:ins>
      <w:ins w:id="234" w:author="Aidan Brushett" w:date="2025-04-30T11:17:00Z" w16du:dateUtc="2025-04-30T18:17:00Z">
        <w:r w:rsidR="0016692C">
          <w:rPr>
            <w:rFonts w:ascii="Calibri" w:eastAsia="Calibri" w:hAnsi="Calibri" w:cs="Calibri"/>
          </w:rPr>
          <w:t>which we</w:t>
        </w:r>
      </w:ins>
      <w:ins w:id="235" w:author="Aidan Brushett" w:date="2025-04-30T11:08:00Z" w16du:dateUtc="2025-04-30T18:08:00Z">
        <w:r w:rsidR="00ED20D3">
          <w:rPr>
            <w:rFonts w:ascii="Calibri" w:eastAsia="Calibri" w:hAnsi="Calibri" w:cs="Calibri"/>
          </w:rPr>
          <w:t xml:space="preserve"> carried forward into all other candidate models</w:t>
        </w:r>
      </w:ins>
      <w:ins w:id="236" w:author="Aidan Brushett" w:date="2025-04-30T11:17:00Z" w16du:dateUtc="2025-04-30T18:17:00Z">
        <w:r w:rsidR="0016692C">
          <w:rPr>
            <w:rFonts w:ascii="Calibri" w:eastAsia="Calibri" w:hAnsi="Calibri" w:cs="Calibri"/>
          </w:rPr>
          <w:t xml:space="preserve">. The remainder of our final model set </w:t>
        </w:r>
      </w:ins>
      <w:ins w:id="237" w:author="Aidan Brushett" w:date="2025-04-30T11:11:00Z" w16du:dateUtc="2025-04-30T18:11:00Z">
        <w:r w:rsidR="0016692C">
          <w:rPr>
            <w:rFonts w:ascii="Calibri" w:eastAsia="Calibri" w:hAnsi="Calibri" w:cs="Calibri"/>
          </w:rPr>
          <w:t xml:space="preserve">included </w:t>
        </w:r>
      </w:ins>
      <w:ins w:id="238" w:author="Aidan Brushett" w:date="2025-04-30T11:15:00Z" w16du:dateUtc="2025-04-30T18:15:00Z">
        <w:r w:rsidR="0016692C">
          <w:rPr>
            <w:rFonts w:ascii="Calibri" w:eastAsia="Calibri" w:hAnsi="Calibri" w:cs="Calibri"/>
          </w:rPr>
          <w:t>anthropogenic</w:t>
        </w:r>
      </w:ins>
      <w:ins w:id="239" w:author="Aidan Brushett" w:date="2025-04-30T11:11:00Z" w16du:dateUtc="2025-04-30T18:11:00Z">
        <w:r w:rsidR="0016692C">
          <w:rPr>
            <w:rFonts w:ascii="Calibri" w:eastAsia="Calibri" w:hAnsi="Calibri" w:cs="Calibri"/>
          </w:rPr>
          <w:t xml:space="preserve"> disturbance and configuration </w:t>
        </w:r>
      </w:ins>
      <w:ins w:id="240" w:author="Aidan Brushett" w:date="2025-04-30T11:15:00Z" w16du:dateUtc="2025-04-30T18:15:00Z">
        <w:r w:rsidR="0016692C">
          <w:rPr>
            <w:rFonts w:ascii="Calibri" w:eastAsia="Calibri" w:hAnsi="Calibri" w:cs="Calibri"/>
          </w:rPr>
          <w:t>metrics</w:t>
        </w:r>
      </w:ins>
      <w:ins w:id="241" w:author="Aidan Brushett" w:date="2025-04-30T11:11:00Z" w16du:dateUtc="2025-04-30T18:11:00Z">
        <w:r w:rsidR="0016692C">
          <w:rPr>
            <w:rFonts w:ascii="Calibri" w:eastAsia="Calibri" w:hAnsi="Calibri" w:cs="Calibri"/>
          </w:rPr>
          <w:t xml:space="preserve"> in addition to these </w:t>
        </w:r>
      </w:ins>
      <w:ins w:id="242" w:author="Aidan Brushett" w:date="2025-04-30T11:12:00Z" w16du:dateUtc="2025-04-30T18:12:00Z">
        <w:r w:rsidR="0016692C">
          <w:rPr>
            <w:rFonts w:ascii="Calibri" w:eastAsia="Calibri" w:hAnsi="Calibri" w:cs="Calibri"/>
          </w:rPr>
          <w:t>‘core</w:t>
        </w:r>
      </w:ins>
      <w:ins w:id="243" w:author="Aidan Brushett" w:date="2025-04-30T11:15:00Z" w16du:dateUtc="2025-04-30T18:15:00Z">
        <w:r w:rsidR="0016692C">
          <w:rPr>
            <w:rFonts w:ascii="Calibri" w:eastAsia="Calibri" w:hAnsi="Calibri" w:cs="Calibri"/>
          </w:rPr>
          <w:t>’</w:t>
        </w:r>
      </w:ins>
      <w:ins w:id="244" w:author="Aidan Brushett" w:date="2025-04-30T11:12:00Z" w16du:dateUtc="2025-04-30T18:12:00Z">
        <w:r w:rsidR="0016692C">
          <w:rPr>
            <w:rFonts w:ascii="Calibri" w:eastAsia="Calibri" w:hAnsi="Calibri" w:cs="Calibri"/>
          </w:rPr>
          <w:t xml:space="preserve"> predictors</w:t>
        </w:r>
      </w:ins>
      <w:ins w:id="245" w:author="Aidan Brushett" w:date="2025-04-30T11:19:00Z" w16du:dateUtc="2025-04-30T18:19:00Z">
        <w:r w:rsidR="0016692C">
          <w:rPr>
            <w:rFonts w:ascii="Calibri" w:eastAsia="Calibri" w:hAnsi="Calibri" w:cs="Calibri"/>
          </w:rPr>
          <w:t xml:space="preserve"> (Table 2)</w:t>
        </w:r>
      </w:ins>
      <w:ins w:id="246" w:author="Aidan Brushett" w:date="2025-04-30T11:08:00Z" w16du:dateUtc="2025-04-30T18:08:00Z">
        <w:r w:rsidR="00ED20D3">
          <w:rPr>
            <w:rFonts w:ascii="Calibri" w:eastAsia="Calibri" w:hAnsi="Calibri" w:cs="Calibri"/>
          </w:rPr>
          <w:t>.</w:t>
        </w:r>
      </w:ins>
      <w:ins w:id="247" w:author="Aidan Brushett" w:date="2025-04-30T11:15:00Z" w16du:dateUtc="2025-04-30T18:15:00Z">
        <w:r w:rsidR="0016692C">
          <w:rPr>
            <w:rFonts w:ascii="Calibri" w:eastAsia="Calibri" w:hAnsi="Calibri" w:cs="Calibri"/>
          </w:rPr>
          <w:t xml:space="preserve"> </w:t>
        </w:r>
      </w:ins>
      <w:moveTo w:id="248" w:author="Emerald Arthurs" w:date="2025-04-29T13:15:00Z" w16du:dateUtc="2025-04-29T20:15:00Z">
        <w:del w:id="249" w:author="Emerald Arthurs" w:date="2025-04-29T13:16:00Z" w16du:dateUtc="2025-04-29T20:16:00Z">
          <w:r w:rsidR="000358C6" w:rsidRPr="002265C4" w:rsidDel="000358C6">
            <w:rPr>
              <w:rFonts w:ascii="Calibri" w:eastAsia="Calibri" w:hAnsi="Calibri" w:cs="Calibri"/>
              <w:highlight w:val="yellow"/>
            </w:rPr>
            <w:delText>.</w:delText>
          </w:r>
        </w:del>
      </w:moveTo>
    </w:p>
    <w:moveToRangeEnd w:id="209"/>
    <w:p w14:paraId="03528A27" w14:textId="39B0E539" w:rsidR="0013131D" w:rsidRDefault="00000000" w:rsidP="000358C6">
      <w:pPr>
        <w:spacing w:line="360" w:lineRule="auto"/>
        <w:ind w:firstLine="720"/>
        <w:rPr>
          <w:ins w:id="250" w:author="Aidan Brushett" w:date="2025-04-30T12:22:00Z" w16du:dateUtc="2025-04-30T19:22:00Z"/>
          <w:rFonts w:ascii="Calibri" w:eastAsia="Calibri" w:hAnsi="Calibri" w:cs="Calibri"/>
        </w:rPr>
      </w:pPr>
      <w:del w:id="251" w:author="Emerald Arthurs" w:date="2025-04-29T13:16:00Z" w16du:dateUtc="2025-04-29T20:16:00Z">
        <w:r w:rsidDel="000358C6">
          <w:rPr>
            <w:rFonts w:ascii="Calibri" w:eastAsia="Calibri" w:hAnsi="Calibri" w:cs="Calibri"/>
          </w:rPr>
          <w:delText xml:space="preserve">. </w:delText>
        </w:r>
      </w:del>
      <w:r>
        <w:rPr>
          <w:rFonts w:ascii="Calibri" w:eastAsia="Calibri" w:hAnsi="Calibri" w:cs="Calibri"/>
        </w:rPr>
        <w:t xml:space="preserve">We did not include roads in any </w:t>
      </w:r>
      <w:ins w:id="252" w:author="Aidan Brushett" w:date="2025-04-30T11:11:00Z" w16du:dateUtc="2025-04-30T18:11:00Z">
        <w:r w:rsidR="0016692C">
          <w:rPr>
            <w:rFonts w:ascii="Calibri" w:eastAsia="Calibri" w:hAnsi="Calibri" w:cs="Calibri"/>
          </w:rPr>
          <w:t xml:space="preserve">candidate </w:t>
        </w:r>
      </w:ins>
      <w:r>
        <w:rPr>
          <w:rFonts w:ascii="Calibri" w:eastAsia="Calibri" w:hAnsi="Calibri" w:cs="Calibri"/>
        </w:rPr>
        <w:t xml:space="preserve">models due to their high correlation with </w:t>
      </w:r>
      <w:ins w:id="253" w:author="Aidan Brushett" w:date="2025-04-28T19:33:00Z" w16du:dateUtc="2025-04-29T02:33:00Z">
        <w:r w:rsidR="001A16DE">
          <w:rPr>
            <w:rFonts w:ascii="Calibri" w:eastAsia="Calibri" w:hAnsi="Calibri" w:cs="Calibri"/>
          </w:rPr>
          <w:t xml:space="preserve">most </w:t>
        </w:r>
      </w:ins>
      <w:r>
        <w:rPr>
          <w:rFonts w:ascii="Calibri" w:eastAsia="Calibri" w:hAnsi="Calibri" w:cs="Calibri"/>
        </w:rPr>
        <w:t>other anthropogenic disturbances (</w:t>
      </w:r>
      <w:commentRangeStart w:id="254"/>
      <w:commentRangeStart w:id="255"/>
      <w:del w:id="256" w:author="Aidan Brushett" w:date="2025-04-28T19:32:00Z" w16du:dateUtc="2025-04-29T02:32:00Z">
        <w:r w:rsidDel="001A16DE">
          <w:rPr>
            <w:rFonts w:ascii="Calibri" w:eastAsia="Calibri" w:hAnsi="Calibri" w:cs="Calibri"/>
          </w:rPr>
          <w:delText>especially</w:delText>
        </w:r>
      </w:del>
      <w:ins w:id="257" w:author="Aidan Brushett" w:date="2025-04-28T19:33:00Z" w16du:dateUtc="2025-04-29T02:33:00Z">
        <w:r w:rsidR="001A16DE">
          <w:rPr>
            <w:rFonts w:ascii="Calibri" w:eastAsia="Calibri" w:hAnsi="Calibri" w:cs="Calibri"/>
          </w:rPr>
          <w:t xml:space="preserve">notably: </w:t>
        </w:r>
      </w:ins>
      <w:del w:id="258" w:author="Aidan Brushett" w:date="2025-04-28T19:32:00Z" w16du:dateUtc="2025-04-29T02:32:00Z">
        <w:r w:rsidDel="001A16DE">
          <w:rPr>
            <w:rFonts w:ascii="Calibri" w:eastAsia="Calibri" w:hAnsi="Calibri" w:cs="Calibri"/>
          </w:rPr>
          <w:delText xml:space="preserve"> </w:delText>
        </w:r>
      </w:del>
      <w:ins w:id="259" w:author="Aidan Brushett" w:date="2025-04-28T19:32:00Z" w16du:dateUtc="2025-04-29T02:32:00Z">
        <w:r w:rsidR="001A16DE">
          <w:rPr>
            <w:rFonts w:ascii="Calibri" w:eastAsia="Calibri" w:hAnsi="Calibri" w:cs="Calibri"/>
          </w:rPr>
          <w:t xml:space="preserve">Spearman’s r with </w:t>
        </w:r>
      </w:ins>
      <w:r>
        <w:rPr>
          <w:rFonts w:ascii="Calibri" w:eastAsia="Calibri" w:hAnsi="Calibri" w:cs="Calibri"/>
        </w:rPr>
        <w:t xml:space="preserve">well sites </w:t>
      </w:r>
      <w:ins w:id="260" w:author="Aidan Brushett" w:date="2025-04-28T19:32:00Z" w16du:dateUtc="2025-04-29T02:32:00Z">
        <w:r w:rsidR="001A16DE">
          <w:rPr>
            <w:rFonts w:ascii="Calibri" w:eastAsia="Calibri" w:hAnsi="Calibri" w:cs="Calibri"/>
          </w:rPr>
          <w:t xml:space="preserve">= 0.68, </w:t>
        </w:r>
      </w:ins>
      <w:del w:id="261" w:author="Aidan Brushett" w:date="2025-04-28T19:32:00Z" w16du:dateUtc="2025-04-29T02:32:00Z">
        <w:r w:rsidDel="001A16DE">
          <w:rPr>
            <w:rFonts w:ascii="Calibri" w:eastAsia="Calibri" w:hAnsi="Calibri" w:cs="Calibri"/>
          </w:rPr>
          <w:delText xml:space="preserve">and </w:delText>
        </w:r>
      </w:del>
      <w:r>
        <w:rPr>
          <w:rFonts w:ascii="Calibri" w:eastAsia="Calibri" w:hAnsi="Calibri" w:cs="Calibri"/>
        </w:rPr>
        <w:t>industrial facilities</w:t>
      </w:r>
      <w:ins w:id="262" w:author="Aidan Brushett" w:date="2025-04-28T19:32:00Z" w16du:dateUtc="2025-04-29T02:32:00Z">
        <w:r w:rsidR="001A16DE">
          <w:rPr>
            <w:rFonts w:ascii="Calibri" w:eastAsia="Calibri" w:hAnsi="Calibri" w:cs="Calibri"/>
          </w:rPr>
          <w:t xml:space="preserve"> = 0.81</w:t>
        </w:r>
      </w:ins>
      <w:ins w:id="263" w:author="Aidan Brushett" w:date="2025-04-28T19:33:00Z" w16du:dateUtc="2025-04-29T02:33:00Z">
        <w:r w:rsidR="001A16DE">
          <w:rPr>
            <w:rFonts w:ascii="Calibri" w:eastAsia="Calibri" w:hAnsi="Calibri" w:cs="Calibri"/>
          </w:rPr>
          <w:t>, pipelines &amp; transmission lines = 0.70</w:t>
        </w:r>
      </w:ins>
      <w:r>
        <w:rPr>
          <w:rFonts w:ascii="Calibri" w:eastAsia="Calibri" w:hAnsi="Calibri" w:cs="Calibri"/>
        </w:rPr>
        <w:t xml:space="preserve">) </w:t>
      </w:r>
      <w:commentRangeEnd w:id="254"/>
      <w:r w:rsidR="00E87405">
        <w:rPr>
          <w:rStyle w:val="CommentReference"/>
        </w:rPr>
        <w:commentReference w:id="254"/>
      </w:r>
      <w:commentRangeEnd w:id="255"/>
      <w:r w:rsidR="001A16DE">
        <w:rPr>
          <w:rStyle w:val="CommentReference"/>
        </w:rPr>
        <w:commentReference w:id="255"/>
      </w:r>
      <w:r>
        <w:rPr>
          <w:rFonts w:ascii="Calibri" w:eastAsia="Calibri" w:hAnsi="Calibri" w:cs="Calibri"/>
        </w:rPr>
        <w:t xml:space="preserve">at our selected spatial scale. Configuration metrics were highly correlated with variables for anthropogenic disturbance type, so our candidate model set was not fully nested. Instead, we represented disturbance in any configuration </w:t>
      </w:r>
      <w:r>
        <w:rPr>
          <w:rFonts w:ascii="Calibri" w:eastAsia="Calibri" w:hAnsi="Calibri" w:cs="Calibri"/>
        </w:rPr>
        <w:lastRenderedPageBreak/>
        <w:t xml:space="preserve">models using interactions with the aggregate cumulative site disturbance metric, which was not highly correlated with any configuration variables. </w:t>
      </w:r>
      <w:del w:id="264" w:author="Aidan Brushett" w:date="2025-04-30T13:03:00Z" w16du:dateUtc="2025-04-30T20:03:00Z">
        <w:r w:rsidDel="00D4094D">
          <w:rPr>
            <w:rFonts w:ascii="Calibri" w:eastAsia="Calibri" w:hAnsi="Calibri" w:cs="Calibri"/>
          </w:rPr>
          <w:delText xml:space="preserve">Our </w:delText>
        </w:r>
        <w:r w:rsidRPr="00D4094D" w:rsidDel="00D4094D">
          <w:rPr>
            <w:rFonts w:ascii="Calibri" w:eastAsia="Calibri" w:hAnsi="Calibri" w:cs="Calibri"/>
            <w:color w:val="000000" w:themeColor="text1"/>
            <w:highlight w:val="green"/>
            <w:rPrChange w:id="265" w:author="Aidan Brushett" w:date="2025-04-30T13:03:00Z" w16du:dateUtc="2025-04-30T20:03:00Z">
              <w:rPr>
                <w:rFonts w:ascii="Calibri" w:eastAsia="Calibri" w:hAnsi="Calibri" w:cs="Calibri"/>
              </w:rPr>
            </w:rPrChange>
          </w:rPr>
          <w:delText>seventeen</w:delText>
        </w:r>
        <w:r w:rsidRPr="00D4094D" w:rsidDel="00D4094D">
          <w:rPr>
            <w:rFonts w:ascii="Calibri" w:eastAsia="Calibri" w:hAnsi="Calibri" w:cs="Calibri"/>
            <w:color w:val="000000" w:themeColor="text1"/>
            <w:rPrChange w:id="266" w:author="Aidan Brushett" w:date="2025-04-30T13:03:00Z" w16du:dateUtc="2025-04-30T20:03:00Z">
              <w:rPr>
                <w:rFonts w:ascii="Calibri" w:eastAsia="Calibri" w:hAnsi="Calibri" w:cs="Calibri"/>
              </w:rPr>
            </w:rPrChange>
          </w:rPr>
          <w:delText xml:space="preserve"> </w:delText>
        </w:r>
        <w:r w:rsidDel="00D4094D">
          <w:rPr>
            <w:rFonts w:ascii="Calibri" w:eastAsia="Calibri" w:hAnsi="Calibri" w:cs="Calibri"/>
          </w:rPr>
          <w:delText xml:space="preserve">candidate models allowed us to compare the importance of various components of landscape structure for red squirrel distribution in our study area. </w:delText>
        </w:r>
      </w:del>
      <w:r>
        <w:rPr>
          <w:rFonts w:ascii="Calibri" w:eastAsia="Calibri" w:hAnsi="Calibri" w:cs="Calibri"/>
        </w:rPr>
        <w:t>W</w:t>
      </w:r>
      <w:ins w:id="267" w:author="Aidan Brushett" w:date="2025-04-30T11:19:00Z" w16du:dateUtc="2025-04-30T18:19:00Z">
        <w:r w:rsidR="0016692C">
          <w:rPr>
            <w:rFonts w:ascii="Calibri" w:eastAsia="Calibri" w:hAnsi="Calibri" w:cs="Calibri"/>
          </w:rPr>
          <w:t xml:space="preserve">e performed model selection on the candidate set and </w:t>
        </w:r>
      </w:ins>
      <w:del w:id="268" w:author="Aidan Brushett" w:date="2025-04-30T11:20:00Z" w16du:dateUtc="2025-04-30T18:20:00Z">
        <w:r w:rsidDel="0016692C">
          <w:rPr>
            <w:rFonts w:ascii="Calibri" w:eastAsia="Calibri" w:hAnsi="Calibri" w:cs="Calibri"/>
          </w:rPr>
          <w:delText xml:space="preserve">e </w:delText>
        </w:r>
      </w:del>
      <w:r>
        <w:rPr>
          <w:rFonts w:ascii="Calibri" w:eastAsia="Calibri" w:hAnsi="Calibri" w:cs="Calibri"/>
        </w:rPr>
        <w:t xml:space="preserve">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t>
      </w:r>
      <w:commentRangeStart w:id="269"/>
      <w:commentRangeStart w:id="270"/>
      <w:r>
        <w:rPr>
          <w:rFonts w:ascii="Calibri" w:eastAsia="Calibri" w:hAnsi="Calibri" w:cs="Calibri"/>
        </w:rPr>
        <w:t>We treated any candidate models with ∆AIC &lt;</w:t>
      </w:r>
      <w:del w:id="271" w:author="Aidan Brushett" w:date="2025-04-28T19:34:00Z" w16du:dateUtc="2025-04-29T02:34:00Z">
        <w:r w:rsidDel="001A16DE">
          <w:rPr>
            <w:rFonts w:ascii="Calibri" w:eastAsia="Calibri" w:hAnsi="Calibri" w:cs="Calibri"/>
          </w:rPr>
          <w:delText>3</w:delText>
        </w:r>
      </w:del>
      <w:ins w:id="272" w:author="Aidan Brushett" w:date="2025-04-28T19:34:00Z" w16du:dateUtc="2025-04-29T02:34:00Z">
        <w:r w:rsidR="001A16DE">
          <w:rPr>
            <w:rFonts w:ascii="Calibri" w:eastAsia="Calibri" w:hAnsi="Calibri" w:cs="Calibri"/>
          </w:rPr>
          <w:t>2</w:t>
        </w:r>
      </w:ins>
      <w:r>
        <w:rPr>
          <w:rFonts w:ascii="Calibri" w:eastAsia="Calibri" w:hAnsi="Calibri" w:cs="Calibri"/>
        </w:rPr>
        <w:t xml:space="preserve"> as well-supported and interpreted them accordingly. </w:t>
      </w:r>
      <w:commentRangeEnd w:id="269"/>
      <w:r w:rsidR="00E87405">
        <w:rPr>
          <w:rStyle w:val="CommentReference"/>
        </w:rPr>
        <w:commentReference w:id="269"/>
      </w:r>
      <w:commentRangeEnd w:id="270"/>
      <w:r w:rsidR="001A16DE">
        <w:rPr>
          <w:rStyle w:val="CommentReference"/>
        </w:rPr>
        <w:commentReference w:id="270"/>
      </w:r>
      <w:r>
        <w:rPr>
          <w:rFonts w:ascii="Calibri" w:eastAsia="Calibri" w:hAnsi="Calibri" w:cs="Calibri"/>
        </w:rPr>
        <w:t>Model validity</w:t>
      </w:r>
      <w:ins w:id="273" w:author="Barnas, Andrew" w:date="2025-04-28T10:40:00Z" w16du:dateUtc="2025-04-28T17:40:00Z">
        <w:r w:rsidR="00E87405">
          <w:rPr>
            <w:rFonts w:ascii="Calibri" w:eastAsia="Calibri" w:hAnsi="Calibri" w:cs="Calibri"/>
          </w:rPr>
          <w:t xml:space="preserve"> </w:t>
        </w:r>
        <w:del w:id="274" w:author="Aidan Brushett" w:date="2025-04-28T19:35:00Z" w16du:dateUtc="2025-04-29T02:35:00Z">
          <w:r w:rsidR="00E87405" w:rsidDel="001A16DE">
            <w:rPr>
              <w:rFonts w:ascii="Calibri" w:eastAsia="Calibri" w:hAnsi="Calibri" w:cs="Calibri"/>
            </w:rPr>
            <w:delText>(of top models not all models?)</w:delText>
          </w:r>
        </w:del>
      </w:ins>
      <w:ins w:id="275" w:author="Aidan Brushett" w:date="2025-04-28T19:35:00Z" w16du:dateUtc="2025-04-29T02:35:00Z">
        <w:r w:rsidR="001A16DE">
          <w:rPr>
            <w:rFonts w:ascii="Calibri" w:eastAsia="Calibri" w:hAnsi="Calibri" w:cs="Calibri"/>
          </w:rPr>
          <w:t>of top models</w:t>
        </w:r>
      </w:ins>
      <w:r>
        <w:rPr>
          <w:rFonts w:ascii="Calibri" w:eastAsia="Calibri" w:hAnsi="Calibri" w:cs="Calibri"/>
        </w:rPr>
        <w:t xml:space="preserve"> was verified using diagnostic plots of residuals vs. fitted values and collinearity among predictors was assessed using variance inflation factors (VIFs; Zuur &amp; </w:t>
      </w:r>
      <w:ins w:id="276" w:author="Emerald Arthurs" w:date="2025-04-29T13:16:00Z" w16du:dateUtc="2025-04-29T20:16:00Z">
        <w:r w:rsidR="000358C6">
          <w:rPr>
            <w:rFonts w:ascii="Calibri" w:eastAsia="Calibri" w:hAnsi="Calibri" w:cs="Calibri"/>
          </w:rPr>
          <w:t>L</w:t>
        </w:r>
      </w:ins>
      <w:del w:id="277" w:author="Emerald Arthurs" w:date="2025-04-29T13:16:00Z" w16du:dateUtc="2025-04-29T20:16:00Z">
        <w:r w:rsidDel="000358C6">
          <w:rPr>
            <w:rFonts w:ascii="Calibri" w:eastAsia="Calibri" w:hAnsi="Calibri" w:cs="Calibri"/>
          </w:rPr>
          <w:delText>I</w:delText>
        </w:r>
      </w:del>
      <w:r>
        <w:rPr>
          <w:rFonts w:ascii="Calibri" w:eastAsia="Calibri" w:hAnsi="Calibri" w:cs="Calibri"/>
        </w:rPr>
        <w:t xml:space="preserve">eno, 2016). </w:t>
      </w:r>
      <w:moveToRangeStart w:id="278" w:author="Aidan Brushett" w:date="2025-04-30T11:33:00Z" w:name="move196905228"/>
      <w:moveTo w:id="279" w:author="Aidan Brushett" w:date="2025-04-30T11:33:00Z" w16du:dateUtc="2025-04-30T18:33:00Z">
        <w:r w:rsidR="00A46B07">
          <w:rPr>
            <w:rFonts w:ascii="Calibri" w:eastAsia="Calibri" w:hAnsi="Calibri" w:cs="Calibri"/>
          </w:rPr>
          <w:t xml:space="preserve">All model selection and top model evaluation were performed using the </w:t>
        </w:r>
        <w:proofErr w:type="spellStart"/>
        <w:r w:rsidR="00A46B07">
          <w:rPr>
            <w:rFonts w:ascii="Calibri" w:eastAsia="Calibri" w:hAnsi="Calibri" w:cs="Calibri"/>
            <w:i/>
          </w:rPr>
          <w:t>MuMIn</w:t>
        </w:r>
        <w:proofErr w:type="spellEnd"/>
        <w:r w:rsidR="00A46B07">
          <w:rPr>
            <w:rFonts w:ascii="Calibri" w:eastAsia="Calibri" w:hAnsi="Calibri" w:cs="Calibri"/>
            <w:i/>
          </w:rPr>
          <w:t xml:space="preserve">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moveTo>
      <w:moveToRangeEnd w:id="278"/>
    </w:p>
    <w:p w14:paraId="28E35210" w14:textId="592D8095" w:rsidR="001D1A6E" w:rsidRPr="001D1A6E" w:rsidRDefault="001D1A6E" w:rsidP="00D4094D">
      <w:pPr>
        <w:pStyle w:val="Heading4"/>
        <w:rPr>
          <w:rPrChange w:id="280" w:author="Aidan Brushett" w:date="2025-04-30T12:22:00Z" w16du:dateUtc="2025-04-30T19:22:00Z">
            <w:rPr>
              <w:rFonts w:ascii="Calibri" w:eastAsia="Calibri" w:hAnsi="Calibri" w:cs="Calibri"/>
            </w:rPr>
          </w:rPrChange>
        </w:rPr>
        <w:pPrChange w:id="281" w:author="Aidan Brushett" w:date="2025-04-30T12:56:00Z" w16du:dateUtc="2025-04-30T19:56:00Z">
          <w:pPr>
            <w:spacing w:line="360" w:lineRule="auto"/>
            <w:ind w:firstLine="720"/>
          </w:pPr>
        </w:pPrChange>
      </w:pPr>
      <w:ins w:id="282" w:author="Aidan Brushett" w:date="2025-04-30T12:22:00Z" w16du:dateUtc="2025-04-30T19:22:00Z">
        <w:r>
          <w:t>Simulations</w:t>
        </w:r>
      </w:ins>
    </w:p>
    <w:p w14:paraId="229E7F31" w14:textId="6D6B7631" w:rsidR="0013131D" w:rsidRPr="0013131D" w:rsidDel="0016692C" w:rsidRDefault="0013131D" w:rsidP="0013131D">
      <w:pPr>
        <w:spacing w:line="360" w:lineRule="auto"/>
        <w:rPr>
          <w:del w:id="283" w:author="Aidan Brushett" w:date="2025-04-30T11:19:00Z" w16du:dateUtc="2025-04-30T18:19:00Z"/>
          <w:rFonts w:ascii="Calibri" w:eastAsia="Calibri" w:hAnsi="Calibri" w:cs="Calibri"/>
          <w:b/>
          <w:bCs/>
          <w:i/>
          <w:iCs/>
          <w:sz w:val="24"/>
          <w:szCs w:val="24"/>
        </w:rPr>
      </w:pPr>
      <w:del w:id="284" w:author="Aidan Brushett" w:date="2025-04-30T11:19:00Z" w16du:dateUtc="2025-04-30T18:19:00Z">
        <w:r w:rsidDel="0016692C">
          <w:rPr>
            <w:rFonts w:ascii="Calibri" w:eastAsia="Calibri" w:hAnsi="Calibri" w:cs="Calibri"/>
            <w:b/>
            <w:bCs/>
            <w:i/>
            <w:iCs/>
            <w:sz w:val="24"/>
            <w:szCs w:val="24"/>
          </w:rPr>
          <w:delText>Simulations</w:delText>
        </w:r>
      </w:del>
    </w:p>
    <w:p w14:paraId="1EE5E54F" w14:textId="649B83E9" w:rsidR="00512322" w:rsidDel="00D4094D" w:rsidRDefault="00000000" w:rsidP="00040D98">
      <w:pPr>
        <w:spacing w:line="360" w:lineRule="auto"/>
        <w:ind w:firstLine="720"/>
        <w:rPr>
          <w:del w:id="285" w:author="Aidan Brushett" w:date="2025-04-30T12:56:00Z" w16du:dateUtc="2025-04-30T19:56:00Z"/>
          <w:rFonts w:ascii="Calibri" w:eastAsia="Calibri" w:hAnsi="Calibri" w:cs="Calibri"/>
          <w:color w:val="434343"/>
        </w:rPr>
      </w:pPr>
      <w:r>
        <w:rPr>
          <w:rFonts w:ascii="Calibri" w:eastAsia="Calibri" w:hAnsi="Calibri" w:cs="Calibri"/>
        </w:rPr>
        <w:t xml:space="preserve">We further investigated model performance with parametric </w:t>
      </w:r>
      <w:del w:id="286" w:author="Aidan Brushett" w:date="2025-04-28T19:36:00Z" w16du:dateUtc="2025-04-29T02:36:00Z">
        <w:r w:rsidDel="002406E6">
          <w:rPr>
            <w:rFonts w:ascii="Calibri" w:eastAsia="Calibri" w:hAnsi="Calibri" w:cs="Calibri"/>
          </w:rPr>
          <w:delText xml:space="preserve">(simulation) </w:delText>
        </w:r>
        <w:commentRangeStart w:id="287"/>
        <w:commentRangeStart w:id="288"/>
        <w:r w:rsidDel="002406E6">
          <w:rPr>
            <w:rFonts w:ascii="Calibri" w:eastAsia="Calibri" w:hAnsi="Calibri" w:cs="Calibri"/>
          </w:rPr>
          <w:delText>bootstrapping</w:delText>
        </w:r>
        <w:commentRangeEnd w:id="287"/>
        <w:r w:rsidR="006B3054" w:rsidDel="002406E6">
          <w:rPr>
            <w:rStyle w:val="CommentReference"/>
          </w:rPr>
          <w:commentReference w:id="287"/>
        </w:r>
      </w:del>
      <w:commentRangeEnd w:id="288"/>
      <w:r w:rsidR="002406E6">
        <w:rPr>
          <w:rStyle w:val="CommentReference"/>
        </w:rPr>
        <w:commentReference w:id="288"/>
      </w:r>
      <w:ins w:id="289" w:author="Aidan Brushett" w:date="2025-04-28T19:36:00Z" w16du:dateUtc="2025-04-29T02:36:00Z">
        <w:r w:rsidR="002406E6">
          <w:rPr>
            <w:rFonts w:ascii="Calibri" w:eastAsia="Calibri" w:hAnsi="Calibri" w:cs="Calibri"/>
          </w:rPr>
          <w:t>simulations</w:t>
        </w:r>
      </w:ins>
      <w:r>
        <w:rPr>
          <w:rFonts w:ascii="Calibri" w:eastAsia="Calibri" w:hAnsi="Calibri" w:cs="Calibri"/>
        </w:rPr>
        <w:t xml:space="preserve"> by using our top-performing model as a ‘true’ data-generating process (full details in Supplementary Information</w:t>
      </w:r>
      <w:r w:rsidR="00A44A9F">
        <w:rPr>
          <w:rFonts w:ascii="Calibri" w:eastAsia="Calibri" w:hAnsi="Calibri" w:cs="Calibri"/>
        </w:rPr>
        <w:t xml:space="preserve"> S1</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290"/>
      <w:commentRangeStart w:id="291"/>
      <w:r>
        <w:rPr>
          <w:rFonts w:ascii="Calibri" w:eastAsia="Calibri" w:hAnsi="Calibri" w:cs="Calibri"/>
        </w:rPr>
        <w:t>ixed</w:t>
      </w:r>
      <w:ins w:id="292" w:author="Aidan Brushett" w:date="2025-04-28T19:37:00Z" w16du:dateUtc="2025-04-29T02:37:00Z">
        <w:r w:rsidR="002406E6">
          <w:rPr>
            <w:rFonts w:ascii="Calibri" w:eastAsia="Calibri" w:hAnsi="Calibri" w:cs="Calibri"/>
          </w:rPr>
          <w:t xml:space="preserve"> </w:t>
        </w:r>
      </w:ins>
      <w:del w:id="293" w:author="Aidan Brushett" w:date="2025-04-28T19:37:00Z" w16du:dateUtc="2025-04-29T02:37:00Z">
        <w:r w:rsidDel="002406E6">
          <w:rPr>
            <w:rFonts w:ascii="Calibri" w:eastAsia="Calibri" w:hAnsi="Calibri" w:cs="Calibri"/>
          </w:rPr>
          <w:delText>-</w:delText>
        </w:r>
      </w:del>
      <w:r>
        <w:rPr>
          <w:rFonts w:ascii="Calibri" w:eastAsia="Calibri" w:hAnsi="Calibri" w:cs="Calibri"/>
        </w:rPr>
        <w:t xml:space="preserve">effect </w:t>
      </w:r>
      <w:ins w:id="294" w:author="Aidan Brushett" w:date="2025-04-28T19:35:00Z" w16du:dateUtc="2025-04-29T02:35:00Z">
        <w:r w:rsidR="001A16DE">
          <w:rPr>
            <w:rFonts w:ascii="Calibri" w:eastAsia="Calibri" w:hAnsi="Calibri" w:cs="Calibri"/>
          </w:rPr>
          <w:t xml:space="preserve">and random effect </w:t>
        </w:r>
      </w:ins>
      <w:r>
        <w:rPr>
          <w:rFonts w:ascii="Calibri" w:eastAsia="Calibri" w:hAnsi="Calibri" w:cs="Calibri"/>
        </w:rPr>
        <w:t xml:space="preserve">estimates </w:t>
      </w:r>
      <w:commentRangeEnd w:id="290"/>
      <w:r w:rsidR="003E4FC3">
        <w:rPr>
          <w:rStyle w:val="CommentReference"/>
        </w:rPr>
        <w:commentReference w:id="290"/>
      </w:r>
      <w:commentRangeEnd w:id="291"/>
      <w:r w:rsidR="001A16DE">
        <w:rPr>
          <w:rStyle w:val="CommentReference"/>
        </w:rPr>
        <w:commentReference w:id="291"/>
      </w:r>
      <w:r>
        <w:rPr>
          <w:rFonts w:ascii="Calibri" w:eastAsia="Calibri" w:hAnsi="Calibri" w:cs="Calibri"/>
        </w:rPr>
        <w:t xml:space="preserve">compared to the top model (Zuur et al., 2016). </w:t>
      </w:r>
      <w:moveFromRangeStart w:id="295" w:author="Aidan Brushett" w:date="2025-04-30T11:33:00Z" w:name="move196905228"/>
      <w:moveFrom w:id="296" w:author="Aidan Brushett" w:date="2025-04-30T11:33:00Z" w16du:dateUtc="2025-04-30T18:33:00Z">
        <w:r w:rsidDel="00A46B07">
          <w:rPr>
            <w:rFonts w:ascii="Calibri" w:eastAsia="Calibri" w:hAnsi="Calibri" w:cs="Calibri"/>
          </w:rPr>
          <w:t xml:space="preserve">All model selection and top model evaluation were performed using the </w:t>
        </w:r>
        <w:r w:rsidDel="00A46B07">
          <w:rPr>
            <w:rFonts w:ascii="Calibri" w:eastAsia="Calibri" w:hAnsi="Calibri" w:cs="Calibri"/>
            <w:i/>
          </w:rPr>
          <w:t xml:space="preserve">MuMIn </w:t>
        </w:r>
        <w:r w:rsidDel="00A46B07">
          <w:rPr>
            <w:rFonts w:ascii="Calibri" w:eastAsia="Calibri" w:hAnsi="Calibri" w:cs="Calibri"/>
          </w:rPr>
          <w:t xml:space="preserve">(Barton, 2015) and </w:t>
        </w:r>
        <w:r w:rsidDel="00A46B07">
          <w:rPr>
            <w:rFonts w:ascii="Calibri" w:eastAsia="Calibri" w:hAnsi="Calibri" w:cs="Calibri"/>
            <w:i/>
          </w:rPr>
          <w:t xml:space="preserve">performance </w:t>
        </w:r>
        <w:r w:rsidDel="00A46B07">
          <w:rPr>
            <w:rFonts w:ascii="Calibri" w:eastAsia="Calibri" w:hAnsi="Calibri" w:cs="Calibri"/>
          </w:rPr>
          <w:t xml:space="preserve">(Lüdecke et al., 2021) packages in R. </w:t>
        </w:r>
      </w:moveFrom>
      <w:moveFromRangeEnd w:id="295"/>
    </w:p>
    <w:p w14:paraId="749AC5D0" w14:textId="77777777" w:rsidR="00512322" w:rsidRDefault="00512322" w:rsidP="00D4094D">
      <w:pPr>
        <w:spacing w:line="360" w:lineRule="auto"/>
        <w:ind w:firstLine="720"/>
        <w:rPr>
          <w:rFonts w:ascii="Calibri" w:eastAsia="Calibri" w:hAnsi="Calibri" w:cs="Calibri"/>
        </w:rPr>
        <w:pPrChange w:id="297" w:author="Aidan Brushett" w:date="2025-04-30T12:56:00Z" w16du:dateUtc="2025-04-30T19:56:00Z">
          <w:pPr>
            <w:spacing w:line="360" w:lineRule="auto"/>
            <w:jc w:val="both"/>
          </w:pPr>
        </w:pPrChange>
      </w:pPr>
    </w:p>
    <w:p w14:paraId="70A3ACA7" w14:textId="77777777" w:rsidR="00512322" w:rsidRDefault="00000000">
      <w:pPr>
        <w:pStyle w:val="Heading2"/>
        <w:spacing w:line="360" w:lineRule="auto"/>
        <w:jc w:val="both"/>
      </w:pPr>
      <w:bookmarkStart w:id="298" w:name="_bslx4j2rockt" w:colFirst="0" w:colLast="0"/>
      <w:bookmarkEnd w:id="298"/>
      <w:commentRangeStart w:id="299"/>
      <w:commentRangeStart w:id="300"/>
      <w:r>
        <w:t>Results</w:t>
      </w:r>
      <w:commentRangeEnd w:id="299"/>
      <w:r w:rsidR="003E4FC3">
        <w:rPr>
          <w:rStyle w:val="CommentReference"/>
        </w:rPr>
        <w:commentReference w:id="299"/>
      </w:r>
      <w:commentRangeEnd w:id="300"/>
      <w:r w:rsidR="00852F25">
        <w:rPr>
          <w:rStyle w:val="CommentReference"/>
        </w:rPr>
        <w:commentReference w:id="300"/>
      </w:r>
      <w:del w:id="301" w:author="Aidan Brushett" w:date="2025-04-30T13:04:00Z" w16du:dateUtc="2025-04-30T20:04:00Z">
        <w:r w:rsidDel="00C603C5">
          <w:tab/>
        </w:r>
        <w:r w:rsidDel="00C603C5">
          <w:tab/>
        </w:r>
        <w:r w:rsidDel="00C603C5">
          <w:tab/>
        </w:r>
        <w:r w:rsidDel="00C603C5">
          <w:tab/>
        </w:r>
        <w:r w:rsidDel="00C603C5">
          <w:tab/>
        </w:r>
        <w:r w:rsidDel="00C603C5">
          <w:tab/>
        </w:r>
        <w:r w:rsidDel="00C603C5">
          <w:tab/>
        </w:r>
        <w:r w:rsidDel="00C603C5">
          <w:tab/>
        </w:r>
      </w:del>
    </w:p>
    <w:p w14:paraId="17ADC801" w14:textId="135C51E2" w:rsidR="00852F25" w:rsidRDefault="00000000" w:rsidP="00852F25">
      <w:pPr>
        <w:spacing w:line="360" w:lineRule="auto"/>
        <w:ind w:firstLine="720"/>
        <w:rPr>
          <w:ins w:id="302" w:author="Aidan Brushett" w:date="2025-04-30T12:56:00Z" w16du:dateUtc="2025-04-30T19:56:00Z"/>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303"/>
      <w:commentRangeStart w:id="304"/>
      <w:commentRangeStart w:id="305"/>
      <w:commentRangeStart w:id="306"/>
      <w:r>
        <w:rPr>
          <w:rFonts w:ascii="Calibri" w:eastAsia="Calibri" w:hAnsi="Calibri" w:cs="Calibri"/>
        </w:rPr>
        <w:t xml:space="preserve">Red squirrels were detected at least once at 305 of 430 camera trap sites (naive occupancy = 0.709). </w:t>
      </w:r>
      <w:commentRangeEnd w:id="303"/>
      <w:r w:rsidR="006B3054">
        <w:rPr>
          <w:rStyle w:val="CommentReference"/>
        </w:rPr>
        <w:commentReference w:id="303"/>
      </w:r>
      <w:commentRangeEnd w:id="304"/>
      <w:r w:rsidR="007424BC">
        <w:rPr>
          <w:rStyle w:val="CommentReference"/>
        </w:rPr>
        <w:commentReference w:id="304"/>
      </w:r>
      <w:commentRangeEnd w:id="305"/>
      <w:r w:rsidR="007424BC">
        <w:rPr>
          <w:rStyle w:val="CommentReference"/>
        </w:rPr>
        <w:commentReference w:id="305"/>
      </w:r>
      <w:commentRangeEnd w:id="306"/>
      <w:r w:rsidR="00A47891">
        <w:rPr>
          <w:rStyle w:val="CommentReference"/>
        </w:rPr>
        <w:commentReference w:id="306"/>
      </w:r>
      <w:ins w:id="307" w:author="Aidan Brushett" w:date="2025-04-28T22:37:00Z" w16du:dateUtc="2025-04-29T05:37:00Z">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ins>
      <w:del w:id="308" w:author="Aidan Brushett" w:date="2025-04-28T22:37:00Z" w16du:dateUtc="2025-04-29T05:37:00Z">
        <w:r w:rsidR="002265C4" w:rsidDel="002265C4">
          <w:rPr>
            <w:rFonts w:ascii="Calibri" w:eastAsia="Calibri" w:hAnsi="Calibri" w:cs="Calibri"/>
          </w:rPr>
          <w:delText xml:space="preserve"> </w:delText>
        </w:r>
      </w:del>
      <w:ins w:id="309" w:author="Andrew Barnas" w:date="2025-04-28T16:54:00Z" w16du:dateUtc="2025-04-28T23:54:00Z">
        <w:del w:id="310" w:author="Aidan Brushett" w:date="2025-04-28T22:37:00Z" w16du:dateUtc="2025-04-29T05:37:00Z">
          <w:r w:rsidR="008B2310" w:rsidDel="002265C4">
            <w:rPr>
              <w:rFonts w:ascii="Calibri" w:eastAsia="Calibri" w:hAnsi="Calibri" w:cs="Calibri"/>
            </w:rPr>
            <w:delText>What was your actual sample size?</w:delText>
          </w:r>
        </w:del>
      </w:ins>
    </w:p>
    <w:p w14:paraId="50C74A68" w14:textId="588475C5" w:rsidR="00D4094D" w:rsidRDefault="00D4094D" w:rsidP="00D4094D">
      <w:pPr>
        <w:pStyle w:val="Heading4"/>
        <w:pPrChange w:id="311" w:author="Aidan Brushett" w:date="2025-04-30T12:56:00Z" w16du:dateUtc="2025-04-30T19:56:00Z">
          <w:pPr>
            <w:spacing w:line="360" w:lineRule="auto"/>
            <w:ind w:firstLine="720"/>
          </w:pPr>
        </w:pPrChange>
      </w:pPr>
      <w:ins w:id="312" w:author="Aidan Brushett" w:date="2025-04-30T12:56:00Z" w16du:dateUtc="2025-04-30T19:56:00Z">
        <w:r>
          <w:t>Red squirrel modeling</w:t>
        </w:r>
      </w:ins>
    </w:p>
    <w:p w14:paraId="75508FB4" w14:textId="0C74DFA8" w:rsidR="00512322" w:rsidRDefault="00000000">
      <w:pPr>
        <w:spacing w:line="360" w:lineRule="auto"/>
        <w:ind w:firstLine="720"/>
        <w:rPr>
          <w:ins w:id="313" w:author="Aidan Brushett" w:date="2025-04-30T13:00:00Z" w16du:dateUtc="2025-04-30T20:00:00Z"/>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ins w:id="314" w:author="Aidan Brushett" w:date="2025-04-28T19:58:00Z" w16du:dateUtc="2025-04-29T02:58:00Z">
        <w:r w:rsidR="007424BC">
          <w:rPr>
            <w:rFonts w:ascii="Calibri" w:eastAsia="Calibri" w:hAnsi="Calibri" w:cs="Calibri"/>
          </w:rPr>
          <w:t>3</w:t>
        </w:r>
      </w:ins>
      <w:del w:id="315" w:author="Aidan Brushett" w:date="2025-04-28T19:58:00Z" w16du:dateUtc="2025-04-29T02:58:00Z">
        <w:r w:rsidDel="007424BC">
          <w:rPr>
            <w:rFonts w:ascii="Calibri" w:eastAsia="Calibri" w:hAnsi="Calibri" w:cs="Calibri"/>
          </w:rPr>
          <w:delText>2</w:delText>
        </w:r>
      </w:del>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ins w:id="316" w:author="Aidan Brushett" w:date="2025-04-28T19:58:00Z" w16du:dateUtc="2025-04-29T02:58:00Z">
        <w:r w:rsidR="007424BC">
          <w:rPr>
            <w:rFonts w:ascii="Calibri" w:eastAsia="Calibri" w:hAnsi="Calibri" w:cs="Calibri"/>
          </w:rPr>
          <w:t>3</w:t>
        </w:r>
      </w:ins>
      <w:del w:id="317" w:author="Aidan Brushett" w:date="2025-04-28T19:58:00Z" w16du:dateUtc="2025-04-29T02:58:00Z">
        <w:r w:rsidDel="007424BC">
          <w:rPr>
            <w:rFonts w:ascii="Calibri" w:eastAsia="Calibri" w:hAnsi="Calibri" w:cs="Calibri"/>
          </w:rPr>
          <w:delText>2</w:delText>
        </w:r>
      </w:del>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2EA5D045" w14:textId="5195F5EF" w:rsidR="00512322" w:rsidRPr="00A47891" w:rsidDel="00A46B07" w:rsidRDefault="00CC34DC" w:rsidP="00CC34DC">
      <w:pPr>
        <w:rPr>
          <w:del w:id="318" w:author="Aidan Brushett" w:date="2025-04-30T11:38:00Z" w16du:dateUtc="2025-04-30T18:38:00Z"/>
          <w:rFonts w:asciiTheme="majorHAnsi" w:hAnsiTheme="majorHAnsi" w:cstheme="majorHAnsi"/>
          <w:i/>
          <w:iCs/>
          <w:rPrChange w:id="319" w:author="Emerald Arthurs" w:date="2025-04-29T13:26:00Z" w16du:dateUtc="2025-04-29T20:26:00Z">
            <w:rPr>
              <w:del w:id="320" w:author="Aidan Brushett" w:date="2025-04-30T11:38:00Z" w16du:dateUtc="2025-04-30T18:38:00Z"/>
              <w:rFonts w:asciiTheme="majorHAnsi" w:hAnsiTheme="majorHAnsi" w:cstheme="majorHAnsi"/>
              <w:b/>
              <w:bCs/>
              <w:i/>
              <w:iCs/>
              <w:sz w:val="24"/>
              <w:szCs w:val="24"/>
            </w:rPr>
          </w:rPrChange>
        </w:rPr>
      </w:pPr>
      <w:del w:id="321" w:author="Aidan Brushett" w:date="2025-04-30T11:38:00Z" w16du:dateUtc="2025-04-30T18:38:00Z">
        <w:r w:rsidRPr="00A47891" w:rsidDel="00A46B07">
          <w:rPr>
            <w:rFonts w:asciiTheme="majorHAnsi" w:hAnsiTheme="majorHAnsi" w:cstheme="majorHAnsi"/>
            <w:i/>
            <w:iCs/>
            <w:rPrChange w:id="322" w:author="Emerald Arthurs" w:date="2025-04-29T13:26:00Z" w16du:dateUtc="2025-04-29T20:26:00Z">
              <w:rPr>
                <w:rFonts w:asciiTheme="majorHAnsi" w:hAnsiTheme="majorHAnsi" w:cstheme="majorHAnsi"/>
                <w:b/>
                <w:bCs/>
                <w:i/>
                <w:iCs/>
                <w:sz w:val="24"/>
                <w:szCs w:val="24"/>
              </w:rPr>
            </w:rPrChange>
          </w:rPr>
          <w:delText>Core habitat model</w:delText>
        </w:r>
      </w:del>
    </w:p>
    <w:p w14:paraId="70071972" w14:textId="67E81EB4" w:rsidR="00CC34DC" w:rsidDel="00A46B07" w:rsidRDefault="00A46B07">
      <w:pPr>
        <w:spacing w:line="360" w:lineRule="auto"/>
        <w:ind w:firstLine="720"/>
        <w:rPr>
          <w:del w:id="323" w:author="Aidan Brushett" w:date="2025-04-30T11:38:00Z" w16du:dateUtc="2025-04-30T18:38:00Z"/>
          <w:rFonts w:ascii="Calibri" w:eastAsia="Calibri" w:hAnsi="Calibri" w:cs="Calibri"/>
        </w:rPr>
      </w:pPr>
      <w:ins w:id="324" w:author="Aidan Brushett" w:date="2025-04-30T11:36:00Z" w16du:dateUtc="2025-04-30T18:36:00Z">
        <w:r>
          <w:rPr>
            <w:rFonts w:ascii="Calibri" w:eastAsia="Calibri" w:hAnsi="Calibri" w:cs="Calibri"/>
          </w:rPr>
          <w:t>Model selection revealed that t</w:t>
        </w:r>
      </w:ins>
      <w:commentRangeStart w:id="325"/>
      <w:commentRangeStart w:id="326"/>
      <w:del w:id="327" w:author="Aidan Brushett" w:date="2025-04-30T11:36:00Z" w16du:dateUtc="2025-04-30T18:36:00Z">
        <w:r w:rsidR="00000000" w:rsidDel="00A46B07">
          <w:rPr>
            <w:rFonts w:ascii="Calibri" w:eastAsia="Calibri" w:hAnsi="Calibri" w:cs="Calibri"/>
          </w:rPr>
          <w:delText>T</w:delText>
        </w:r>
      </w:del>
      <w:r w:rsidR="00000000">
        <w:rPr>
          <w:rFonts w:ascii="Calibri" w:eastAsia="Calibri" w:hAnsi="Calibri" w:cs="Calibri"/>
        </w:rPr>
        <w:t xml:space="preserve">he highest performing ‘core’ natural land cover model variables included the proportion of conifer forest, </w:t>
      </w:r>
      <w:proofErr w:type="spellStart"/>
      <w:r w:rsidR="00000000">
        <w:rPr>
          <w:rFonts w:ascii="Calibri" w:eastAsia="Calibri" w:hAnsi="Calibri" w:cs="Calibri"/>
        </w:rPr>
        <w:t>mixedwood</w:t>
      </w:r>
      <w:proofErr w:type="spellEnd"/>
      <w:r w:rsidR="00000000">
        <w:rPr>
          <w:rFonts w:ascii="Calibri" w:eastAsia="Calibri" w:hAnsi="Calibri" w:cs="Calibri"/>
        </w:rPr>
        <w:t xml:space="preserve"> forest, broadleaf forest, and areas burned within 0–15 years (Table 2). </w:t>
      </w:r>
      <w:commentRangeEnd w:id="325"/>
      <w:r w:rsidR="00EF6B27">
        <w:rPr>
          <w:rStyle w:val="CommentReference"/>
        </w:rPr>
        <w:commentReference w:id="325"/>
      </w:r>
      <w:commentRangeEnd w:id="326"/>
      <w:r w:rsidR="000358C6">
        <w:rPr>
          <w:rStyle w:val="CommentReference"/>
        </w:rPr>
        <w:commentReference w:id="326"/>
      </w:r>
      <w:ins w:id="328" w:author="Aidan Brushett" w:date="2025-04-30T11:37:00Z" w16du:dateUtc="2025-04-30T18:37:00Z">
        <w:r>
          <w:rPr>
            <w:rFonts w:ascii="Calibri" w:eastAsia="Calibri" w:hAnsi="Calibri" w:cs="Calibri"/>
          </w:rPr>
          <w:t xml:space="preserve">The ‘core’ natural land cover model was not well-supported compared to models that included </w:t>
        </w:r>
      </w:ins>
      <w:del w:id="329" w:author="Aidan Brushett" w:date="2025-04-30T11:36:00Z" w16du:dateUtc="2025-04-30T18:36:00Z">
        <w:r w:rsidR="00000000" w:rsidDel="00A46B07">
          <w:rPr>
            <w:rFonts w:ascii="Calibri" w:eastAsia="Calibri" w:hAnsi="Calibri" w:cs="Calibri"/>
          </w:rPr>
          <w:delText>However, this ‘core model’</w:delText>
        </w:r>
      </w:del>
      <w:ins w:id="330" w:author="Aidan Brushett" w:date="2025-04-30T11:38:00Z" w16du:dateUtc="2025-04-30T18:38:00Z">
        <w:r>
          <w:rPr>
            <w:rFonts w:ascii="Calibri" w:eastAsia="Calibri" w:hAnsi="Calibri" w:cs="Calibri"/>
          </w:rPr>
          <w:t xml:space="preserve">additional effects for </w:t>
        </w:r>
      </w:ins>
      <w:ins w:id="331" w:author="Aidan Brushett" w:date="2025-04-30T11:36:00Z" w16du:dateUtc="2025-04-30T18:36:00Z">
        <w:r>
          <w:rPr>
            <w:rFonts w:ascii="Calibri" w:eastAsia="Calibri" w:hAnsi="Calibri" w:cs="Calibri"/>
          </w:rPr>
          <w:t xml:space="preserve">anthropogenic disturbance or configuration </w:t>
        </w:r>
      </w:ins>
      <w:ins w:id="332" w:author="Aidan Brushett" w:date="2025-04-30T11:37:00Z" w16du:dateUtc="2025-04-30T18:37:00Z">
        <w:r>
          <w:rPr>
            <w:rFonts w:ascii="Calibri" w:eastAsia="Calibri" w:hAnsi="Calibri" w:cs="Calibri"/>
          </w:rPr>
          <w:t xml:space="preserve">variables </w:t>
        </w:r>
      </w:ins>
      <w:del w:id="333" w:author="Aidan Brushett" w:date="2025-04-30T11:37:00Z" w16du:dateUtc="2025-04-30T18:37:00Z">
        <w:r w:rsidR="00000000" w:rsidDel="00A46B07">
          <w:rPr>
            <w:rFonts w:ascii="Calibri" w:eastAsia="Calibri" w:hAnsi="Calibri" w:cs="Calibri"/>
          </w:rPr>
          <w:delText xml:space="preserve"> was not well-supported compared to models that included anthropogenic disturbance composition or configuration variables </w:delText>
        </w:r>
      </w:del>
      <w:r w:rsidR="00000000">
        <w:rPr>
          <w:rFonts w:ascii="Calibri" w:eastAsia="Calibri" w:hAnsi="Calibri" w:cs="Calibri"/>
        </w:rPr>
        <w:t>(Table 2).</w:t>
      </w:r>
      <w:ins w:id="334" w:author="Aidan Brushett" w:date="2025-04-30T11:38:00Z" w16du:dateUtc="2025-04-30T18:38:00Z">
        <w:r>
          <w:rPr>
            <w:rFonts w:asciiTheme="majorHAnsi" w:hAnsiTheme="majorHAnsi" w:cstheme="majorHAnsi"/>
            <w:i/>
            <w:iCs/>
          </w:rPr>
          <w:t xml:space="preserve"> </w:t>
        </w:r>
        <w:r>
          <w:rPr>
            <w:rFonts w:asciiTheme="majorHAnsi" w:hAnsiTheme="majorHAnsi" w:cstheme="majorHAnsi"/>
          </w:rPr>
          <w:t>Instead, r</w:t>
        </w:r>
      </w:ins>
      <w:del w:id="335" w:author="Aidan Brushett" w:date="2025-04-30T11:38:00Z" w16du:dateUtc="2025-04-30T18:38:00Z">
        <w:r w:rsidR="00000000" w:rsidDel="00A46B07">
          <w:rPr>
            <w:rFonts w:ascii="Calibri" w:eastAsia="Calibri" w:hAnsi="Calibri" w:cs="Calibri"/>
          </w:rPr>
          <w:delText xml:space="preserve"> </w:delText>
        </w:r>
      </w:del>
    </w:p>
    <w:p w14:paraId="29C0E958" w14:textId="47D32DDD" w:rsidR="00DA537A" w:rsidRPr="00A47891" w:rsidDel="00A46B07" w:rsidRDefault="00905D23" w:rsidP="00A46B07">
      <w:pPr>
        <w:rPr>
          <w:del w:id="336" w:author="Aidan Brushett" w:date="2025-04-30T11:38:00Z" w16du:dateUtc="2025-04-30T18:38:00Z"/>
          <w:rFonts w:asciiTheme="majorHAnsi" w:hAnsiTheme="majorHAnsi" w:cstheme="majorHAnsi"/>
          <w:i/>
          <w:iCs/>
          <w:rPrChange w:id="337" w:author="Emerald Arthurs" w:date="2025-04-29T13:26:00Z" w16du:dateUtc="2025-04-29T20:26:00Z">
            <w:rPr>
              <w:del w:id="338" w:author="Aidan Brushett" w:date="2025-04-30T11:38:00Z" w16du:dateUtc="2025-04-30T18:38:00Z"/>
              <w:rFonts w:asciiTheme="majorHAnsi" w:hAnsiTheme="majorHAnsi" w:cstheme="majorHAnsi"/>
              <w:b/>
              <w:bCs/>
              <w:i/>
              <w:iCs/>
              <w:sz w:val="24"/>
              <w:szCs w:val="24"/>
            </w:rPr>
          </w:rPrChange>
        </w:rPr>
      </w:pPr>
      <w:del w:id="339" w:author="Aidan Brushett" w:date="2025-04-30T11:38:00Z" w16du:dateUtc="2025-04-30T18:38:00Z">
        <w:r w:rsidRPr="00A47891" w:rsidDel="00A46B07">
          <w:rPr>
            <w:rFonts w:asciiTheme="majorHAnsi" w:hAnsiTheme="majorHAnsi" w:cstheme="majorHAnsi"/>
            <w:i/>
            <w:iCs/>
            <w:rPrChange w:id="340" w:author="Emerald Arthurs" w:date="2025-04-29T13:26:00Z" w16du:dateUtc="2025-04-29T20:26:00Z">
              <w:rPr>
                <w:rFonts w:asciiTheme="majorHAnsi" w:hAnsiTheme="majorHAnsi" w:cstheme="majorHAnsi"/>
                <w:b/>
                <w:bCs/>
                <w:i/>
                <w:iCs/>
                <w:sz w:val="24"/>
                <w:szCs w:val="24"/>
              </w:rPr>
            </w:rPrChange>
          </w:rPr>
          <w:delText>Model Selection</w:delText>
        </w:r>
      </w:del>
    </w:p>
    <w:p w14:paraId="425B392F" w14:textId="6683C216" w:rsidR="00CC34DC" w:rsidRDefault="00000000" w:rsidP="00A46B07">
      <w:pPr>
        <w:spacing w:line="360" w:lineRule="auto"/>
        <w:ind w:firstLine="720"/>
        <w:rPr>
          <w:ins w:id="341" w:author="Aidan Brushett" w:date="2025-04-30T13:00:00Z" w16du:dateUtc="2025-04-30T20:00:00Z"/>
          <w:rFonts w:ascii="Calibri" w:eastAsia="Calibri" w:hAnsi="Calibri" w:cs="Calibri"/>
        </w:rPr>
      </w:pPr>
      <w:del w:id="342" w:author="Aidan Brushett" w:date="2025-04-30T11:38:00Z" w16du:dateUtc="2025-04-30T18:38:00Z">
        <w:r w:rsidDel="00A46B07">
          <w:rPr>
            <w:rFonts w:ascii="Calibri" w:eastAsia="Calibri" w:hAnsi="Calibri" w:cs="Calibri"/>
          </w:rPr>
          <w:delText>R</w:delText>
        </w:r>
      </w:del>
      <w:r>
        <w:rPr>
          <w:rFonts w:ascii="Calibri" w:eastAsia="Calibri" w:hAnsi="Calibri" w:cs="Calibri"/>
        </w:rPr>
        <w:t>ed squirrel distribution was best explained by a model including natural land cover</w:t>
      </w:r>
      <w:del w:id="343" w:author="Aidan Brushett" w:date="2025-04-30T12:23:00Z" w16du:dateUtc="2025-04-30T19:23:00Z">
        <w:r w:rsidDel="00BE6D56">
          <w:rPr>
            <w:rFonts w:ascii="Calibri" w:eastAsia="Calibri" w:hAnsi="Calibri" w:cs="Calibri"/>
          </w:rPr>
          <w:delText xml:space="preserve">, edge density, cumulative site disturbance, </w:delText>
        </w:r>
      </w:del>
      <w:ins w:id="344" w:author="Aidan Brushett" w:date="2025-04-30T12:23:00Z" w16du:dateUtc="2025-04-30T19:23:00Z">
        <w:r w:rsidR="00BE6D56">
          <w:rPr>
            <w:rFonts w:ascii="Calibri" w:eastAsia="Calibri" w:hAnsi="Calibri" w:cs="Calibri"/>
          </w:rPr>
          <w:t xml:space="preserve"> </w:t>
        </w:r>
      </w:ins>
      <w:r>
        <w:rPr>
          <w:rFonts w:ascii="Calibri" w:eastAsia="Calibri" w:hAnsi="Calibri" w:cs="Calibri"/>
        </w:rPr>
        <w:t xml:space="preserve">and an interaction between edge density and site disturbance (AIC = 9394.44,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w:t>
      </w:r>
      <w:ins w:id="345" w:author="Aidan Brushett" w:date="2025-04-30T12:19:00Z" w16du:dateUtc="2025-04-30T19:19:00Z">
        <w:r w:rsidR="001D1A6E">
          <w:rPr>
            <w:rFonts w:ascii="Calibri" w:eastAsia="Calibri" w:hAnsi="Calibri" w:cs="Calibri"/>
          </w:rPr>
          <w:t>59</w:t>
        </w:r>
      </w:ins>
      <w:del w:id="346" w:author="Aidan Brushett" w:date="2025-04-30T12:19:00Z" w16du:dateUtc="2025-04-30T19:19:00Z">
        <w:r w:rsidDel="001D1A6E">
          <w:rPr>
            <w:rFonts w:ascii="Calibri" w:eastAsia="Calibri" w:hAnsi="Calibri" w:cs="Calibri"/>
          </w:rPr>
          <w:delText>68</w:delText>
        </w:r>
      </w:del>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xml:space="preserve">= 0.744; Table 2), supporting our hypothesis of disturbance-mediated configuration effects. Red squirrel detections were negatively related to the proportion of broadleaf forest (β = -0.51, SE = 0.12, p &lt;0.001; Fig. </w:t>
      </w:r>
      <w:ins w:id="347" w:author="Aidan Brushett" w:date="2025-04-28T19:58:00Z" w16du:dateUtc="2025-04-29T02:58:00Z">
        <w:r w:rsidR="007424BC">
          <w:rPr>
            <w:rFonts w:ascii="Calibri" w:eastAsia="Calibri" w:hAnsi="Calibri" w:cs="Calibri"/>
          </w:rPr>
          <w:t>4</w:t>
        </w:r>
      </w:ins>
      <w:del w:id="348"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positively related to the proportion of mixed wood forest (β = 0.16, SE = 0.09, p = 0.08, Fig. </w:t>
      </w:r>
      <w:ins w:id="349" w:author="Aidan Brushett" w:date="2025-04-28T19:58:00Z" w16du:dateUtc="2025-04-29T02:58:00Z">
        <w:r w:rsidR="007424BC">
          <w:rPr>
            <w:rFonts w:ascii="Calibri" w:eastAsia="Calibri" w:hAnsi="Calibri" w:cs="Calibri"/>
          </w:rPr>
          <w:t>4</w:t>
        </w:r>
      </w:ins>
      <w:del w:id="350"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and unrelated to the proportion of conifer forest (β = -0.03, SE = 0.11, p = 0.771; Fig. </w:t>
      </w:r>
      <w:ins w:id="351" w:author="Aidan Brushett" w:date="2025-04-28T19:58:00Z" w16du:dateUtc="2025-04-29T02:58:00Z">
        <w:r w:rsidR="007424BC">
          <w:rPr>
            <w:rFonts w:ascii="Calibri" w:eastAsia="Calibri" w:hAnsi="Calibri" w:cs="Calibri"/>
          </w:rPr>
          <w:t>4</w:t>
        </w:r>
      </w:ins>
      <w:del w:id="352"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The amount of recent fire had a weak positive effect on red squirrels (β = 0.158, SE = 0.11, p = 0.16; Fig. </w:t>
      </w:r>
      <w:ins w:id="353" w:author="Aidan Brushett" w:date="2025-04-28T19:58:00Z" w16du:dateUtc="2025-04-29T02:58:00Z">
        <w:r w:rsidR="007424BC">
          <w:rPr>
            <w:rFonts w:ascii="Calibri" w:eastAsia="Calibri" w:hAnsi="Calibri" w:cs="Calibri"/>
          </w:rPr>
          <w:t>4</w:t>
        </w:r>
      </w:ins>
      <w:del w:id="354" w:author="Aidan Brushett" w:date="2025-04-28T19:58:00Z" w16du:dateUtc="2025-04-29T02:58:00Z">
        <w:r w:rsidDel="007424BC">
          <w:rPr>
            <w:rFonts w:ascii="Calibri" w:eastAsia="Calibri" w:hAnsi="Calibri" w:cs="Calibri"/>
          </w:rPr>
          <w:delText>3</w:delText>
        </w:r>
      </w:del>
      <w:r>
        <w:rPr>
          <w:rFonts w:ascii="Calibri" w:eastAsia="Calibri" w:hAnsi="Calibri" w:cs="Calibri"/>
        </w:rPr>
        <w:t>). Overall, anthropogenic edge density had a weak effect on squirrel detections (β = -0.09, SE = 0.17, p = 0.59</w:t>
      </w:r>
      <w:ins w:id="355" w:author="Aidan Brushett" w:date="2025-04-30T11:42:00Z" w16du:dateUtc="2025-04-30T18:42:00Z">
        <w:r w:rsidR="00A46B07">
          <w:rPr>
            <w:rFonts w:ascii="Calibri" w:eastAsia="Calibri" w:hAnsi="Calibri" w:cs="Calibri"/>
          </w:rPr>
          <w:t>;</w:t>
        </w:r>
      </w:ins>
      <w:del w:id="356" w:author="Aidan Brushett" w:date="2025-04-30T11:42:00Z" w16du:dateUtc="2025-04-30T18:42:00Z">
        <w:r w:rsidDel="00A46B07">
          <w:rPr>
            <w:rFonts w:ascii="Calibri" w:eastAsia="Calibri" w:hAnsi="Calibri" w:cs="Calibri"/>
          </w:rPr>
          <w:delText>,</w:delText>
        </w:r>
      </w:del>
      <w:r>
        <w:rPr>
          <w:rFonts w:ascii="Calibri" w:eastAsia="Calibri" w:hAnsi="Calibri" w:cs="Calibri"/>
        </w:rPr>
        <w:t xml:space="preserve"> Fig. </w:t>
      </w:r>
      <w:ins w:id="357" w:author="Aidan Brushett" w:date="2025-04-28T19:58:00Z" w16du:dateUtc="2025-04-29T02:58:00Z">
        <w:r w:rsidR="007424BC">
          <w:rPr>
            <w:rFonts w:ascii="Calibri" w:eastAsia="Calibri" w:hAnsi="Calibri" w:cs="Calibri"/>
          </w:rPr>
          <w:t>4</w:t>
        </w:r>
      </w:ins>
      <w:del w:id="358"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that became much more strongly negative at high levels of cumulative site disturbance via an interaction term (β = -0.26, SE = 0.10, p = 0.01; Fig. </w:t>
      </w:r>
      <w:ins w:id="359" w:author="Aidan Brushett" w:date="2025-04-28T19:58:00Z" w16du:dateUtc="2025-04-29T02:58:00Z">
        <w:r w:rsidR="007424BC">
          <w:rPr>
            <w:rFonts w:ascii="Calibri" w:eastAsia="Calibri" w:hAnsi="Calibri" w:cs="Calibri"/>
          </w:rPr>
          <w:t>5</w:t>
        </w:r>
      </w:ins>
      <w:del w:id="360" w:author="Aidan Brushett" w:date="2025-04-28T19:58:00Z" w16du:dateUtc="2025-04-29T02:58:00Z">
        <w:r w:rsidDel="007424BC">
          <w:rPr>
            <w:rFonts w:ascii="Calibri" w:eastAsia="Calibri" w:hAnsi="Calibri" w:cs="Calibri"/>
          </w:rPr>
          <w:delText>4</w:delText>
        </w:r>
      </w:del>
      <w:r>
        <w:rPr>
          <w:rFonts w:ascii="Calibri" w:eastAsia="Calibri" w:hAnsi="Calibri" w:cs="Calibri"/>
        </w:rPr>
        <w:t xml:space="preserve">). Unexpectedly, the effect of cumulative site disturbance itself was the opposite of our predictions and had a positive effect (β = 0.30, SE = 0.12, p = 0.01; Fig. </w:t>
      </w:r>
      <w:ins w:id="361" w:author="Aidan Brushett" w:date="2025-04-28T19:58:00Z" w16du:dateUtc="2025-04-29T02:58:00Z">
        <w:r w:rsidR="007424BC">
          <w:rPr>
            <w:rFonts w:ascii="Calibri" w:eastAsia="Calibri" w:hAnsi="Calibri" w:cs="Calibri"/>
          </w:rPr>
          <w:t>4</w:t>
        </w:r>
      </w:ins>
      <w:del w:id="362"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w:t>
      </w:r>
      <w:ins w:id="363" w:author="Aidan Brushett" w:date="2025-04-30T11:39:00Z" w16du:dateUtc="2025-04-30T18:39:00Z">
        <w:r w:rsidR="00A46B07">
          <w:rPr>
            <w:rFonts w:ascii="Calibri" w:eastAsia="Calibri" w:hAnsi="Calibri" w:cs="Calibri"/>
          </w:rPr>
          <w:t>Random intercepts for site and array had high variance (</w:t>
        </w:r>
      </w:ins>
      <w:ins w:id="364" w:author="Aidan Brushett" w:date="2025-04-30T11:41:00Z">
        <w:r w:rsidR="00A46B07" w:rsidRPr="00A46B07">
          <w:rPr>
            <w:rFonts w:ascii="Calibri" w:eastAsia="Calibri" w:hAnsi="Calibri" w:cs="Calibri"/>
          </w:rPr>
          <w:t>σ²</w:t>
        </w:r>
      </w:ins>
      <w:ins w:id="365" w:author="Aidan Brushett" w:date="2025-04-30T11:41:00Z" w16du:dateUtc="2025-04-30T18:41:00Z">
        <w:r w:rsidR="00A46B07">
          <w:rPr>
            <w:rFonts w:ascii="Calibri" w:eastAsia="Calibri" w:hAnsi="Calibri" w:cs="Calibri"/>
            <w:vertAlign w:val="subscript"/>
          </w:rPr>
          <w:t>site(array)</w:t>
        </w:r>
        <w:r w:rsidR="00A46B07">
          <w:rPr>
            <w:rFonts w:ascii="Calibri" w:eastAsia="Calibri" w:hAnsi="Calibri" w:cs="Calibri"/>
          </w:rPr>
          <w:t xml:space="preserve"> = 2.503 and </w:t>
        </w:r>
      </w:ins>
      <w:ins w:id="366" w:author="Aidan Brushett" w:date="2025-04-30T11:41:00Z">
        <w:r w:rsidR="00A46B07" w:rsidRPr="00A46B07">
          <w:rPr>
            <w:rFonts w:ascii="Calibri" w:eastAsia="Calibri" w:hAnsi="Calibri" w:cs="Calibri"/>
          </w:rPr>
          <w:t>σ²</w:t>
        </w:r>
      </w:ins>
      <w:ins w:id="367" w:author="Aidan Brushett" w:date="2025-04-30T11:41:00Z" w16du:dateUtc="2025-04-30T18:41:00Z">
        <w:r w:rsidR="00A46B07">
          <w:rPr>
            <w:rFonts w:ascii="Calibri" w:eastAsia="Calibri" w:hAnsi="Calibri" w:cs="Calibri"/>
            <w:vertAlign w:val="subscript"/>
          </w:rPr>
          <w:t>array</w:t>
        </w:r>
        <w:r w:rsidR="00A46B07">
          <w:rPr>
            <w:rFonts w:ascii="Calibri" w:eastAsia="Calibri" w:hAnsi="Calibri" w:cs="Calibri"/>
          </w:rPr>
          <w:t xml:space="preserve"> = 0.410</w:t>
        </w:r>
      </w:ins>
      <w:ins w:id="368" w:author="Aidan Brushett" w:date="2025-04-30T11:42:00Z" w16du:dateUtc="2025-04-30T18:42:00Z">
        <w:r w:rsidR="00A46B07">
          <w:rPr>
            <w:rFonts w:ascii="Calibri" w:eastAsia="Calibri" w:hAnsi="Calibri" w:cs="Calibri"/>
          </w:rPr>
          <w:t>; Table 3</w:t>
        </w:r>
      </w:ins>
      <w:ins w:id="369" w:author="Aidan Brushett" w:date="2025-04-30T11:41:00Z" w16du:dateUtc="2025-04-30T18:41:00Z">
        <w:r w:rsidR="00A46B07">
          <w:rPr>
            <w:rFonts w:ascii="Calibri" w:eastAsia="Calibri" w:hAnsi="Calibri" w:cs="Calibri"/>
          </w:rPr>
          <w:t xml:space="preserve">). </w:t>
        </w:r>
      </w:ins>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52B4B370" w:rsidR="00DA537A" w:rsidRDefault="00DA537A" w:rsidP="00DA537A">
      <w:pPr>
        <w:spacing w:line="360" w:lineRule="auto"/>
        <w:ind w:firstLine="720"/>
        <w:rPr>
          <w:rFonts w:ascii="Calibri" w:eastAsia="Calibri" w:hAnsi="Calibri" w:cs="Calibri"/>
        </w:rPr>
      </w:pPr>
      <w:r>
        <w:rPr>
          <w:rFonts w:ascii="Calibri" w:eastAsia="Calibri" w:hAnsi="Calibri" w:cs="Calibri"/>
        </w:rPr>
        <w:t>Our top model only had moderate separation from the second-ranked model (</w:t>
      </w:r>
      <w:proofErr w:type="spellStart"/>
      <w:r>
        <w:rPr>
          <w:rFonts w:ascii="Calibri" w:eastAsia="Calibri" w:hAnsi="Calibri" w:cs="Calibri"/>
        </w:rPr>
        <w:t>ΔAICc</w:t>
      </w:r>
      <w:proofErr w:type="spellEnd"/>
      <w:r>
        <w:rPr>
          <w:rFonts w:ascii="Calibri" w:eastAsia="Calibri" w:hAnsi="Calibri" w:cs="Calibri"/>
        </w:rPr>
        <w:t xml:space="preserve"> = 2.5</w:t>
      </w:r>
      <w:ins w:id="370" w:author="Aidan Brushett" w:date="2025-04-30T12:20:00Z" w16du:dateUtc="2025-04-30T19:20:00Z">
        <w:r w:rsidR="001D1A6E">
          <w:rPr>
            <w:rFonts w:ascii="Calibri" w:eastAsia="Calibri" w:hAnsi="Calibri" w:cs="Calibri"/>
          </w:rPr>
          <w:t>9</w:t>
        </w:r>
      </w:ins>
      <w:del w:id="371" w:author="Aidan Brushett" w:date="2025-04-30T12:20:00Z" w16du:dateUtc="2025-04-30T19:20:00Z">
        <w:r w:rsidDel="001D1A6E">
          <w:rPr>
            <w:rFonts w:ascii="Calibri" w:eastAsia="Calibri" w:hAnsi="Calibri" w:cs="Calibri"/>
          </w:rPr>
          <w:delText>8</w:delText>
        </w:r>
      </w:del>
      <w:r>
        <w:rPr>
          <w:rFonts w:ascii="Calibri" w:eastAsia="Calibri" w:hAnsi="Calibri" w:cs="Calibri"/>
        </w:rPr>
        <w:t xml:space="preserv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ins w:id="372" w:author="Aidan Brushett" w:date="2025-04-28T19:58:00Z" w16du:dateUtc="2025-04-29T02:58:00Z">
        <w:r>
          <w:rPr>
            <w:rFonts w:ascii="Calibri" w:eastAsia="Calibri" w:hAnsi="Calibri" w:cs="Calibri"/>
          </w:rPr>
          <w:t>4</w:t>
        </w:r>
      </w:ins>
      <w:del w:id="373"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positively related to pipelines and transmission lines (β = 0.31, SE = 0.13, p = 0.02; Fig. 3), and neutrally related to inactive well sites (β = 0.01, SE = 0.14, p = 0.97; Fig. </w:t>
      </w:r>
      <w:ins w:id="374" w:author="Aidan Brushett" w:date="2025-04-28T19:58:00Z" w16du:dateUtc="2025-04-29T02:58:00Z">
        <w:r>
          <w:rPr>
            <w:rFonts w:ascii="Calibri" w:eastAsia="Calibri" w:hAnsi="Calibri" w:cs="Calibri"/>
          </w:rPr>
          <w:t>4</w:t>
        </w:r>
      </w:ins>
      <w:del w:id="375" w:author="Aidan Brushett" w:date="2025-04-28T19:58:00Z" w16du:dateUtc="2025-04-29T02:58:00Z">
        <w:r w:rsidDel="007424BC">
          <w:rPr>
            <w:rFonts w:ascii="Calibri" w:eastAsia="Calibri" w:hAnsi="Calibri" w:cs="Calibri"/>
          </w:rPr>
          <w:delText>3</w:delText>
        </w:r>
      </w:del>
      <w:r>
        <w:rPr>
          <w:rFonts w:ascii="Calibri" w:eastAsia="Calibri" w:hAnsi="Calibri" w:cs="Calibri"/>
        </w:rPr>
        <w:t>).</w:t>
      </w:r>
    </w:p>
    <w:p w14:paraId="33157540" w14:textId="5B8338DA" w:rsidR="00DA537A" w:rsidRPr="00DA537A" w:rsidRDefault="00D4094D" w:rsidP="00D4094D">
      <w:pPr>
        <w:pStyle w:val="Heading4"/>
        <w:pPrChange w:id="376" w:author="Aidan Brushett" w:date="2025-04-30T12:56:00Z" w16du:dateUtc="2025-04-30T19:56:00Z">
          <w:pPr/>
        </w:pPrChange>
      </w:pPr>
      <w:ins w:id="377" w:author="Aidan Brushett" w:date="2025-04-30T12:57:00Z" w16du:dateUtc="2025-04-30T19:57:00Z">
        <w:r>
          <w:t>Top model s</w:t>
        </w:r>
      </w:ins>
      <w:del w:id="378" w:author="Aidan Brushett" w:date="2025-04-30T12:57:00Z" w16du:dateUtc="2025-04-30T19:57:00Z">
        <w:r w:rsidR="00DA537A" w:rsidDel="00D4094D">
          <w:delText>S</w:delText>
        </w:r>
      </w:del>
      <w:r w:rsidR="00DA537A">
        <w:t>imulations</w:t>
      </w:r>
    </w:p>
    <w:p w14:paraId="73662F00" w14:textId="2B6A6765" w:rsidR="005E5185" w:rsidRDefault="00DA537A" w:rsidP="00B81769">
      <w:pPr>
        <w:spacing w:line="360" w:lineRule="auto"/>
        <w:ind w:firstLine="720"/>
        <w:rPr>
          <w:ins w:id="379" w:author="Aidan Brushett" w:date="2025-04-30T12:33:00Z" w16du:dateUtc="2025-04-30T19:33:00Z"/>
          <w:rFonts w:ascii="Calibri" w:eastAsia="Calibri" w:hAnsi="Calibri" w:cs="Calibri"/>
        </w:rPr>
      </w:pPr>
      <w:commentRangeStart w:id="380"/>
      <w:commentRangeStart w:id="381"/>
      <w:r w:rsidRPr="000358C6">
        <w:rPr>
          <w:rFonts w:ascii="Calibri" w:eastAsia="Calibri" w:hAnsi="Calibri" w:cs="Calibri"/>
          <w:color w:val="FF0000"/>
          <w:rPrChange w:id="382" w:author="Emerald Arthurs" w:date="2025-04-29T13:16:00Z" w16du:dateUtc="2025-04-29T20:16:00Z">
            <w:rPr>
              <w:rFonts w:ascii="Calibri" w:eastAsia="Calibri" w:hAnsi="Calibri" w:cs="Calibri"/>
            </w:rPr>
          </w:rPrChange>
        </w:rPr>
        <w:t xml:space="preserve">Simulations indicated that coefficients were estimated </w:t>
      </w:r>
      <w:proofErr w:type="gramStart"/>
      <w:ins w:id="383" w:author="Aidan Brushett" w:date="2025-04-30T12:29:00Z" w16du:dateUtc="2025-04-30T19:29:00Z">
        <w:r w:rsidR="00BE6D56">
          <w:rPr>
            <w:rFonts w:ascii="Calibri" w:eastAsia="Calibri" w:hAnsi="Calibri" w:cs="Calibri"/>
            <w:color w:val="FF0000"/>
          </w:rPr>
          <w:t>with</w:t>
        </w:r>
        <w:proofErr w:type="gramEnd"/>
        <w:r w:rsidR="00BE6D56">
          <w:rPr>
            <w:rFonts w:ascii="Calibri" w:eastAsia="Calibri" w:hAnsi="Calibri" w:cs="Calibri"/>
            <w:color w:val="FF0000"/>
          </w:rPr>
          <w:t xml:space="preserve"> reasonably low bias for all variables</w:t>
        </w:r>
      </w:ins>
      <w:ins w:id="384" w:author="Aidan Brushett" w:date="2025-04-30T12:30:00Z" w16du:dateUtc="2025-04-30T19:30:00Z">
        <w:r w:rsidR="00BE6D56">
          <w:rPr>
            <w:rFonts w:ascii="Calibri" w:eastAsia="Calibri" w:hAnsi="Calibri" w:cs="Calibri"/>
            <w:color w:val="FF0000"/>
          </w:rPr>
          <w:t xml:space="preserve"> (see Supplementary Information S1)</w:t>
        </w:r>
      </w:ins>
      <w:ins w:id="385" w:author="Aidan Brushett" w:date="2025-04-30T12:29:00Z" w16du:dateUtc="2025-04-30T19:29:00Z">
        <w:r w:rsidR="00BE6D56">
          <w:rPr>
            <w:rFonts w:ascii="Calibri" w:eastAsia="Calibri" w:hAnsi="Calibri" w:cs="Calibri"/>
            <w:color w:val="FF0000"/>
          </w:rPr>
          <w:t>.</w:t>
        </w:r>
      </w:ins>
      <w:ins w:id="386" w:author="Aidan Brushett" w:date="2025-04-30T12:30:00Z" w16du:dateUtc="2025-04-30T19:30:00Z">
        <w:r w:rsidR="00BE6D56">
          <w:rPr>
            <w:rFonts w:ascii="Calibri" w:eastAsia="Calibri" w:hAnsi="Calibri" w:cs="Calibri"/>
            <w:color w:val="FF0000"/>
          </w:rPr>
          <w:t xml:space="preserve"> </w:t>
        </w:r>
      </w:ins>
      <w:del w:id="387" w:author="Aidan Brushett" w:date="2025-04-30T12:30:00Z" w16du:dateUtc="2025-04-30T19:30:00Z">
        <w:r w:rsidRPr="000358C6" w:rsidDel="00BE6D56">
          <w:rPr>
            <w:rFonts w:ascii="Calibri" w:eastAsia="Calibri" w:hAnsi="Calibri" w:cs="Calibri"/>
            <w:color w:val="FF0000"/>
            <w:rPrChange w:id="388" w:author="Emerald Arthurs" w:date="2025-04-29T13:16:00Z" w16du:dateUtc="2025-04-29T20:16:00Z">
              <w:rPr>
                <w:rFonts w:ascii="Calibri" w:eastAsia="Calibri" w:hAnsi="Calibri" w:cs="Calibri"/>
              </w:rPr>
            </w:rPrChange>
          </w:rPr>
          <w:delText xml:space="preserve">accurately and precisely for some variables, while others had larger variance. </w:delText>
        </w:r>
      </w:del>
      <w:moveToRangeStart w:id="389" w:author="Aidan Brushett" w:date="2025-04-30T12:29:00Z" w:name="move196908591"/>
      <w:moveTo w:id="390" w:author="Aidan Brushett" w:date="2025-04-30T12:29:00Z" w16du:dateUtc="2025-04-30T19:29:00Z">
        <w:del w:id="391" w:author="Aidan Brushett" w:date="2025-04-30T12:29:00Z" w16du:dateUtc="2025-04-30T19:29:00Z">
          <w:r w:rsidR="00BE6D56" w:rsidDel="00BE6D56">
            <w:rPr>
              <w:rFonts w:ascii="Calibri" w:eastAsia="Calibri" w:hAnsi="Calibri" w:cs="Calibri"/>
            </w:rPr>
            <w:delText>Bootstrapped</w:delText>
          </w:r>
        </w:del>
      </w:moveTo>
      <w:ins w:id="392" w:author="Aidan Brushett" w:date="2025-04-30T12:29:00Z" w16du:dateUtc="2025-04-30T19:29:00Z">
        <w:r w:rsidR="00BE6D56">
          <w:rPr>
            <w:rFonts w:ascii="Calibri" w:eastAsia="Calibri" w:hAnsi="Calibri" w:cs="Calibri"/>
          </w:rPr>
          <w:t>The</w:t>
        </w:r>
      </w:ins>
      <w:ins w:id="393" w:author="Aidan Brushett" w:date="2025-04-30T12:30:00Z" w16du:dateUtc="2025-04-30T19:30:00Z">
        <w:r w:rsidR="00BE6D56">
          <w:rPr>
            <w:rFonts w:ascii="Calibri" w:eastAsia="Calibri" w:hAnsi="Calibri" w:cs="Calibri"/>
          </w:rPr>
          <w:t xml:space="preserve"> mean coefficient estimate </w:t>
        </w:r>
      </w:ins>
      <w:ins w:id="394" w:author="Aidan Brushett" w:date="2025-04-30T12:32:00Z" w16du:dateUtc="2025-04-30T19:32:00Z">
        <w:r w:rsidR="00BE6D56">
          <w:rPr>
            <w:rFonts w:ascii="Calibri" w:eastAsia="Calibri" w:hAnsi="Calibri" w:cs="Calibri"/>
          </w:rPr>
          <w:t>from</w:t>
        </w:r>
      </w:ins>
      <w:ins w:id="395" w:author="Aidan Brushett" w:date="2025-04-30T12:30:00Z" w16du:dateUtc="2025-04-30T19:30:00Z">
        <w:r w:rsidR="00BE6D56">
          <w:rPr>
            <w:rFonts w:ascii="Calibri" w:eastAsia="Calibri" w:hAnsi="Calibri" w:cs="Calibri"/>
          </w:rPr>
          <w:t xml:space="preserve"> simulations was similar to the ‘true’ coefficient estimates of the top model</w:t>
        </w:r>
      </w:ins>
      <w:moveTo w:id="396" w:author="Aidan Brushett" w:date="2025-04-30T12:29:00Z" w16du:dateUtc="2025-04-30T19:29:00Z">
        <w:del w:id="397" w:author="Aidan Brushett" w:date="2025-04-30T12:30:00Z" w16du:dateUtc="2025-04-30T19:30:00Z">
          <w:r w:rsidR="00BE6D56" w:rsidDel="00BE6D56">
            <w:rPr>
              <w:rFonts w:ascii="Calibri" w:eastAsia="Calibri" w:hAnsi="Calibri" w:cs="Calibri"/>
            </w:rPr>
            <w:delText xml:space="preserve"> coefficient estimates showed low bias</w:delText>
          </w:r>
        </w:del>
        <w:r w:rsidR="00BE6D56">
          <w:rPr>
            <w:rFonts w:ascii="Calibri" w:eastAsia="Calibri" w:hAnsi="Calibri" w:cs="Calibri"/>
          </w:rPr>
          <w:t xml:space="preserve"> (</w:t>
        </w:r>
      </w:moveTo>
      <w:ins w:id="398" w:author="Aidan Brushett" w:date="2025-04-30T12:33:00Z" w16du:dateUtc="2025-04-30T19:33:00Z">
        <w:r w:rsidR="005E5185">
          <w:rPr>
            <w:rFonts w:ascii="Calibri" w:eastAsia="Calibri" w:hAnsi="Calibri" w:cs="Calibri"/>
          </w:rPr>
          <w:t xml:space="preserve">mean </w:t>
        </w:r>
      </w:ins>
      <w:moveTo w:id="399" w:author="Aidan Brushett" w:date="2025-04-30T12:29:00Z" w16du:dateUtc="2025-04-30T19:29:00Z">
        <w:r w:rsidR="00BE6D56">
          <w:rPr>
            <w:rFonts w:ascii="Calibri" w:eastAsia="Calibri" w:hAnsi="Calibri" w:cs="Calibri"/>
          </w:rPr>
          <w:t xml:space="preserve">deviation from ‘true’ model coefficients </w:t>
        </w:r>
        <w:commentRangeStart w:id="400"/>
        <w:commentRangeStart w:id="401"/>
        <w:r w:rsidR="00BE6D56">
          <w:rPr>
            <w:rFonts w:ascii="Calibri" w:eastAsia="Calibri" w:hAnsi="Calibri" w:cs="Calibri"/>
          </w:rPr>
          <w:t>&lt;0.0</w:t>
        </w:r>
      </w:moveTo>
      <w:ins w:id="402" w:author="Aidan Brushett" w:date="2025-04-30T12:29:00Z" w16du:dateUtc="2025-04-30T19:29:00Z">
        <w:r w:rsidR="00BE6D56">
          <w:rPr>
            <w:rFonts w:ascii="Calibri" w:eastAsia="Calibri" w:hAnsi="Calibri" w:cs="Calibri"/>
          </w:rPr>
          <w:t>03</w:t>
        </w:r>
      </w:ins>
      <w:ins w:id="403" w:author="Aidan Brushett" w:date="2025-04-30T12:35:00Z" w16du:dateUtc="2025-04-30T19:35:00Z">
        <w:r w:rsidR="005E5185">
          <w:rPr>
            <w:rFonts w:ascii="Calibri" w:eastAsia="Calibri" w:hAnsi="Calibri" w:cs="Calibri"/>
          </w:rPr>
          <w:t>; Supplementary Information S1</w:t>
        </w:r>
      </w:ins>
      <w:moveTo w:id="404" w:author="Aidan Brushett" w:date="2025-04-30T12:29:00Z" w16du:dateUtc="2025-04-30T19:29:00Z">
        <w:del w:id="405" w:author="Aidan Brushett" w:date="2025-04-30T12:29:00Z" w16du:dateUtc="2025-04-30T19:29:00Z">
          <w:r w:rsidR="00BE6D56" w:rsidDel="00BE6D56">
            <w:rPr>
              <w:rFonts w:ascii="Calibri" w:eastAsia="Calibri" w:hAnsi="Calibri" w:cs="Calibri"/>
            </w:rPr>
            <w:delText>36</w:delText>
          </w:r>
        </w:del>
        <w:commentRangeEnd w:id="400"/>
        <w:r w:rsidR="00BE6D56">
          <w:rPr>
            <w:rStyle w:val="CommentReference"/>
          </w:rPr>
          <w:commentReference w:id="400"/>
        </w:r>
      </w:moveTo>
      <w:commentRangeEnd w:id="401"/>
      <w:r w:rsidR="00B81769">
        <w:rPr>
          <w:rStyle w:val="CommentReference"/>
        </w:rPr>
        <w:commentReference w:id="401"/>
      </w:r>
      <w:moveTo w:id="406" w:author="Aidan Brushett" w:date="2025-04-30T12:29:00Z" w16du:dateUtc="2025-04-30T19:29:00Z">
        <w:r w:rsidR="00BE6D56">
          <w:rPr>
            <w:rFonts w:ascii="Calibri" w:eastAsia="Calibri" w:hAnsi="Calibri" w:cs="Calibri"/>
          </w:rPr>
          <w:t>) for all variables except recent fire (deviation = 0.1</w:t>
        </w:r>
      </w:moveTo>
      <w:ins w:id="407" w:author="Aidan Brushett" w:date="2025-04-30T12:29:00Z" w16du:dateUtc="2025-04-30T19:29:00Z">
        <w:r w:rsidR="00BE6D56">
          <w:rPr>
            <w:rFonts w:ascii="Calibri" w:eastAsia="Calibri" w:hAnsi="Calibri" w:cs="Calibri"/>
          </w:rPr>
          <w:t>3</w:t>
        </w:r>
      </w:ins>
      <w:ins w:id="408" w:author="Aidan Brushett" w:date="2025-04-30T12:35:00Z" w16du:dateUtc="2025-04-30T19:35:00Z">
        <w:r w:rsidR="005E5185">
          <w:rPr>
            <w:rFonts w:ascii="Calibri" w:eastAsia="Calibri" w:hAnsi="Calibri" w:cs="Calibri"/>
          </w:rPr>
          <w:t>;</w:t>
        </w:r>
        <w:r w:rsidR="005E5185">
          <w:rPr>
            <w:rFonts w:ascii="Calibri" w:eastAsia="Calibri" w:hAnsi="Calibri" w:cs="Calibri"/>
          </w:rPr>
          <w:t xml:space="preserve"> Supplementary Information S1</w:t>
        </w:r>
      </w:ins>
      <w:moveTo w:id="409" w:author="Aidan Brushett" w:date="2025-04-30T12:29:00Z" w16du:dateUtc="2025-04-30T19:29:00Z">
        <w:del w:id="410" w:author="Aidan Brushett" w:date="2025-04-30T12:29:00Z" w16du:dateUtc="2025-04-30T19:29:00Z">
          <w:r w:rsidR="00BE6D56" w:rsidDel="00BE6D56">
            <w:rPr>
              <w:rFonts w:ascii="Calibri" w:eastAsia="Calibri" w:hAnsi="Calibri" w:cs="Calibri"/>
            </w:rPr>
            <w:delText>7</w:delText>
          </w:r>
        </w:del>
        <w:r w:rsidR="00BE6D56">
          <w:rPr>
            <w:rFonts w:ascii="Calibri" w:eastAsia="Calibri" w:hAnsi="Calibri" w:cs="Calibri"/>
          </w:rPr>
          <w:t xml:space="preserve">). </w:t>
        </w:r>
      </w:moveTo>
      <w:moveToRangeEnd w:id="389"/>
      <w:ins w:id="411" w:author="Aidan Brushett" w:date="2025-04-30T12:37:00Z" w16du:dateUtc="2025-04-30T19:37:00Z">
        <w:r w:rsidR="005E5185">
          <w:rPr>
            <w:rFonts w:ascii="Calibri" w:eastAsia="Calibri" w:hAnsi="Calibri" w:cs="Calibri"/>
          </w:rPr>
          <w:t>Th</w:t>
        </w:r>
      </w:ins>
      <w:ins w:id="412" w:author="Aidan Brushett" w:date="2025-04-30T12:38:00Z" w16du:dateUtc="2025-04-30T19:38:00Z">
        <w:r w:rsidR="005E5185">
          <w:rPr>
            <w:rFonts w:ascii="Calibri" w:eastAsia="Calibri" w:hAnsi="Calibri" w:cs="Calibri"/>
          </w:rPr>
          <w:t>e precision of coefficient estimates was high</w:t>
        </w:r>
      </w:ins>
      <w:ins w:id="413" w:author="Aidan Brushett" w:date="2025-04-30T12:47:00Z" w16du:dateUtc="2025-04-30T19:47:00Z">
        <w:r w:rsidR="00B81769">
          <w:rPr>
            <w:rFonts w:ascii="Calibri" w:eastAsia="Calibri" w:hAnsi="Calibri" w:cs="Calibri"/>
          </w:rPr>
          <w:t xml:space="preserve"> or moderate</w:t>
        </w:r>
      </w:ins>
      <w:ins w:id="414" w:author="Aidan Brushett" w:date="2025-04-30T12:38:00Z" w16du:dateUtc="2025-04-30T19:38:00Z">
        <w:r w:rsidR="005E5185">
          <w:rPr>
            <w:rFonts w:ascii="Calibri" w:eastAsia="Calibri" w:hAnsi="Calibri" w:cs="Calibri"/>
          </w:rPr>
          <w:t xml:space="preserve"> for </w:t>
        </w:r>
      </w:ins>
      <w:ins w:id="415" w:author="Aidan Brushett" w:date="2025-04-30T12:43:00Z" w16du:dateUtc="2025-04-30T19:43:00Z">
        <w:r w:rsidR="005E5185">
          <w:rPr>
            <w:rFonts w:ascii="Calibri" w:eastAsia="Calibri" w:hAnsi="Calibri" w:cs="Calibri"/>
          </w:rPr>
          <w:t xml:space="preserve">forest type, </w:t>
        </w:r>
      </w:ins>
      <w:ins w:id="416" w:author="Aidan Brushett" w:date="2025-04-30T12:51:00Z" w16du:dateUtc="2025-04-30T19:51:00Z">
        <w:r w:rsidR="00B81769">
          <w:rPr>
            <w:rFonts w:ascii="Calibri" w:eastAsia="Calibri" w:hAnsi="Calibri" w:cs="Calibri"/>
          </w:rPr>
          <w:t xml:space="preserve">high for </w:t>
        </w:r>
      </w:ins>
      <w:ins w:id="417" w:author="Aidan Brushett" w:date="2025-04-30T12:40:00Z" w16du:dateUtc="2025-04-30T19:40:00Z">
        <w:r w:rsidR="005E5185">
          <w:rPr>
            <w:rFonts w:ascii="Calibri" w:eastAsia="Calibri" w:hAnsi="Calibri" w:cs="Calibri"/>
          </w:rPr>
          <w:lastRenderedPageBreak/>
          <w:t>edge density</w:t>
        </w:r>
      </w:ins>
      <w:ins w:id="418" w:author="Aidan Brushett" w:date="2025-04-30T12:50:00Z" w16du:dateUtc="2025-04-30T19:50:00Z">
        <w:r w:rsidR="00B81769">
          <w:rPr>
            <w:rFonts w:ascii="Calibri" w:eastAsia="Calibri" w:hAnsi="Calibri" w:cs="Calibri"/>
          </w:rPr>
          <w:t xml:space="preserve"> (SD of simulated coefficients = 0.08)</w:t>
        </w:r>
      </w:ins>
      <w:ins w:id="419" w:author="Aidan Brushett" w:date="2025-04-30T12:43:00Z" w16du:dateUtc="2025-04-30T19:43:00Z">
        <w:r w:rsidR="005E5185">
          <w:rPr>
            <w:rFonts w:ascii="Calibri" w:eastAsia="Calibri" w:hAnsi="Calibri" w:cs="Calibri"/>
          </w:rPr>
          <w:t xml:space="preserve">, </w:t>
        </w:r>
      </w:ins>
      <w:ins w:id="420" w:author="Aidan Brushett" w:date="2025-04-30T12:52:00Z" w16du:dateUtc="2025-04-30T19:52:00Z">
        <w:r w:rsidR="00B81769">
          <w:rPr>
            <w:rFonts w:ascii="Calibri" w:eastAsia="Calibri" w:hAnsi="Calibri" w:cs="Calibri"/>
          </w:rPr>
          <w:t>high for</w:t>
        </w:r>
      </w:ins>
      <w:ins w:id="421" w:author="Aidan Brushett" w:date="2025-04-30T12:40:00Z" w16du:dateUtc="2025-04-30T19:40:00Z">
        <w:r w:rsidR="005E5185">
          <w:rPr>
            <w:rFonts w:ascii="Calibri" w:eastAsia="Calibri" w:hAnsi="Calibri" w:cs="Calibri"/>
          </w:rPr>
          <w:t xml:space="preserve"> site disturbance </w:t>
        </w:r>
      </w:ins>
      <w:ins w:id="422" w:author="Aidan Brushett" w:date="2025-04-30T12:51:00Z" w16du:dateUtc="2025-04-30T19:51:00Z">
        <w:r w:rsidR="00B81769">
          <w:rPr>
            <w:rFonts w:ascii="Calibri" w:eastAsia="Calibri" w:hAnsi="Calibri" w:cs="Calibri"/>
          </w:rPr>
          <w:t>(SD = 0.0</w:t>
        </w:r>
      </w:ins>
      <w:ins w:id="423" w:author="Aidan Brushett" w:date="2025-04-30T12:52:00Z" w16du:dateUtc="2025-04-30T19:52:00Z">
        <w:r w:rsidR="00B81769">
          <w:rPr>
            <w:rFonts w:ascii="Calibri" w:eastAsia="Calibri" w:hAnsi="Calibri" w:cs="Calibri"/>
          </w:rPr>
          <w:t>6</w:t>
        </w:r>
      </w:ins>
      <w:ins w:id="424" w:author="Aidan Brushett" w:date="2025-04-30T12:51:00Z" w16du:dateUtc="2025-04-30T19:51:00Z">
        <w:r w:rsidR="00B81769">
          <w:rPr>
            <w:rFonts w:ascii="Calibri" w:eastAsia="Calibri" w:hAnsi="Calibri" w:cs="Calibri"/>
          </w:rPr>
          <w:t>)</w:t>
        </w:r>
      </w:ins>
      <w:ins w:id="425" w:author="Aidan Brushett" w:date="2025-04-30T12:41:00Z" w16du:dateUtc="2025-04-30T19:41:00Z">
        <w:r w:rsidR="005E5185">
          <w:rPr>
            <w:rFonts w:ascii="Calibri" w:eastAsia="Calibri" w:hAnsi="Calibri" w:cs="Calibri"/>
          </w:rPr>
          <w:t xml:space="preserve">, </w:t>
        </w:r>
      </w:ins>
      <w:ins w:id="426" w:author="Aidan Brushett" w:date="2025-04-30T12:43:00Z" w16du:dateUtc="2025-04-30T19:43:00Z">
        <w:r w:rsidR="005E5185">
          <w:rPr>
            <w:rFonts w:ascii="Calibri" w:eastAsia="Calibri" w:hAnsi="Calibri" w:cs="Calibri"/>
          </w:rPr>
          <w:t>but very low for recent fire</w:t>
        </w:r>
      </w:ins>
      <w:ins w:id="427" w:author="Aidan Brushett" w:date="2025-04-30T12:51:00Z" w16du:dateUtc="2025-04-30T19:51:00Z">
        <w:r w:rsidR="00B81769">
          <w:rPr>
            <w:rFonts w:ascii="Calibri" w:eastAsia="Calibri" w:hAnsi="Calibri" w:cs="Calibri"/>
          </w:rPr>
          <w:t xml:space="preserve"> (SD = </w:t>
        </w:r>
      </w:ins>
      <w:ins w:id="428" w:author="Aidan Brushett" w:date="2025-04-30T12:52:00Z" w16du:dateUtc="2025-04-30T19:52:00Z">
        <w:r w:rsidR="00B81769">
          <w:rPr>
            <w:rFonts w:ascii="Calibri" w:eastAsia="Calibri" w:hAnsi="Calibri" w:cs="Calibri"/>
          </w:rPr>
          <w:t>3.71)</w:t>
        </w:r>
      </w:ins>
      <w:ins w:id="429" w:author="Aidan Brushett" w:date="2025-04-30T12:43:00Z" w16du:dateUtc="2025-04-30T19:43:00Z">
        <w:r w:rsidR="005E5185">
          <w:rPr>
            <w:rFonts w:ascii="Calibri" w:eastAsia="Calibri" w:hAnsi="Calibri" w:cs="Calibri"/>
          </w:rPr>
          <w:t xml:space="preserve">. </w:t>
        </w:r>
      </w:ins>
      <w:ins w:id="430" w:author="Aidan Brushett" w:date="2025-04-30T12:47:00Z" w16du:dateUtc="2025-04-30T19:47:00Z">
        <w:r w:rsidR="00B81769">
          <w:rPr>
            <w:rFonts w:ascii="Calibri" w:eastAsia="Calibri" w:hAnsi="Calibri" w:cs="Calibri"/>
          </w:rPr>
          <w:t>Overall, the</w:t>
        </w:r>
      </w:ins>
      <w:ins w:id="431" w:author="Aidan Brushett" w:date="2025-04-30T12:43:00Z" w16du:dateUtc="2025-04-30T19:43:00Z">
        <w:r w:rsidR="005E5185">
          <w:rPr>
            <w:rFonts w:ascii="Calibri" w:eastAsia="Calibri" w:hAnsi="Calibri" w:cs="Calibri"/>
          </w:rPr>
          <w:t xml:space="preserve"> variance in simulated coefficient estimates was </w:t>
        </w:r>
        <w:proofErr w:type="gramStart"/>
        <w:r w:rsidR="005E5185">
          <w:rPr>
            <w:rFonts w:ascii="Calibri" w:eastAsia="Calibri" w:hAnsi="Calibri" w:cs="Calibri"/>
          </w:rPr>
          <w:t>s</w:t>
        </w:r>
      </w:ins>
      <w:ins w:id="432" w:author="Aidan Brushett" w:date="2025-04-30T12:41:00Z" w16du:dateUtc="2025-04-30T19:41:00Z">
        <w:r w:rsidR="005E5185">
          <w:rPr>
            <w:rFonts w:ascii="Calibri" w:eastAsia="Calibri" w:hAnsi="Calibri" w:cs="Calibri"/>
          </w:rPr>
          <w:t>imilar to</w:t>
        </w:r>
        <w:proofErr w:type="gramEnd"/>
        <w:r w:rsidR="005E5185">
          <w:rPr>
            <w:rFonts w:ascii="Calibri" w:eastAsia="Calibri" w:hAnsi="Calibri" w:cs="Calibri"/>
          </w:rPr>
          <w:t xml:space="preserve"> the distribution </w:t>
        </w:r>
      </w:ins>
      <w:ins w:id="433" w:author="Aidan Brushett" w:date="2025-04-30T12:43:00Z" w16du:dateUtc="2025-04-30T19:43:00Z">
        <w:r w:rsidR="005E5185">
          <w:rPr>
            <w:rFonts w:ascii="Calibri" w:eastAsia="Calibri" w:hAnsi="Calibri" w:cs="Calibri"/>
          </w:rPr>
          <w:t>expected from</w:t>
        </w:r>
      </w:ins>
      <w:ins w:id="434" w:author="Aidan Brushett" w:date="2025-04-30T12:41:00Z" w16du:dateUtc="2025-04-30T19:41:00Z">
        <w:r w:rsidR="005E5185">
          <w:rPr>
            <w:rFonts w:ascii="Calibri" w:eastAsia="Calibri" w:hAnsi="Calibri" w:cs="Calibri"/>
          </w:rPr>
          <w:t xml:space="preserve"> standard errors in the top model</w:t>
        </w:r>
      </w:ins>
      <w:ins w:id="435" w:author="Aidan Brushett" w:date="2025-04-30T12:52:00Z" w16du:dateUtc="2025-04-30T19:52:00Z">
        <w:r w:rsidR="00B81769">
          <w:rPr>
            <w:rFonts w:ascii="Calibri" w:eastAsia="Calibri" w:hAnsi="Calibri" w:cs="Calibri"/>
          </w:rPr>
          <w:t>, resulting in</w:t>
        </w:r>
      </w:ins>
      <w:ins w:id="436" w:author="Aidan Brushett" w:date="2025-04-30T12:47:00Z" w16du:dateUtc="2025-04-30T19:47:00Z">
        <w:r w:rsidR="00B81769">
          <w:rPr>
            <w:rFonts w:ascii="Calibri" w:eastAsia="Calibri" w:hAnsi="Calibri" w:cs="Calibri"/>
          </w:rPr>
          <w:t xml:space="preserve"> a</w:t>
        </w:r>
      </w:ins>
      <w:ins w:id="437" w:author="Aidan Brushett" w:date="2025-04-30T12:44:00Z" w16du:dateUtc="2025-04-30T19:44:00Z">
        <w:r w:rsidR="00B81769">
          <w:rPr>
            <w:rFonts w:ascii="Calibri" w:eastAsia="Calibri" w:hAnsi="Calibri" w:cs="Calibri"/>
          </w:rPr>
          <w:t xml:space="preserve"> small proportion of simulated coefficient estimates for </w:t>
        </w:r>
      </w:ins>
      <w:ins w:id="438" w:author="Aidan Brushett" w:date="2025-04-30T12:46:00Z" w16du:dateUtc="2025-04-30T19:46:00Z">
        <w:r w:rsidR="00B81769">
          <w:rPr>
            <w:rFonts w:ascii="Calibri" w:eastAsia="Calibri" w:hAnsi="Calibri" w:cs="Calibri"/>
          </w:rPr>
          <w:t xml:space="preserve">edge density were slightly positive </w:t>
        </w:r>
      </w:ins>
      <w:ins w:id="439" w:author="Aidan Brushett" w:date="2025-04-30T12:44:00Z" w16du:dateUtc="2025-04-30T19:44:00Z">
        <w:r w:rsidR="00B81769">
          <w:rPr>
            <w:rFonts w:ascii="Calibri" w:eastAsia="Calibri" w:hAnsi="Calibri" w:cs="Calibri"/>
          </w:rPr>
          <w:t xml:space="preserve">(Supplementary Information S1). </w:t>
        </w:r>
      </w:ins>
      <w:ins w:id="440" w:author="Aidan Brushett" w:date="2025-04-30T12:55:00Z" w16du:dateUtc="2025-04-30T19:55:00Z">
        <w:r w:rsidR="00D4094D">
          <w:rPr>
            <w:rFonts w:ascii="Calibri" w:eastAsia="Calibri" w:hAnsi="Calibri" w:cs="Calibri"/>
          </w:rPr>
          <w:t xml:space="preserve">The variance of </w:t>
        </w:r>
      </w:ins>
      <w:ins w:id="441" w:author="Aidan Brushett" w:date="2025-04-30T12:58:00Z" w16du:dateUtc="2025-04-30T19:58:00Z">
        <w:r w:rsidR="00D4094D">
          <w:rPr>
            <w:rFonts w:ascii="Calibri" w:eastAsia="Calibri" w:hAnsi="Calibri" w:cs="Calibri"/>
          </w:rPr>
          <w:t xml:space="preserve">simulated </w:t>
        </w:r>
      </w:ins>
      <w:ins w:id="442" w:author="Aidan Brushett" w:date="2025-04-30T12:55:00Z" w16du:dateUtc="2025-04-30T19:55:00Z">
        <w:r w:rsidR="00D4094D">
          <w:rPr>
            <w:rFonts w:ascii="Calibri" w:eastAsia="Calibri" w:hAnsi="Calibri" w:cs="Calibri"/>
          </w:rPr>
          <w:t xml:space="preserve">random effects for site and array </w:t>
        </w:r>
      </w:ins>
      <w:ins w:id="443" w:author="Aidan Brushett" w:date="2025-04-30T12:58:00Z" w16du:dateUtc="2025-04-30T19:58:00Z">
        <w:r w:rsidR="00D4094D">
          <w:rPr>
            <w:rFonts w:ascii="Calibri" w:eastAsia="Calibri" w:hAnsi="Calibri" w:cs="Calibri"/>
          </w:rPr>
          <w:t xml:space="preserve">was </w:t>
        </w:r>
        <w:proofErr w:type="gramStart"/>
        <w:r w:rsidR="00D4094D">
          <w:rPr>
            <w:rFonts w:ascii="Calibri" w:eastAsia="Calibri" w:hAnsi="Calibri" w:cs="Calibri"/>
          </w:rPr>
          <w:t>similar to</w:t>
        </w:r>
        <w:proofErr w:type="gramEnd"/>
        <w:r w:rsidR="00D4094D">
          <w:rPr>
            <w:rFonts w:ascii="Calibri" w:eastAsia="Calibri" w:hAnsi="Calibri" w:cs="Calibri"/>
          </w:rPr>
          <w:t xml:space="preserve"> the top model, although some models predicted close to zero variance for array random effects </w:t>
        </w:r>
        <w:r w:rsidR="00D4094D">
          <w:rPr>
            <w:rFonts w:ascii="Calibri" w:eastAsia="Calibri" w:hAnsi="Calibri" w:cs="Calibri"/>
          </w:rPr>
          <w:t>(Supplementary Information S1)</w:t>
        </w:r>
        <w:r w:rsidR="00D4094D">
          <w:rPr>
            <w:rFonts w:ascii="Calibri" w:eastAsia="Calibri" w:hAnsi="Calibri" w:cs="Calibri"/>
          </w:rPr>
          <w:t>.</w:t>
        </w:r>
      </w:ins>
    </w:p>
    <w:p w14:paraId="50C9ED83" w14:textId="1655F8AC" w:rsidR="00512322" w:rsidDel="00B81769" w:rsidRDefault="00DA537A" w:rsidP="00DA537A">
      <w:pPr>
        <w:spacing w:line="360" w:lineRule="auto"/>
        <w:ind w:firstLine="720"/>
        <w:rPr>
          <w:del w:id="444" w:author="Aidan Brushett" w:date="2025-04-30T12:53:00Z" w16du:dateUtc="2025-04-30T19:53:00Z"/>
          <w:rFonts w:ascii="Calibri" w:eastAsia="Calibri" w:hAnsi="Calibri" w:cs="Calibri"/>
        </w:rPr>
      </w:pPr>
      <w:del w:id="445" w:author="Aidan Brushett" w:date="2025-04-30T12:53:00Z" w16du:dateUtc="2025-04-30T19:53:00Z">
        <w:r w:rsidRPr="000358C6" w:rsidDel="00B81769">
          <w:rPr>
            <w:rFonts w:ascii="Calibri" w:eastAsia="Calibri" w:hAnsi="Calibri" w:cs="Calibri"/>
            <w:color w:val="FF0000"/>
            <w:rPrChange w:id="446" w:author="Emerald Arthurs" w:date="2025-04-29T13:16:00Z" w16du:dateUtc="2025-04-29T20:16:00Z">
              <w:rPr>
                <w:rFonts w:ascii="Calibri" w:eastAsia="Calibri" w:hAnsi="Calibri" w:cs="Calibri"/>
              </w:rPr>
            </w:rPrChange>
          </w:rPr>
          <w:delText xml:space="preserve">Specifically, fire &lt; 15 years, broadleaf, coniferous, and edge density simulated values included both positive and negative coefficients. Simulated coefficient estimates for mixedwood, site disturbance and the interaction term between edge density and site disturbance had few to no simulated values of the opposite sign and lower variance across simulations. </w:delText>
        </w:r>
        <w:commentRangeEnd w:id="380"/>
        <w:r w:rsidRPr="000358C6" w:rsidDel="00B81769">
          <w:rPr>
            <w:rStyle w:val="CommentReference"/>
            <w:color w:val="FF0000"/>
            <w:rPrChange w:id="447" w:author="Emerald Arthurs" w:date="2025-04-29T13:16:00Z" w16du:dateUtc="2025-04-29T20:16:00Z">
              <w:rPr>
                <w:rStyle w:val="CommentReference"/>
              </w:rPr>
            </w:rPrChange>
          </w:rPr>
          <w:commentReference w:id="380"/>
        </w:r>
      </w:del>
      <w:commentRangeEnd w:id="381"/>
      <w:r w:rsidR="00D4094D">
        <w:rPr>
          <w:rStyle w:val="CommentReference"/>
        </w:rPr>
        <w:commentReference w:id="381"/>
      </w:r>
      <w:del w:id="448" w:author="Aidan Brushett" w:date="2025-04-30T12:53:00Z" w16du:dateUtc="2025-04-30T19:53:00Z">
        <w:r w:rsidDel="00B81769">
          <w:rPr>
            <w:rFonts w:ascii="Calibri" w:eastAsia="Calibri" w:hAnsi="Calibri" w:cs="Calibri"/>
          </w:rPr>
          <w:delText>A</w:delText>
        </w:r>
        <w:commentRangeStart w:id="449"/>
        <w:r w:rsidDel="00B81769">
          <w:rPr>
            <w:rFonts w:ascii="Calibri" w:eastAsia="Calibri" w:hAnsi="Calibri" w:cs="Calibri"/>
          </w:rPr>
          <w:delText>cross simulations, coefficients were accurately and precisely estimated for configuration and disturbance parameters (</w:delText>
        </w:r>
        <w:r w:rsidR="00A44A9F" w:rsidDel="00B81769">
          <w:rPr>
            <w:rFonts w:ascii="Calibri" w:eastAsia="Calibri" w:hAnsi="Calibri" w:cs="Calibri"/>
          </w:rPr>
          <w:delText>see S</w:delText>
        </w:r>
        <w:r w:rsidDel="00B81769">
          <w:rPr>
            <w:rFonts w:ascii="Calibri" w:eastAsia="Calibri" w:hAnsi="Calibri" w:cs="Calibri"/>
          </w:rPr>
          <w:delText>upplementary Information</w:delText>
        </w:r>
        <w:r w:rsidR="00A44A9F" w:rsidDel="00B81769">
          <w:rPr>
            <w:rFonts w:ascii="Calibri" w:eastAsia="Calibri" w:hAnsi="Calibri" w:cs="Calibri"/>
          </w:rPr>
          <w:delText xml:space="preserve"> S1</w:delText>
        </w:r>
        <w:r w:rsidDel="00B81769">
          <w:rPr>
            <w:rFonts w:ascii="Calibri" w:eastAsia="Calibri" w:hAnsi="Calibri" w:cs="Calibri"/>
          </w:rPr>
          <w:delText xml:space="preserve">). </w:delText>
        </w:r>
        <w:commentRangeEnd w:id="449"/>
        <w:r w:rsidR="009E28EF" w:rsidDel="00B81769">
          <w:rPr>
            <w:rStyle w:val="CommentReference"/>
          </w:rPr>
          <w:commentReference w:id="449"/>
        </w:r>
      </w:del>
      <w:moveFromRangeStart w:id="450" w:author="Aidan Brushett" w:date="2025-04-30T12:29:00Z" w:name="move196908591"/>
      <w:moveFrom w:id="451" w:author="Aidan Brushett" w:date="2025-04-30T12:29:00Z" w16du:dateUtc="2025-04-30T19:29:00Z">
        <w:del w:id="452" w:author="Aidan Brushett" w:date="2025-04-30T12:53:00Z" w16du:dateUtc="2025-04-30T19:53:00Z">
          <w:r w:rsidDel="00B81769">
            <w:rPr>
              <w:rFonts w:ascii="Calibri" w:eastAsia="Calibri" w:hAnsi="Calibri" w:cs="Calibri"/>
            </w:rPr>
            <w:delText xml:space="preserve">Bootstrapped coefficient estimates showed low bias (deviation from ‘true’ model coefficients </w:delText>
          </w:r>
          <w:commentRangeStart w:id="453"/>
          <w:r w:rsidDel="00B81769">
            <w:rPr>
              <w:rFonts w:ascii="Calibri" w:eastAsia="Calibri" w:hAnsi="Calibri" w:cs="Calibri"/>
            </w:rPr>
            <w:delText>&lt;0.036</w:delText>
          </w:r>
          <w:commentRangeEnd w:id="453"/>
          <w:r w:rsidR="009E28EF" w:rsidDel="00B81769">
            <w:rPr>
              <w:rStyle w:val="CommentReference"/>
            </w:rPr>
            <w:commentReference w:id="453"/>
          </w:r>
          <w:r w:rsidDel="00B81769">
            <w:rPr>
              <w:rFonts w:ascii="Calibri" w:eastAsia="Calibri" w:hAnsi="Calibri" w:cs="Calibri"/>
            </w:rPr>
            <w:delText>) for all variables except recent fire (deviation = 0.17).</w:delText>
          </w:r>
        </w:del>
      </w:moveFrom>
      <w:moveFromRangeEnd w:id="450"/>
      <w:del w:id="454" w:author="Aidan Brushett" w:date="2025-04-30T12:53:00Z" w16du:dateUtc="2025-04-30T19:53:00Z">
        <w:r w:rsidDel="00B81769">
          <w:rPr>
            <w:rFonts w:ascii="Calibri" w:eastAsia="Calibri" w:hAnsi="Calibri" w:cs="Calibri"/>
          </w:rPr>
          <w:delText xml:space="preserve"> The empirical standard error from bootstrapped coefficients had much higher precision for edge density, mixedwood, and site disturbance metrics (</w:delText>
        </w:r>
        <w:commentRangeStart w:id="455"/>
        <w:r w:rsidDel="00B81769">
          <w:rPr>
            <w:rFonts w:ascii="Calibri" w:eastAsia="Calibri" w:hAnsi="Calibri" w:cs="Calibri"/>
          </w:rPr>
          <w:delText>ratio of empirical SE:‘true’ SE &lt;0.55</w:delText>
        </w:r>
        <w:commentRangeEnd w:id="455"/>
        <w:r w:rsidR="009E28EF" w:rsidDel="00B81769">
          <w:rPr>
            <w:rStyle w:val="CommentReference"/>
          </w:rPr>
          <w:commentReference w:id="455"/>
        </w:r>
        <w:r w:rsidDel="00B81769">
          <w:rPr>
            <w:rFonts w:ascii="Calibri" w:eastAsia="Calibri" w:hAnsi="Calibri" w:cs="Calibri"/>
          </w:rPr>
          <w:delText>), similar precision for natural land cover (ratio ~1.0), but much lower precision for recent fire (ratio = 32.9)</w:delText>
        </w:r>
      </w:del>
    </w:p>
    <w:p w14:paraId="6DA9AA75" w14:textId="77777777" w:rsidR="00512322" w:rsidRDefault="00000000">
      <w:pPr>
        <w:pStyle w:val="Heading2"/>
        <w:spacing w:line="360" w:lineRule="auto"/>
      </w:pPr>
      <w:bookmarkStart w:id="456" w:name="_9f8fh6nyt2bw" w:colFirst="0" w:colLast="0"/>
      <w:bookmarkEnd w:id="456"/>
      <w:r>
        <w:t>Discussion</w:t>
      </w:r>
      <w:r>
        <w:tab/>
      </w:r>
      <w:r>
        <w:tab/>
      </w:r>
      <w:r>
        <w:tab/>
      </w:r>
      <w:r>
        <w:tab/>
      </w:r>
      <w:r>
        <w:tab/>
      </w:r>
      <w:r>
        <w:tab/>
      </w:r>
      <w:r>
        <w:tab/>
      </w:r>
    </w:p>
    <w:p w14:paraId="20FD2B9D" w14:textId="38034AD2" w:rsidR="00512322" w:rsidRDefault="00000000">
      <w:pPr>
        <w:spacing w:line="360" w:lineRule="auto"/>
        <w:ind w:firstLine="720"/>
        <w:rPr>
          <w:ins w:id="457" w:author="Aidan Brushett" w:date="2025-04-30T13:00:00Z" w16du:dateUtc="2025-04-30T20:00:00Z"/>
          <w:rFonts w:ascii="Calibri" w:eastAsia="Calibri" w:hAnsi="Calibri" w:cs="Calibri"/>
        </w:rPr>
      </w:pPr>
      <w:r>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458"/>
      <w:commentRangeStart w:id="459"/>
      <w:r>
        <w:rPr>
          <w:rFonts w:ascii="Calibri" w:eastAsia="Calibri" w:hAnsi="Calibri" w:cs="Calibri"/>
        </w:rPr>
        <w:t>landscape configuration that varies across locations and spatial scales</w:t>
      </w:r>
      <w:commentRangeEnd w:id="458"/>
      <w:commentRangeEnd w:id="459"/>
      <w:ins w:id="460" w:author="Aidan Brushett" w:date="2025-04-30T11:47:00Z" w16du:dateUtc="2025-04-30T18:47:00Z">
        <w:r w:rsidR="00852F25">
          <w:rPr>
            <w:rFonts w:ascii="Calibri" w:eastAsia="Calibri" w:hAnsi="Calibri" w:cs="Calibri"/>
          </w:rPr>
          <w:t xml:space="preserve"> </w:t>
        </w:r>
      </w:ins>
      <w:r w:rsidR="00DA537A">
        <w:rPr>
          <w:rFonts w:ascii="Calibri" w:eastAsia="Calibri" w:hAnsi="Calibri" w:cs="Calibri"/>
        </w:rPr>
        <w:t>(</w:t>
      </w:r>
      <w:r w:rsidR="00DA537A" w:rsidRPr="00DA537A">
        <w:rPr>
          <w:rFonts w:ascii="Calibri" w:eastAsia="Calibri" w:hAnsi="Calibri" w:cs="Calibri"/>
          <w:highlight w:val="yellow"/>
        </w:rPr>
        <w:t>Barnas et al., 2024</w:t>
      </w:r>
      <w:r w:rsidR="00DA537A">
        <w:rPr>
          <w:rFonts w:ascii="Calibri" w:eastAsia="Calibri" w:hAnsi="Calibri" w:cs="Calibri"/>
        </w:rPr>
        <w:t>)</w:t>
      </w:r>
      <w:r w:rsidR="00074002">
        <w:rPr>
          <w:rStyle w:val="CommentReference"/>
        </w:rPr>
        <w:commentReference w:id="458"/>
      </w:r>
      <w:r w:rsidR="00A47891">
        <w:rPr>
          <w:rStyle w:val="CommentReference"/>
        </w:rPr>
        <w:commentReference w:id="459"/>
      </w:r>
      <w:r>
        <w:rPr>
          <w:rFonts w:ascii="Calibri" w:eastAsia="Calibri" w:hAnsi="Calibri" w:cs="Calibri"/>
        </w:rPr>
        <w:t xml:space="preserve">. Overall, 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5744A6B3" w:rsidR="00512322" w:rsidRDefault="00000000">
      <w:pPr>
        <w:spacing w:line="360" w:lineRule="auto"/>
        <w:ind w:firstLine="720"/>
        <w:rPr>
          <w:rFonts w:ascii="Calibri" w:eastAsia="Calibri" w:hAnsi="Calibri" w:cs="Calibri"/>
        </w:rPr>
      </w:pPr>
      <w:commentRangeStart w:id="461"/>
      <w:commentRangeStart w:id="462"/>
      <w:commentRangeStart w:id="463"/>
      <w:r>
        <w:rPr>
          <w:rFonts w:ascii="Calibri" w:eastAsia="Calibri" w:hAnsi="Calibri" w:cs="Calibri"/>
        </w:rPr>
        <w:t xml:space="preserve">Natural habitat </w:t>
      </w:r>
      <w:commentRangeEnd w:id="461"/>
      <w:r w:rsidR="002B782A">
        <w:rPr>
          <w:rStyle w:val="CommentReference"/>
        </w:rPr>
        <w:commentReference w:id="461"/>
      </w:r>
      <w:commentRangeEnd w:id="462"/>
      <w:r w:rsidR="005F083E">
        <w:rPr>
          <w:rStyle w:val="CommentReference"/>
        </w:rPr>
        <w:commentReference w:id="462"/>
      </w:r>
      <w:commentRangeEnd w:id="463"/>
      <w:r w:rsidR="00291338">
        <w:rPr>
          <w:rStyle w:val="CommentReference"/>
        </w:rPr>
        <w:commentReference w:id="463"/>
      </w:r>
      <w:r>
        <w:rPr>
          <w:rFonts w:ascii="Calibri" w:eastAsia="Calibri" w:hAnsi="Calibri" w:cs="Calibri"/>
        </w:rPr>
        <w:t>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w:t>
      </w:r>
      <w:ins w:id="464" w:author="Aidan Brushett" w:date="2025-04-30T10:15:00Z" w16du:dateUtc="2025-04-30T17:15:00Z">
        <w:r w:rsidR="001E155D">
          <w:rPr>
            <w:rFonts w:ascii="Calibri" w:eastAsia="Calibri" w:hAnsi="Calibri" w:cs="Calibri"/>
          </w:rPr>
          <w:t>s</w:t>
        </w:r>
      </w:ins>
      <w:ins w:id="465" w:author="Aidan Brushett" w:date="2025-04-30T10:14:00Z" w16du:dateUtc="2025-04-30T17:14:00Z">
        <w:r w:rsidR="001E155D">
          <w:rPr>
            <w:rFonts w:ascii="Calibri" w:eastAsia="Calibri" w:hAnsi="Calibri" w:cs="Calibri"/>
          </w:rPr>
          <w:t xml:space="preserve"> of approximately </w:t>
        </w:r>
      </w:ins>
      <w:ins w:id="466" w:author="Aidan Brushett" w:date="2025-04-30T10:18:00Z" w16du:dateUtc="2025-04-30T17:18:00Z">
        <w:r w:rsidR="00291338">
          <w:rPr>
            <w:rFonts w:ascii="Calibri" w:eastAsia="Calibri" w:hAnsi="Calibri" w:cs="Calibri"/>
          </w:rPr>
          <w:t>0.</w:t>
        </w:r>
      </w:ins>
      <w:ins w:id="467" w:author="Aidan Brushett" w:date="2025-04-30T10:19:00Z" w16du:dateUtc="2025-04-30T17:19:00Z">
        <w:r w:rsidR="00291338">
          <w:rPr>
            <w:rFonts w:ascii="Calibri" w:eastAsia="Calibri" w:hAnsi="Calibri" w:cs="Calibri"/>
          </w:rPr>
          <w:t>5</w:t>
        </w:r>
      </w:ins>
      <w:ins w:id="468" w:author="Aidan Brushett" w:date="2025-04-30T10:17:00Z" w16du:dateUtc="2025-04-30T17:17:00Z">
        <w:r w:rsidR="00291338">
          <w:rPr>
            <w:rFonts w:ascii="Calibri" w:eastAsia="Calibri" w:hAnsi="Calibri" w:cs="Calibri"/>
          </w:rPr>
          <w:t xml:space="preserve"> to 2 </w:t>
        </w:r>
      </w:ins>
      <w:ins w:id="469" w:author="Aidan Brushett" w:date="2025-04-30T10:14:00Z" w16du:dateUtc="2025-04-30T17:14:00Z">
        <w:r w:rsidR="001E155D">
          <w:rPr>
            <w:rFonts w:ascii="Calibri" w:eastAsia="Calibri" w:hAnsi="Calibri" w:cs="Calibri"/>
          </w:rPr>
          <w:t>Ha</w:t>
        </w:r>
      </w:ins>
      <w:r>
        <w:rPr>
          <w:rFonts w:ascii="Calibri" w:eastAsia="Calibri" w:hAnsi="Calibri" w:cs="Calibri"/>
        </w:rPr>
        <w:t xml:space="preserve"> (Fisher et al., 1999). The 100 m scale at which natural composition </w:t>
      </w:r>
      <w:r>
        <w:rPr>
          <w:rFonts w:ascii="Calibri" w:eastAsia="Calibri" w:hAnsi="Calibri" w:cs="Calibri"/>
        </w:rPr>
        <w:lastRenderedPageBreak/>
        <w:t xml:space="preserve">influenced squirrels indicates that differences in squirrel detections across land cover types are most likely due to individual foraging behaviour and local habitat use (Rusch &amp; Reeder, 1978). For instance, </w:t>
      </w:r>
      <w:del w:id="470" w:author="Aidan Brushett" w:date="2025-04-30T13:05:00Z" w16du:dateUtc="2025-04-30T20:05:00Z">
        <w:r w:rsidDel="00C603C5">
          <w:rPr>
            <w:rFonts w:ascii="Calibri" w:eastAsia="Calibri" w:hAnsi="Calibri" w:cs="Calibri"/>
          </w:rPr>
          <w:delText>relative</w:delText>
        </w:r>
      </w:del>
      <w:ins w:id="471" w:author="Aidan Brushett" w:date="2025-04-30T13:05:00Z" w16du:dateUtc="2025-04-30T20:05:00Z">
        <w:r w:rsidR="00C603C5">
          <w:rPr>
            <w:rFonts w:ascii="Calibri" w:eastAsia="Calibri" w:hAnsi="Calibri" w:cs="Calibri"/>
          </w:rPr>
          <w:t>the relative</w:t>
        </w:r>
      </w:ins>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del w:id="472" w:author="Aidan Brushett" w:date="2025-04-30T13:05:00Z" w16du:dateUtc="2025-04-30T20:05:00Z">
        <w:r w:rsidDel="00C603C5">
          <w:rPr>
            <w:rFonts w:ascii="Calibri" w:eastAsia="Calibri" w:hAnsi="Calibri" w:cs="Calibri"/>
          </w:rPr>
          <w:delText>forest</w:delText>
        </w:r>
      </w:del>
      <w:ins w:id="473" w:author="Aidan Brushett" w:date="2025-04-30T13:05:00Z" w16du:dateUtc="2025-04-30T20:05:00Z">
        <w:r w:rsidR="00C603C5">
          <w:rPr>
            <w:rFonts w:ascii="Calibri" w:eastAsia="Calibri" w:hAnsi="Calibri" w:cs="Calibri"/>
          </w:rPr>
          <w:t>forests</w:t>
        </w:r>
      </w:ins>
      <w:r>
        <w:rPr>
          <w:rFonts w:ascii="Calibri" w:eastAsia="Calibri" w:hAnsi="Calibri" w:cs="Calibri"/>
        </w:rPr>
        <w:t xml:space="preserve"> may provide greater foraging opportunities to red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del w:id="474" w:author="Aidan Brushett" w:date="2025-04-30T13:05:00Z" w16du:dateUtc="2025-04-30T20:05:00Z">
        <w:r w:rsidDel="00C603C5">
          <w:rPr>
            <w:rFonts w:ascii="Calibri" w:eastAsia="Calibri" w:hAnsi="Calibri" w:cs="Calibri"/>
          </w:rPr>
          <w:delText>a despotic</w:delText>
        </w:r>
      </w:del>
      <w:ins w:id="475" w:author="Aidan Brushett" w:date="2025-04-30T13:05:00Z" w16du:dateUtc="2025-04-30T20:05:00Z">
        <w:r w:rsidR="00C603C5">
          <w:rPr>
            <w:rFonts w:ascii="Calibri" w:eastAsia="Calibri" w:hAnsi="Calibri" w:cs="Calibri"/>
          </w:rPr>
          <w:t>despotic</w:t>
        </w:r>
      </w:ins>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del w:id="476" w:author="Aidan Brushett" w:date="2025-04-30T13:07:00Z" w16du:dateUtc="2025-04-30T20:07:00Z">
        <w:r w:rsidDel="00C603C5">
          <w:rPr>
            <w:rFonts w:ascii="Calibri" w:eastAsia="Calibri" w:hAnsi="Calibri" w:cs="Calibri"/>
          </w:rPr>
          <w:delText>In particular, low</w:delText>
        </w:r>
      </w:del>
      <w:ins w:id="477" w:author="Aidan Brushett" w:date="2025-04-30T13:07:00Z" w16du:dateUtc="2025-04-30T20:07:00Z">
        <w:r w:rsidR="00C603C5">
          <w:rPr>
            <w:rFonts w:ascii="Calibri" w:eastAsia="Calibri" w:hAnsi="Calibri" w:cs="Calibri"/>
          </w:rPr>
          <w:t>Low</w:t>
        </w:r>
      </w:ins>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24B15A6C" w:rsidR="00512322" w:rsidRDefault="00000000">
      <w:pPr>
        <w:spacing w:line="360" w:lineRule="auto"/>
        <w:ind w:firstLine="720"/>
        <w:jc w:val="both"/>
        <w:rPr>
          <w:rFonts w:ascii="Calibri" w:eastAsia="Calibri" w:hAnsi="Calibri" w:cs="Calibri"/>
        </w:rPr>
      </w:pPr>
      <w:commentRangeStart w:id="478"/>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478"/>
      <w:r w:rsidR="002B782A">
        <w:rPr>
          <w:rStyle w:val="CommentReference"/>
        </w:rPr>
        <w:commentReference w:id="478"/>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w:t>
      </w:r>
      <w:del w:id="479" w:author="Aidan Brushett" w:date="2025-04-28T18:57:00Z" w16du:dateUtc="2025-04-29T01:57:00Z">
        <w:r w:rsidDel="004C0FBE">
          <w:rPr>
            <w:rFonts w:ascii="Calibri" w:eastAsia="Calibri" w:hAnsi="Calibri" w:cs="Calibri"/>
          </w:rPr>
          <w:delText xml:space="preserve"> rather than individual habitat use</w:delText>
        </w:r>
      </w:del>
      <w:r>
        <w:rPr>
          <w:rFonts w:ascii="Calibri" w:eastAsia="Calibri" w:hAnsi="Calibri" w:cs="Calibri"/>
        </w:rPr>
        <w:t>. Thus, we suggest that local resource availability and the configuration of 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BD7D43B" w:rsidR="00512322" w:rsidRDefault="00000000">
      <w:pPr>
        <w:spacing w:line="360" w:lineRule="auto"/>
        <w:ind w:firstLine="720"/>
        <w:jc w:val="both"/>
        <w:rPr>
          <w:rFonts w:ascii="Calibri" w:eastAsia="Calibri" w:hAnsi="Calibri" w:cs="Calibri"/>
        </w:rPr>
      </w:pPr>
      <w:commentRangeStart w:id="480"/>
      <w:r>
        <w:rPr>
          <w:rFonts w:ascii="Calibri" w:eastAsia="Calibri" w:hAnsi="Calibri" w:cs="Calibri"/>
        </w:rPr>
        <w:lastRenderedPageBreak/>
        <w:t xml:space="preserve">The exact population-level mechanisms through which edge density negatively affected red squirrels are difficult to discern from this pattern-describing study. </w:t>
      </w:r>
      <w:commentRangeEnd w:id="480"/>
      <w:r w:rsidR="002B782A">
        <w:rPr>
          <w:rStyle w:val="CommentReference"/>
        </w:rPr>
        <w:commentReference w:id="480"/>
      </w:r>
      <w:r>
        <w:rPr>
          <w:rFonts w:ascii="Calibri" w:eastAsia="Calibri" w:hAnsi="Calibri" w:cs="Calibri"/>
        </w:rPr>
        <w:t xml:space="preserve">We propose several potential explanations for this relationship. First, the negative effect of edge density could </w:t>
      </w:r>
      <w:del w:id="481" w:author="Aidan Brushett" w:date="2025-04-30T13:07:00Z" w16du:dateUtc="2025-04-30T20:07:00Z">
        <w:r w:rsidDel="00C603C5">
          <w:rPr>
            <w:rFonts w:ascii="Calibri" w:eastAsia="Calibri" w:hAnsi="Calibri" w:cs="Calibri"/>
          </w:rPr>
          <w:delText>be a reflection of</w:delText>
        </w:r>
      </w:del>
      <w:ins w:id="482" w:author="Aidan Brushett" w:date="2025-04-30T13:07:00Z" w16du:dateUtc="2025-04-30T20:07:00Z">
        <w:r w:rsidR="00C603C5">
          <w:rPr>
            <w:rFonts w:ascii="Calibri" w:eastAsia="Calibri" w:hAnsi="Calibri" w:cs="Calibri"/>
          </w:rPr>
          <w:t>reflect</w:t>
        </w:r>
      </w:ins>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del w:id="483" w:author="Aidan Brushett" w:date="2025-04-30T13:05:00Z" w16du:dateUtc="2025-04-30T20:05:00Z">
        <w:r w:rsidDel="00C603C5">
          <w:rPr>
            <w:rFonts w:ascii="Calibri" w:eastAsia="Calibri" w:hAnsi="Calibri" w:cs="Calibri"/>
          </w:rPr>
          <w:delText>), and</w:delText>
        </w:r>
      </w:del>
      <w:ins w:id="484" w:author="Aidan Brushett" w:date="2025-04-30T13:05:00Z" w16du:dateUtc="2025-04-30T20:05:00Z">
        <w:r w:rsidR="00C603C5">
          <w:rPr>
            <w:rFonts w:ascii="Calibri" w:eastAsia="Calibri" w:hAnsi="Calibri" w:cs="Calibri"/>
          </w:rPr>
          <w:t>) and</w:t>
        </w:r>
      </w:ins>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del w:id="485" w:author="Aidan Brushett" w:date="2025-04-30T11:40:00Z" w16du:dateUtc="2025-04-30T18:40:00Z">
        <w:r w:rsidDel="00A46B07">
          <w:rPr>
            <w:rFonts w:ascii="Calibri" w:eastAsia="Calibri" w:hAnsi="Calibri" w:cs="Calibri"/>
          </w:rPr>
          <w:delText xml:space="preserve"> </w:delText>
        </w:r>
      </w:del>
      <w:ins w:id="486" w:author="Andrew Barnas" w:date="2025-04-28T16:41:00Z" w16du:dateUtc="2025-04-28T23:41:00Z">
        <w:del w:id="487" w:author="Aidan Brushett" w:date="2025-04-30T11:40:00Z" w16du:dateUtc="2025-04-30T18:40:00Z">
          <w:r w:rsidR="002B782A" w:rsidDel="00A46B07">
            <w:rPr>
              <w:rFonts w:ascii="Calibri" w:eastAsia="Calibri" w:hAnsi="Calibri" w:cs="Calibri"/>
            </w:rPr>
            <w:delText xml:space="preserve">ck </w:delText>
          </w:r>
        </w:del>
      </w:ins>
    </w:p>
    <w:p w14:paraId="36A7E3D3" w14:textId="77777777" w:rsidR="00512322" w:rsidRDefault="00512322">
      <w:pPr>
        <w:spacing w:line="360" w:lineRule="auto"/>
        <w:ind w:firstLine="720"/>
        <w:jc w:val="both"/>
        <w:rPr>
          <w:rFonts w:ascii="Calibri" w:eastAsia="Calibri" w:hAnsi="Calibri" w:cs="Calibri"/>
        </w:rPr>
      </w:pPr>
    </w:p>
    <w:p w14:paraId="61DBD62A" w14:textId="33A2B353"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ins w:id="488" w:author="Aidan Brushett" w:date="2025-04-30T13:06:00Z" w16du:dateUtc="2025-04-30T20:06:00Z">
        <w:r w:rsidR="00C603C5">
          <w:rPr>
            <w:rFonts w:ascii="Calibri" w:eastAsia="Calibri" w:hAnsi="Calibri" w:cs="Calibri"/>
          </w:rPr>
          <w:t>In particular, a</w:t>
        </w:r>
      </w:ins>
      <w:del w:id="489" w:author="Aidan Brushett" w:date="2025-04-30T13:06:00Z" w16du:dateUtc="2025-04-30T20:06:00Z">
        <w:r w:rsidDel="00C603C5">
          <w:rPr>
            <w:rFonts w:ascii="Calibri" w:eastAsia="Calibri" w:hAnsi="Calibri" w:cs="Calibri"/>
          </w:rPr>
          <w:delText>A</w:delText>
        </w:r>
      </w:del>
      <w:r>
        <w:rPr>
          <w:rFonts w:ascii="Calibri" w:eastAsia="Calibri" w:hAnsi="Calibri" w:cs="Calibri"/>
        </w:rPr>
        <w:t xml:space="preserve">vian predators </w:t>
      </w:r>
      <w:del w:id="490" w:author="Aidan Brushett" w:date="2025-04-30T13:06:00Z" w16du:dateUtc="2025-04-30T20:06:00Z">
        <w:r w:rsidDel="00C603C5">
          <w:rPr>
            <w:rFonts w:ascii="Calibri" w:eastAsia="Calibri" w:hAnsi="Calibri" w:cs="Calibri"/>
          </w:rPr>
          <w:delText xml:space="preserve">in particular </w:delText>
        </w:r>
      </w:del>
      <w:r>
        <w:rPr>
          <w:rFonts w:ascii="Calibri" w:eastAsia="Calibri" w:hAnsi="Calibri" w:cs="Calibri"/>
        </w:rPr>
        <w:t>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commentRangeStart w:id="491"/>
      <w:commentRangeStart w:id="492"/>
      <w:proofErr w:type="spellStart"/>
      <w:r>
        <w:rPr>
          <w:rFonts w:ascii="Calibri" w:eastAsia="Calibri" w:hAnsi="Calibri" w:cs="Calibri"/>
        </w:rPr>
        <w:t>Opermanis</w:t>
      </w:r>
      <w:proofErr w:type="spellEnd"/>
      <w:r>
        <w:rPr>
          <w:rFonts w:ascii="Calibri" w:eastAsia="Calibri" w:hAnsi="Calibri" w:cs="Calibri"/>
        </w:rPr>
        <w:t xml:space="preserve">, 2004). </w:t>
      </w:r>
      <w:commentRangeEnd w:id="491"/>
      <w:r w:rsidR="002B782A">
        <w:rPr>
          <w:rStyle w:val="CommentReference"/>
        </w:rPr>
        <w:commentReference w:id="491"/>
      </w:r>
      <w:commentRangeEnd w:id="492"/>
      <w:r w:rsidR="0009054F">
        <w:rPr>
          <w:rStyle w:val="CommentReference"/>
        </w:rPr>
        <w:commentReference w:id="492"/>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w:t>
      </w:r>
      <w:r>
        <w:rPr>
          <w:rFonts w:ascii="Calibri" w:eastAsia="Calibri" w:hAnsi="Calibri" w:cs="Calibri"/>
        </w:rPr>
        <w:lastRenderedPageBreak/>
        <w:t xml:space="preserve">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w:t>
      </w:r>
      <w:proofErr w:type="spellStart"/>
      <w:r>
        <w:rPr>
          <w:rFonts w:ascii="Calibri" w:eastAsia="Calibri" w:hAnsi="Calibri" w:cs="Calibri"/>
        </w:rPr>
        <w:t>mesocarnivore</w:t>
      </w:r>
      <w:proofErr w:type="spellEnd"/>
      <w:r>
        <w:rPr>
          <w:rFonts w:ascii="Calibri" w:eastAsia="Calibri" w:hAnsi="Calibri" w:cs="Calibri"/>
        </w:rPr>
        <w:t xml:space="preserv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493" w:name="_22issswytjem" w:colFirst="0" w:colLast="0"/>
      <w:bookmarkEnd w:id="493"/>
      <w:commentRangeStart w:id="494"/>
      <w:r>
        <w:t>Caveats paragraph (collapsed into discussion)</w:t>
      </w:r>
      <w:commentRangeEnd w:id="494"/>
      <w:r w:rsidR="00074002">
        <w:rPr>
          <w:rStyle w:val="CommentReference"/>
          <w:color w:val="auto"/>
        </w:rPr>
        <w:commentReference w:id="494"/>
      </w:r>
    </w:p>
    <w:p w14:paraId="2878DE47" w14:textId="7D1009D0" w:rsidR="00512322" w:rsidRDefault="00000000">
      <w:pPr>
        <w:spacing w:line="360" w:lineRule="auto"/>
        <w:rPr>
          <w:rFonts w:ascii="Calibri" w:eastAsia="Calibri" w:hAnsi="Calibri" w:cs="Calibri"/>
        </w:rPr>
      </w:pPr>
      <w:r>
        <w:rPr>
          <w:rFonts w:ascii="Calibri" w:eastAsia="Calibri" w:hAnsi="Calibri" w:cs="Calibri"/>
        </w:rPr>
        <w:tab/>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Furthermore, although we sampled a gradient of anthropogenic disturbance, camera traps were not directly deployed on anthropogenic disturbance features. Our stratified design was intended to measure red squirrel 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ins w:id="495" w:author="Aidan Brushett" w:date="2025-04-28T19:18:00Z" w16du:dateUtc="2025-04-29T02:18:00Z">
        <w:r w:rsidR="0009054F">
          <w:rPr>
            <w:rFonts w:ascii="Calibri" w:eastAsia="Calibri" w:hAnsi="Calibri" w:cs="Calibri"/>
          </w:rPr>
          <w:t xml:space="preserve">mammal-oriented </w:t>
        </w:r>
      </w:ins>
      <w:commentRangeStart w:id="496"/>
      <w:commentRangeStart w:id="497"/>
      <w:r>
        <w:rPr>
          <w:rFonts w:ascii="Calibri" w:eastAsia="Calibri" w:hAnsi="Calibri" w:cs="Calibri"/>
        </w:rPr>
        <w:t xml:space="preserve">camera traps generally do not reliably detect birds, </w:t>
      </w:r>
      <w:commentRangeEnd w:id="496"/>
      <w:r w:rsidR="00074002">
        <w:rPr>
          <w:rStyle w:val="CommentReference"/>
        </w:rPr>
        <w:commentReference w:id="496"/>
      </w:r>
      <w:commentRangeEnd w:id="497"/>
      <w:r w:rsidR="0009054F">
        <w:rPr>
          <w:rStyle w:val="CommentReference"/>
        </w:rPr>
        <w:commentReference w:id="497"/>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498" w:name="_9vhq2xeu7ytl" w:colFirst="0" w:colLast="0"/>
      <w:bookmarkEnd w:id="498"/>
      <w:r>
        <w:lastRenderedPageBreak/>
        <w:t>Conclusions</w:t>
      </w:r>
    </w:p>
    <w:p w14:paraId="123064BC" w14:textId="29365AE3"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list of conservation priorities in the Boreal Plains, their responses to industrial land-use underscore the importance of considering both configuration and composition of anthropogenic disturbances when assessing impacts to mammal populations. 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499" w:name="_nxm74ocr671m" w:colFirst="0" w:colLast="0"/>
      <w:bookmarkEnd w:id="499"/>
      <w:r>
        <w:lastRenderedPageBreak/>
        <w:t>Author contributions</w:t>
      </w:r>
    </w:p>
    <w:p w14:paraId="2B6B1C83" w14:textId="77777777" w:rsidR="00512322" w:rsidRDefault="00000000">
      <w:pPr>
        <w:spacing w:line="360" w:lineRule="auto"/>
        <w:rPr>
          <w:rFonts w:ascii="Calibri" w:eastAsia="Calibri" w:hAnsi="Calibri" w:cs="Calibri"/>
          <w:highlight w:val="white"/>
        </w:rPr>
      </w:pPr>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p>
    <w:p w14:paraId="47319B71" w14:textId="77777777" w:rsidR="00512322" w:rsidRDefault="00000000">
      <w:pPr>
        <w:pStyle w:val="Heading2"/>
        <w:spacing w:before="80" w:after="240" w:line="360" w:lineRule="auto"/>
      </w:pPr>
      <w:bookmarkStart w:id="500" w:name="_n50qcarm0yrg" w:colFirst="0" w:colLast="0"/>
      <w:bookmarkEnd w:id="500"/>
      <w:r>
        <w:t>Acknowledgements</w:t>
      </w:r>
    </w:p>
    <w:p w14:paraId="55250D53" w14:textId="1F9711B9"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______________. We are grateful for the comments of _______. Funding was provided by the Oil Sands Monitoring (OSM) program, Natural Sciences and Engineering </w:t>
      </w:r>
      <w:proofErr w:type="spellStart"/>
      <w:r>
        <w:rPr>
          <w:rFonts w:ascii="Calibri" w:eastAsia="Calibri" w:hAnsi="Calibri" w:cs="Calibri"/>
          <w:highlight w:val="white"/>
        </w:rPr>
        <w:t>REsearch</w:t>
      </w:r>
      <w:proofErr w:type="spellEnd"/>
      <w:r>
        <w:rPr>
          <w:rFonts w:ascii="Calibri" w:eastAsia="Calibri" w:hAnsi="Calibri" w:cs="Calibri"/>
          <w:highlight w:val="white"/>
        </w:rPr>
        <w:t xml:space="preserve"> Council (NSERC), and University of Victoria’s Applied Conservation Macro Ecology (ACME) lab. </w:t>
      </w:r>
      <w:ins w:id="501" w:author="Andrew Barnas" w:date="2025-04-28T16:49:00Z" w16du:dateUtc="2025-04-28T23:49:00Z">
        <w:r w:rsidR="00074002">
          <w:rPr>
            <w:rFonts w:ascii="Calibri" w:eastAsia="Calibri" w:hAnsi="Calibri" w:cs="Calibri"/>
            <w:highlight w:val="white"/>
          </w:rPr>
          <w:t xml:space="preserve">Mention your </w:t>
        </w:r>
        <w:proofErr w:type="spellStart"/>
        <w:r w:rsidR="00074002">
          <w:rPr>
            <w:rFonts w:ascii="Calibri" w:eastAsia="Calibri" w:hAnsi="Calibri" w:cs="Calibri"/>
            <w:highlight w:val="white"/>
          </w:rPr>
          <w:t>favourite</w:t>
        </w:r>
        <w:proofErr w:type="spellEnd"/>
        <w:r w:rsidR="00074002">
          <w:rPr>
            <w:rFonts w:ascii="Calibri" w:eastAsia="Calibri" w:hAnsi="Calibri" w:cs="Calibri"/>
            <w:highlight w:val="white"/>
          </w:rPr>
          <w:t xml:space="preserve"> soundtrack </w:t>
        </w:r>
        <w:proofErr w:type="gramStart"/>
        <w:r w:rsidR="00074002">
          <w:rPr>
            <w:rFonts w:ascii="Calibri" w:eastAsia="Calibri" w:hAnsi="Calibri" w:cs="Calibri"/>
            <w:highlight w:val="white"/>
          </w:rPr>
          <w:t>here for</w:t>
        </w:r>
        <w:proofErr w:type="gramEnd"/>
        <w:r w:rsidR="00074002">
          <w:rPr>
            <w:rFonts w:ascii="Calibri" w:eastAsia="Calibri" w:hAnsi="Calibri" w:cs="Calibri"/>
            <w:highlight w:val="white"/>
          </w:rPr>
          <w:t xml:space="preserve"> </w:t>
        </w:r>
        <w:proofErr w:type="spellStart"/>
        <w:r w:rsidR="00074002">
          <w:rPr>
            <w:rFonts w:ascii="Calibri" w:eastAsia="Calibri" w:hAnsi="Calibri" w:cs="Calibri"/>
            <w:highlight w:val="white"/>
          </w:rPr>
          <w:t>lols</w:t>
        </w:r>
      </w:ins>
      <w:proofErr w:type="spellEnd"/>
      <w:ins w:id="502" w:author="Aidan Brushett" w:date="2025-04-28T19:19:00Z" w16du:dateUtc="2025-04-29T02:19:00Z">
        <w:r w:rsidR="0009054F">
          <w:rPr>
            <w:rFonts w:ascii="Calibri" w:eastAsia="Calibri" w:hAnsi="Calibri" w:cs="Calibri"/>
            <w:highlight w:val="white"/>
          </w:rPr>
          <w:t xml:space="preserve">. Shoutout to The Kardashians for keeping company during a bazillion </w:t>
        </w:r>
      </w:ins>
      <w:ins w:id="503" w:author="Aidan Brushett" w:date="2025-04-28T19:20:00Z" w16du:dateUtc="2025-04-29T02:20:00Z">
        <w:r w:rsidR="0009054F">
          <w:rPr>
            <w:rFonts w:ascii="Calibri" w:eastAsia="Calibri" w:hAnsi="Calibri" w:cs="Calibri"/>
            <w:highlight w:val="white"/>
          </w:rPr>
          <w:t xml:space="preserve">hours of </w:t>
        </w:r>
      </w:ins>
      <w:ins w:id="504" w:author="Aidan Brushett" w:date="2025-04-28T19:19:00Z" w16du:dateUtc="2025-04-29T02:19:00Z">
        <w:r w:rsidR="0009054F">
          <w:rPr>
            <w:rFonts w:ascii="Calibri" w:eastAsia="Calibri" w:hAnsi="Calibri" w:cs="Calibri"/>
            <w:highlight w:val="white"/>
          </w:rPr>
          <w:t>image tagging lol</w:t>
        </w:r>
      </w:ins>
    </w:p>
    <w:p w14:paraId="097D09BD" w14:textId="77777777" w:rsidR="00512322" w:rsidRDefault="00000000">
      <w:pPr>
        <w:pStyle w:val="Heading2"/>
        <w:spacing w:before="80" w:after="240" w:line="360" w:lineRule="auto"/>
      </w:pPr>
      <w:bookmarkStart w:id="505" w:name="_geax5ozcw9q5" w:colFirst="0" w:colLast="0"/>
      <w:bookmarkEnd w:id="505"/>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506" w:name="_r71kelrhzcb4" w:colFirst="0" w:colLast="0"/>
      <w:bookmarkEnd w:id="506"/>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507" w:name="_qr3he6fkeia2" w:colFirst="0" w:colLast="0"/>
      <w:bookmarkEnd w:id="507"/>
      <w:r>
        <w:t>Graphical Abstract</w:t>
      </w:r>
    </w:p>
    <w:p w14:paraId="6EE1C7BB" w14:textId="77777777" w:rsidR="00512322" w:rsidRDefault="00000000">
      <w:pPr>
        <w:jc w:val="both"/>
        <w:rPr>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p w14:paraId="45A09965" w14:textId="77777777" w:rsidR="00512322" w:rsidRDefault="00000000">
      <w:pPr>
        <w:pStyle w:val="Heading2"/>
      </w:pPr>
      <w:bookmarkStart w:id="508" w:name="_5ba5u8x12n52" w:colFirst="0" w:colLast="0"/>
      <w:bookmarkEnd w:id="508"/>
      <w:r>
        <w:t>Supporting Information</w:t>
      </w:r>
    </w:p>
    <w:p w14:paraId="3D299FD8" w14:textId="11092D94" w:rsidR="00512322" w:rsidRDefault="00000000">
      <w:pPr>
        <w:spacing w:line="360" w:lineRule="auto"/>
        <w:rPr>
          <w:rFonts w:ascii="Calibri" w:eastAsia="Calibri" w:hAnsi="Calibri" w:cs="Calibri"/>
        </w:rPr>
      </w:pPr>
      <w:r>
        <w:rPr>
          <w:rFonts w:ascii="Calibri" w:eastAsia="Calibri" w:hAnsi="Calibri" w:cs="Calibri"/>
        </w:rPr>
        <w:t xml:space="preserve">Detailed simulation outputs, including coefficient distributions and diagnostics, are available in </w:t>
      </w:r>
      <w:r w:rsidR="00A44A9F">
        <w:rPr>
          <w:rFonts w:ascii="Calibri" w:eastAsia="Calibri" w:hAnsi="Calibri" w:cs="Calibri"/>
        </w:rPr>
        <w:t>the supporting file</w:t>
      </w:r>
      <w:r>
        <w:rPr>
          <w:rFonts w:ascii="Calibri" w:eastAsia="Calibri" w:hAnsi="Calibri" w:cs="Calibri"/>
        </w:rPr>
        <w:t xml:space="preserve"> (</w:t>
      </w:r>
      <w:r w:rsidR="00A44A9F">
        <w:rPr>
          <w:rFonts w:ascii="Calibri" w:eastAsia="Calibri" w:hAnsi="Calibri" w:cs="Calibri"/>
        </w:rPr>
        <w:t>S1_top_model_s</w:t>
      </w:r>
      <w:r>
        <w:rPr>
          <w:rFonts w:ascii="Calibri" w:eastAsia="Calibri" w:hAnsi="Calibri" w:cs="Calibri"/>
        </w:rPr>
        <w:t>imulations.html).</w:t>
      </w:r>
      <w:r>
        <w:br w:type="page"/>
      </w:r>
    </w:p>
    <w:p w14:paraId="00E5E762" w14:textId="77777777" w:rsidR="00512322" w:rsidRDefault="00000000">
      <w:pPr>
        <w:pStyle w:val="Heading2"/>
        <w:spacing w:line="360" w:lineRule="auto"/>
      </w:pPr>
      <w:bookmarkStart w:id="509" w:name="_lgnt7crpj5en" w:colFirst="0" w:colLast="0"/>
      <w:bookmarkEnd w:id="509"/>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510" w:name="_6a4kq0etjl5t" w:colFirst="0" w:colLast="0"/>
      <w:bookmarkEnd w:id="510"/>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w:t>
      </w:r>
      <w:proofErr w:type="gramStart"/>
      <w:r>
        <w:rPr>
          <w:rFonts w:ascii="Calibri" w:eastAsia="Calibri" w:hAnsi="Calibri" w:cs="Calibri"/>
          <w:sz w:val="20"/>
          <w:szCs w:val="20"/>
        </w:rPr>
        <w:t>impacts on</w:t>
      </w:r>
      <w:proofErr w:type="gramEnd"/>
      <w:r>
        <w:rPr>
          <w:rFonts w:ascii="Calibri" w:eastAsia="Calibri" w:hAnsi="Calibri" w:cs="Calibri"/>
          <w:sz w:val="20"/>
          <w:szCs w:val="20"/>
        </w:rPr>
        <w:t xml:space="preserve">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4AB729FC" w14:textId="77777777" w:rsidR="00512322" w:rsidRDefault="00000000">
      <w:pPr>
        <w:spacing w:after="240"/>
        <w:ind w:left="630"/>
        <w:rPr>
          <w:rFonts w:ascii="Calibri" w:eastAsia="Calibri" w:hAnsi="Calibri" w:cs="Calibri"/>
          <w:sz w:val="20"/>
          <w:szCs w:val="20"/>
        </w:rPr>
      </w:pPr>
      <w:bookmarkStart w:id="511" w:name="_otzho7fg7dfk" w:colFirst="0" w:colLast="0"/>
      <w:bookmarkEnd w:id="511"/>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Anderson, E. M., &amp; Boutin, S. (2002). Edge effects on survival and behaviour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Small Mammal.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18</w:t>
      </w:r>
      <w:r>
        <w:rPr>
          <w:rFonts w:ascii="Calibri" w:eastAsia="Calibri" w:hAnsi="Calibri" w:cs="Calibri"/>
          <w:sz w:val="20"/>
          <w:szCs w:val="20"/>
        </w:rPr>
        <w:t>(3), 689–697. https://doi.org/10.1111/j.1523-1739.2004.00149.x</w:t>
      </w:r>
    </w:p>
    <w:p w14:paraId="6D5F5940" w14:textId="77777777" w:rsidR="00512322" w:rsidRDefault="00000000">
      <w:pPr>
        <w:spacing w:after="240"/>
        <w:ind w:left="630"/>
        <w:rPr>
          <w:ins w:id="512" w:author="Emerald Arthurs" w:date="2025-04-29T13:29:00Z" w16du:dateUtc="2025-04-29T20:29:00Z"/>
          <w:rFonts w:ascii="Calibri" w:eastAsia="Calibri" w:hAnsi="Calibri" w:cs="Calibri"/>
          <w:i/>
          <w:sz w:val="20"/>
          <w:szCs w:val="20"/>
        </w:rPr>
      </w:pPr>
      <w:r>
        <w:rPr>
          <w:rFonts w:ascii="Calibri" w:eastAsia="Calibri" w:hAnsi="Calibri" w:cs="Calibri"/>
          <w:sz w:val="20"/>
          <w:szCs w:val="20"/>
        </w:rPr>
        <w:t>Barton, K. (2015). Package ‘</w:t>
      </w:r>
      <w:proofErr w:type="spellStart"/>
      <w:r>
        <w:rPr>
          <w:rFonts w:ascii="Calibri" w:eastAsia="Calibri" w:hAnsi="Calibri" w:cs="Calibri"/>
          <w:sz w:val="20"/>
          <w:szCs w:val="20"/>
        </w:rPr>
        <w:t>mumin</w:t>
      </w:r>
      <w:proofErr w:type="spellEnd"/>
      <w:r>
        <w:rPr>
          <w:rFonts w:ascii="Calibri" w:eastAsia="Calibri" w:hAnsi="Calibri" w:cs="Calibri"/>
          <w:sz w:val="20"/>
          <w:szCs w:val="20"/>
        </w:rPr>
        <w:t xml:space="preserve">.’ </w:t>
      </w:r>
      <w:r>
        <w:rPr>
          <w:rFonts w:ascii="Calibri" w:eastAsia="Calibri" w:hAnsi="Calibri" w:cs="Calibri"/>
          <w:i/>
          <w:sz w:val="20"/>
          <w:szCs w:val="20"/>
        </w:rPr>
        <w:t>Version</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w:t>
      </w:r>
      <w:r>
        <w:rPr>
          <w:rFonts w:ascii="Calibri" w:eastAsia="Calibri" w:hAnsi="Calibri" w:cs="Calibri"/>
          <w:i/>
          <w:sz w:val="20"/>
          <w:szCs w:val="20"/>
        </w:rPr>
        <w:t>18.</w:t>
      </w:r>
    </w:p>
    <w:p w14:paraId="22F6D554" w14:textId="302F11C2" w:rsidR="00E46A36" w:rsidRPr="00E46A36" w:rsidRDefault="00E46A36" w:rsidP="00E46A36">
      <w:pPr>
        <w:spacing w:after="240"/>
        <w:ind w:left="630"/>
        <w:rPr>
          <w:rFonts w:ascii="Calibri" w:eastAsia="Calibri" w:hAnsi="Calibri" w:cs="Calibri"/>
          <w:iCs/>
          <w:sz w:val="20"/>
          <w:szCs w:val="20"/>
          <w:lang w:val="en-CA"/>
          <w:rPrChange w:id="513" w:author="Emerald Arthurs" w:date="2025-04-29T13:29:00Z" w16du:dateUtc="2025-04-29T20:29:00Z">
            <w:rPr>
              <w:rFonts w:ascii="Calibri" w:eastAsia="Calibri" w:hAnsi="Calibri" w:cs="Calibri"/>
              <w:iCs/>
              <w:sz w:val="20"/>
              <w:szCs w:val="20"/>
            </w:rPr>
          </w:rPrChange>
        </w:rPr>
      </w:pPr>
      <w:ins w:id="514" w:author="Emerald Arthurs" w:date="2025-04-29T13:29:00Z">
        <w:r w:rsidRPr="00E46A36">
          <w:rPr>
            <w:rFonts w:ascii="Calibri" w:eastAsia="Calibri" w:hAnsi="Calibri" w:cs="Calibri"/>
            <w:iCs/>
            <w:sz w:val="20"/>
            <w:szCs w:val="20"/>
            <w:highlight w:val="yellow"/>
            <w:lang w:val="en-CA"/>
            <w:rPrChange w:id="515" w:author="Emerald Arthurs" w:date="2025-04-29T13:29:00Z" w16du:dateUtc="2025-04-29T20:29:00Z">
              <w:rPr>
                <w:rFonts w:ascii="Calibri" w:eastAsia="Calibri" w:hAnsi="Calibri" w:cs="Calibri"/>
                <w:iCs/>
                <w:sz w:val="20"/>
                <w:szCs w:val="20"/>
                <w:lang w:val="en-CA"/>
              </w:rPr>
            </w:rPrChange>
          </w:rPr>
          <w:t xml:space="preserve">Barnas, A. F., Ladle, A., </w:t>
        </w:r>
        <w:proofErr w:type="spellStart"/>
        <w:r w:rsidRPr="00E46A36">
          <w:rPr>
            <w:rFonts w:ascii="Calibri" w:eastAsia="Calibri" w:hAnsi="Calibri" w:cs="Calibri"/>
            <w:iCs/>
            <w:sz w:val="20"/>
            <w:szCs w:val="20"/>
            <w:highlight w:val="yellow"/>
            <w:lang w:val="en-CA"/>
            <w:rPrChange w:id="516" w:author="Emerald Arthurs" w:date="2025-04-29T13:29:00Z" w16du:dateUtc="2025-04-29T20:29:00Z">
              <w:rPr>
                <w:rFonts w:ascii="Calibri" w:eastAsia="Calibri" w:hAnsi="Calibri" w:cs="Calibri"/>
                <w:iCs/>
                <w:sz w:val="20"/>
                <w:szCs w:val="20"/>
                <w:lang w:val="en-CA"/>
              </w:rPr>
            </w:rPrChange>
          </w:rPr>
          <w:t>Burgar</w:t>
        </w:r>
        <w:proofErr w:type="spellEnd"/>
        <w:r w:rsidRPr="00E46A36">
          <w:rPr>
            <w:rFonts w:ascii="Calibri" w:eastAsia="Calibri" w:hAnsi="Calibri" w:cs="Calibri"/>
            <w:iCs/>
            <w:sz w:val="20"/>
            <w:szCs w:val="20"/>
            <w:highlight w:val="yellow"/>
            <w:lang w:val="en-CA"/>
            <w:rPrChange w:id="517" w:author="Emerald Arthurs" w:date="2025-04-29T13:29:00Z" w16du:dateUtc="2025-04-29T20:29:00Z">
              <w:rPr>
                <w:rFonts w:ascii="Calibri" w:eastAsia="Calibri" w:hAnsi="Calibri" w:cs="Calibri"/>
                <w:iCs/>
                <w:sz w:val="20"/>
                <w:szCs w:val="20"/>
                <w:lang w:val="en-CA"/>
              </w:rPr>
            </w:rPrChange>
          </w:rPr>
          <w:t xml:space="preserve">, J. M., Burton, A. C., Boyce, M. S., </w:t>
        </w:r>
        <w:proofErr w:type="spellStart"/>
        <w:r w:rsidRPr="00E46A36">
          <w:rPr>
            <w:rFonts w:ascii="Calibri" w:eastAsia="Calibri" w:hAnsi="Calibri" w:cs="Calibri"/>
            <w:iCs/>
            <w:sz w:val="20"/>
            <w:szCs w:val="20"/>
            <w:highlight w:val="yellow"/>
            <w:lang w:val="en-CA"/>
            <w:rPrChange w:id="518" w:author="Emerald Arthurs" w:date="2025-04-29T13:29:00Z" w16du:dateUtc="2025-04-29T20:29:00Z">
              <w:rPr>
                <w:rFonts w:ascii="Calibri" w:eastAsia="Calibri" w:hAnsi="Calibri" w:cs="Calibri"/>
                <w:iCs/>
                <w:sz w:val="20"/>
                <w:szCs w:val="20"/>
                <w:lang w:val="en-CA"/>
              </w:rPr>
            </w:rPrChange>
          </w:rPr>
          <w:t>Eliuk</w:t>
        </w:r>
        <w:proofErr w:type="spellEnd"/>
        <w:r w:rsidRPr="00E46A36">
          <w:rPr>
            <w:rFonts w:ascii="Calibri" w:eastAsia="Calibri" w:hAnsi="Calibri" w:cs="Calibri"/>
            <w:iCs/>
            <w:sz w:val="20"/>
            <w:szCs w:val="20"/>
            <w:highlight w:val="yellow"/>
            <w:lang w:val="en-CA"/>
            <w:rPrChange w:id="519" w:author="Emerald Arthurs" w:date="2025-04-29T13:29:00Z" w16du:dateUtc="2025-04-29T20:29:00Z">
              <w:rPr>
                <w:rFonts w:ascii="Calibri" w:eastAsia="Calibri" w:hAnsi="Calibri" w:cs="Calibri"/>
                <w:iCs/>
                <w:sz w:val="20"/>
                <w:szCs w:val="20"/>
                <w:lang w:val="en-CA"/>
              </w:rPr>
            </w:rPrChange>
          </w:rPr>
          <w:t xml:space="preserve">, L., Grey, F., Heim, N., Paczkowski, J., Stewart, F. E. C., Tattersall, E., &amp; Fisher, J. T. (2024). How landscape traits affect boreal mammal responses to anthropogenic disturbance. </w:t>
        </w:r>
        <w:r w:rsidRPr="00E46A36">
          <w:rPr>
            <w:rFonts w:ascii="Calibri" w:eastAsia="Calibri" w:hAnsi="Calibri" w:cs="Calibri"/>
            <w:i/>
            <w:iCs/>
            <w:sz w:val="20"/>
            <w:szCs w:val="20"/>
            <w:highlight w:val="yellow"/>
            <w:lang w:val="en-CA"/>
            <w:rPrChange w:id="520" w:author="Emerald Arthurs" w:date="2025-04-29T13:29:00Z" w16du:dateUtc="2025-04-29T20:29:00Z">
              <w:rPr>
                <w:rFonts w:ascii="Calibri" w:eastAsia="Calibri" w:hAnsi="Calibri" w:cs="Calibri"/>
                <w:i/>
                <w:iCs/>
                <w:sz w:val="20"/>
                <w:szCs w:val="20"/>
                <w:lang w:val="en-CA"/>
              </w:rPr>
            </w:rPrChange>
          </w:rPr>
          <w:t>The Science of the Total Environment</w:t>
        </w:r>
        <w:r w:rsidRPr="00E46A36">
          <w:rPr>
            <w:rFonts w:ascii="Calibri" w:eastAsia="Calibri" w:hAnsi="Calibri" w:cs="Calibri"/>
            <w:iCs/>
            <w:sz w:val="20"/>
            <w:szCs w:val="20"/>
            <w:highlight w:val="yellow"/>
            <w:lang w:val="en-CA"/>
            <w:rPrChange w:id="521" w:author="Emerald Arthurs" w:date="2025-04-29T13:29:00Z" w16du:dateUtc="2025-04-29T20:29:00Z">
              <w:rPr>
                <w:rFonts w:ascii="Calibri" w:eastAsia="Calibri" w:hAnsi="Calibri" w:cs="Calibri"/>
                <w:iCs/>
                <w:sz w:val="20"/>
                <w:szCs w:val="20"/>
                <w:lang w:val="en-CA"/>
              </w:rPr>
            </w:rPrChange>
          </w:rPr>
          <w:t xml:space="preserve">, </w:t>
        </w:r>
        <w:r w:rsidRPr="00E46A36">
          <w:rPr>
            <w:rFonts w:ascii="Calibri" w:eastAsia="Calibri" w:hAnsi="Calibri" w:cs="Calibri"/>
            <w:i/>
            <w:iCs/>
            <w:sz w:val="20"/>
            <w:szCs w:val="20"/>
            <w:highlight w:val="yellow"/>
            <w:lang w:val="en-CA"/>
            <w:rPrChange w:id="522" w:author="Emerald Arthurs" w:date="2025-04-29T13:29:00Z" w16du:dateUtc="2025-04-29T20:29:00Z">
              <w:rPr>
                <w:rFonts w:ascii="Calibri" w:eastAsia="Calibri" w:hAnsi="Calibri" w:cs="Calibri"/>
                <w:i/>
                <w:iCs/>
                <w:sz w:val="20"/>
                <w:szCs w:val="20"/>
                <w:lang w:val="en-CA"/>
              </w:rPr>
            </w:rPrChange>
          </w:rPr>
          <w:t>915</w:t>
        </w:r>
        <w:r w:rsidRPr="00E46A36">
          <w:rPr>
            <w:rFonts w:ascii="Calibri" w:eastAsia="Calibri" w:hAnsi="Calibri" w:cs="Calibri"/>
            <w:iCs/>
            <w:sz w:val="20"/>
            <w:szCs w:val="20"/>
            <w:highlight w:val="yellow"/>
            <w:lang w:val="en-CA"/>
            <w:rPrChange w:id="523" w:author="Emerald Arthurs" w:date="2025-04-29T13:29:00Z" w16du:dateUtc="2025-04-29T20:29:00Z">
              <w:rPr>
                <w:rFonts w:ascii="Calibri" w:eastAsia="Calibri" w:hAnsi="Calibri" w:cs="Calibri"/>
                <w:iCs/>
                <w:sz w:val="20"/>
                <w:szCs w:val="20"/>
                <w:lang w:val="en-CA"/>
              </w:rPr>
            </w:rPrChange>
          </w:rPr>
          <w:t>, 169285–169285. https://doi.org/10.1016/j.scitotenv.2023.169285</w:t>
        </w:r>
      </w:ins>
    </w:p>
    <w:p w14:paraId="7DEFCF3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Bayne, E., Dennett, J., Kohler, M., Ball, J., Bidwell, M., Braid, A., Chetelat, J., </w:t>
      </w:r>
      <w:proofErr w:type="spellStart"/>
      <w:r>
        <w:rPr>
          <w:rFonts w:ascii="Calibri" w:eastAsia="Calibri" w:hAnsi="Calibri" w:cs="Calibri"/>
          <w:sz w:val="20"/>
          <w:szCs w:val="20"/>
        </w:rPr>
        <w:t>Dillegeard</w:t>
      </w:r>
      <w:proofErr w:type="spellEnd"/>
      <w:r>
        <w:rPr>
          <w:rFonts w:ascii="Calibri" w:eastAsia="Calibri" w:hAnsi="Calibri" w:cs="Calibri"/>
          <w:sz w:val="20"/>
          <w:szCs w:val="20"/>
        </w:rPr>
        <w:t xml:space="preserve">, E., Farr, D., Fisher, J., Freemark, M., Foster, K., Godwin, C.,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 xml:space="preserve">Oil Sands Monitoring Program: A Before-After </w:t>
      </w:r>
      <w:proofErr w:type="spellStart"/>
      <w:r>
        <w:rPr>
          <w:rFonts w:ascii="Calibri" w:eastAsia="Calibri" w:hAnsi="Calibri" w:cs="Calibri"/>
          <w:i/>
          <w:sz w:val="20"/>
          <w:szCs w:val="20"/>
        </w:rPr>
        <w:t>DoseResponse</w:t>
      </w:r>
      <w:proofErr w:type="spellEnd"/>
      <w:r>
        <w:rPr>
          <w:rFonts w:ascii="Calibri" w:eastAsia="Calibri" w:hAnsi="Calibri" w:cs="Calibri"/>
          <w:i/>
          <w:sz w:val="20"/>
          <w:szCs w:val="20"/>
        </w:rPr>
        <w:t xml:space="preserv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Brooks, T. M., Mittermeier, R. A., Mittermeier, C. G., Da Fonseca, G. A. B., Rylands, A. B., Konstant, W. R., Flick, P., Pilgrim, J., Oldfield, S., Magin, G., &amp; Hilton‐Taylor, C. (2002). Habitat Loss and Extinction in the </w:t>
      </w:r>
      <w:r>
        <w:rPr>
          <w:rFonts w:ascii="Calibri" w:eastAsia="Calibri" w:hAnsi="Calibri" w:cs="Calibri"/>
          <w:sz w:val="20"/>
          <w:szCs w:val="20"/>
        </w:rPr>
        <w:lastRenderedPageBreak/>
        <w:t xml:space="preserve">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w:t>
      </w:r>
      <w:proofErr w:type="gramStart"/>
      <w:r>
        <w:rPr>
          <w:rFonts w:ascii="Calibri" w:eastAsia="Calibri" w:hAnsi="Calibri" w:cs="Calibri"/>
          <w:sz w:val="20"/>
          <w:szCs w:val="20"/>
        </w:rPr>
        <w:t>at</w:t>
      </w:r>
      <w:proofErr w:type="gramEnd"/>
      <w:r>
        <w:rPr>
          <w:rFonts w:ascii="Calibri" w:eastAsia="Calibri" w:hAnsi="Calibri" w:cs="Calibri"/>
          <w:sz w:val="20"/>
          <w:szCs w:val="20"/>
        </w:rPr>
        <w:t xml:space="preserve">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Chow-Fraser, G., Heim, N., Paczkowski, J., Volpe, J. P., &amp; Fisher, J. T. (2022). Landscape change shifts competitive dynamics between declining at-risk wolverines and range-expanding coyotes, compelling a new conservation focus.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266</w:t>
      </w:r>
      <w:r>
        <w:rPr>
          <w:rFonts w:ascii="Calibri" w:eastAsia="Calibri" w:hAnsi="Calibri" w:cs="Calibri"/>
          <w:sz w:val="20"/>
          <w:szCs w:val="20"/>
        </w:rPr>
        <w:t>, 109435. https://doi.org/10.1016/j.biocon.2021.109435</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77777777" w:rsidR="00512322" w:rsidRDefault="00000000">
      <w:pPr>
        <w:spacing w:after="240"/>
        <w:ind w:left="630"/>
        <w:rPr>
          <w:ins w:id="524" w:author="Aidan Brushett" w:date="2025-04-30T10:20:00Z" w16du:dateUtc="2025-04-30T17:20:00Z"/>
          <w:rFonts w:ascii="Calibri" w:eastAsia="Calibri" w:hAnsi="Calibri" w:cs="Calibri"/>
          <w:sz w:val="20"/>
          <w:szCs w:val="20"/>
        </w:rPr>
      </w:pPr>
      <w:r>
        <w:rPr>
          <w:rFonts w:ascii="Calibri" w:eastAsia="Calibri" w:hAnsi="Calibri" w:cs="Calibri"/>
          <w:sz w:val="20"/>
          <w:szCs w:val="20"/>
        </w:rPr>
        <w:t xml:space="preserve">Faraway, J. J. (2016). </w:t>
      </w:r>
      <w:r>
        <w:rPr>
          <w:rFonts w:ascii="Calibri" w:eastAsia="Calibri" w:hAnsi="Calibri" w:cs="Calibri"/>
          <w:i/>
          <w:sz w:val="20"/>
          <w:szCs w:val="20"/>
        </w:rPr>
        <w:t>Extending the Linear Model with R</w:t>
      </w:r>
      <w:r>
        <w:rPr>
          <w:rFonts w:ascii="Calibri" w:eastAsia="Calibri" w:hAnsi="Calibri" w:cs="Calibri"/>
          <w:sz w:val="20"/>
          <w:szCs w:val="20"/>
        </w:rPr>
        <w:t>. Chapman and Hall/CRC. https://doi.org/10.1201/9781315382722</w:t>
      </w:r>
    </w:p>
    <w:p w14:paraId="66BE3D11" w14:textId="2F009EA2" w:rsidR="00291338" w:rsidRDefault="00291338">
      <w:pPr>
        <w:spacing w:after="240"/>
        <w:ind w:left="630"/>
        <w:rPr>
          <w:rFonts w:ascii="Calibri" w:eastAsia="Calibri" w:hAnsi="Calibri" w:cs="Calibri"/>
          <w:sz w:val="20"/>
          <w:szCs w:val="20"/>
        </w:rPr>
      </w:pPr>
      <w:ins w:id="525" w:author="Aidan Brushett" w:date="2025-04-30T10:20:00Z" w16du:dateUtc="2025-04-30T17:20:00Z">
        <w:r w:rsidRPr="00291338">
          <w:rPr>
            <w:rFonts w:ascii="Calibri" w:eastAsia="Calibri" w:hAnsi="Calibri" w:cs="Calibri"/>
            <w:sz w:val="20"/>
            <w:szCs w:val="20"/>
          </w:rPr>
          <w:t xml:space="preserve">Fisher, J. (1999). </w:t>
        </w:r>
      </w:ins>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ins w:id="526" w:author="Aidan Brushett" w:date="2025-04-30T10:20:00Z" w16du:dateUtc="2025-04-30T17:20:00Z">
        <w:r>
          <w:rPr>
            <w:rFonts w:ascii="Calibri" w:eastAsia="Calibri" w:hAnsi="Calibri" w:cs="Calibri"/>
            <w:sz w:val="20"/>
            <w:szCs w:val="20"/>
          </w:rPr>
          <w:t>[</w:t>
        </w:r>
        <w:proofErr w:type="gramStart"/>
        <w:r>
          <w:rPr>
            <w:rFonts w:ascii="Calibri" w:eastAsia="Calibri" w:hAnsi="Calibri" w:cs="Calibri"/>
            <w:sz w:val="20"/>
            <w:szCs w:val="20"/>
          </w:rPr>
          <w:t>Master’s</w:t>
        </w:r>
        <w:proofErr w:type="gramEnd"/>
        <w:r>
          <w:rPr>
            <w:rFonts w:ascii="Calibri" w:eastAsia="Calibri" w:hAnsi="Calibri" w:cs="Calibri"/>
            <w:sz w:val="20"/>
            <w:szCs w:val="20"/>
          </w:rPr>
          <w:t xml:space="preserve"> thesis, University of </w:t>
        </w:r>
      </w:ins>
      <w:ins w:id="527" w:author="Aidan Brushett" w:date="2025-04-30T10:23:00Z" w16du:dateUtc="2025-04-30T17:23:00Z">
        <w:r>
          <w:rPr>
            <w:rFonts w:ascii="Calibri" w:eastAsia="Calibri" w:hAnsi="Calibri" w:cs="Calibri"/>
            <w:sz w:val="20"/>
            <w:szCs w:val="20"/>
          </w:rPr>
          <w:t>Alberta</w:t>
        </w:r>
      </w:ins>
      <w:ins w:id="528" w:author="Aidan Brushett" w:date="2025-04-30T10:21:00Z" w16du:dateUtc="2025-04-30T17:21:00Z">
        <w:r>
          <w:rPr>
            <w:rFonts w:ascii="Calibri" w:eastAsia="Calibri" w:hAnsi="Calibri" w:cs="Calibri"/>
            <w:sz w:val="20"/>
            <w:szCs w:val="20"/>
          </w:rPr>
          <w:t xml:space="preserve">] </w:t>
        </w:r>
      </w:ins>
      <w:ins w:id="529" w:author="Aidan Brushett" w:date="2025-04-30T10:20:00Z" w16du:dateUtc="2025-04-30T17:20:00Z">
        <w:r w:rsidRPr="00291338">
          <w:rPr>
            <w:rFonts w:ascii="Calibri" w:eastAsia="Calibri" w:hAnsi="Calibri" w:cs="Calibri"/>
            <w:sz w:val="20"/>
            <w:szCs w:val="20"/>
          </w:rPr>
          <w:t>10.13140/RG.2.1.4533.4486.</w:t>
        </w:r>
      </w:ins>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w:t>
      </w:r>
      <w:proofErr w:type="gramStart"/>
      <w:r>
        <w:rPr>
          <w:rFonts w:ascii="Calibri" w:eastAsia="Calibri" w:hAnsi="Calibri" w:cs="Calibri"/>
          <w:sz w:val="20"/>
          <w:szCs w:val="20"/>
        </w:rPr>
        <w:t>A Landscape</w:t>
      </w:r>
      <w:proofErr w:type="gramEnd"/>
      <w:r>
        <w:rPr>
          <w:rFonts w:ascii="Calibri" w:eastAsia="Calibri" w:hAnsi="Calibri" w:cs="Calibri"/>
          <w:sz w:val="20"/>
          <w:szCs w:val="20"/>
        </w:rPr>
        <w:t xml:space="preserv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Hallworth, M. T., Sirén, A. P. K., DeLuca, W. V., Duclos, T. R., McFarland, K. P., Hill, J. M., Rimmer</w:t>
      </w:r>
      <w:proofErr w:type="gramStart"/>
      <w:r>
        <w:rPr>
          <w:rFonts w:ascii="Calibri" w:eastAsia="Calibri" w:hAnsi="Calibri" w:cs="Calibri"/>
          <w:sz w:val="20"/>
          <w:szCs w:val="20"/>
        </w:rPr>
        <w:t>, C.</w:t>
      </w:r>
      <w:proofErr w:type="gramEnd"/>
      <w:r>
        <w:rPr>
          <w:rFonts w:ascii="Calibri" w:eastAsia="Calibri" w:hAnsi="Calibri" w:cs="Calibri"/>
          <w:sz w:val="20"/>
          <w:szCs w:val="20"/>
        </w:rPr>
        <w:t xml:space="preserve"> C., &amp; Morelli, T. L. (2024). Boom and bust: the effects of </w:t>
      </w:r>
      <w:proofErr w:type="gramStart"/>
      <w:r>
        <w:rPr>
          <w:rFonts w:ascii="Calibri" w:eastAsia="Calibri" w:hAnsi="Calibri" w:cs="Calibri"/>
          <w:sz w:val="20"/>
          <w:szCs w:val="20"/>
        </w:rPr>
        <w:t>masting</w:t>
      </w:r>
      <w:proofErr w:type="gramEnd"/>
      <w:r>
        <w:rPr>
          <w:rFonts w:ascii="Calibri" w:eastAsia="Calibri" w:hAnsi="Calibri" w:cs="Calibri"/>
          <w:sz w:val="20"/>
          <w:szCs w:val="20"/>
        </w:rPr>
        <w:t xml:space="preserve">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ins w:id="530" w:author="Emerald Arthurs" w:date="2025-04-29T14:15:00Z" w16du:dateUtc="2025-04-29T21:15:00Z"/>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ins w:id="531" w:author="Emerald Arthurs" w:date="2025-04-29T14:15:00Z"/>
          <w:rFonts w:ascii="Calibri" w:eastAsia="Calibri" w:hAnsi="Calibri" w:cs="Calibri"/>
          <w:sz w:val="20"/>
          <w:szCs w:val="20"/>
          <w:lang w:val="en-CA"/>
        </w:rPr>
      </w:pPr>
      <w:ins w:id="532" w:author="Emerald Arthurs" w:date="2025-04-29T14:15:00Z">
        <w:r w:rsidRPr="00E247C7">
          <w:rPr>
            <w:rFonts w:ascii="Calibri" w:eastAsia="Calibri" w:hAnsi="Calibri" w:cs="Calibri"/>
            <w:sz w:val="20"/>
            <w:szCs w:val="20"/>
            <w:lang w:val="en-CA"/>
          </w:rPr>
          <w:t>Larsen, K. W., &amp; Boutin, S. (1994). Movements, Survival, and Settlement of Red Squirrel (</w:t>
        </w:r>
        <w:proofErr w:type="spellStart"/>
        <w:r w:rsidRPr="00E247C7">
          <w:rPr>
            <w:rFonts w:ascii="Calibri" w:eastAsia="Calibri" w:hAnsi="Calibri" w:cs="Calibri"/>
            <w:sz w:val="20"/>
            <w:szCs w:val="20"/>
            <w:lang w:val="en-CA"/>
          </w:rPr>
          <w:t>Tamiasciurus</w:t>
        </w:r>
        <w:proofErr w:type="spellEnd"/>
        <w:r w:rsidRPr="00E247C7">
          <w:rPr>
            <w:rFonts w:ascii="Calibri" w:eastAsia="Calibri" w:hAnsi="Calibri" w:cs="Calibri"/>
            <w:sz w:val="20"/>
            <w:szCs w:val="20"/>
            <w:lang w:val="en-CA"/>
          </w:rPr>
          <w:t xml:space="preserve"> </w:t>
        </w:r>
        <w:proofErr w:type="spellStart"/>
        <w:r w:rsidRPr="00E247C7">
          <w:rPr>
            <w:rFonts w:ascii="Calibri" w:eastAsia="Calibri" w:hAnsi="Calibri" w:cs="Calibri"/>
            <w:sz w:val="20"/>
            <w:szCs w:val="20"/>
            <w:lang w:val="en-CA"/>
          </w:rPr>
          <w:t>Hudsonicus</w:t>
        </w:r>
        <w:proofErr w:type="spellEnd"/>
        <w:r w:rsidRPr="00E247C7">
          <w:rPr>
            <w:rFonts w:ascii="Calibri" w:eastAsia="Calibri" w:hAnsi="Calibri" w:cs="Calibri"/>
            <w:sz w:val="20"/>
            <w:szCs w:val="20"/>
            <w:lang w:val="en-CA"/>
          </w:rPr>
          <w:t xml:space="preserve">)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ins>
    </w:p>
    <w:p w14:paraId="7E988402" w14:textId="77777777" w:rsidR="00E247C7" w:rsidRDefault="00E247C7">
      <w:pPr>
        <w:spacing w:after="240"/>
        <w:rPr>
          <w:rFonts w:ascii="Calibri" w:eastAsia="Calibri" w:hAnsi="Calibri" w:cs="Calibri"/>
          <w:sz w:val="20"/>
          <w:szCs w:val="20"/>
        </w:rPr>
        <w:pPrChange w:id="533" w:author="Emerald Arthurs" w:date="2025-04-29T14:15:00Z" w16du:dateUtc="2025-04-29T21:15:00Z">
          <w:pPr>
            <w:spacing w:after="240"/>
            <w:ind w:left="630"/>
          </w:pPr>
        </w:pPrChange>
      </w:pP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w:t>
      </w:r>
      <w:proofErr w:type="gramStart"/>
      <w:r>
        <w:rPr>
          <w:rFonts w:ascii="Calibri" w:eastAsia="Calibri" w:hAnsi="Calibri" w:cs="Calibri"/>
          <w:sz w:val="20"/>
          <w:szCs w:val="20"/>
        </w:rPr>
        <w:t>A Time</w:t>
      </w:r>
      <w:proofErr w:type="gramEnd"/>
      <w:r>
        <w:rPr>
          <w:rFonts w:ascii="Calibri" w:eastAsia="Calibri" w:hAnsi="Calibri" w:cs="Calibri"/>
          <w:sz w:val="20"/>
          <w:szCs w:val="20"/>
        </w:rPr>
        <w:t xml:space="preserv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 xml:space="preserve">Journal of </w:t>
      </w:r>
      <w:proofErr w:type="gramStart"/>
      <w:r>
        <w:rPr>
          <w:rFonts w:ascii="Calibri" w:eastAsia="Calibri" w:hAnsi="Calibri" w:cs="Calibri"/>
          <w:i/>
          <w:sz w:val="20"/>
          <w:szCs w:val="20"/>
        </w:rPr>
        <w:t>Open Source</w:t>
      </w:r>
      <w:proofErr w:type="gramEnd"/>
      <w:r>
        <w:rPr>
          <w:rFonts w:ascii="Calibri" w:eastAsia="Calibri" w:hAnsi="Calibri" w:cs="Calibri"/>
          <w:i/>
          <w:sz w:val="20"/>
          <w:szCs w:val="20"/>
        </w:rPr>
        <w:t xml:space="preserv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(8), 2248–2255. https://doi.org/10.1890/0012-9658(2002)083[</w:t>
      </w:r>
      <w:proofErr w:type="gramStart"/>
      <w:r>
        <w:rPr>
          <w:rFonts w:ascii="Calibri" w:eastAsia="Calibri" w:hAnsi="Calibri" w:cs="Calibri"/>
          <w:sz w:val="20"/>
          <w:szCs w:val="20"/>
        </w:rPr>
        <w:t>2248:ESORWD</w:t>
      </w:r>
      <w:proofErr w:type="gramEnd"/>
      <w:r>
        <w:rPr>
          <w:rFonts w:ascii="Calibri" w:eastAsia="Calibri" w:hAnsi="Calibri" w:cs="Calibri"/>
          <w:sz w:val="20"/>
          <w:szCs w:val="20"/>
        </w:rPr>
        <w:t>]2.0.CO;2</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McDermott, J. P. B., Whitaker, D. M., &amp; Warkentin, I. G. (2020). Constraints on </w:t>
      </w:r>
      <w:proofErr w:type="gramStart"/>
      <w:r>
        <w:rPr>
          <w:rFonts w:ascii="Calibri" w:eastAsia="Calibri" w:hAnsi="Calibri" w:cs="Calibri"/>
          <w:sz w:val="20"/>
          <w:szCs w:val="20"/>
        </w:rPr>
        <w:t>range</w:t>
      </w:r>
      <w:proofErr w:type="gramEnd"/>
      <w:r>
        <w:rPr>
          <w:rFonts w:ascii="Calibri" w:eastAsia="Calibri" w:hAnsi="Calibri" w:cs="Calibri"/>
          <w:sz w:val="20"/>
          <w:szCs w:val="20"/>
        </w:rPr>
        <w:t xml:space="preserv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w:t>
      </w:r>
      <w:proofErr w:type="gramStart"/>
      <w:r>
        <w:rPr>
          <w:rFonts w:ascii="Calibri" w:eastAsia="Calibri" w:hAnsi="Calibri" w:cs="Calibri"/>
          <w:sz w:val="20"/>
          <w:szCs w:val="20"/>
        </w:rPr>
        <w:t>lynx</w:t>
      </w:r>
      <w:proofErr w:type="gramEnd"/>
      <w:r>
        <w:rPr>
          <w:rFonts w:ascii="Calibri" w:eastAsia="Calibri" w:hAnsi="Calibri" w:cs="Calibri"/>
          <w:sz w:val="20"/>
          <w:szCs w:val="20"/>
        </w:rPr>
        <w:t xml:space="preserve">.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w:t>
      </w:r>
      <w:proofErr w:type="spellStart"/>
      <w:r>
        <w:rPr>
          <w:rFonts w:ascii="Calibri" w:eastAsia="Calibri" w:hAnsi="Calibri" w:cs="Calibri"/>
          <w:sz w:val="20"/>
          <w:szCs w:val="20"/>
        </w:rPr>
        <w:t>Brancalion</w:t>
      </w:r>
      <w:proofErr w:type="spellEnd"/>
      <w:r>
        <w:rPr>
          <w:rFonts w:ascii="Calibri" w:eastAsia="Calibri" w:hAnsi="Calibri" w:cs="Calibri"/>
          <w:sz w:val="20"/>
          <w:szCs w:val="20"/>
        </w:rPr>
        <w:t xml:space="preserve">,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w:t>
      </w:r>
      <w:r>
        <w:rPr>
          <w:rFonts w:ascii="Calibri" w:eastAsia="Calibri" w:hAnsi="Calibri" w:cs="Calibri"/>
          <w:sz w:val="20"/>
          <w:szCs w:val="20"/>
        </w:rPr>
        <w:lastRenderedPageBreak/>
        <w:t xml:space="preserve">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4B760AF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77777777" w:rsidR="00512322" w:rsidRDefault="00000000">
      <w:pPr>
        <w:spacing w:after="240" w:line="312" w:lineRule="auto"/>
        <w:ind w:left="630"/>
        <w:rPr>
          <w:rFonts w:ascii="Calibri" w:eastAsia="Calibri" w:hAnsi="Calibri" w:cs="Calibri"/>
          <w:b/>
        </w:rPr>
      </w:pPr>
      <w:r>
        <w:rPr>
          <w:rFonts w:ascii="Calibri" w:eastAsia="Calibri" w:hAnsi="Calibri" w:cs="Calibri"/>
          <w:sz w:val="20"/>
          <w:szCs w:val="20"/>
        </w:rPr>
        <w:t> </w:t>
      </w:r>
    </w:p>
    <w:p w14:paraId="3C7468DA" w14:textId="77777777" w:rsidR="00512322" w:rsidRDefault="00512322"/>
    <w:p w14:paraId="58E748B0" w14:textId="77777777" w:rsidR="00512322" w:rsidRDefault="00000000">
      <w:pPr>
        <w:spacing w:line="312" w:lineRule="auto"/>
        <w:jc w:val="both"/>
        <w:rPr>
          <w:rFonts w:ascii="Calibri" w:eastAsia="Calibri" w:hAnsi="Calibri" w:cs="Calibri"/>
          <w:b/>
          <w:u w:val="single"/>
        </w:rPr>
      </w:pPr>
      <w:r>
        <w:br w:type="page"/>
      </w:r>
    </w:p>
    <w:p w14:paraId="3BDC6B71" w14:textId="77777777" w:rsidR="00512322" w:rsidRDefault="00000000">
      <w:pPr>
        <w:pStyle w:val="Heading2"/>
        <w:spacing w:line="312" w:lineRule="auto"/>
        <w:jc w:val="both"/>
      </w:pPr>
      <w:bookmarkStart w:id="534" w:name="_4cznrppnwhre" w:colFirst="0" w:colLast="0"/>
      <w:bookmarkEnd w:id="534"/>
      <w:r>
        <w:lastRenderedPageBreak/>
        <w:t>Figures and Tables</w:t>
      </w:r>
    </w:p>
    <w:p w14:paraId="1212B049" w14:textId="77777777" w:rsidR="00512322" w:rsidRDefault="00000000">
      <w:pPr>
        <w:spacing w:before="240" w:after="240"/>
        <w:jc w:val="both"/>
        <w:rPr>
          <w:rFonts w:ascii="Calibri" w:eastAsia="Calibri" w:hAnsi="Calibri" w:cs="Calibri"/>
          <w:b/>
        </w:rPr>
      </w:pPr>
      <w:commentRangeStart w:id="535"/>
      <w:r>
        <w:rPr>
          <w:rFonts w:ascii="Calibri" w:eastAsia="Calibri" w:hAnsi="Calibri" w:cs="Calibri"/>
          <w:b/>
          <w:noProof/>
        </w:rPr>
        <w:drawing>
          <wp:inline distT="114300" distB="114300" distL="114300" distR="114300" wp14:anchorId="4210AF69" wp14:editId="152625C4">
            <wp:extent cx="5943600" cy="44704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4470400"/>
                    </a:xfrm>
                    <a:prstGeom prst="rect">
                      <a:avLst/>
                    </a:prstGeom>
                    <a:ln/>
                  </pic:spPr>
                </pic:pic>
              </a:graphicData>
            </a:graphic>
          </wp:inline>
        </w:drawing>
      </w:r>
      <w:commentRangeEnd w:id="535"/>
      <w:r w:rsidR="00CF2830">
        <w:rPr>
          <w:rStyle w:val="CommentReference"/>
        </w:rPr>
        <w:commentReference w:id="535"/>
      </w:r>
    </w:p>
    <w:p w14:paraId="6B1F34ED" w14:textId="7BED0D87" w:rsidR="007424BC" w:rsidRDefault="00000000" w:rsidP="007424BC">
      <w:pPr>
        <w:spacing w:after="240" w:line="312" w:lineRule="auto"/>
        <w:rPr>
          <w:ins w:id="536" w:author="Aidan Brushett" w:date="2025-04-28T19:59:00Z" w16du:dateUtc="2025-04-29T02:59:00Z"/>
          <w:rFonts w:ascii="Calibri" w:eastAsia="Calibri" w:hAnsi="Calibri" w:cs="Calibri"/>
        </w:rPr>
      </w:pPr>
      <w:r>
        <w:rPr>
          <w:rFonts w:ascii="Calibri" w:eastAsia="Calibri" w:hAnsi="Calibri" w:cs="Calibri"/>
        </w:rPr>
        <w:t xml:space="preserve">Figure 1. Ten landscapes within the Boreal Plains </w:t>
      </w:r>
      <w:del w:id="537" w:author="Aidan Brushett" w:date="2025-04-30T09:56:00Z" w16du:dateUtc="2025-04-30T16:56:00Z">
        <w:r w:rsidDel="00200438">
          <w:rPr>
            <w:rFonts w:ascii="Calibri" w:eastAsia="Calibri" w:hAnsi="Calibri" w:cs="Calibri"/>
          </w:rPr>
          <w:delText>selected</w:delText>
        </w:r>
      </w:del>
      <w:ins w:id="538" w:author="Aidan Brushett" w:date="2025-04-30T09:56:00Z" w16du:dateUtc="2025-04-30T16:56:00Z">
        <w:r w:rsidR="00200438">
          <w:rPr>
            <w:rFonts w:ascii="Calibri" w:eastAsia="Calibri" w:hAnsi="Calibri" w:cs="Calibri"/>
          </w:rPr>
          <w:t>were selected</w:t>
        </w:r>
      </w:ins>
      <w:r>
        <w:rPr>
          <w:rFonts w:ascii="Calibri" w:eastAsia="Calibri" w:hAnsi="Calibri" w:cs="Calibri"/>
        </w:rPr>
        <w:t xml:space="preserve">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w:t>
      </w:r>
      <w:ins w:id="539" w:author="Aidan Brushett" w:date="2025-04-28T19:59:00Z" w16du:dateUtc="2025-04-29T02:59:00Z">
        <w:r w:rsidR="007424BC">
          <w:rPr>
            <w:rFonts w:ascii="Calibri" w:eastAsia="Calibri" w:hAnsi="Calibri" w:cs="Calibri"/>
          </w:rPr>
          <w:t>.</w:t>
        </w:r>
      </w:ins>
      <w:r>
        <w:rPr>
          <w:rFonts w:ascii="Calibri" w:eastAsia="Calibri" w:hAnsi="Calibri" w:cs="Calibri"/>
        </w:rPr>
        <w:t xml:space="preserve"> </w:t>
      </w:r>
      <w:commentRangeStart w:id="540"/>
      <w:commentRangeStart w:id="541"/>
      <w:del w:id="542" w:author="Aidan Brushett" w:date="2025-04-28T19:59:00Z" w16du:dateUtc="2025-04-29T02:59:00Z">
        <w:r w:rsidDel="007424BC">
          <w:rPr>
            <w:rFonts w:ascii="Calibri" w:eastAsia="Calibri" w:hAnsi="Calibri" w:cs="Calibri"/>
          </w:rPr>
          <w:delText xml:space="preserve">(total independent detections = 4747). </w:delText>
        </w:r>
        <w:commentRangeEnd w:id="540"/>
        <w:r w:rsidR="00CF2830" w:rsidDel="007424BC">
          <w:rPr>
            <w:rStyle w:val="CommentReference"/>
          </w:rPr>
          <w:commentReference w:id="540"/>
        </w:r>
        <w:commentRangeEnd w:id="541"/>
        <w:r w:rsidR="007424BC" w:rsidDel="007424BC">
          <w:rPr>
            <w:rStyle w:val="CommentReference"/>
          </w:rPr>
          <w:commentReference w:id="541"/>
        </w:r>
      </w:del>
    </w:p>
    <w:p w14:paraId="1A8191D8" w14:textId="77777777" w:rsidR="007424BC" w:rsidRDefault="007424BC">
      <w:r>
        <w:br w:type="page"/>
      </w:r>
    </w:p>
    <w:p w14:paraId="234175FD" w14:textId="0CFE90D1" w:rsidR="007424BC" w:rsidRDefault="007424BC" w:rsidP="007424BC">
      <w:pPr>
        <w:spacing w:after="240" w:line="312" w:lineRule="auto"/>
        <w:jc w:val="center"/>
      </w:pPr>
      <w:r>
        <w:rPr>
          <w:noProof/>
        </w:rPr>
        <w:lastRenderedPageBreak/>
        <w:drawing>
          <wp:inline distT="0" distB="0" distL="0" distR="0" wp14:anchorId="6BDDD618" wp14:editId="156ED385">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72019903" w14:textId="7C86BE9A" w:rsidR="00512322" w:rsidRDefault="007424BC">
      <w:pPr>
        <w:spacing w:after="240" w:line="312" w:lineRule="auto"/>
        <w:rPr>
          <w:rFonts w:ascii="Calibri" w:eastAsia="Calibri" w:hAnsi="Calibri" w:cs="Calibri"/>
          <w:i/>
          <w:sz w:val="20"/>
          <w:szCs w:val="20"/>
        </w:rPr>
      </w:pPr>
      <w:r>
        <w:rPr>
          <w:rFonts w:ascii="Calibri" w:eastAsia="Calibri" w:hAnsi="Calibri" w:cs="Calibri"/>
        </w:rPr>
        <w:t xml:space="preserve">Figure 2. Distribution of monthly independent detections of red squirrels for 430 camera trap sites </w:t>
      </w:r>
      <w:ins w:id="543" w:author="Aidan Brushett" w:date="2025-04-30T09:54:00Z" w16du:dateUtc="2025-04-30T16:54:00Z">
        <w:r w:rsidR="00200438">
          <w:rPr>
            <w:rFonts w:ascii="Calibri" w:eastAsia="Calibri" w:hAnsi="Calibri" w:cs="Calibri"/>
          </w:rPr>
          <w:t>distributed across 10 arrays</w:t>
        </w:r>
      </w:ins>
      <w:r>
        <w:rPr>
          <w:rFonts w:ascii="Calibri" w:eastAsia="Calibri" w:hAnsi="Calibri" w:cs="Calibri"/>
        </w:rPr>
        <w:t xml:space="preserve">. Independent detections of squirrels were </w:t>
      </w:r>
      <w:ins w:id="544" w:author="Aidan Brushett" w:date="2025-04-30T09:52:00Z" w16du:dateUtc="2025-04-30T16:52:00Z">
        <w:r w:rsidR="00200438">
          <w:rPr>
            <w:rFonts w:ascii="Calibri" w:eastAsia="Calibri" w:hAnsi="Calibri" w:cs="Calibri"/>
          </w:rPr>
          <w:t xml:space="preserve">defined as detections of red squirrels that were &gt;30 minutes apart </w:t>
        </w:r>
      </w:ins>
      <w:ins w:id="545" w:author="Aidan Brushett" w:date="2025-04-30T09:53:00Z" w16du:dateUtc="2025-04-30T16:53:00Z">
        <w:r w:rsidR="00200438">
          <w:rPr>
            <w:rFonts w:ascii="Calibri" w:eastAsia="Calibri" w:hAnsi="Calibri" w:cs="Calibri"/>
          </w:rPr>
          <w:t>at a given camera trap site.</w:t>
        </w:r>
        <w:r w:rsidR="00200438" w:rsidRPr="00200438">
          <w:rPr>
            <w:rFonts w:ascii="Calibri" w:eastAsia="Calibri" w:hAnsi="Calibri" w:cs="Calibri"/>
          </w:rPr>
          <w:t xml:space="preserve"> </w:t>
        </w:r>
      </w:ins>
      <w:ins w:id="546" w:author="Aidan Brushett" w:date="2025-04-30T09:54:00Z" w16du:dateUtc="2025-04-30T16:54:00Z">
        <w:r w:rsidR="00200438">
          <w:rPr>
            <w:rFonts w:ascii="Calibri" w:eastAsia="Calibri" w:hAnsi="Calibri" w:cs="Calibri"/>
          </w:rPr>
          <w:t>Our</w:t>
        </w:r>
      </w:ins>
      <w:ins w:id="547" w:author="Aidan Brushett" w:date="2025-04-30T09:53:00Z" w16du:dateUtc="2025-04-30T16:53:00Z">
        <w:r w:rsidR="00200438">
          <w:rPr>
            <w:rFonts w:ascii="Calibri" w:eastAsia="Calibri" w:hAnsi="Calibri" w:cs="Calibri"/>
          </w:rPr>
          <w:t xml:space="preserve"> final monthly dataset represented 4918 camera-months of data with a mean monthly detection rate of 0.93 squirrels. </w:t>
        </w:r>
      </w:ins>
      <w:r>
        <w:br w:type="page"/>
      </w:r>
    </w:p>
    <w:p w14:paraId="425806A5" w14:textId="275E4E13" w:rsidR="00512322" w:rsidRDefault="00F305EA" w:rsidP="00F305EA">
      <w:pPr>
        <w:spacing w:after="240" w:line="312" w:lineRule="auto"/>
        <w:jc w:val="center"/>
        <w:rPr>
          <w:rFonts w:ascii="Calibri" w:eastAsia="Calibri" w:hAnsi="Calibri" w:cs="Calibri"/>
          <w:sz w:val="20"/>
          <w:szCs w:val="20"/>
        </w:rPr>
      </w:pPr>
      <w:r>
        <w:rPr>
          <w:noProof/>
        </w:rPr>
        <w:lastRenderedPageBreak/>
        <w:drawing>
          <wp:inline distT="0" distB="0" distL="0" distR="0" wp14:anchorId="7A7DA195" wp14:editId="7AD4FBC0">
            <wp:extent cx="4572000" cy="3200400"/>
            <wp:effectExtent l="0" t="0" r="0" b="0"/>
            <wp:docPr id="204837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603B9D7" w14:textId="447708CE"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ins w:id="548" w:author="Aidan Brushett" w:date="2025-04-28T19:58:00Z" w16du:dateUtc="2025-04-29T02:58:00Z">
        <w:r w:rsidR="007424BC">
          <w:rPr>
            <w:rFonts w:ascii="Calibri" w:eastAsia="Calibri" w:hAnsi="Calibri" w:cs="Calibri"/>
          </w:rPr>
          <w:t>3</w:t>
        </w:r>
      </w:ins>
      <w:del w:id="549" w:author="Aidan Brushett" w:date="2025-04-28T19:58:00Z" w16du:dateUtc="2025-04-29T02:58:00Z">
        <w:r w:rsidDel="007424BC">
          <w:rPr>
            <w:rFonts w:ascii="Calibri" w:eastAsia="Calibri" w:hAnsi="Calibri" w:cs="Calibri"/>
          </w:rPr>
          <w:delText>2</w:delText>
        </w:r>
      </w:del>
      <w:r>
        <w:rPr>
          <w:rFonts w:ascii="Calibri" w:eastAsia="Calibri" w:hAnsi="Calibri" w:cs="Calibri"/>
        </w:rPr>
        <w:t>.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77777777" w:rsidR="00512322" w:rsidRDefault="00000000">
      <w:pPr>
        <w:spacing w:after="200" w:line="312" w:lineRule="auto"/>
        <w:jc w:val="both"/>
        <w:rPr>
          <w:rFonts w:ascii="Calibri" w:eastAsia="Calibri" w:hAnsi="Calibri" w:cs="Calibri"/>
          <w:b/>
        </w:rPr>
      </w:pPr>
      <w:r>
        <w:rPr>
          <w:rFonts w:ascii="Calibri" w:eastAsia="Calibri" w:hAnsi="Calibri" w:cs="Calibri"/>
          <w:b/>
          <w:noProof/>
        </w:rPr>
        <w:lastRenderedPageBreak/>
        <w:drawing>
          <wp:inline distT="114300" distB="114300" distL="114300" distR="114300" wp14:anchorId="19D36FF5" wp14:editId="0DDA1192">
            <wp:extent cx="5943014" cy="3630304"/>
            <wp:effectExtent l="0" t="0" r="635"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4807" cy="3631399"/>
                    </a:xfrm>
                    <a:prstGeom prst="rect">
                      <a:avLst/>
                    </a:prstGeom>
                    <a:ln/>
                  </pic:spPr>
                </pic:pic>
              </a:graphicData>
            </a:graphic>
          </wp:inline>
        </w:drawing>
      </w:r>
    </w:p>
    <w:p w14:paraId="67E8827E" w14:textId="0399ADF8"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ins w:id="550" w:author="Aidan Brushett" w:date="2025-04-28T19:59:00Z" w16du:dateUtc="2025-04-29T02:59:00Z">
        <w:r w:rsidR="007424BC">
          <w:rPr>
            <w:rFonts w:ascii="Calibri" w:eastAsia="Calibri" w:hAnsi="Calibri" w:cs="Calibri"/>
          </w:rPr>
          <w:t>4</w:t>
        </w:r>
      </w:ins>
      <w:del w:id="551" w:author="Aidan Brushett" w:date="2025-04-28T19:59:00Z" w16du:dateUtc="2025-04-29T02:59:00Z">
        <w:r w:rsidDel="007424BC">
          <w:rPr>
            <w:rFonts w:ascii="Calibri" w:eastAsia="Calibri" w:hAnsi="Calibri" w:cs="Calibri"/>
          </w:rPr>
          <w:delText>3</w:delText>
        </w:r>
      </w:del>
      <w:r>
        <w:rPr>
          <w:rFonts w:ascii="Calibri" w:eastAsia="Calibri" w:hAnsi="Calibri" w:cs="Calibri"/>
        </w:rPr>
        <w:t>. Odds ratios with 95% confidence intervals for standardized coefficients for [A] the top-ranked model explaining red squirrel detections as a function of edge density and cumulative site disturbance, and [B] the second-ranked model (</w:t>
      </w:r>
      <w:proofErr w:type="spellStart"/>
      <w:r>
        <w:rPr>
          <w:rFonts w:ascii="Calibri" w:eastAsia="Calibri" w:hAnsi="Calibri" w:cs="Calibri"/>
        </w:rPr>
        <w:t>ΔAICc</w:t>
      </w:r>
      <w:proofErr w:type="spellEnd"/>
      <w:r>
        <w:rPr>
          <w:rFonts w:ascii="Calibri" w:eastAsia="Calibri" w:hAnsi="Calibri" w:cs="Calibri"/>
        </w:rPr>
        <w:t xml:space="preserve"> = 2.45,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0.156) explaining red squirrel detections as a function of anthropogenic disturbance type. Both models were fit using mixed-effect negative binomial models.</w:t>
      </w:r>
      <w:r>
        <w:br w:type="page"/>
      </w:r>
    </w:p>
    <w:p w14:paraId="5DE30F03" w14:textId="2D6BDBD5" w:rsidR="00512322" w:rsidRDefault="009F38B4" w:rsidP="00F305EA">
      <w:pPr>
        <w:spacing w:after="200" w:line="312" w:lineRule="auto"/>
        <w:jc w:val="center"/>
        <w:rPr>
          <w:rFonts w:ascii="Calibri" w:eastAsia="Calibri" w:hAnsi="Calibri" w:cs="Calibri"/>
        </w:rPr>
      </w:pPr>
      <w:commentRangeStart w:id="552"/>
      <w:commentRangeStart w:id="553"/>
      <w:commentRangeStart w:id="554"/>
      <w:commentRangeEnd w:id="552"/>
      <w:r>
        <w:rPr>
          <w:rStyle w:val="CommentReference"/>
        </w:rPr>
        <w:lastRenderedPageBreak/>
        <w:commentReference w:id="552"/>
      </w:r>
      <w:commentRangeEnd w:id="553"/>
      <w:r w:rsidR="00697500">
        <w:rPr>
          <w:rStyle w:val="CommentReference"/>
        </w:rPr>
        <w:commentReference w:id="553"/>
      </w:r>
      <w:commentRangeEnd w:id="554"/>
      <w:r w:rsidR="00F305EA">
        <w:rPr>
          <w:rStyle w:val="CommentReference"/>
        </w:rPr>
        <w:commentReference w:id="554"/>
      </w:r>
      <w:r w:rsidR="00F305EA" w:rsidRPr="00F305EA">
        <w:rPr>
          <w:noProof/>
        </w:rPr>
        <w:t xml:space="preserve"> </w:t>
      </w:r>
      <w:r w:rsidR="00F305EA">
        <w:rPr>
          <w:noProof/>
        </w:rPr>
        <w:drawing>
          <wp:inline distT="0" distB="0" distL="0" distR="0" wp14:anchorId="47B57970" wp14:editId="4C1C7583">
            <wp:extent cx="5595582" cy="3197390"/>
            <wp:effectExtent l="0" t="0" r="5715" b="3175"/>
            <wp:docPr id="49772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1986" cy="3201049"/>
                    </a:xfrm>
                    <a:prstGeom prst="rect">
                      <a:avLst/>
                    </a:prstGeom>
                    <a:noFill/>
                    <a:ln>
                      <a:noFill/>
                    </a:ln>
                  </pic:spPr>
                </pic:pic>
              </a:graphicData>
            </a:graphic>
          </wp:inline>
        </w:drawing>
      </w:r>
    </w:p>
    <w:p w14:paraId="6AC3CDDD" w14:textId="27F00CEA" w:rsidR="00512322" w:rsidRDefault="00000000">
      <w:pPr>
        <w:spacing w:after="200" w:line="312" w:lineRule="auto"/>
        <w:rPr>
          <w:rFonts w:ascii="Calibri" w:eastAsia="Calibri" w:hAnsi="Calibri" w:cs="Calibri"/>
        </w:rPr>
      </w:pPr>
      <w:r>
        <w:rPr>
          <w:rFonts w:ascii="Calibri" w:eastAsia="Calibri" w:hAnsi="Calibri" w:cs="Calibri"/>
        </w:rPr>
        <w:t xml:space="preserve">Figure </w:t>
      </w:r>
      <w:ins w:id="555" w:author="Aidan Brushett" w:date="2025-04-28T19:59:00Z" w16du:dateUtc="2025-04-29T02:59:00Z">
        <w:r w:rsidR="007424BC">
          <w:rPr>
            <w:rFonts w:ascii="Calibri" w:eastAsia="Calibri" w:hAnsi="Calibri" w:cs="Calibri"/>
          </w:rPr>
          <w:t>5</w:t>
        </w:r>
      </w:ins>
      <w:del w:id="556" w:author="Aidan Brushett" w:date="2025-04-28T19:59:00Z" w16du:dateUtc="2025-04-29T02:59:00Z">
        <w:r w:rsidDel="007424BC">
          <w:rPr>
            <w:rFonts w:ascii="Calibri" w:eastAsia="Calibri" w:hAnsi="Calibri" w:cs="Calibri"/>
          </w:rPr>
          <w:delText>4</w:delText>
        </w:r>
      </w:del>
      <w:r>
        <w:rPr>
          <w:rFonts w:ascii="Calibri" w:eastAsia="Calibri" w:hAnsi="Calibri" w:cs="Calibri"/>
        </w:rPr>
        <w:t xml:space="preserve">. Conditional effect of anthropogenic edge density from top model explaining red squirrel detections at high (90% quantile) and low (10% quantile) cumulative site disturbance. Density of lines along the x-axis indicates the frequency of the data value. </w:t>
      </w:r>
    </w:p>
    <w:p w14:paraId="74BD8713" w14:textId="77777777" w:rsidR="00512322" w:rsidRDefault="00000000">
      <w:pPr>
        <w:spacing w:line="312" w:lineRule="auto"/>
        <w:rPr>
          <w:rFonts w:ascii="Calibri" w:eastAsia="Calibri" w:hAnsi="Calibri" w:cs="Calibri"/>
        </w:rPr>
      </w:pPr>
      <w:r>
        <w:br w:type="page"/>
      </w:r>
    </w:p>
    <w:p w14:paraId="25F3E468" w14:textId="49069C90" w:rsidR="00512322" w:rsidRDefault="00000000">
      <w:pPr>
        <w:spacing w:line="312" w:lineRule="auto"/>
        <w:rPr>
          <w:rFonts w:ascii="Calibri" w:eastAsia="Calibri" w:hAnsi="Calibri" w:cs="Calibri"/>
        </w:rPr>
      </w:pPr>
      <w:r>
        <w:rPr>
          <w:rFonts w:ascii="Calibri" w:eastAsia="Calibri" w:hAnsi="Calibri" w:cs="Calibri"/>
        </w:rPr>
        <w:lastRenderedPageBreak/>
        <w:t>Table 1. Covariates included to describe the composition of natural habitat, composition of anthropogenic features, and landscape configuration on red squirrel abundance in the Boreal Plains</w:t>
      </w:r>
      <w:ins w:id="557" w:author="Aidan Brushett" w:date="2025-04-28T23:42:00Z" w16du:dateUtc="2025-04-29T06:42:00Z">
        <w:r w:rsidR="00F305EA">
          <w:rPr>
            <w:rFonts w:ascii="Calibri" w:eastAsia="Calibri" w:hAnsi="Calibri" w:cs="Calibri"/>
          </w:rPr>
          <w:t>.</w:t>
        </w:r>
      </w:ins>
    </w:p>
    <w:p w14:paraId="188E310A"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r="6143"/>
                    <a:stretch>
                      <a:fillRect/>
                    </a:stretch>
                  </pic:blipFill>
                  <pic:spPr>
                    <a:xfrm>
                      <a:off x="0" y="0"/>
                      <a:ext cx="6062907" cy="3228032"/>
                    </a:xfrm>
                    <a:prstGeom prst="rect">
                      <a:avLst/>
                    </a:prstGeom>
                    <a:ln/>
                  </pic:spPr>
                </pic:pic>
              </a:graphicData>
            </a:graphic>
          </wp:inline>
        </w:drawing>
      </w:r>
      <w:r>
        <w:br w:type="page"/>
      </w:r>
    </w:p>
    <w:p w14:paraId="21FC1C82" w14:textId="277EC226" w:rsidR="00512322" w:rsidRDefault="00000000">
      <w:pPr>
        <w:spacing w:line="312" w:lineRule="auto"/>
        <w:rPr>
          <w:rFonts w:ascii="Calibri" w:eastAsia="Calibri" w:hAnsi="Calibri" w:cs="Calibri"/>
        </w:rPr>
      </w:pPr>
      <w:commentRangeStart w:id="558"/>
      <w:commentRangeStart w:id="559"/>
      <w:commentRangeStart w:id="560"/>
      <w:commentRangeStart w:id="561"/>
      <w:r>
        <w:rPr>
          <w:rFonts w:ascii="Calibri" w:eastAsia="Calibri" w:hAnsi="Calibri" w:cs="Calibri"/>
        </w:rPr>
        <w:lastRenderedPageBreak/>
        <w:t xml:space="preserve">Table 2. Model selection results from candidate hypotheses describing </w:t>
      </w:r>
      <w:proofErr w:type="gramStart"/>
      <w:r>
        <w:rPr>
          <w:rFonts w:ascii="Calibri" w:eastAsia="Calibri" w:hAnsi="Calibri" w:cs="Calibri"/>
        </w:rPr>
        <w:t>impact</w:t>
      </w:r>
      <w:proofErr w:type="gramEnd"/>
      <w:r>
        <w:rPr>
          <w:rFonts w:ascii="Calibri" w:eastAsia="Calibri" w:hAnsi="Calibri" w:cs="Calibri"/>
        </w:rPr>
        <w:t xml:space="preserve"> of the composition of natural features, composition of anthropogenic features, and landscape configuration on red squirrel abundance in the Boreal Plains. </w:t>
      </w:r>
      <w:del w:id="562" w:author="Aidan Brushett" w:date="2025-04-30T12:12:00Z" w16du:dateUtc="2025-04-30T19:12:00Z">
        <w:r w:rsidDel="001D1A6E">
          <w:rPr>
            <w:rFonts w:ascii="Calibri" w:eastAsia="Calibri" w:hAnsi="Calibri" w:cs="Calibri"/>
          </w:rPr>
          <w:delText xml:space="preserve">Top </w:delText>
        </w:r>
      </w:del>
      <w:ins w:id="563" w:author="Aidan Brushett" w:date="2025-04-30T12:12:00Z" w16du:dateUtc="2025-04-30T19:12:00Z">
        <w:r w:rsidR="001D1A6E">
          <w:rPr>
            <w:rFonts w:ascii="Calibri" w:eastAsia="Calibri" w:hAnsi="Calibri" w:cs="Calibri"/>
          </w:rPr>
          <w:t>The top</w:t>
        </w:r>
        <w:r w:rsidR="001D1A6E">
          <w:rPr>
            <w:rFonts w:ascii="Calibri" w:eastAsia="Calibri" w:hAnsi="Calibri" w:cs="Calibri"/>
          </w:rPr>
          <w:t xml:space="preserve"> </w:t>
        </w:r>
      </w:ins>
      <w:ins w:id="564" w:author="Aidan Brushett" w:date="2025-04-30T12:13:00Z" w16du:dateUtc="2025-04-30T19:13:00Z">
        <w:r w:rsidR="001D1A6E">
          <w:rPr>
            <w:rFonts w:ascii="Calibri" w:eastAsia="Calibri" w:hAnsi="Calibri" w:cs="Calibri"/>
          </w:rPr>
          <w:t xml:space="preserve">performing model </w:t>
        </w:r>
      </w:ins>
      <w:del w:id="565" w:author="Aidan Brushett" w:date="2025-04-30T12:13:00Z" w16du:dateUtc="2025-04-30T19:13:00Z">
        <w:r w:rsidDel="001D1A6E">
          <w:rPr>
            <w:rFonts w:ascii="Calibri" w:eastAsia="Calibri" w:hAnsi="Calibri" w:cs="Calibri"/>
          </w:rPr>
          <w:delText>m</w:delText>
        </w:r>
      </w:del>
      <w:del w:id="566" w:author="Aidan Brushett" w:date="2025-04-30T12:12:00Z" w16du:dateUtc="2025-04-30T19:12:00Z">
        <w:r w:rsidDel="001D1A6E">
          <w:rPr>
            <w:rFonts w:ascii="Calibri" w:eastAsia="Calibri" w:hAnsi="Calibri" w:cs="Calibri"/>
          </w:rPr>
          <w:delText xml:space="preserve">odels (within </w:delText>
        </w:r>
        <w:r w:rsidR="007424BC" w:rsidDel="001D1A6E">
          <w:rPr>
            <w:rFonts w:ascii="Calibri" w:eastAsia="Calibri" w:hAnsi="Calibri" w:cs="Calibri"/>
          </w:rPr>
          <w:delText>2</w:delText>
        </w:r>
        <w:r w:rsidDel="001D1A6E">
          <w:rPr>
            <w:rFonts w:ascii="Calibri" w:eastAsia="Calibri" w:hAnsi="Calibri" w:cs="Calibri"/>
          </w:rPr>
          <w:delText xml:space="preserve"> AIC units) are </w:delText>
        </w:r>
      </w:del>
      <w:ins w:id="567" w:author="Aidan Brushett" w:date="2025-04-30T12:12:00Z" w16du:dateUtc="2025-04-30T19:12:00Z">
        <w:r w:rsidR="001D1A6E">
          <w:rPr>
            <w:rFonts w:ascii="Calibri" w:eastAsia="Calibri" w:hAnsi="Calibri" w:cs="Calibri"/>
          </w:rPr>
          <w:t>is</w:t>
        </w:r>
        <w:r w:rsidR="001D1A6E">
          <w:rPr>
            <w:rFonts w:ascii="Calibri" w:eastAsia="Calibri" w:hAnsi="Calibri" w:cs="Calibri"/>
          </w:rPr>
          <w:t xml:space="preserve"> </w:t>
        </w:r>
      </w:ins>
      <w:r>
        <w:rPr>
          <w:rFonts w:ascii="Calibri" w:eastAsia="Calibri" w:hAnsi="Calibri" w:cs="Calibri"/>
        </w:rPr>
        <w:t xml:space="preserve">shown in bold. </w:t>
      </w:r>
      <w:commentRangeEnd w:id="558"/>
      <w:r w:rsidR="008B2310">
        <w:rPr>
          <w:rStyle w:val="CommentReference"/>
        </w:rPr>
        <w:commentReference w:id="558"/>
      </w:r>
      <w:commentRangeEnd w:id="559"/>
      <w:r w:rsidR="0027170B">
        <w:rPr>
          <w:rStyle w:val="CommentReference"/>
        </w:rPr>
        <w:commentReference w:id="559"/>
      </w:r>
      <w:commentRangeEnd w:id="560"/>
      <w:r w:rsidR="0027170B">
        <w:rPr>
          <w:rStyle w:val="CommentReference"/>
        </w:rPr>
        <w:commentReference w:id="560"/>
      </w:r>
      <w:commentRangeEnd w:id="561"/>
      <w:r w:rsidR="001D1A6E">
        <w:rPr>
          <w:rStyle w:val="CommentReference"/>
        </w:rPr>
        <w:commentReference w:id="561"/>
      </w:r>
      <w:ins w:id="568" w:author="Aidan Brushett" w:date="2025-04-30T12:13:00Z" w16du:dateUtc="2025-04-30T19:13:00Z">
        <w:r w:rsidR="001D1A6E">
          <w:rPr>
            <w:rFonts w:ascii="Calibri" w:eastAsia="Calibri" w:hAnsi="Calibri" w:cs="Calibri"/>
          </w:rPr>
          <w:t xml:space="preserve">The ‘core’ land cover model, which contained only the best-supported natural habitat predictors, is shown in italics. ‘CORE’ </w:t>
        </w:r>
      </w:ins>
    </w:p>
    <w:p w14:paraId="5FDE72D4" w14:textId="72F58BD8" w:rsidR="00512322" w:rsidRDefault="001D1A6E" w:rsidP="001D1A6E">
      <w:pPr>
        <w:spacing w:line="312" w:lineRule="auto"/>
        <w:jc w:val="center"/>
        <w:rPr>
          <w:rFonts w:ascii="Calibri" w:eastAsia="Calibri" w:hAnsi="Calibri" w:cs="Calibri"/>
          <w:b/>
        </w:rPr>
        <w:pPrChange w:id="569" w:author="Aidan Brushett" w:date="2025-04-30T12:12:00Z" w16du:dateUtc="2025-04-30T19:12:00Z">
          <w:pPr>
            <w:spacing w:line="312" w:lineRule="auto"/>
            <w:jc w:val="both"/>
          </w:pPr>
        </w:pPrChange>
      </w:pPr>
      <w:ins w:id="570" w:author="Aidan Brushett" w:date="2025-04-30T12:12:00Z" w16du:dateUtc="2025-04-30T19:12:00Z">
        <w:r w:rsidRPr="001D1A6E">
          <w:drawing>
            <wp:inline distT="0" distB="0" distL="0" distR="0" wp14:anchorId="130F5F88" wp14:editId="4FAA56F2">
              <wp:extent cx="5943600" cy="6014085"/>
              <wp:effectExtent l="0" t="0" r="0" b="5715"/>
              <wp:docPr id="105654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14085"/>
                      </a:xfrm>
                      <a:prstGeom prst="rect">
                        <a:avLst/>
                      </a:prstGeom>
                      <a:noFill/>
                      <a:ln>
                        <a:noFill/>
                      </a:ln>
                    </pic:spPr>
                  </pic:pic>
                </a:graphicData>
              </a:graphic>
            </wp:inline>
          </w:drawing>
        </w:r>
      </w:ins>
      <w:del w:id="571" w:author="Aidan Brushett" w:date="2025-04-30T12:12:00Z" w16du:dateUtc="2025-04-30T19:12:00Z">
        <w:r w:rsidR="00000000" w:rsidDel="001D1A6E">
          <w:rPr>
            <w:noProof/>
          </w:rPr>
          <w:drawing>
            <wp:inline distT="114300" distB="114300" distL="114300" distR="114300" wp14:anchorId="399A97E3" wp14:editId="205D2ACF">
              <wp:extent cx="5943600" cy="4533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4533900"/>
                      </a:xfrm>
                      <a:prstGeom prst="rect">
                        <a:avLst/>
                      </a:prstGeom>
                      <a:ln/>
                    </pic:spPr>
                  </pic:pic>
                </a:graphicData>
              </a:graphic>
            </wp:inline>
          </w:drawing>
        </w:r>
      </w:del>
      <w:r w:rsidR="00000000">
        <w:br w:type="page"/>
      </w:r>
    </w:p>
    <w:p w14:paraId="73E8136B" w14:textId="77777777" w:rsidR="00512322"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293DD8FF" w14:textId="77777777" w:rsidR="00512322" w:rsidRDefault="00000000">
      <w:pPr>
        <w:jc w:val="both"/>
        <w:rPr>
          <w:rFonts w:ascii="Calibri" w:eastAsia="Calibri" w:hAnsi="Calibri" w:cs="Calibri"/>
        </w:rPr>
      </w:pPr>
      <w:r>
        <w:rPr>
          <w:noProof/>
        </w:rPr>
        <w:drawing>
          <wp:inline distT="0" distB="0" distL="0" distR="0" wp14:anchorId="73B844F9" wp14:editId="7F3AF512">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962300" cy="2612064"/>
                    </a:xfrm>
                    <a:prstGeom prst="rect">
                      <a:avLst/>
                    </a:prstGeom>
                    <a:ln/>
                  </pic:spPr>
                </pic:pic>
              </a:graphicData>
            </a:graphic>
          </wp:inline>
        </w:drawing>
      </w:r>
    </w:p>
    <w:p w14:paraId="44BA827B" w14:textId="77777777" w:rsidR="00512322" w:rsidRDefault="00512322">
      <w:pPr>
        <w:spacing w:before="240" w:after="240"/>
        <w:ind w:right="600"/>
        <w:rPr>
          <w:rFonts w:ascii="Calibri" w:eastAsia="Calibri" w:hAnsi="Calibri" w:cs="Calibri"/>
        </w:rPr>
      </w:pPr>
    </w:p>
    <w:p w14:paraId="422C8C57" w14:textId="77777777" w:rsidR="00512322" w:rsidRDefault="00512322">
      <w:pPr>
        <w:pBdr>
          <w:top w:val="nil"/>
          <w:left w:val="nil"/>
          <w:bottom w:val="nil"/>
          <w:right w:val="nil"/>
          <w:between w:val="nil"/>
        </w:pBdr>
      </w:pPr>
    </w:p>
    <w:sectPr w:rsidR="00512322" w:rsidSect="007028A3">
      <w:headerReference w:type="default" r:id="rId20"/>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arnas, Andrew" w:date="2025-04-25T15:32:00Z" w:initials="BA">
    <w:p w14:paraId="390491A4" w14:textId="24075B9F" w:rsidR="00E432AF" w:rsidRDefault="00E432AF">
      <w:pPr>
        <w:pStyle w:val="CommentText"/>
      </w:pPr>
      <w:r>
        <w:rPr>
          <w:rStyle w:val="CommentReference"/>
        </w:rPr>
        <w:annotationRef/>
      </w:r>
      <w:r>
        <w:t>Typo? Or do I just not know what a multiplex is</w:t>
      </w:r>
    </w:p>
  </w:comment>
  <w:comment w:id="5" w:author="Aidan Brushett" w:date="2025-04-28T18:46:00Z" w:initials="AB">
    <w:p w14:paraId="43998194" w14:textId="77777777" w:rsidR="00D66518" w:rsidRDefault="00D66518" w:rsidP="00D66518">
      <w:pPr>
        <w:pStyle w:val="CommentText"/>
      </w:pPr>
      <w:r>
        <w:rPr>
          <w:rStyle w:val="CommentReference"/>
        </w:rPr>
        <w:annotationRef/>
      </w:r>
      <w:r>
        <w:t>Jargon-y adjective, removed</w:t>
      </w:r>
    </w:p>
  </w:comment>
  <w:comment w:id="10" w:author="Barnas, Andrew" w:date="2025-04-25T15:42:00Z" w:initials="BA">
    <w:p w14:paraId="39648987" w14:textId="629332D4"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11"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26"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27"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28"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29"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87" w:author="Barnas, Andrew" w:date="2025-04-25T15:50:00Z" w:initials="BA">
    <w:p w14:paraId="5B3181B6" w14:textId="3594A276"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88"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92" w:author="Barnas, Andrew" w:date="2025-04-25T15:54:00Z" w:initials="BA">
    <w:p w14:paraId="070B5143" w14:textId="5CA15BC5" w:rsidR="002A405E" w:rsidRDefault="002A405E">
      <w:pPr>
        <w:pStyle w:val="CommentText"/>
      </w:pPr>
      <w:r>
        <w:rPr>
          <w:rStyle w:val="CommentReference"/>
        </w:rPr>
        <w:annotationRef/>
      </w:r>
      <w:r>
        <w:t>negatively? Positively? Give a directionality to your hypothesis.</w:t>
      </w:r>
    </w:p>
  </w:comment>
  <w:comment w:id="93"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90" w:author="Emerald Arthurs" w:date="2025-04-29T13:25:00Z" w:initials="EA">
    <w:p w14:paraId="53849583" w14:textId="77777777" w:rsidR="00A47891" w:rsidRDefault="00A47891" w:rsidP="00A47891">
      <w:pPr>
        <w:pStyle w:val="CommentText"/>
      </w:pPr>
      <w:r>
        <w:rPr>
          <w:rStyle w:val="CommentReference"/>
        </w:rPr>
        <w:annotationRef/>
      </w:r>
      <w:r>
        <w:t>We mention other hypotheses in the methods section, do we want these to be more cohesive?</w:t>
      </w:r>
    </w:p>
  </w:comment>
  <w:comment w:id="91" w:author="Aidan Brushett" w:date="2025-04-30T09:48:00Z" w:initials="AB">
    <w:p w14:paraId="5F178C8A" w14:textId="77777777" w:rsidR="00200438" w:rsidRDefault="00200438" w:rsidP="00200438">
      <w:pPr>
        <w:pStyle w:val="CommentText"/>
      </w:pPr>
      <w:r>
        <w:rPr>
          <w:rStyle w:val="CommentReference"/>
        </w:rPr>
        <w:annotationRef/>
      </w:r>
      <w:r>
        <w:t xml:space="preserve">These two points cover comp, config, and context dependent config </w:t>
      </w:r>
    </w:p>
  </w:comment>
  <w:comment w:id="100" w:author="Barnas, Andrew" w:date="2025-04-28T09:42:00Z" w:initials="BA">
    <w:p w14:paraId="485BF984" w14:textId="6160C900" w:rsidR="00CF2830" w:rsidRDefault="00CF2830">
      <w:pPr>
        <w:pStyle w:val="CommentText"/>
      </w:pPr>
      <w:r>
        <w:rPr>
          <w:rStyle w:val="CommentReference"/>
        </w:rPr>
        <w:annotationRef/>
      </w:r>
      <w:r>
        <w:t xml:space="preserve">Should mention this is Alberta Canada. Help reference readers who don’t know where this is. </w:t>
      </w:r>
    </w:p>
  </w:comment>
  <w:comment w:id="101"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109" w:author="Barnas, Andrew" w:date="2025-04-28T09:50:00Z" w:initials="BA">
    <w:p w14:paraId="3970E3E7" w14:textId="0C55BC11" w:rsidR="00CF2830" w:rsidRDefault="00CF2830">
      <w:pPr>
        <w:pStyle w:val="CommentText"/>
      </w:pPr>
      <w:r>
        <w:rPr>
          <w:rStyle w:val="CommentReference"/>
        </w:rPr>
        <w:annotationRef/>
      </w:r>
      <w:r>
        <w:t>sus…</w:t>
      </w:r>
    </w:p>
  </w:comment>
  <w:comment w:id="110" w:author="Aidan Brushett" w:date="2025-04-28T19:05:00Z" w:initials="AB">
    <w:p w14:paraId="222018F7" w14:textId="77777777" w:rsidR="004C0FBE" w:rsidRDefault="004C0FBE" w:rsidP="004C0FBE">
      <w:pPr>
        <w:pStyle w:val="CommentText"/>
      </w:pPr>
      <w:r>
        <w:rPr>
          <w:rStyle w:val="CommentReference"/>
        </w:rPr>
        <w:annotationRef/>
      </w:r>
      <w:r>
        <w:t>True lol I guess they weren’t one of the species we initially cared about… removed and just left medium- to large-sized</w:t>
      </w:r>
    </w:p>
  </w:comment>
  <w:comment w:id="116" w:author="Barnas, Andrew" w:date="2025-04-28T09:52:00Z" w:initials="BA">
    <w:p w14:paraId="67419EF3" w14:textId="6E846CA9" w:rsidR="00CF2830" w:rsidRDefault="00CF2830">
      <w:pPr>
        <w:pStyle w:val="CommentText"/>
      </w:pPr>
      <w:r>
        <w:rPr>
          <w:rStyle w:val="CommentReference"/>
        </w:rPr>
        <w:annotationRef/>
      </w:r>
      <w:r>
        <w:t>evidenced by?</w:t>
      </w:r>
    </w:p>
  </w:comment>
  <w:comment w:id="117"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120" w:author="Barnas, Andrew" w:date="2025-04-28T09:52:00Z" w:initials="BA">
    <w:p w14:paraId="001972F7" w14:textId="33D762DC"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121"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130"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131"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132"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138" w:author="Barnas, Andrew" w:date="2025-04-28T10:01:00Z" w:initials="BA">
    <w:p w14:paraId="1E246215" w14:textId="0D3EEF88"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139"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142" w:author="Emerald Arthurs" w:date="2025-04-29T09:39:00Z" w:initials="EA">
    <w:p w14:paraId="61AB3066" w14:textId="77777777"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146" w:author="Andrew Barnas" w:date="2025-04-28T16:10:00Z" w:initials="AB">
    <w:p w14:paraId="6DB404FE" w14:textId="2E24FF2F" w:rsidR="00776AA3" w:rsidRDefault="00776AA3" w:rsidP="00776AA3">
      <w:pPr>
        <w:pStyle w:val="CommentText"/>
      </w:pPr>
      <w:r>
        <w:rPr>
          <w:rStyle w:val="CommentReference"/>
        </w:rPr>
        <w:annotationRef/>
      </w:r>
      <w:r>
        <w:rPr>
          <w:lang w:val="en-CA"/>
        </w:rPr>
        <w:t xml:space="preserve">This is fine if you think it flows better, but I recommend writing out the two full equations for each of the separate steps. This is partly to reinforce the fact that you had two modeling stages right? First identifying the CORE model with a separate set of variables, and then a second stage that retained all the CORE variables. I had to come back up to the methods to verify this, so I imagine other reads will as well. </w:t>
      </w:r>
    </w:p>
  </w:comment>
  <w:comment w:id="147" w:author="Aidan Brushett" w:date="2025-04-28T22:34:00Z" w:initials="AB">
    <w:p w14:paraId="54925689" w14:textId="77777777" w:rsidR="002265C4" w:rsidRDefault="002265C4" w:rsidP="002265C4">
      <w:pPr>
        <w:pStyle w:val="CommentText"/>
      </w:pPr>
      <w:r>
        <w:rPr>
          <w:rStyle w:val="CommentReference"/>
        </w:rPr>
        <w:annotationRef/>
      </w:r>
      <w:r>
        <w:t xml:space="preserve">All models had the same specifications, statisticaclly. I think the formulas probably only need to be written out once, but it should be clarified that we selected for natural covs </w:t>
      </w:r>
      <w:r>
        <w:rPr>
          <w:i/>
          <w:iCs/>
        </w:rPr>
        <w:t xml:space="preserve">then </w:t>
      </w:r>
      <w:r>
        <w:t>carried those forward for the remainder of model selection. See below for clarification as per your suggestion</w:t>
      </w:r>
    </w:p>
  </w:comment>
  <w:comment w:id="148" w:author="Emerald Arthurs" w:date="2025-04-29T13:26:00Z" w:initials="EA">
    <w:p w14:paraId="4963FD1E" w14:textId="77777777" w:rsidR="00A47891" w:rsidRDefault="00A47891" w:rsidP="00A47891">
      <w:pPr>
        <w:pStyle w:val="CommentText"/>
      </w:pPr>
      <w:r>
        <w:rPr>
          <w:rStyle w:val="CommentReference"/>
        </w:rPr>
        <w:annotationRef/>
      </w:r>
      <w:r>
        <w:t>The section flow so that the first section describes the overall approach then we explain the other modelling steps</w:t>
      </w:r>
    </w:p>
  </w:comment>
  <w:comment w:id="149" w:author="Barnas, Andrew" w:date="2025-04-28T10:03:00Z" w:initials="BA">
    <w:p w14:paraId="76805B0E" w14:textId="604FA5F6" w:rsidR="007E157F" w:rsidRDefault="007E157F">
      <w:pPr>
        <w:pStyle w:val="CommentText"/>
      </w:pPr>
      <w:r>
        <w:rPr>
          <w:rStyle w:val="CommentReference"/>
        </w:rPr>
        <w:annotationRef/>
      </w:r>
      <w:r>
        <w:t xml:space="preserve">In my opinion, better to write these out on separate lines as each of these have their own assumed distributions with a mean of 0 and sd of the estimated parameter. E.g. </w:t>
      </w:r>
    </w:p>
    <w:p w14:paraId="48253B27" w14:textId="77777777" w:rsidR="007E157F" w:rsidRDefault="007E157F">
      <w:pPr>
        <w:pStyle w:val="CommentText"/>
      </w:pPr>
    </w:p>
    <w:p w14:paraId="092FA4C7" w14:textId="14146BAD" w:rsidR="007E157F" w:rsidRDefault="007E157F">
      <w:pPr>
        <w:pStyle w:val="CommentText"/>
      </w:pPr>
      <w:r>
        <w:t xml:space="preserve">Site_i ~ Normal(0, sigma^2 _site) </w:t>
      </w:r>
    </w:p>
  </w:comment>
  <w:comment w:id="150" w:author="Aidan Brushett" w:date="2025-04-28T22:31:00Z" w:initials="AB">
    <w:p w14:paraId="393DF274" w14:textId="77777777" w:rsidR="002265C4" w:rsidRDefault="002265C4" w:rsidP="002265C4">
      <w:pPr>
        <w:pStyle w:val="CommentText"/>
      </w:pPr>
      <w:r>
        <w:rPr>
          <w:rStyle w:val="CommentReference"/>
        </w:rPr>
        <w:annotationRef/>
      </w:r>
      <w:r>
        <w:t>Added</w:t>
      </w:r>
    </w:p>
  </w:comment>
  <w:comment w:id="171"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172"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186" w:author="Emerald Arthurs" w:date="2025-04-29T13:13:00Z" w:initials="EA">
    <w:p w14:paraId="425772EC" w14:textId="286EC34B" w:rsidR="000358C6" w:rsidRDefault="000358C6" w:rsidP="000358C6">
      <w:pPr>
        <w:pStyle w:val="CommentText"/>
      </w:pPr>
      <w:r>
        <w:rPr>
          <w:rStyle w:val="CommentReference"/>
        </w:rPr>
        <w:annotationRef/>
      </w:r>
      <w:r>
        <w:t xml:space="preserve">The core model section is really short but I think separating it helps clarify a lot. </w:t>
      </w:r>
    </w:p>
  </w:comment>
  <w:comment w:id="192" w:author="Barnas, Andrew" w:date="2025-04-28T11:06:00Z" w:initials="BA">
    <w:p w14:paraId="7CB50442" w14:textId="06EB0B13" w:rsidR="00EF6B27" w:rsidRDefault="00EF6B27">
      <w:pPr>
        <w:pStyle w:val="CommentText"/>
      </w:pPr>
      <w:r>
        <w:rPr>
          <w:rStyle w:val="CommentReference"/>
        </w:rPr>
        <w:annotationRef/>
      </w:r>
      <w:r>
        <w:t xml:space="preserve">See my comments below on this core model, </w:t>
      </w:r>
      <w:r w:rsidR="00695A3E">
        <w:t>readers need to better understand the process of how you got here since this is integral to th</w:t>
      </w:r>
      <w:r w:rsidR="00BB6BB4">
        <w:t>e main analysis</w:t>
      </w:r>
    </w:p>
  </w:comment>
  <w:comment w:id="193" w:author="Emerald Arthurs" w:date="2025-04-29T13:13:00Z" w:initials="EA">
    <w:p w14:paraId="3CDA1C3D" w14:textId="77777777" w:rsidR="000358C6" w:rsidRDefault="000358C6" w:rsidP="000358C6">
      <w:pPr>
        <w:pStyle w:val="CommentText"/>
      </w:pPr>
      <w:r>
        <w:rPr>
          <w:rStyle w:val="CommentReference"/>
        </w:rPr>
        <w:annotationRef/>
      </w:r>
      <w:r>
        <w:t>Addressed this by separating into subsections and updating the model table.</w:t>
      </w:r>
    </w:p>
  </w:comment>
  <w:comment w:id="254" w:author="Barnas, Andrew" w:date="2025-04-28T10:35:00Z" w:initials="BA">
    <w:p w14:paraId="25A40A5C" w14:textId="6E29E109" w:rsidR="00E87405" w:rsidRDefault="00E87405">
      <w:pPr>
        <w:pStyle w:val="CommentText"/>
      </w:pPr>
      <w:r>
        <w:rPr>
          <w:rStyle w:val="CommentReference"/>
        </w:rPr>
        <w:annotationRef/>
      </w:r>
      <w:r>
        <w:t xml:space="preserve">Evidence? </w:t>
      </w:r>
    </w:p>
  </w:comment>
  <w:comment w:id="255"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269" w:author="Barnas, Andrew" w:date="2025-04-28T10:39:00Z" w:initials="BA">
    <w:p w14:paraId="4C0CB57A" w14:textId="685B7EED"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270"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287" w:author="Barnas, Andrew" w:date="2025-04-28T10:46:00Z" w:initials="BA">
    <w:p w14:paraId="723CE1EB" w14:textId="39F5125B" w:rsidR="006B3054" w:rsidRDefault="006B3054">
      <w:pPr>
        <w:pStyle w:val="CommentText"/>
      </w:pPr>
      <w:r>
        <w:rPr>
          <w:rStyle w:val="CommentReference"/>
        </w:rPr>
        <w:annotationRef/>
      </w:r>
      <w:r>
        <w:t>I don’t think its technically bootstrapping since you aren’t resampling the original data, rather you are simulating new data from a model. So this is more of a monte carlo simulation.</w:t>
      </w:r>
    </w:p>
  </w:comment>
  <w:comment w:id="288" w:author="Aidan Brushett" w:date="2025-04-28T19:37:00Z" w:initials="AB">
    <w:p w14:paraId="406FAB79" w14:textId="77777777" w:rsidR="002406E6" w:rsidRDefault="002406E6" w:rsidP="002406E6">
      <w:pPr>
        <w:pStyle w:val="CommentText"/>
      </w:pPr>
      <w:r>
        <w:rPr>
          <w:rStyle w:val="CommentReference"/>
        </w:rPr>
        <w:annotationRef/>
      </w:r>
      <w:r>
        <w:t>Wasn’t sure if this fell under the ‘bootstrap’ umbrella since we technically did sample from the observed distribution for landscape traits, but not the actual, original sites themselves. Thanks for clarifying!:)</w:t>
      </w:r>
    </w:p>
  </w:comment>
  <w:comment w:id="290"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291"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299"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300"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303"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304"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305"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306"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325"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326"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400" w:author="Andrew Barnas" w:date="2025-04-28T16:14:00Z" w:initials="AB">
    <w:p w14:paraId="6C5573CC" w14:textId="77777777" w:rsidR="00BE6D56" w:rsidRDefault="00BE6D56" w:rsidP="00BE6D56">
      <w:pPr>
        <w:pStyle w:val="CommentText"/>
      </w:pPr>
      <w:r>
        <w:rPr>
          <w:rStyle w:val="CommentReference"/>
        </w:rPr>
        <w:annotationRef/>
      </w:r>
      <w:r>
        <w:rPr>
          <w:lang w:val="en-CA"/>
        </w:rPr>
        <w:t>Where is this value coming from?</w:t>
      </w:r>
    </w:p>
  </w:comment>
  <w:comment w:id="401" w:author="Aidan Brushett" w:date="2025-04-30T12:54:00Z" w:initials="AB">
    <w:p w14:paraId="799112DA" w14:textId="77777777" w:rsidR="00B81769" w:rsidRDefault="00B81769" w:rsidP="00B81769">
      <w:pPr>
        <w:pStyle w:val="CommentText"/>
      </w:pPr>
      <w:r>
        <w:rPr>
          <w:rStyle w:val="CommentReference"/>
        </w:rPr>
        <w:annotationRef/>
      </w:r>
      <w:r>
        <w:t>Clarified text so it should be clearer, referenced SI, and reported on variance more appropriately</w:t>
      </w:r>
    </w:p>
  </w:comment>
  <w:comment w:id="380" w:author="Emerald Arthurs" w:date="2025-04-29T09:48:00Z" w:initials="EA">
    <w:p w14:paraId="680FC72F" w14:textId="6466F07A" w:rsidR="00DA537A" w:rsidRDefault="00DA537A" w:rsidP="00DA537A">
      <w:pPr>
        <w:pStyle w:val="CommentText"/>
      </w:pPr>
      <w:r>
        <w:rPr>
          <w:rStyle w:val="CommentReference"/>
        </w:rPr>
        <w:annotationRef/>
      </w:r>
      <w:r>
        <w:t>Added to address Andrews comment.</w:t>
      </w:r>
    </w:p>
  </w:comment>
  <w:comment w:id="381" w:author="Aidan Brushett" w:date="2025-04-30T12:59:00Z" w:initials="AB">
    <w:p w14:paraId="169488F7" w14:textId="77777777" w:rsidR="00D4094D" w:rsidRDefault="00D4094D" w:rsidP="00D4094D">
      <w:pPr>
        <w:pStyle w:val="CommentText"/>
      </w:pPr>
      <w:r>
        <w:rPr>
          <w:rStyle w:val="CommentReference"/>
        </w:rPr>
        <w:annotationRef/>
      </w:r>
      <w:r>
        <w:t>Revised to reflect new simulations</w:t>
      </w:r>
    </w:p>
  </w:comment>
  <w:comment w:id="449" w:author="Andrew Barnas" w:date="2025-04-28T16:20:00Z" w:initials="AB">
    <w:p w14:paraId="19DC1FCA" w14:textId="2F9FB563" w:rsidR="009E28EF" w:rsidRDefault="009E28EF" w:rsidP="009E28EF">
      <w:pPr>
        <w:pStyle w:val="CommentText"/>
      </w:pPr>
      <w:r>
        <w:rPr>
          <w:rStyle w:val="CommentReference"/>
        </w:rPr>
        <w:annotationRef/>
      </w:r>
      <w:r>
        <w:rPr>
          <w:lang w:val="en-CA"/>
        </w:rPr>
        <w:t xml:space="preserve">I mean sort of. It looks to me that the simulated coefficients for several parameters (Fire &lt; 15, coniferous, mixedwood, edge density, and the interaction [though slight]) have some simulated values of opposite signs, e.g. positive and negative. So that indicates your model would sometimes estimate a positive effect, but other times a negative effect. </w:t>
      </w:r>
    </w:p>
  </w:comment>
  <w:comment w:id="453" w:author="Andrew Barnas" w:date="2025-04-28T16:14:00Z" w:initials="AB">
    <w:p w14:paraId="6673DC40" w14:textId="3D464667" w:rsidR="009E28EF" w:rsidRDefault="009E28EF" w:rsidP="009E28EF">
      <w:pPr>
        <w:pStyle w:val="CommentText"/>
      </w:pPr>
      <w:r>
        <w:rPr>
          <w:rStyle w:val="CommentReference"/>
        </w:rPr>
        <w:annotationRef/>
      </w:r>
      <w:r>
        <w:rPr>
          <w:lang w:val="en-CA"/>
        </w:rPr>
        <w:t>Where is this value coming from?</w:t>
      </w:r>
    </w:p>
  </w:comment>
  <w:comment w:id="455" w:author="Andrew Barnas" w:date="2025-04-28T16:21:00Z" w:initials="AB">
    <w:p w14:paraId="720675FA" w14:textId="77777777" w:rsidR="009E28EF" w:rsidRDefault="009E28EF" w:rsidP="009E28EF">
      <w:pPr>
        <w:pStyle w:val="CommentText"/>
      </w:pPr>
      <w:r>
        <w:rPr>
          <w:rStyle w:val="CommentReference"/>
        </w:rPr>
        <w:annotationRef/>
      </w:r>
      <w:r>
        <w:rPr>
          <w:lang w:val="en-CA"/>
        </w:rPr>
        <w:t>Interesting to compare the ratio of the errors as a measure. Not an invalid approach, but what about just reporting the variance in the simulated estimates? That seems to be a much more direct measure.</w:t>
      </w:r>
    </w:p>
  </w:comment>
  <w:comment w:id="458"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459"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461"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462"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463"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478"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480"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491"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492"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494"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496" w:author="Andrew Barnas" w:date="2025-04-28T16:45:00Z" w:initials="AB">
    <w:p w14:paraId="23BA286B" w14:textId="76D57635"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497"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535" w:author="Barnas, Andrew" w:date="2025-04-28T09:46:00Z" w:initials="BA">
    <w:p w14:paraId="066A0107" w14:textId="3C87FB1D"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540" w:author="Barnas, Andrew" w:date="2025-04-28T09:45:00Z" w:initials="BA">
    <w:p w14:paraId="43A42EA7" w14:textId="271D975B" w:rsidR="00CF2830" w:rsidRDefault="00CF2830">
      <w:pPr>
        <w:pStyle w:val="CommentText"/>
      </w:pPr>
      <w:r>
        <w:rPr>
          <w:rStyle w:val="CommentReference"/>
        </w:rPr>
        <w:annotationRef/>
      </w:r>
      <w:r>
        <w:t xml:space="preserve">You could remove this from the caption. At the point in the methods when you direct readers to this figure, they don’t know what independent detections are, nor any methodological details about cameras so its not relevant for this caption. </w:t>
      </w:r>
    </w:p>
  </w:comment>
  <w:comment w:id="541" w:author="Aidan Brushett" w:date="2025-04-28T19:59:00Z" w:initials="AB">
    <w:p w14:paraId="57A74CA6" w14:textId="77777777" w:rsidR="007424BC" w:rsidRDefault="007424BC" w:rsidP="007424BC">
      <w:pPr>
        <w:pStyle w:val="CommentText"/>
      </w:pPr>
      <w:r>
        <w:rPr>
          <w:rStyle w:val="CommentReference"/>
        </w:rPr>
        <w:annotationRef/>
      </w:r>
      <w:r>
        <w:t>Removed</w:t>
      </w:r>
    </w:p>
  </w:comment>
  <w:comment w:id="552" w:author="Andrew Barnas" w:date="2025-04-28T17:12:00Z" w:initials="AB">
    <w:p w14:paraId="40DD0E8C" w14:textId="3E7C670D" w:rsidR="009F38B4" w:rsidRDefault="009F38B4" w:rsidP="009F38B4">
      <w:pPr>
        <w:pStyle w:val="CommentText"/>
      </w:pPr>
      <w:r>
        <w:rPr>
          <w:rStyle w:val="CommentReference"/>
        </w:rPr>
        <w:annotationRef/>
      </w:r>
      <w:r>
        <w:rPr>
          <w:lang w:val="en-CA"/>
        </w:rPr>
        <w:t xml:space="preserve"> a little squirrel silhouette perhaps??</w:t>
      </w:r>
    </w:p>
  </w:comment>
  <w:comment w:id="553"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554"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558" w:author="Andrew Barnas" w:date="2025-04-28T16:54:00Z" w:initials="AB">
    <w:p w14:paraId="4ABD4454" w14:textId="2F9183B9"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559"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560"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561"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491A4" w15:done="0"/>
  <w15:commentEx w15:paraId="43998194" w15:paraIdParent="390491A4"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5B3181B6" w15:done="0"/>
  <w15:commentEx w15:paraId="62AB660F" w15:paraIdParent="5B3181B6" w15:done="0"/>
  <w15:commentEx w15:paraId="070B5143" w15:done="0"/>
  <w15:commentEx w15:paraId="6831F7A0" w15:paraIdParent="070B5143" w15:done="0"/>
  <w15:commentEx w15:paraId="53849583" w15:done="0"/>
  <w15:commentEx w15:paraId="5F178C8A" w15:paraIdParent="53849583" w15:done="0"/>
  <w15:commentEx w15:paraId="485BF984" w15:done="0"/>
  <w15:commentEx w15:paraId="2657F386" w15:paraIdParent="485BF984" w15:done="0"/>
  <w15:commentEx w15:paraId="3970E3E7" w15:done="0"/>
  <w15:commentEx w15:paraId="222018F7" w15:paraIdParent="3970E3E7" w15:done="0"/>
  <w15:commentEx w15:paraId="67419EF3" w15:done="0"/>
  <w15:commentEx w15:paraId="6DF9F281" w15:paraIdParent="67419EF3"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1E246215" w15:done="0"/>
  <w15:commentEx w15:paraId="7DAC821E" w15:paraIdParent="1E246215" w15:done="0"/>
  <w15:commentEx w15:paraId="61AB3066" w15:done="0"/>
  <w15:commentEx w15:paraId="6DB404FE" w15:done="0"/>
  <w15:commentEx w15:paraId="54925689" w15:paraIdParent="6DB404FE" w15:done="0"/>
  <w15:commentEx w15:paraId="4963FD1E" w15:paraIdParent="6DB404FE" w15:done="0"/>
  <w15:commentEx w15:paraId="092FA4C7" w15:done="0"/>
  <w15:commentEx w15:paraId="393DF274" w15:paraIdParent="092FA4C7" w15:done="0"/>
  <w15:commentEx w15:paraId="408ECFAD" w15:done="0"/>
  <w15:commentEx w15:paraId="0227E660" w15:paraIdParent="408ECFAD" w15:done="0"/>
  <w15:commentEx w15:paraId="425772EC" w15:done="0"/>
  <w15:commentEx w15:paraId="7CB50442" w15:done="0"/>
  <w15:commentEx w15:paraId="3CDA1C3D" w15:paraIdParent="7CB50442" w15:done="0"/>
  <w15:commentEx w15:paraId="25A40A5C" w15:done="0"/>
  <w15:commentEx w15:paraId="3746D369" w15:paraIdParent="25A40A5C" w15:done="0"/>
  <w15:commentEx w15:paraId="4C0CB57A" w15:done="0"/>
  <w15:commentEx w15:paraId="722469DE" w15:paraIdParent="4C0CB57A" w15:done="0"/>
  <w15:commentEx w15:paraId="723CE1EB" w15:done="0"/>
  <w15:commentEx w15:paraId="406FAB79" w15:paraIdParent="723CE1EB"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6C5573CC" w15:done="0"/>
  <w15:commentEx w15:paraId="799112DA" w15:paraIdParent="6C5573CC" w15:done="0"/>
  <w15:commentEx w15:paraId="680FC72F" w15:done="0"/>
  <w15:commentEx w15:paraId="169488F7" w15:paraIdParent="680FC72F" w15:done="0"/>
  <w15:commentEx w15:paraId="19DC1FCA" w15:done="0"/>
  <w15:commentEx w15:paraId="6673DC40" w15:done="0"/>
  <w15:commentEx w15:paraId="720675FA"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727094A8" w15:done="0"/>
  <w15:commentEx w15:paraId="5CBDEB8C" w15:paraIdParent="727094A8" w15:done="0"/>
  <w15:commentEx w15:paraId="7F0A3C37" w15:done="0"/>
  <w15:commentEx w15:paraId="43A42EA7" w15:done="0"/>
  <w15:commentEx w15:paraId="57A74CA6" w15:paraIdParent="43A42EA7" w15:done="0"/>
  <w15:commentEx w15:paraId="40DD0E8C" w15:done="0"/>
  <w15:commentEx w15:paraId="6038059F" w15:paraIdParent="40DD0E8C" w15:done="0"/>
  <w15:commentEx w15:paraId="5A31609E" w15:paraIdParent="40DD0E8C" w15:done="0"/>
  <w15:commentEx w15:paraId="510C14D9" w15:done="0"/>
  <w15:commentEx w15:paraId="390F0BF6" w15:paraIdParent="510C14D9" w15:done="0"/>
  <w15:commentEx w15:paraId="066F62DB" w15:paraIdParent="510C14D9" w15:done="0"/>
  <w15:commentEx w15:paraId="61044094" w15:paraIdParent="510C14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D70BA0" w16cex:dateUtc="2025-04-25T22:32:00Z"/>
  <w16cex:commentExtensible w16cex:durableId="6E13A0FE" w16cex:dateUtc="2025-04-29T01:46: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7D24D389" w16cex:dateUtc="2025-04-25T22:50:00Z"/>
  <w16cex:commentExtensible w16cex:durableId="3AE72556" w16cex:dateUtc="2025-04-29T02:04:00Z"/>
  <w16cex:commentExtensible w16cex:durableId="07EF3AF7" w16cex:dateUtc="2025-04-25T22:54:00Z"/>
  <w16cex:commentExtensible w16cex:durableId="45BEEF01" w16cex:dateUtc="2025-04-29T02:05:00Z"/>
  <w16cex:commentExtensible w16cex:durableId="1C8D147B" w16cex:dateUtc="2025-04-29T20:25:00Z"/>
  <w16cex:commentExtensible w16cex:durableId="00A57C9C" w16cex:dateUtc="2025-04-30T16:48:00Z"/>
  <w16cex:commentExtensible w16cex:durableId="0182D6C4" w16cex:dateUtc="2025-04-28T16:42:00Z"/>
  <w16cex:commentExtensible w16cex:durableId="2313C685" w16cex:dateUtc="2025-04-29T02:05:00Z"/>
  <w16cex:commentExtensible w16cex:durableId="09F6E0A5" w16cex:dateUtc="2025-04-28T16:50:00Z"/>
  <w16cex:commentExtensible w16cex:durableId="20B67382" w16cex:dateUtc="2025-04-29T02:05:00Z"/>
  <w16cex:commentExtensible w16cex:durableId="399A0963" w16cex:dateUtc="2025-04-28T16:52:00Z"/>
  <w16cex:commentExtensible w16cex:durableId="6A342084" w16cex:dateUtc="2025-04-29T02: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1B410167" w16cex:dateUtc="2025-04-28T17:01:00Z"/>
  <w16cex:commentExtensible w16cex:durableId="693F21C4" w16cex:dateUtc="2025-04-29T02:10:00Z"/>
  <w16cex:commentExtensible w16cex:durableId="15421CF4" w16cex:dateUtc="2025-04-29T16:39:00Z"/>
  <w16cex:commentExtensible w16cex:durableId="7FAD4C01" w16cex:dateUtc="2025-04-28T23:10:00Z"/>
  <w16cex:commentExtensible w16cex:durableId="1B307409" w16cex:dateUtc="2025-04-29T05:34:00Z"/>
  <w16cex:commentExtensible w16cex:durableId="61492EF2" w16cex:dateUtc="2025-04-29T20:26:00Z"/>
  <w16cex:commentExtensible w16cex:durableId="556D340C" w16cex:dateUtc="2025-04-28T17:03:00Z"/>
  <w16cex:commentExtensible w16cex:durableId="46A6B792" w16cex:dateUtc="2025-04-29T05:31:00Z"/>
  <w16cex:commentExtensible w16cex:durableId="5181FC42" w16cex:dateUtc="2025-04-29T16:17:00Z"/>
  <w16cex:commentExtensible w16cex:durableId="3DD582F8" w16cex:dateUtc="2025-04-30T16:50:00Z"/>
  <w16cex:commentExtensible w16cex:durableId="775895DE" w16cex:dateUtc="2025-04-29T20:13:00Z"/>
  <w16cex:commentExtensible w16cex:durableId="1F29A32F" w16cex:dateUtc="2025-04-28T18:06:00Z"/>
  <w16cex:commentExtensible w16cex:durableId="0131080C" w16cex:dateUtc="2025-04-29T20:13:00Z"/>
  <w16cex:commentExtensible w16cex:durableId="2B680EA7" w16cex:dateUtc="2025-04-28T17:35:00Z"/>
  <w16cex:commentExtensible w16cex:durableId="53442B42" w16cex:dateUtc="2025-04-29T02:34:00Z"/>
  <w16cex:commentExtensible w16cex:durableId="5ABACA9D" w16cex:dateUtc="2025-04-28T17:39:00Z"/>
  <w16cex:commentExtensible w16cex:durableId="68BEE2DE" w16cex:dateUtc="2025-04-29T02:35:00Z"/>
  <w16cex:commentExtensible w16cex:durableId="6E5905AE" w16cex:dateUtc="2025-04-28T17:46:00Z"/>
  <w16cex:commentExtensible w16cex:durableId="41CB4A41" w16cex:dateUtc="2025-04-29T02:37: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3A82D2CE" w16cex:dateUtc="2025-04-28T23:14:00Z"/>
  <w16cex:commentExtensible w16cex:durableId="5A68EE96" w16cex:dateUtc="2025-04-30T19:54:00Z"/>
  <w16cex:commentExtensible w16cex:durableId="27DC666F" w16cex:dateUtc="2025-04-29T16:48:00Z"/>
  <w16cex:commentExtensible w16cex:durableId="060B913C" w16cex:dateUtc="2025-04-30T19:59:00Z"/>
  <w16cex:commentExtensible w16cex:durableId="013F3369" w16cex:dateUtc="2025-04-28T23:20:00Z"/>
  <w16cex:commentExtensible w16cex:durableId="06B20E43" w16cex:dateUtc="2025-04-28T23:14:00Z"/>
  <w16cex:commentExtensible w16cex:durableId="7CF7E17D" w16cex:dateUtc="2025-04-28T23:21: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6D9A683B" w16cex:dateUtc="2025-04-28T23:45:00Z"/>
  <w16cex:commentExtensible w16cex:durableId="72C70C5D" w16cex:dateUtc="2025-04-29T02:18:00Z"/>
  <w16cex:commentExtensible w16cex:durableId="3D443EB3" w16cex:dateUtc="2025-04-28T16:46:00Z"/>
  <w16cex:commentExtensible w16cex:durableId="65F6DE5E" w16cex:dateUtc="2025-04-28T16:45:00Z"/>
  <w16cex:commentExtensible w16cex:durableId="3A0F49F1" w16cex:dateUtc="2025-04-29T02:59:00Z"/>
  <w16cex:commentExtensible w16cex:durableId="6F26E142" w16cex:dateUtc="2025-04-29T00:12:00Z"/>
  <w16cex:commentExtensible w16cex:durableId="199F03F7" w16cex:dateUtc="2025-04-29T00:13:00Z"/>
  <w16cex:commentExtensible w16cex:durableId="5E46DC62" w16cex:dateUtc="2025-04-29T06:50: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491A4" w16cid:durableId="36D70BA0"/>
  <w16cid:commentId w16cid:paraId="43998194" w16cid:durableId="6E13A0FE"/>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5B3181B6" w16cid:durableId="7D24D389"/>
  <w16cid:commentId w16cid:paraId="62AB660F" w16cid:durableId="3AE72556"/>
  <w16cid:commentId w16cid:paraId="070B5143" w16cid:durableId="07EF3AF7"/>
  <w16cid:commentId w16cid:paraId="6831F7A0" w16cid:durableId="45BEEF01"/>
  <w16cid:commentId w16cid:paraId="53849583" w16cid:durableId="1C8D147B"/>
  <w16cid:commentId w16cid:paraId="5F178C8A" w16cid:durableId="00A57C9C"/>
  <w16cid:commentId w16cid:paraId="485BF984" w16cid:durableId="0182D6C4"/>
  <w16cid:commentId w16cid:paraId="2657F386" w16cid:durableId="2313C685"/>
  <w16cid:commentId w16cid:paraId="3970E3E7" w16cid:durableId="09F6E0A5"/>
  <w16cid:commentId w16cid:paraId="222018F7" w16cid:durableId="20B67382"/>
  <w16cid:commentId w16cid:paraId="67419EF3" w16cid:durableId="399A0963"/>
  <w16cid:commentId w16cid:paraId="6DF9F281" w16cid:durableId="6A342084"/>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1E246215" w16cid:durableId="1B410167"/>
  <w16cid:commentId w16cid:paraId="7DAC821E" w16cid:durableId="693F21C4"/>
  <w16cid:commentId w16cid:paraId="61AB3066" w16cid:durableId="15421CF4"/>
  <w16cid:commentId w16cid:paraId="6DB404FE" w16cid:durableId="7FAD4C01"/>
  <w16cid:commentId w16cid:paraId="54925689" w16cid:durableId="1B307409"/>
  <w16cid:commentId w16cid:paraId="4963FD1E" w16cid:durableId="61492EF2"/>
  <w16cid:commentId w16cid:paraId="092FA4C7" w16cid:durableId="556D340C"/>
  <w16cid:commentId w16cid:paraId="393DF274" w16cid:durableId="46A6B792"/>
  <w16cid:commentId w16cid:paraId="408ECFAD" w16cid:durableId="5181FC42"/>
  <w16cid:commentId w16cid:paraId="0227E660" w16cid:durableId="3DD582F8"/>
  <w16cid:commentId w16cid:paraId="425772EC" w16cid:durableId="775895DE"/>
  <w16cid:commentId w16cid:paraId="7CB50442" w16cid:durableId="1F29A32F"/>
  <w16cid:commentId w16cid:paraId="3CDA1C3D" w16cid:durableId="0131080C"/>
  <w16cid:commentId w16cid:paraId="25A40A5C" w16cid:durableId="2B680EA7"/>
  <w16cid:commentId w16cid:paraId="3746D369" w16cid:durableId="53442B42"/>
  <w16cid:commentId w16cid:paraId="4C0CB57A" w16cid:durableId="5ABACA9D"/>
  <w16cid:commentId w16cid:paraId="722469DE" w16cid:durableId="68BEE2DE"/>
  <w16cid:commentId w16cid:paraId="723CE1EB" w16cid:durableId="6E5905AE"/>
  <w16cid:commentId w16cid:paraId="406FAB79" w16cid:durableId="41CB4A41"/>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6C5573CC" w16cid:durableId="3A82D2CE"/>
  <w16cid:commentId w16cid:paraId="799112DA" w16cid:durableId="5A68EE96"/>
  <w16cid:commentId w16cid:paraId="680FC72F" w16cid:durableId="27DC666F"/>
  <w16cid:commentId w16cid:paraId="169488F7" w16cid:durableId="060B913C"/>
  <w16cid:commentId w16cid:paraId="19DC1FCA" w16cid:durableId="013F3369"/>
  <w16cid:commentId w16cid:paraId="6673DC40" w16cid:durableId="06B20E43"/>
  <w16cid:commentId w16cid:paraId="720675FA" w16cid:durableId="7CF7E17D"/>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727094A8" w16cid:durableId="6D9A683B"/>
  <w16cid:commentId w16cid:paraId="5CBDEB8C" w16cid:durableId="72C70C5D"/>
  <w16cid:commentId w16cid:paraId="7F0A3C37" w16cid:durableId="3D443EB3"/>
  <w16cid:commentId w16cid:paraId="43A42EA7" w16cid:durableId="65F6DE5E"/>
  <w16cid:commentId w16cid:paraId="57A74CA6" w16cid:durableId="3A0F49F1"/>
  <w16cid:commentId w16cid:paraId="40DD0E8C" w16cid:durableId="6F26E142"/>
  <w16cid:commentId w16cid:paraId="6038059F" w16cid:durableId="199F03F7"/>
  <w16cid:commentId w16cid:paraId="5A31609E" w16cid:durableId="5E46DC62"/>
  <w16cid:commentId w16cid:paraId="510C14D9" w16cid:durableId="5F90FB49"/>
  <w16cid:commentId w16cid:paraId="390F0BF6" w16cid:durableId="6C616111"/>
  <w16cid:commentId w16cid:paraId="066F62DB" w16cid:durableId="5E891B02"/>
  <w16cid:commentId w16cid:paraId="61044094" w16cid:durableId="093232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D6C6" w14:textId="77777777" w:rsidR="00E32586" w:rsidRDefault="00E32586">
      <w:pPr>
        <w:spacing w:line="240" w:lineRule="auto"/>
      </w:pPr>
      <w:r>
        <w:separator/>
      </w:r>
    </w:p>
  </w:endnote>
  <w:endnote w:type="continuationSeparator" w:id="0">
    <w:p w14:paraId="74925611" w14:textId="77777777" w:rsidR="00E32586" w:rsidRDefault="00E325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BF50" w14:textId="77777777" w:rsidR="00E32586" w:rsidRDefault="00E32586">
      <w:pPr>
        <w:spacing w:line="240" w:lineRule="auto"/>
      </w:pPr>
      <w:r>
        <w:separator/>
      </w:r>
    </w:p>
  </w:footnote>
  <w:footnote w:type="continuationSeparator" w:id="0">
    <w:p w14:paraId="087B4F20" w14:textId="77777777" w:rsidR="00E32586" w:rsidRDefault="00E325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erald Arthurs">
    <w15:presenceInfo w15:providerId="Windows Live" w15:userId="6674631bfe6d54fe"/>
  </w15:person>
  <w15:person w15:author="Aidan Brushett">
    <w15:presenceInfo w15:providerId="AD" w15:userId="S::aidanbrushett@uvic.ca::79f1cd53-c6ba-4df3-9bfe-5cae54bda018"/>
  </w15:person>
  <w15:person w15:author="Barnas, Andrew">
    <w15:presenceInfo w15:providerId="AD" w15:userId="S::andrew.barnas@ndus.edu::b022416c-d55c-4580-9296-35d1da0f0c9f"/>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358C6"/>
    <w:rsid w:val="00040D98"/>
    <w:rsid w:val="00054A0A"/>
    <w:rsid w:val="00064630"/>
    <w:rsid w:val="00067DC4"/>
    <w:rsid w:val="00074002"/>
    <w:rsid w:val="0009054F"/>
    <w:rsid w:val="000B6A33"/>
    <w:rsid w:val="000F3AD3"/>
    <w:rsid w:val="00103973"/>
    <w:rsid w:val="001300F4"/>
    <w:rsid w:val="0013131D"/>
    <w:rsid w:val="0016692C"/>
    <w:rsid w:val="001A16DE"/>
    <w:rsid w:val="001D1A6E"/>
    <w:rsid w:val="001E155D"/>
    <w:rsid w:val="00200438"/>
    <w:rsid w:val="002222DF"/>
    <w:rsid w:val="002265C4"/>
    <w:rsid w:val="002406E6"/>
    <w:rsid w:val="0027170B"/>
    <w:rsid w:val="002809BC"/>
    <w:rsid w:val="00291338"/>
    <w:rsid w:val="002A405E"/>
    <w:rsid w:val="002B782A"/>
    <w:rsid w:val="002D0F24"/>
    <w:rsid w:val="003E4FC3"/>
    <w:rsid w:val="00490D97"/>
    <w:rsid w:val="004C0FBE"/>
    <w:rsid w:val="00512322"/>
    <w:rsid w:val="005260CB"/>
    <w:rsid w:val="005E5185"/>
    <w:rsid w:val="005F083E"/>
    <w:rsid w:val="00695A3E"/>
    <w:rsid w:val="00697500"/>
    <w:rsid w:val="006B3054"/>
    <w:rsid w:val="007028A3"/>
    <w:rsid w:val="00706043"/>
    <w:rsid w:val="007424BC"/>
    <w:rsid w:val="00776AA3"/>
    <w:rsid w:val="007E157F"/>
    <w:rsid w:val="00836B99"/>
    <w:rsid w:val="00852F25"/>
    <w:rsid w:val="00873DBB"/>
    <w:rsid w:val="008B2310"/>
    <w:rsid w:val="00905D23"/>
    <w:rsid w:val="0096339F"/>
    <w:rsid w:val="0098379C"/>
    <w:rsid w:val="009A05BA"/>
    <w:rsid w:val="009E28EF"/>
    <w:rsid w:val="009F38B4"/>
    <w:rsid w:val="00A10722"/>
    <w:rsid w:val="00A2743C"/>
    <w:rsid w:val="00A44A9F"/>
    <w:rsid w:val="00A46B07"/>
    <w:rsid w:val="00A47891"/>
    <w:rsid w:val="00AF7685"/>
    <w:rsid w:val="00B81769"/>
    <w:rsid w:val="00BB6BB4"/>
    <w:rsid w:val="00BD0461"/>
    <w:rsid w:val="00BE6D56"/>
    <w:rsid w:val="00C26305"/>
    <w:rsid w:val="00C330CF"/>
    <w:rsid w:val="00C603C5"/>
    <w:rsid w:val="00C62A33"/>
    <w:rsid w:val="00C91D05"/>
    <w:rsid w:val="00CC34DC"/>
    <w:rsid w:val="00CF2830"/>
    <w:rsid w:val="00D00821"/>
    <w:rsid w:val="00D0680D"/>
    <w:rsid w:val="00D4094D"/>
    <w:rsid w:val="00D44275"/>
    <w:rsid w:val="00D66518"/>
    <w:rsid w:val="00D85636"/>
    <w:rsid w:val="00DA537A"/>
    <w:rsid w:val="00E247C7"/>
    <w:rsid w:val="00E32586"/>
    <w:rsid w:val="00E432AF"/>
    <w:rsid w:val="00E46A36"/>
    <w:rsid w:val="00E702C9"/>
    <w:rsid w:val="00E87405"/>
    <w:rsid w:val="00ED20D3"/>
    <w:rsid w:val="00EF1E59"/>
    <w:rsid w:val="00EF51BF"/>
    <w:rsid w:val="00EF6B27"/>
    <w:rsid w:val="00F305EA"/>
    <w:rsid w:val="00F801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97622A2C-4BF3-47C1-82A9-C2981D55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1535</TotalTime>
  <Pages>33</Pages>
  <Words>11285</Words>
  <Characters>64327</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5</cp:revision>
  <dcterms:created xsi:type="dcterms:W3CDTF">2025-04-29T16:05:00Z</dcterms:created>
  <dcterms:modified xsi:type="dcterms:W3CDTF">2025-04-30T20:07:00Z</dcterms:modified>
</cp:coreProperties>
</file>