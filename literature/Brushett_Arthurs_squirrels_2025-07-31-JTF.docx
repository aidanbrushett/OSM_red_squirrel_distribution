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E60473">
      <w:pPr>
        <w:pStyle w:val="Heading1"/>
        <w:jc w:val="center"/>
      </w:pPr>
      <w:bookmarkStart w:id="0" w:name="_l95ex8yjmake" w:colFirst="0" w:colLast="0"/>
      <w:bookmarkStart w:id="1" w:name="_Hlk197107361"/>
      <w:bookmarkStart w:id="2" w:name="_Hlk197109186"/>
      <w:bookmarkEnd w:id="0"/>
      <w:bookmarkEnd w:id="1"/>
      <w:commentRangeStart w:id="3"/>
      <w:commentRangeStart w:id="4"/>
      <w:commentRangeStart w:id="5"/>
      <w:commentRangeStart w:id="6"/>
      <w:r>
        <w:t>Life on the edge: industrial footprint and edge effects variably influence the spatial distribution of a boreal small mammal</w:t>
      </w:r>
      <w:commentRangeEnd w:id="3"/>
      <w:r w:rsidR="00847DA0">
        <w:rPr>
          <w:rStyle w:val="CommentReference"/>
        </w:rPr>
        <w:commentReference w:id="3"/>
      </w:r>
      <w:commentRangeEnd w:id="4"/>
      <w:r w:rsidR="00ED55F6">
        <w:rPr>
          <w:rStyle w:val="CommentReference"/>
        </w:rPr>
        <w:commentReference w:id="4"/>
      </w:r>
      <w:commentRangeEnd w:id="5"/>
      <w:r w:rsidR="00A83BB8">
        <w:rPr>
          <w:rStyle w:val="CommentReference"/>
        </w:rPr>
        <w:commentReference w:id="5"/>
      </w:r>
      <w:commentRangeEnd w:id="6"/>
      <w:r w:rsidR="00F4461B">
        <w:rPr>
          <w:rStyle w:val="CommentReference"/>
        </w:rPr>
        <w:commentReference w:id="6"/>
      </w:r>
    </w:p>
    <w:bookmarkEnd w:id="2"/>
    <w:p w14:paraId="55CCD6CD" w14:textId="77777777" w:rsidR="00512322" w:rsidRDefault="00512322">
      <w:pPr>
        <w:rPr>
          <w:rFonts w:ascii="Calibri" w:eastAsia="Calibri" w:hAnsi="Calibri" w:cs="Calibri"/>
          <w:b/>
        </w:rPr>
      </w:pPr>
    </w:p>
    <w:p w14:paraId="2E596106" w14:textId="74A9897F" w:rsidR="00512322" w:rsidRDefault="00E60473">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xml:space="preserve">, </w:t>
      </w:r>
      <w:r w:rsidR="00B853FC">
        <w:rPr>
          <w:rFonts w:ascii="Calibri" w:eastAsia="Calibri" w:hAnsi="Calibri" w:cs="Calibri"/>
        </w:rPr>
        <w:t xml:space="preserve">Marissa </w:t>
      </w:r>
      <w:r w:rsidR="00B853FC" w:rsidRPr="00B853FC">
        <w:rPr>
          <w:rFonts w:ascii="Calibri" w:eastAsia="Calibri" w:hAnsi="Calibri" w:cs="Calibri"/>
        </w:rPr>
        <w:t>Dyck</w:t>
      </w:r>
      <w:r w:rsidR="00B853FC">
        <w:rPr>
          <w:rFonts w:ascii="Calibri" w:eastAsia="Calibri" w:hAnsi="Calibri" w:cs="Calibri"/>
          <w:vertAlign w:val="superscript"/>
        </w:rPr>
        <w:t>2</w:t>
      </w:r>
      <w:r w:rsidR="00B853FC">
        <w:rPr>
          <w:rFonts w:ascii="Calibri" w:eastAsia="Calibri" w:hAnsi="Calibri" w:cs="Calibri"/>
        </w:rPr>
        <w:t xml:space="preserve">, </w:t>
      </w:r>
      <w:r w:rsidRPr="00B853FC">
        <w:rPr>
          <w:rFonts w:ascii="Calibri" w:eastAsia="Calibri" w:hAnsi="Calibri" w:cs="Calibri"/>
        </w:rPr>
        <w:t>Jason</w:t>
      </w:r>
      <w:r>
        <w:rPr>
          <w:rFonts w:ascii="Calibri" w:eastAsia="Calibri" w:hAnsi="Calibri" w:cs="Calibri"/>
        </w:rPr>
        <w:t xml:space="preserve">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E60473">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E60473">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AEB5506" w:rsidR="00512322" w:rsidRDefault="00E60473">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w:t>
      </w:r>
      <w:ins w:id="7" w:author="Jason Fisher" w:date="2025-08-01T10:34:00Z" w16du:dateUtc="2025-08-01T17:34:00Z">
        <w:r w:rsidR="009E3FC5">
          <w:rPr>
            <w:rFonts w:ascii="Calibri" w:eastAsia="Calibri" w:hAnsi="Calibri" w:cs="Calibri"/>
          </w:rPr>
          <w:t xml:space="preserve">Equal </w:t>
        </w:r>
      </w:ins>
      <w:ins w:id="8" w:author="Jason Fisher" w:date="2025-08-01T10:35:00Z" w16du:dateUtc="2025-08-01T17:35:00Z">
        <w:r w:rsidR="00A51467">
          <w:rPr>
            <w:rFonts w:ascii="Calibri" w:eastAsia="Calibri" w:hAnsi="Calibri" w:cs="Calibri"/>
          </w:rPr>
          <w:t>s</w:t>
        </w:r>
      </w:ins>
      <w:ins w:id="9" w:author="Jason Fisher" w:date="2025-08-01T10:34:00Z" w16du:dateUtc="2025-08-01T17:34:00Z">
        <w:r w:rsidR="009E3FC5">
          <w:rPr>
            <w:rFonts w:ascii="Calibri" w:eastAsia="Calibri" w:hAnsi="Calibri" w:cs="Calibri"/>
          </w:rPr>
          <w:t xml:space="preserve">enior </w:t>
        </w:r>
      </w:ins>
      <w:ins w:id="10" w:author="Jason Fisher" w:date="2025-08-01T10:35:00Z" w16du:dateUtc="2025-08-01T17:35:00Z">
        <w:r w:rsidR="00A51467">
          <w:rPr>
            <w:rFonts w:ascii="Calibri" w:eastAsia="Calibri" w:hAnsi="Calibri" w:cs="Calibri"/>
          </w:rPr>
          <w:t>a</w:t>
        </w:r>
      </w:ins>
      <w:ins w:id="11" w:author="Jason Fisher" w:date="2025-08-01T10:34:00Z" w16du:dateUtc="2025-08-01T17:34:00Z">
        <w:r w:rsidR="009E3FC5">
          <w:rPr>
            <w:rFonts w:ascii="Calibri" w:eastAsia="Calibri" w:hAnsi="Calibri" w:cs="Calibri"/>
          </w:rPr>
          <w:t xml:space="preserve">uthors; </w:t>
        </w:r>
      </w:ins>
      <w:r>
        <w:rPr>
          <w:rFonts w:ascii="Calibri" w:eastAsia="Calibri" w:hAnsi="Calibri" w:cs="Calibri"/>
        </w:rPr>
        <w:t>School of Environmental Studies, University of Victoria, Victoria, Canada</w:t>
      </w:r>
    </w:p>
    <w:p w14:paraId="547A5734" w14:textId="77777777" w:rsidR="00512322" w:rsidRDefault="00E60473">
      <w:pPr>
        <w:pStyle w:val="Heading2"/>
      </w:pPr>
      <w:bookmarkStart w:id="12" w:name="_kas5c8tb9r1u" w:colFirst="0" w:colLast="0"/>
      <w:bookmarkEnd w:id="12"/>
      <w:r>
        <w:t>Abstract</w:t>
      </w:r>
    </w:p>
    <w:p w14:paraId="74704280" w14:textId="77777777" w:rsidR="00512322" w:rsidRDefault="00E60473">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E60473">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355D2212" w:rsidR="00512322" w:rsidRDefault="00E60473">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w:t>
      </w:r>
      <w:del w:id="13" w:author="Jason Fisher" w:date="2025-08-01T10:35:00Z" w16du:dateUtc="2025-08-01T17:35:00Z">
        <w:r w:rsidDel="007554B3">
          <w:rPr>
            <w:rFonts w:ascii="Calibri" w:eastAsia="Calibri" w:hAnsi="Calibri" w:cs="Calibri"/>
          </w:rPr>
          <w:delText xml:space="preserve">on </w:delText>
        </w:r>
      </w:del>
      <w:ins w:id="14" w:author="Jason Fisher" w:date="2025-08-01T10:35:00Z" w16du:dateUtc="2025-08-01T17:35:00Z">
        <w:r w:rsidR="007554B3">
          <w:rPr>
            <w:rFonts w:ascii="Calibri" w:eastAsia="Calibri" w:hAnsi="Calibri" w:cs="Calibri"/>
          </w:rPr>
          <w:t xml:space="preserve">at </w:t>
        </w:r>
      </w:ins>
      <w:r>
        <w:rPr>
          <w:rFonts w:ascii="Calibri" w:eastAsia="Calibri" w:hAnsi="Calibri" w:cs="Calibri"/>
        </w:rPr>
        <w:t xml:space="preserve">the population </w:t>
      </w:r>
      <w:del w:id="15" w:author="Jason Fisher" w:date="2025-08-01T10:35:00Z" w16du:dateUtc="2025-08-01T17:35:00Z">
        <w:r w:rsidDel="007554B3">
          <w:rPr>
            <w:rFonts w:ascii="Calibri" w:eastAsia="Calibri" w:hAnsi="Calibri" w:cs="Calibri"/>
          </w:rPr>
          <w:delText>level</w:delText>
        </w:r>
      </w:del>
      <w:ins w:id="16" w:author="Jason Fisher" w:date="2025-08-01T10:35:00Z" w16du:dateUtc="2025-08-01T17:35:00Z">
        <w:r w:rsidR="007554B3">
          <w:rPr>
            <w:rFonts w:ascii="Calibri" w:eastAsia="Calibri" w:hAnsi="Calibri" w:cs="Calibri"/>
          </w:rPr>
          <w:t>scale</w:t>
        </w:r>
      </w:ins>
      <w:r>
        <w:rPr>
          <w:rFonts w:ascii="Calibri" w:eastAsia="Calibri" w:hAnsi="Calibri" w:cs="Calibri"/>
        </w:rPr>
        <w:t xml:space="preserve">.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ins w:id="17" w:author="Aidan Brushett" w:date="2025-06-01T14:50:00Z" w16du:dateUtc="2025-06-01T21:50:00Z">
        <w:r w:rsidR="00815D6F">
          <w:rPr>
            <w:rFonts w:ascii="Calibri" w:eastAsia="Calibri" w:hAnsi="Calibri" w:cs="Calibri"/>
          </w:rPr>
          <w:t>,</w:t>
        </w:r>
      </w:ins>
      <w:del w:id="18" w:author="Aidan Brushett" w:date="2025-06-01T14:50:00Z" w16du:dateUtc="2025-06-01T21:50:00Z">
        <w:r w:rsidR="000358C6" w:rsidDel="00815D6F">
          <w:rPr>
            <w:rFonts w:ascii="Calibri" w:eastAsia="Calibri" w:hAnsi="Calibri" w:cs="Calibri"/>
          </w:rPr>
          <w:delText>;</w:delText>
        </w:r>
      </w:del>
      <w:r>
        <w:rPr>
          <w:rFonts w:ascii="Calibri" w:eastAsia="Calibri" w:hAnsi="Calibri" w:cs="Calibri"/>
        </w:rPr>
        <w:t xml:space="preserve"> such that edge effects were more strongly negative in heavily disturbed landscapes. </w:t>
      </w:r>
    </w:p>
    <w:p w14:paraId="135409A1" w14:textId="61E6C96A" w:rsidR="00512322" w:rsidRDefault="00E60473">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w:t>
      </w:r>
      <w:ins w:id="19" w:author="Jason Fisher" w:date="2025-08-01T10:36:00Z" w16du:dateUtc="2025-08-01T17:36:00Z">
        <w:r w:rsidR="007345BF">
          <w:rPr>
            <w:rFonts w:ascii="Calibri" w:eastAsia="Calibri" w:hAnsi="Calibri" w:cs="Calibri"/>
          </w:rPr>
          <w:t>petroleum exploration “</w:t>
        </w:r>
      </w:ins>
      <w:r>
        <w:rPr>
          <w:rFonts w:ascii="Calibri" w:eastAsia="Calibri" w:hAnsi="Calibri" w:cs="Calibri"/>
        </w:rPr>
        <w:t>seismic</w:t>
      </w:r>
      <w:ins w:id="20" w:author="Jason Fisher" w:date="2025-08-01T10:36:00Z" w16du:dateUtc="2025-08-01T17:36:00Z">
        <w:r w:rsidR="007345BF">
          <w:rPr>
            <w:rFonts w:ascii="Calibri" w:eastAsia="Calibri" w:hAnsi="Calibri" w:cs="Calibri"/>
          </w:rPr>
          <w:t>”</w:t>
        </w:r>
      </w:ins>
      <w:r>
        <w:rPr>
          <w:rFonts w:ascii="Calibri" w:eastAsia="Calibri" w:hAnsi="Calibri" w:cs="Calibri"/>
        </w:rPr>
        <w:t xml:space="preserve"> lines, may have a disproportionately negative impact on red squirrels</w:t>
      </w:r>
      <w:del w:id="21" w:author="Jason Fisher" w:date="2025-08-01T10:36:00Z" w16du:dateUtc="2025-08-01T17:36:00Z">
        <w:r w:rsidDel="007345BF">
          <w:rPr>
            <w:rFonts w:ascii="Calibri" w:eastAsia="Calibri" w:hAnsi="Calibri" w:cs="Calibri"/>
          </w:rPr>
          <w:delText xml:space="preserve">. </w:delText>
        </w:r>
      </w:del>
      <w:r>
        <w:rPr>
          <w:rFonts w:ascii="Calibri" w:eastAsia="Calibri" w:hAnsi="Calibri" w:cs="Calibri"/>
        </w:rPr>
        <w:t xml:space="preserve"> that exceed predictions based on habitat composition alone. </w:t>
      </w:r>
    </w:p>
    <w:p w14:paraId="1A021DE9" w14:textId="5ED2A28F" w:rsidR="00512322" w:rsidRDefault="00E60473">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The ecological mechanisms through which landscape structure impact</w:t>
      </w:r>
      <w:ins w:id="22" w:author="Jason Fisher" w:date="2025-08-01T10:36:00Z" w16du:dateUtc="2025-08-01T17:36:00Z">
        <w:r w:rsidR="0046287F">
          <w:rPr>
            <w:rFonts w:ascii="Calibri" w:eastAsia="Calibri" w:hAnsi="Calibri" w:cs="Calibri"/>
            <w:highlight w:val="white"/>
          </w:rPr>
          <w:t>s</w:t>
        </w:r>
      </w:ins>
      <w:r>
        <w:rPr>
          <w:rFonts w:ascii="Calibri" w:eastAsia="Calibri" w:hAnsi="Calibri" w:cs="Calibri"/>
          <w:highlight w:val="white"/>
        </w:rPr>
        <w:t xml:space="preserve"> wildlife extend beyond straightforward measures of habitat loss. </w:t>
      </w:r>
      <w:del w:id="23" w:author="Jason Fisher" w:date="2025-08-01T10:37:00Z" w16du:dateUtc="2025-08-01T17:37:00Z">
        <w:r w:rsidDel="0046287F">
          <w:rPr>
            <w:rFonts w:ascii="Calibri" w:eastAsia="Calibri" w:hAnsi="Calibri" w:cs="Calibri"/>
          </w:rPr>
          <w:delText>Our findings highlight that b</w:delText>
        </w:r>
      </w:del>
      <w:ins w:id="24" w:author="Jason Fisher" w:date="2025-08-01T10:37:00Z" w16du:dateUtc="2025-08-01T17:37:00Z">
        <w:r w:rsidR="0046287F">
          <w:rPr>
            <w:rFonts w:ascii="Calibri" w:eastAsia="Calibri" w:hAnsi="Calibri" w:cs="Calibri"/>
          </w:rPr>
          <w:t>B</w:t>
        </w:r>
      </w:ins>
      <w:r>
        <w:rPr>
          <w:rFonts w:ascii="Calibri" w:eastAsia="Calibri" w:hAnsi="Calibri" w:cs="Calibri"/>
        </w:rPr>
        <w:t xml:space="preserve">oth habitat composition and spatial configuration must be considered on appropriate spatial scales when assessing wildlife responses to anthropogenic </w:t>
      </w:r>
      <w:commentRangeStart w:id="25"/>
      <w:r>
        <w:rPr>
          <w:rFonts w:ascii="Calibri" w:eastAsia="Calibri" w:hAnsi="Calibri" w:cs="Calibri"/>
        </w:rPr>
        <w:t>development</w:t>
      </w:r>
      <w:commentRangeEnd w:id="25"/>
      <w:r w:rsidR="0046287F">
        <w:rPr>
          <w:rStyle w:val="CommentReference"/>
        </w:rPr>
        <w:commentReference w:id="25"/>
      </w:r>
      <w:r>
        <w:rPr>
          <w:rFonts w:ascii="Calibri" w:eastAsia="Calibri" w:hAnsi="Calibri" w:cs="Calibri"/>
        </w:rPr>
        <w:t>.</w:t>
      </w:r>
    </w:p>
    <w:p w14:paraId="5E4244DE" w14:textId="77777777" w:rsidR="00512322" w:rsidRDefault="00512322">
      <w:pPr>
        <w:rPr>
          <w:rFonts w:ascii="Calibri" w:eastAsia="Calibri" w:hAnsi="Calibri" w:cs="Calibri"/>
        </w:rPr>
      </w:pPr>
    </w:p>
    <w:p w14:paraId="2F58CE98" w14:textId="45B7A45C" w:rsidR="00512322" w:rsidRDefault="00E60473">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w:t>
      </w:r>
      <w:r w:rsidR="00DD3158">
        <w:rPr>
          <w:rFonts w:ascii="Calibri" w:eastAsia="Calibri" w:hAnsi="Calibri" w:cs="Calibri"/>
        </w:rPr>
        <w:t>red squirrel</w:t>
      </w:r>
      <w:r>
        <w:rPr>
          <w:rFonts w:ascii="Calibri" w:eastAsia="Calibri" w:hAnsi="Calibri" w:cs="Calibri"/>
        </w:rPr>
        <w:t>,</w:t>
      </w:r>
      <w:r w:rsidR="00ED55F6">
        <w:rPr>
          <w:rFonts w:ascii="Calibri" w:eastAsia="Calibri" w:hAnsi="Calibri" w:cs="Calibri"/>
        </w:rPr>
        <w:t xml:space="preserve"> </w:t>
      </w:r>
      <w:r w:rsidR="00ED55F6">
        <w:rPr>
          <w:rFonts w:ascii="Calibri" w:eastAsia="Calibri" w:hAnsi="Calibri" w:cs="Calibri"/>
          <w:i/>
          <w:iCs/>
        </w:rPr>
        <w:t>Tamiasciurus hudsonicus</w:t>
      </w:r>
      <w:r w:rsidR="00ED55F6">
        <w:rPr>
          <w:rFonts w:ascii="Calibri" w:eastAsia="Calibri" w:hAnsi="Calibri" w:cs="Calibri"/>
        </w:rPr>
        <w:t>,</w:t>
      </w:r>
      <w:r>
        <w:rPr>
          <w:rFonts w:ascii="Calibri" w:eastAsia="Calibri" w:hAnsi="Calibri" w:cs="Calibri"/>
        </w:rPr>
        <w:t xml:space="preserve"> configuration, landscape structure, wildlife distributions, spatial scale</w:t>
      </w:r>
      <w:r>
        <w:br w:type="page"/>
      </w:r>
    </w:p>
    <w:p w14:paraId="7CFA5DCE" w14:textId="77777777" w:rsidR="00512322" w:rsidRDefault="00E60473">
      <w:pPr>
        <w:pStyle w:val="Heading2"/>
        <w:spacing w:line="360" w:lineRule="auto"/>
      </w:pPr>
      <w:bookmarkStart w:id="26" w:name="_e9aaleui00xc" w:colFirst="0" w:colLast="0"/>
      <w:bookmarkEnd w:id="26"/>
      <w:r>
        <w:lastRenderedPageBreak/>
        <w:t>Introduction</w:t>
      </w:r>
      <w:r>
        <w:tab/>
      </w:r>
      <w:r>
        <w:tab/>
      </w:r>
      <w:r>
        <w:tab/>
      </w:r>
      <w:r>
        <w:tab/>
      </w:r>
      <w:r>
        <w:tab/>
      </w:r>
      <w:r>
        <w:tab/>
      </w:r>
      <w:r>
        <w:tab/>
      </w:r>
    </w:p>
    <w:p w14:paraId="2BED97B5" w14:textId="7A71E47C" w:rsidR="00512322" w:rsidRDefault="00E60473">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w:t>
      </w:r>
      <w:ins w:id="27" w:author="Jason Fisher" w:date="2025-08-01T10:37:00Z" w16du:dateUtc="2025-08-01T17:37:00Z">
        <w:r w:rsidR="00064B9D">
          <w:rPr>
            <w:rFonts w:ascii="Calibri" w:eastAsia="Calibri" w:hAnsi="Calibri" w:cs="Calibri"/>
          </w:rPr>
          <w:t xml:space="preserve">global </w:t>
        </w:r>
      </w:ins>
      <w:del w:id="28" w:author="Jason Fisher" w:date="2025-08-01T10:37:00Z" w16du:dateUtc="2025-08-01T17:37:00Z">
        <w:r w:rsidDel="00064B9D">
          <w:rPr>
            <w:rFonts w:ascii="Calibri" w:eastAsia="Calibri" w:hAnsi="Calibri" w:cs="Calibri"/>
          </w:rPr>
          <w:delText xml:space="preserve">changes to </w:delText>
        </w:r>
      </w:del>
      <w:r>
        <w:rPr>
          <w:rFonts w:ascii="Calibri" w:eastAsia="Calibri" w:hAnsi="Calibri" w:cs="Calibri"/>
        </w:rPr>
        <w:t xml:space="preserve">biodiversity </w:t>
      </w:r>
      <w:del w:id="29" w:author="Jason Fisher" w:date="2025-08-01T10:37:00Z" w16du:dateUtc="2025-08-01T17:37:00Z">
        <w:r w:rsidDel="00064B9D">
          <w:rPr>
            <w:rFonts w:ascii="Calibri" w:eastAsia="Calibri" w:hAnsi="Calibri" w:cs="Calibri"/>
          </w:rPr>
          <w:delText xml:space="preserve">globally </w:delText>
        </w:r>
      </w:del>
      <w:ins w:id="30" w:author="Jason Fisher" w:date="2025-08-01T10:37:00Z" w16du:dateUtc="2025-08-01T17:37:00Z">
        <w:r w:rsidR="00064B9D">
          <w:rPr>
            <w:rFonts w:ascii="Calibri" w:eastAsia="Calibri" w:hAnsi="Calibri" w:cs="Calibri"/>
          </w:rPr>
          <w:t xml:space="preserve">loss </w:t>
        </w:r>
      </w:ins>
      <w:r>
        <w:rPr>
          <w:rFonts w:ascii="Calibri" w:eastAsia="Calibri" w:hAnsi="Calibri" w:cs="Calibri"/>
        </w:rPr>
        <w:t>(Johnson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w:t>
      </w:r>
      <w:r>
        <w:rPr>
          <w:rFonts w:ascii="Calibri" w:eastAsia="Calibri" w:hAnsi="Calibri" w:cs="Calibri"/>
        </w:rPr>
        <w:t>tat, resources, energy, and organisms (</w:t>
      </w:r>
      <w:commentRangeStart w:id="31"/>
      <w:r>
        <w:rPr>
          <w:rFonts w:ascii="Calibri" w:eastAsia="Calibri" w:hAnsi="Calibri" w:cs="Calibri"/>
        </w:rPr>
        <w:t xml:space="preserve">Forman &amp; </w:t>
      </w:r>
      <w:proofErr w:type="spellStart"/>
      <w:r>
        <w:rPr>
          <w:rFonts w:ascii="Calibri" w:eastAsia="Calibri" w:hAnsi="Calibri" w:cs="Calibri"/>
        </w:rPr>
        <w:t>Godron</w:t>
      </w:r>
      <w:proofErr w:type="spellEnd"/>
      <w:r>
        <w:rPr>
          <w:rFonts w:ascii="Calibri" w:eastAsia="Calibri" w:hAnsi="Calibri" w:cs="Calibri"/>
        </w:rPr>
        <w:t>, 1981; Holling, 1992</w:t>
      </w:r>
      <w:commentRangeEnd w:id="31"/>
      <w:r w:rsidR="002D142A">
        <w:rPr>
          <w:rStyle w:val="CommentReference"/>
        </w:rPr>
        <w:commentReference w:id="31"/>
      </w:r>
      <w:r>
        <w:rPr>
          <w:rFonts w:ascii="Calibri" w:eastAsia="Calibri" w:hAnsi="Calibri" w:cs="Calibri"/>
        </w:rPr>
        <w:t xml:space="preserve">).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w:t>
      </w:r>
      <w:r>
        <w:rPr>
          <w:rFonts w:ascii="Calibri" w:eastAsia="Calibri" w:hAnsi="Calibri" w:cs="Calibri"/>
        </w:rPr>
        <w:t xml:space="preserve">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t>
      </w:r>
      <w:commentRangeStart w:id="32"/>
      <w:r>
        <w:rPr>
          <w:rFonts w:ascii="Calibri" w:eastAsia="Calibri" w:hAnsi="Calibri" w:cs="Calibri"/>
        </w:rPr>
        <w:t>wildlife</w:t>
      </w:r>
      <w:commentRangeEnd w:id="32"/>
      <w:r w:rsidR="00C26D46">
        <w:rPr>
          <w:rStyle w:val="CommentReference"/>
        </w:rPr>
        <w:commentReference w:id="32"/>
      </w:r>
      <w:r>
        <w:rPr>
          <w:rFonts w:ascii="Calibri" w:eastAsia="Calibri" w:hAnsi="Calibri" w:cs="Calibri"/>
        </w:rPr>
        <w:t>.</w:t>
      </w:r>
    </w:p>
    <w:p w14:paraId="54E1B592" w14:textId="77777777" w:rsidR="00512322" w:rsidRDefault="00512322">
      <w:pPr>
        <w:spacing w:line="360" w:lineRule="auto"/>
        <w:ind w:firstLine="720"/>
        <w:rPr>
          <w:rFonts w:ascii="Calibri" w:eastAsia="Calibri" w:hAnsi="Calibri" w:cs="Calibri"/>
        </w:rPr>
      </w:pPr>
    </w:p>
    <w:p w14:paraId="74A1717B" w14:textId="31292FFE" w:rsidR="00512322" w:rsidRDefault="00E60473" w:rsidP="00636173">
      <w:pPr>
        <w:spacing w:line="360" w:lineRule="auto"/>
        <w:ind w:firstLine="720"/>
        <w:rPr>
          <w:rFonts w:ascii="Calibri" w:eastAsia="Calibri" w:hAnsi="Calibri" w:cs="Calibri"/>
        </w:rPr>
      </w:pPr>
      <w:r>
        <w:rPr>
          <w:rFonts w:ascii="Calibri" w:eastAsia="Calibri" w:hAnsi="Calibri" w:cs="Calibri"/>
        </w:rPr>
        <w:t>In terrestrial systems, anthropogenic disturbances change landscape structure through</w:t>
      </w:r>
      <w:r w:rsidR="00D66518">
        <w:rPr>
          <w:rFonts w:ascii="Calibri" w:eastAsia="Calibri" w:hAnsi="Calibri" w:cs="Calibri"/>
        </w:rPr>
        <w:t xml:space="preserve"> </w:t>
      </w:r>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w:t>
      </w:r>
      <w:r>
        <w:rPr>
          <w:rFonts w:ascii="Calibri" w:eastAsia="Calibri" w:hAnsi="Calibri" w:cs="Calibri"/>
        </w:rPr>
        <w:t>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w:t>
      </w:r>
      <w:r>
        <w:rPr>
          <w:rFonts w:ascii="Calibri" w:eastAsia="Calibri" w:hAnsi="Calibri" w:cs="Calibri"/>
        </w:rPr>
        <w:t>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20F75667" w:rsidR="00512322" w:rsidRDefault="00E60473" w:rsidP="00EF51BF">
      <w:pPr>
        <w:spacing w:line="360" w:lineRule="auto"/>
        <w:ind w:firstLine="720"/>
        <w:rPr>
          <w:rFonts w:ascii="Calibri" w:eastAsia="Calibri" w:hAnsi="Calibri" w:cs="Calibri"/>
        </w:rPr>
      </w:pPr>
      <w:r>
        <w:rPr>
          <w:rFonts w:ascii="Calibri" w:eastAsia="Calibri" w:hAnsi="Calibri" w:cs="Calibri"/>
        </w:rPr>
        <w:lastRenderedPageBreak/>
        <w:t xml:space="preserve">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w:t>
      </w:r>
      <w:ins w:id="33" w:author="Jason Fisher" w:date="2025-08-11T09:39:00Z" w16du:dateUtc="2025-08-11T16:39:00Z">
        <w:r w:rsidR="0058505A">
          <w:rPr>
            <w:rFonts w:ascii="Calibri" w:eastAsia="Calibri" w:hAnsi="Calibri" w:cs="Calibri"/>
          </w:rPr>
          <w:t>in the 20</w:t>
        </w:r>
        <w:r w:rsidR="0058505A" w:rsidRPr="0058505A">
          <w:rPr>
            <w:rFonts w:ascii="Calibri" w:eastAsia="Calibri" w:hAnsi="Calibri" w:cs="Calibri"/>
            <w:vertAlign w:val="superscript"/>
            <w:rPrChange w:id="34" w:author="Jason Fisher" w:date="2025-08-11T09:39:00Z" w16du:dateUtc="2025-08-11T16:39:00Z">
              <w:rPr>
                <w:rFonts w:ascii="Calibri" w:eastAsia="Calibri" w:hAnsi="Calibri" w:cs="Calibri"/>
              </w:rPr>
            </w:rPrChange>
          </w:rPr>
          <w:t>th</w:t>
        </w:r>
        <w:r w:rsidR="0058505A">
          <w:rPr>
            <w:rFonts w:ascii="Calibri" w:eastAsia="Calibri" w:hAnsi="Calibri" w:cs="Calibri"/>
          </w:rPr>
          <w:t xml:space="preserve"> and 21</w:t>
        </w:r>
        <w:r w:rsidR="0058505A" w:rsidRPr="0058505A">
          <w:rPr>
            <w:rFonts w:ascii="Calibri" w:eastAsia="Calibri" w:hAnsi="Calibri" w:cs="Calibri"/>
            <w:vertAlign w:val="superscript"/>
            <w:rPrChange w:id="35" w:author="Jason Fisher" w:date="2025-08-11T09:39:00Z" w16du:dateUtc="2025-08-11T16:39:00Z">
              <w:rPr>
                <w:rFonts w:ascii="Calibri" w:eastAsia="Calibri" w:hAnsi="Calibri" w:cs="Calibri"/>
              </w:rPr>
            </w:rPrChange>
          </w:rPr>
          <w:t>st</w:t>
        </w:r>
        <w:r w:rsidR="0058505A">
          <w:rPr>
            <w:rFonts w:ascii="Calibri" w:eastAsia="Calibri" w:hAnsi="Calibri" w:cs="Calibri"/>
          </w:rPr>
          <w:t xml:space="preserve"> centuries </w:t>
        </w:r>
      </w:ins>
      <w:r>
        <w:rPr>
          <w:rFonts w:ascii="Calibri" w:eastAsia="Calibri" w:hAnsi="Calibri" w:cs="Calibri"/>
        </w:rPr>
        <w:t xml:space="preserve">the Boreal Plains have undergone unprecedented structural changes </w:t>
      </w:r>
      <w:del w:id="36" w:author="Jason Fisher" w:date="2025-08-11T09:39:00Z" w16du:dateUtc="2025-08-11T16:39:00Z">
        <w:r w:rsidDel="009F1802">
          <w:rPr>
            <w:rFonts w:ascii="Calibri" w:eastAsia="Calibri" w:hAnsi="Calibri" w:cs="Calibri"/>
          </w:rPr>
          <w:delText xml:space="preserve">in recent decades </w:delText>
        </w:r>
      </w:del>
      <w:r>
        <w:rPr>
          <w:rFonts w:ascii="Calibri" w:eastAsia="Calibri" w:hAnsi="Calibri" w:cs="Calibri"/>
        </w:rPr>
        <w:t>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w:t>
      </w:r>
      <w:r>
        <w:rPr>
          <w:rFonts w:ascii="Calibri" w:eastAsia="Calibri" w:hAnsi="Calibri" w:cs="Calibri"/>
        </w:rPr>
        <w:t xml:space="preserve"> the cumulative effects of decades of industrial development and fire suppression </w:t>
      </w:r>
      <w:commentRangeStart w:id="37"/>
      <w:commentRangeStart w:id="38"/>
      <w:r>
        <w:rPr>
          <w:rFonts w:ascii="Calibri" w:eastAsia="Calibri" w:hAnsi="Calibri" w:cs="Calibri"/>
        </w:rPr>
        <w:t xml:space="preserve">have eclipsed </w:t>
      </w:r>
      <w:r w:rsidR="004C0FBE">
        <w:rPr>
          <w:rFonts w:ascii="Calibri" w:eastAsia="Calibri" w:hAnsi="Calibri" w:cs="Calibri"/>
        </w:rPr>
        <w:t>disturbance</w:t>
      </w:r>
      <w:r w:rsidR="00200438">
        <w:rPr>
          <w:rFonts w:ascii="Calibri" w:eastAsia="Calibri" w:hAnsi="Calibri" w:cs="Calibri"/>
        </w:rPr>
        <w:t>s</w:t>
      </w:r>
      <w:r w:rsidR="004C0FBE">
        <w:rPr>
          <w:rFonts w:ascii="Calibri" w:eastAsia="Calibri" w:hAnsi="Calibri" w:cs="Calibri"/>
        </w:rPr>
        <w:t xml:space="preserve"> from </w:t>
      </w:r>
      <w:r>
        <w:rPr>
          <w:rFonts w:ascii="Calibri" w:eastAsia="Calibri" w:hAnsi="Calibri" w:cs="Calibri"/>
        </w:rPr>
        <w:t xml:space="preserve">natural processes </w:t>
      </w:r>
      <w:commentRangeEnd w:id="37"/>
      <w:r w:rsidR="002222DF">
        <w:rPr>
          <w:rStyle w:val="CommentReference"/>
        </w:rPr>
        <w:commentReference w:id="37"/>
      </w:r>
      <w:commentRangeEnd w:id="38"/>
      <w:r w:rsidR="0009054F">
        <w:rPr>
          <w:rStyle w:val="CommentReference"/>
        </w:rPr>
        <w:commentReference w:id="38"/>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rPr>
          <w:rFonts w:ascii="Calibri" w:eastAsia="Calibri" w:hAnsi="Calibri" w:cs="Calibri"/>
        </w:rPr>
        <w:t>now fragment</w:t>
      </w:r>
      <w:r>
        <w:rPr>
          <w:rFonts w:ascii="Calibri" w:eastAsia="Calibri" w:hAnsi="Calibri" w:cs="Calibri"/>
        </w:rPr>
        <w:t xml:space="preserve"> the western boreal</w:t>
      </w:r>
      <w:r w:rsidR="00EF51BF">
        <w:rPr>
          <w:rFonts w:ascii="Calibri" w:eastAsia="Calibri" w:hAnsi="Calibri" w:cs="Calibri"/>
        </w:rPr>
        <w:t xml:space="preserve"> forest (</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 Persistent industrial features create a disproportionate amount of forest edge, increase growth of early-seral vegetation, and establish linear movement corridors through </w:t>
      </w:r>
      <w:commentRangeStart w:id="39"/>
      <w:commentRangeStart w:id="40"/>
      <w:commentRangeStart w:id="41"/>
      <w:commentRangeStart w:id="42"/>
      <w:r>
        <w:rPr>
          <w:rFonts w:ascii="Calibri" w:eastAsia="Calibri" w:hAnsi="Calibri" w:cs="Calibri"/>
        </w:rPr>
        <w:t xml:space="preserve">otherwise intact tracts of </w:t>
      </w:r>
      <w:r w:rsidR="00873DBB">
        <w:rPr>
          <w:rFonts w:ascii="Calibri" w:eastAsia="Calibri" w:hAnsi="Calibri" w:cs="Calibri"/>
        </w:rPr>
        <w:t>dense forest habitat</w:t>
      </w:r>
      <w:r>
        <w:rPr>
          <w:rFonts w:ascii="Calibri" w:eastAsia="Calibri" w:hAnsi="Calibri" w:cs="Calibri"/>
        </w:rPr>
        <w:t>.</w:t>
      </w:r>
      <w:commentRangeEnd w:id="39"/>
      <w:r w:rsidR="002222DF">
        <w:rPr>
          <w:rStyle w:val="CommentReference"/>
        </w:rPr>
        <w:commentReference w:id="39"/>
      </w:r>
      <w:commentRangeEnd w:id="40"/>
      <w:r w:rsidR="00A47891">
        <w:rPr>
          <w:rStyle w:val="CommentReference"/>
        </w:rPr>
        <w:commentReference w:id="40"/>
      </w:r>
      <w:commentRangeEnd w:id="41"/>
      <w:r w:rsidR="00064630">
        <w:rPr>
          <w:rStyle w:val="CommentReference"/>
        </w:rPr>
        <w:commentReference w:id="41"/>
      </w:r>
      <w:commentRangeEnd w:id="42"/>
      <w:r w:rsidR="00873DBB">
        <w:rPr>
          <w:rStyle w:val="CommentReference"/>
        </w:rPr>
        <w:commentReference w:id="42"/>
      </w:r>
      <w:r>
        <w:rPr>
          <w:rFonts w:ascii="Calibri" w:eastAsia="Calibri" w:hAnsi="Calibri" w:cs="Calibri"/>
        </w:rPr>
        <w:t xml:space="preserve"> </w:t>
      </w:r>
      <w:del w:id="43" w:author="Jason Fisher" w:date="2025-08-11T09:43:00Z" w16du:dateUtc="2025-08-11T16:43:00Z">
        <w:r w:rsidR="00EF51BF" w:rsidDel="008B1955">
          <w:rPr>
            <w:rFonts w:ascii="Calibri" w:eastAsia="Calibri" w:hAnsi="Calibri" w:cs="Calibri"/>
          </w:rPr>
          <w:delText xml:space="preserve">These </w:delText>
        </w:r>
        <w:r w:rsidR="00054A0A" w:rsidDel="008B1955">
          <w:rPr>
            <w:rFonts w:ascii="Calibri" w:eastAsia="Calibri" w:hAnsi="Calibri" w:cs="Calibri"/>
          </w:rPr>
          <w:delText>s</w:delText>
        </w:r>
      </w:del>
      <w:ins w:id="44" w:author="Jason Fisher" w:date="2025-08-11T09:43:00Z" w16du:dateUtc="2025-08-11T16:43:00Z">
        <w:r w:rsidR="008B1955">
          <w:rPr>
            <w:rFonts w:ascii="Calibri" w:eastAsia="Calibri" w:hAnsi="Calibri" w:cs="Calibri"/>
          </w:rPr>
          <w:t>S</w:t>
        </w:r>
      </w:ins>
      <w:r w:rsidR="00054A0A">
        <w:rPr>
          <w:rFonts w:ascii="Calibri" w:eastAsia="Calibri" w:hAnsi="Calibri" w:cs="Calibri"/>
        </w:rPr>
        <w:t>tructural and functional changes have introduced forage subsidies</w:t>
      </w:r>
      <w:r w:rsidR="00706043">
        <w:rPr>
          <w:rFonts w:ascii="Calibri" w:eastAsia="Calibri" w:hAnsi="Calibri" w:cs="Calibri"/>
        </w:rPr>
        <w:t xml:space="preserve"> and movement subsidies</w:t>
      </w:r>
      <w:r w:rsidR="00054A0A">
        <w:rPr>
          <w:rFonts w:ascii="Calibri" w:eastAsia="Calibri" w:hAnsi="Calibri" w:cs="Calibri"/>
        </w:rPr>
        <w:t xml:space="preserve"> to boreal landscapes, </w:t>
      </w:r>
      <w:del w:id="45" w:author="Jason Fisher" w:date="2025-08-11T09:43:00Z" w16du:dateUtc="2025-08-11T16:43:00Z">
        <w:r w:rsidR="00054A0A" w:rsidDel="00F02ACE">
          <w:rPr>
            <w:rFonts w:ascii="Calibri" w:eastAsia="Calibri" w:hAnsi="Calibri" w:cs="Calibri"/>
          </w:rPr>
          <w:delText>setting the stage for</w:delText>
        </w:r>
      </w:del>
      <w:ins w:id="46" w:author="Jason Fisher" w:date="2025-08-11T09:43:00Z" w16du:dateUtc="2025-08-11T16:43:00Z">
        <w:r w:rsidR="00F02ACE">
          <w:rPr>
            <w:rFonts w:ascii="Calibri" w:eastAsia="Calibri" w:hAnsi="Calibri" w:cs="Calibri"/>
          </w:rPr>
          <w:t>leading to</w:t>
        </w:r>
      </w:ins>
      <w:r w:rsidR="00873DBB">
        <w:rPr>
          <w:rFonts w:ascii="Calibri" w:eastAsia="Calibri" w:hAnsi="Calibri" w:cs="Calibri"/>
        </w:rPr>
        <w:t xml:space="preserve"> </w:t>
      </w:r>
      <w:proofErr w:type="spellStart"/>
      <w:r w:rsidR="00054A0A">
        <w:rPr>
          <w:rFonts w:ascii="Calibri" w:eastAsia="Calibri" w:hAnsi="Calibri" w:cs="Calibri"/>
        </w:rPr>
        <w:t>behavioural</w:t>
      </w:r>
      <w:proofErr w:type="spellEnd"/>
      <w:r w:rsidR="00873DBB">
        <w:rPr>
          <w:rFonts w:ascii="Calibri" w:eastAsia="Calibri" w:hAnsi="Calibri" w:cs="Calibri"/>
        </w:rPr>
        <w:t xml:space="preserve">- and population-level </w:t>
      </w:r>
      <w:r w:rsidR="00054A0A">
        <w:rPr>
          <w:rFonts w:ascii="Calibri" w:eastAsia="Calibri" w:hAnsi="Calibri" w:cs="Calibri"/>
        </w:rPr>
        <w:t>changes</w:t>
      </w:r>
      <w:r w:rsidR="00873DBB">
        <w:rPr>
          <w:rFonts w:ascii="Calibri" w:eastAsia="Calibri" w:hAnsi="Calibri" w:cs="Calibri"/>
        </w:rPr>
        <w:t xml:space="preserve"> </w:t>
      </w:r>
      <w:r w:rsidR="00054A0A">
        <w:rPr>
          <w:rFonts w:ascii="Calibri" w:eastAsia="Calibri" w:hAnsi="Calibri" w:cs="Calibri"/>
        </w:rPr>
        <w:t>to wildlife communit</w:t>
      </w:r>
      <w:del w:id="47" w:author="Jason Fisher" w:date="2025-08-11T09:43:00Z" w16du:dateUtc="2025-08-11T16:43:00Z">
        <w:r w:rsidR="00054A0A" w:rsidDel="00F02ACE">
          <w:rPr>
            <w:rFonts w:ascii="Calibri" w:eastAsia="Calibri" w:hAnsi="Calibri" w:cs="Calibri"/>
          </w:rPr>
          <w:delText>y composition</w:delText>
        </w:r>
      </w:del>
      <w:ins w:id="48" w:author="Jason Fisher" w:date="2025-08-11T09:43:00Z" w16du:dateUtc="2025-08-11T16:43:00Z">
        <w:r w:rsidR="00F02ACE">
          <w:rPr>
            <w:rFonts w:ascii="Calibri" w:eastAsia="Calibri" w:hAnsi="Calibri" w:cs="Calibri"/>
          </w:rPr>
          <w:t>ies</w:t>
        </w:r>
      </w:ins>
      <w:r w:rsidR="00054A0A">
        <w:rPr>
          <w:rFonts w:ascii="Calibri" w:eastAsia="Calibri" w:hAnsi="Calibri" w:cs="Calibri"/>
        </w:rPr>
        <w:t xml:space="preserve"> that vary across species and across</w:t>
      </w:r>
      <w:r w:rsidR="00DD3158">
        <w:rPr>
          <w:rFonts w:ascii="Calibri" w:eastAsia="Calibri" w:hAnsi="Calibri" w:cs="Calibri"/>
        </w:rPr>
        <w:t xml:space="preserve"> intensities</w:t>
      </w:r>
      <w:r w:rsidR="00054A0A">
        <w:rPr>
          <w:rFonts w:ascii="Calibri" w:eastAsia="Calibri" w:hAnsi="Calibri" w:cs="Calibri"/>
        </w:rPr>
        <w:t xml:space="preserve"> of industrial development</w:t>
      </w:r>
      <w:r w:rsidR="00064630">
        <w:rPr>
          <w:rFonts w:ascii="Calibri" w:eastAsia="Calibri" w:hAnsi="Calibri" w:cs="Calibri"/>
        </w:rPr>
        <w:t xml:space="preserve"> </w:t>
      </w:r>
      <w:r w:rsidR="00054A0A">
        <w:rPr>
          <w:rFonts w:ascii="Calibri" w:eastAsia="Calibri" w:hAnsi="Calibri" w:cs="Calibri"/>
        </w:rPr>
        <w:t xml:space="preserve">(Venier et al., </w:t>
      </w:r>
      <w:commentRangeStart w:id="49"/>
      <w:r w:rsidR="00054A0A">
        <w:rPr>
          <w:rFonts w:ascii="Calibri" w:eastAsia="Calibri" w:hAnsi="Calibri" w:cs="Calibri"/>
        </w:rPr>
        <w:t>2014</w:t>
      </w:r>
      <w:commentRangeEnd w:id="49"/>
      <w:r w:rsidR="00F02ACE">
        <w:rPr>
          <w:rStyle w:val="CommentReference"/>
        </w:rPr>
        <w:commentReference w:id="49"/>
      </w:r>
      <w:r w:rsidR="00054A0A">
        <w:rPr>
          <w:rFonts w:ascii="Calibri" w:eastAsia="Calibri" w:hAnsi="Calibri" w:cs="Calibri"/>
        </w:rPr>
        <w:t>)</w:t>
      </w:r>
    </w:p>
    <w:p w14:paraId="30229BF9" w14:textId="77777777" w:rsidR="00512322" w:rsidRDefault="00512322">
      <w:pPr>
        <w:spacing w:line="360" w:lineRule="auto"/>
        <w:ind w:firstLine="720"/>
        <w:rPr>
          <w:rFonts w:ascii="Calibri" w:eastAsia="Calibri" w:hAnsi="Calibri" w:cs="Calibri"/>
        </w:rPr>
      </w:pPr>
    </w:p>
    <w:p w14:paraId="6B9B251B" w14:textId="40A49EB3" w:rsidR="00512322" w:rsidRDefault="00E60473" w:rsidP="001300F4">
      <w:pPr>
        <w:spacing w:line="360" w:lineRule="auto"/>
        <w:ind w:firstLine="720"/>
        <w:rPr>
          <w:rFonts w:ascii="Calibri" w:eastAsia="Calibri" w:hAnsi="Calibri" w:cs="Calibri"/>
        </w:rPr>
      </w:pPr>
      <w:del w:id="50" w:author="Jason Fisher" w:date="2025-08-11T09:44:00Z" w16du:dateUtc="2025-08-11T16:44:00Z">
        <w:r w:rsidDel="00FE1417">
          <w:rPr>
            <w:rFonts w:ascii="Calibri" w:eastAsia="Calibri" w:hAnsi="Calibri" w:cs="Calibri"/>
          </w:rPr>
          <w:delText xml:space="preserve">Confronted by these novel landscapes, </w:delText>
        </w:r>
      </w:del>
      <w:del w:id="51" w:author="Jason Fisher" w:date="2025-08-11T09:42:00Z" w16du:dateUtc="2025-08-11T16:42:00Z">
        <w:r w:rsidDel="008B1955">
          <w:rPr>
            <w:rFonts w:ascii="Calibri" w:eastAsia="Calibri" w:hAnsi="Calibri" w:cs="Calibri"/>
          </w:rPr>
          <w:delText xml:space="preserve">the resident </w:delText>
        </w:r>
      </w:del>
      <w:del w:id="52" w:author="Jason Fisher" w:date="2025-08-11T09:44:00Z" w16du:dateUtc="2025-08-11T16:44:00Z">
        <w:r w:rsidDel="00FE1417">
          <w:rPr>
            <w:rFonts w:ascii="Calibri" w:eastAsia="Calibri" w:hAnsi="Calibri" w:cs="Calibri"/>
          </w:rPr>
          <w:delText>w</w:delText>
        </w:r>
      </w:del>
      <w:ins w:id="53" w:author="Jason Fisher" w:date="2025-08-11T09:44:00Z" w16du:dateUtc="2025-08-11T16:44:00Z">
        <w:r w:rsidR="00FE1417">
          <w:rPr>
            <w:rFonts w:ascii="Calibri" w:eastAsia="Calibri" w:hAnsi="Calibri" w:cs="Calibri"/>
          </w:rPr>
          <w:t>W</w:t>
        </w:r>
      </w:ins>
      <w:r>
        <w:rPr>
          <w:rFonts w:ascii="Calibri" w:eastAsia="Calibri" w:hAnsi="Calibri" w:cs="Calibri"/>
        </w:rPr>
        <w:t xml:space="preserve">ildlife of the Boreal Plains must contend with </w:t>
      </w:r>
      <w:del w:id="54" w:author="Jason Fisher" w:date="2025-08-11T09:44:00Z" w16du:dateUtc="2025-08-11T16:44:00Z">
        <w:r w:rsidDel="00FE1417">
          <w:rPr>
            <w:rFonts w:ascii="Calibri" w:eastAsia="Calibri" w:hAnsi="Calibri" w:cs="Calibri"/>
          </w:rPr>
          <w:delText xml:space="preserve">the </w:delText>
        </w:r>
      </w:del>
      <w:ins w:id="55" w:author="Jason Fisher" w:date="2025-08-11T09:44:00Z" w16du:dateUtc="2025-08-11T16:44:00Z">
        <w:r w:rsidR="00FE1417">
          <w:rPr>
            <w:rFonts w:ascii="Calibri" w:eastAsia="Calibri" w:hAnsi="Calibri" w:cs="Calibri"/>
          </w:rPr>
          <w:t xml:space="preserve">this </w:t>
        </w:r>
      </w:ins>
      <w:commentRangeStart w:id="56"/>
      <w:del w:id="57" w:author="Jason Fisher" w:date="2025-08-11T09:41:00Z" w16du:dateUtc="2025-08-11T16:41:00Z">
        <w:r w:rsidDel="0027099F">
          <w:rPr>
            <w:rFonts w:ascii="Calibri" w:eastAsia="Calibri" w:hAnsi="Calibri" w:cs="Calibri"/>
          </w:rPr>
          <w:delText xml:space="preserve">vast </w:delText>
        </w:r>
      </w:del>
      <w:ins w:id="58" w:author="Jason Fisher" w:date="2025-08-11T09:41:00Z" w16du:dateUtc="2025-08-11T16:41:00Z">
        <w:r w:rsidR="0027099F">
          <w:rPr>
            <w:rFonts w:ascii="Calibri" w:eastAsia="Calibri" w:hAnsi="Calibri" w:cs="Calibri"/>
          </w:rPr>
          <w:t>extensive</w:t>
        </w:r>
      </w:ins>
      <w:commentRangeEnd w:id="56"/>
      <w:ins w:id="59" w:author="Jason Fisher" w:date="2025-08-11T09:42:00Z" w16du:dateUtc="2025-08-11T16:42:00Z">
        <w:r w:rsidR="0027099F">
          <w:rPr>
            <w:rStyle w:val="CommentReference"/>
          </w:rPr>
          <w:commentReference w:id="56"/>
        </w:r>
      </w:ins>
      <w:ins w:id="60" w:author="Jason Fisher" w:date="2025-08-11T09:41:00Z" w16du:dateUtc="2025-08-11T16:41:00Z">
        <w:r w:rsidR="0027099F">
          <w:rPr>
            <w:rFonts w:ascii="Calibri" w:eastAsia="Calibri" w:hAnsi="Calibri" w:cs="Calibri"/>
          </w:rPr>
          <w:t xml:space="preserve"> </w:t>
        </w:r>
      </w:ins>
      <w:commentRangeStart w:id="61"/>
      <w:r>
        <w:rPr>
          <w:rFonts w:ascii="Calibri" w:eastAsia="Calibri" w:hAnsi="Calibri" w:cs="Calibri"/>
        </w:rPr>
        <w:t>footprint</w:t>
      </w:r>
      <w:commentRangeEnd w:id="61"/>
      <w:r w:rsidR="008B1955">
        <w:rPr>
          <w:rStyle w:val="CommentReference"/>
        </w:rPr>
        <w:commentReference w:id="61"/>
      </w:r>
      <w:del w:id="62" w:author="Jason Fisher" w:date="2025-08-11T09:42:00Z" w16du:dateUtc="2025-08-11T16:42:00Z">
        <w:r w:rsidDel="008B1955">
          <w:rPr>
            <w:rFonts w:ascii="Calibri" w:eastAsia="Calibri" w:hAnsi="Calibri" w:cs="Calibri"/>
          </w:rPr>
          <w:delText xml:space="preserve"> of natural resource industries</w:delText>
        </w:r>
      </w:del>
      <w:del w:id="63" w:author="Jason Fisher" w:date="2025-08-11T09:44:00Z" w16du:dateUtc="2025-08-11T16:44:00Z">
        <w:r w:rsidDel="00FE1417">
          <w:rPr>
            <w:rFonts w:ascii="Calibri" w:eastAsia="Calibri" w:hAnsi="Calibri" w:cs="Calibri"/>
          </w:rPr>
          <w:delText>.</w:delText>
        </w:r>
      </w:del>
      <w:ins w:id="64" w:author="Jason Fisher" w:date="2025-08-11T09:44:00Z" w16du:dateUtc="2025-08-11T16:44:00Z">
        <w:r w:rsidR="00FE1417">
          <w:rPr>
            <w:rFonts w:ascii="Calibri" w:eastAsia="Calibri" w:hAnsi="Calibri" w:cs="Calibri"/>
          </w:rPr>
          <w:t xml:space="preserve"> and almost</w:t>
        </w:r>
      </w:ins>
      <w:r>
        <w:rPr>
          <w:rFonts w:ascii="Calibri" w:eastAsia="Calibri" w:hAnsi="Calibri" w:cs="Calibri"/>
        </w:rPr>
        <w:t xml:space="preserve"> </w:t>
      </w:r>
      <w:del w:id="65" w:author="Jason Fisher" w:date="2025-08-11T09:44:00Z" w16du:dateUtc="2025-08-11T16:44:00Z">
        <w:r w:rsidDel="00FE1417">
          <w:rPr>
            <w:rFonts w:ascii="Calibri" w:eastAsia="Calibri" w:hAnsi="Calibri" w:cs="Calibri"/>
          </w:rPr>
          <w:delText xml:space="preserve">Virtually </w:delText>
        </w:r>
      </w:del>
      <w:r>
        <w:rPr>
          <w:rFonts w:ascii="Calibri" w:eastAsia="Calibri" w:hAnsi="Calibri" w:cs="Calibri"/>
        </w:rPr>
        <w:t>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r w:rsidR="00054A0A">
        <w:rPr>
          <w:rFonts w:ascii="Calibri" w:eastAsia="Calibri" w:hAnsi="Calibri" w:cs="Calibri"/>
        </w:rPr>
        <w:t>altered</w:t>
      </w:r>
      <w:r>
        <w:rPr>
          <w:rFonts w:ascii="Calibri" w:eastAsia="Calibri" w:hAnsi="Calibri" w:cs="Calibri"/>
        </w:rPr>
        <w:t xml:space="preserve"> resource availability </w:t>
      </w:r>
      <w:r w:rsidR="00054A0A">
        <w:rPr>
          <w:rFonts w:ascii="Calibri" w:eastAsia="Calibri" w:hAnsi="Calibri" w:cs="Calibri"/>
        </w:rPr>
        <w:t>and</w:t>
      </w:r>
      <w:r w:rsidR="00EF51BF">
        <w:rPr>
          <w:rFonts w:ascii="Calibri" w:eastAsia="Calibri" w:hAnsi="Calibri" w:cs="Calibri"/>
        </w:rPr>
        <w:t xml:space="preserve"> movement </w:t>
      </w:r>
      <w:r w:rsidR="00054A0A">
        <w:rPr>
          <w:rFonts w:ascii="Calibri" w:eastAsia="Calibri" w:hAnsi="Calibri" w:cs="Calibri"/>
        </w:rPr>
        <w:t xml:space="preserve">has </w:t>
      </w:r>
      <w:r>
        <w:rPr>
          <w:rFonts w:ascii="Calibri" w:eastAsia="Calibri" w:hAnsi="Calibri" w:cs="Calibri"/>
        </w:rPr>
        <w:t xml:space="preserve">evoked a multitude of 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w:t>
      </w:r>
      <w:ins w:id="66" w:author="Jason Fisher" w:date="2025-08-11T09:49:00Z" w16du:dateUtc="2025-08-11T16:49:00Z">
        <w:r w:rsidR="001F2643">
          <w:rPr>
            <w:rFonts w:ascii="Calibri" w:eastAsia="Calibri" w:hAnsi="Calibri" w:cs="Calibri"/>
          </w:rPr>
          <w:t xml:space="preserve">In comparison </w:t>
        </w:r>
      </w:ins>
      <w:del w:id="67" w:author="Jason Fisher" w:date="2025-08-11T09:49:00Z" w16du:dateUtc="2025-08-11T16:49:00Z">
        <w:r w:rsidDel="001F2643">
          <w:rPr>
            <w:rFonts w:ascii="Calibri" w:eastAsia="Calibri" w:hAnsi="Calibri" w:cs="Calibri"/>
          </w:rPr>
          <w:delText xml:space="preserve">The </w:delText>
        </w:r>
      </w:del>
      <w:ins w:id="68" w:author="Jason Fisher" w:date="2025-08-11T09:49:00Z" w16du:dateUtc="2025-08-11T16:49:00Z">
        <w:r w:rsidR="001F2643">
          <w:rPr>
            <w:rFonts w:ascii="Calibri" w:eastAsia="Calibri" w:hAnsi="Calibri" w:cs="Calibri"/>
          </w:rPr>
          <w:t xml:space="preserve">the </w:t>
        </w:r>
      </w:ins>
      <w:r>
        <w:rPr>
          <w:rFonts w:ascii="Calibri" w:eastAsia="Calibri" w:hAnsi="Calibri" w:cs="Calibri"/>
        </w:rPr>
        <w:t xml:space="preserve">effects of landscape configuration in the western boreal have received comparatively little attention, despite emerging empirical evidence that boreal wildlife </w:t>
      </w:r>
      <w:r>
        <w:rPr>
          <w:rFonts w:ascii="Calibri" w:eastAsia="Calibri" w:hAnsi="Calibri" w:cs="Calibri"/>
        </w:rPr>
        <w:lastRenderedPageBreak/>
        <w:t xml:space="preserve">responses to changing landscape structure can exceed predictions based on habitat composition alone (Smith et al., 2024). </w:t>
      </w:r>
    </w:p>
    <w:p w14:paraId="47BBF8FC" w14:textId="77777777" w:rsidR="00A47891" w:rsidRDefault="00A47891">
      <w:pPr>
        <w:spacing w:line="360" w:lineRule="auto"/>
        <w:ind w:firstLine="720"/>
        <w:rPr>
          <w:rFonts w:ascii="Calibri" w:eastAsia="Calibri" w:hAnsi="Calibri" w:cs="Calibri"/>
        </w:rPr>
      </w:pPr>
    </w:p>
    <w:p w14:paraId="39EB712C" w14:textId="3997F4A2" w:rsidR="00512322" w:rsidRDefault="00E60473">
      <w:pPr>
        <w:spacing w:line="360" w:lineRule="auto"/>
        <w:ind w:firstLine="720"/>
        <w:rPr>
          <w:rFonts w:ascii="Calibri" w:eastAsia="Calibri" w:hAnsi="Calibri" w:cs="Calibri"/>
        </w:rPr>
      </w:pPr>
      <w:r>
        <w:rPr>
          <w:rFonts w:ascii="Calibri" w:eastAsia="Calibri" w:hAnsi="Calibri" w:cs="Calibri"/>
        </w:rPr>
        <w:t>Discriminating the interacting roles of habitat composition and configuration is critical for predicting wildlife outcomes in the Boreal Plains (Côté et al., 2016)</w:t>
      </w:r>
      <w:ins w:id="69" w:author="Jason Fisher" w:date="2025-08-11T10:20:00Z" w16du:dateUtc="2025-08-11T17:20:00Z">
        <w:r w:rsidR="00801F04">
          <w:rPr>
            <w:rFonts w:ascii="Calibri" w:eastAsia="Calibri" w:hAnsi="Calibri" w:cs="Calibri"/>
          </w:rPr>
          <w:t xml:space="preserve"> and informing restoration that conserves </w:t>
        </w:r>
        <w:commentRangeStart w:id="70"/>
        <w:r w:rsidR="00801F04">
          <w:rPr>
            <w:rFonts w:ascii="Calibri" w:eastAsia="Calibri" w:hAnsi="Calibri" w:cs="Calibri"/>
          </w:rPr>
          <w:t>wildlife</w:t>
        </w:r>
      </w:ins>
      <w:commentRangeEnd w:id="70"/>
      <w:ins w:id="71" w:author="Jason Fisher" w:date="2025-08-11T10:21:00Z" w16du:dateUtc="2025-08-11T17:21:00Z">
        <w:r w:rsidR="00F267CD">
          <w:rPr>
            <w:rStyle w:val="CommentReference"/>
          </w:rPr>
          <w:commentReference w:id="70"/>
        </w:r>
      </w:ins>
      <w:ins w:id="72" w:author="Jason Fisher" w:date="2025-08-11T10:20:00Z" w16du:dateUtc="2025-08-11T17:20:00Z">
        <w:r w:rsidR="00F267CD">
          <w:rPr>
            <w:rFonts w:ascii="Calibri" w:eastAsia="Calibri" w:hAnsi="Calibri" w:cs="Calibri"/>
          </w:rPr>
          <w:t xml:space="preserve"> ()</w:t>
        </w:r>
      </w:ins>
      <w:r>
        <w:rPr>
          <w:rFonts w:ascii="Calibri" w:eastAsia="Calibri" w:hAnsi="Calibri" w:cs="Calibri"/>
        </w:rPr>
        <w:t xml:space="preserve">.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t>
      </w:r>
      <w:del w:id="73" w:author="Jason Fisher" w:date="2025-08-11T10:21:00Z" w16du:dateUtc="2025-08-11T17:21:00Z">
        <w:r w:rsidDel="00C43BC2">
          <w:rPr>
            <w:rFonts w:ascii="Calibri" w:eastAsia="Calibri" w:hAnsi="Calibri" w:cs="Calibri"/>
          </w:rPr>
          <w:delText xml:space="preserve">where </w:delText>
        </w:r>
        <w:r w:rsidR="00DD3158" w:rsidDel="00C43BC2">
          <w:rPr>
            <w:rFonts w:ascii="Calibri" w:eastAsia="Calibri" w:hAnsi="Calibri" w:cs="Calibri"/>
          </w:rPr>
          <w:delText xml:space="preserve"> intensity</w:delText>
        </w:r>
      </w:del>
      <w:ins w:id="74" w:author="Jason Fisher" w:date="2025-08-11T10:21:00Z" w16du:dateUtc="2025-08-11T17:21:00Z">
        <w:r w:rsidR="00C43BC2">
          <w:rPr>
            <w:rFonts w:ascii="Calibri" w:eastAsia="Calibri" w:hAnsi="Calibri" w:cs="Calibri"/>
          </w:rPr>
          <w:t>where intensity</w:t>
        </w:r>
      </w:ins>
      <w:r w:rsidR="00DD3158">
        <w:rPr>
          <w:rFonts w:ascii="Calibri" w:eastAsia="Calibri" w:hAnsi="Calibri" w:cs="Calibri"/>
        </w:rPr>
        <w:t xml:space="preserve"> </w:t>
      </w:r>
      <w:r>
        <w:rPr>
          <w:rFonts w:ascii="Calibri" w:eastAsia="Calibri" w:hAnsi="Calibri" w:cs="Calibri"/>
        </w:rPr>
        <w:t xml:space="preserve">of industrial land-use </w:t>
      </w:r>
      <w:r w:rsidR="00ED55F6">
        <w:rPr>
          <w:rFonts w:ascii="Calibri" w:eastAsia="Calibri" w:hAnsi="Calibri" w:cs="Calibri"/>
        </w:rPr>
        <w:t>spans</w:t>
      </w:r>
      <w:r>
        <w:rPr>
          <w:rFonts w:ascii="Calibri" w:eastAsia="Calibri" w:hAnsi="Calibri" w:cs="Calibri"/>
        </w:rPr>
        <w:t xml:space="preserve"> </w:t>
      </w:r>
      <w:del w:id="75" w:author="Jason Fisher" w:date="2025-08-11T10:21:00Z" w16du:dateUtc="2025-08-11T17:21:00Z">
        <w:r w:rsidDel="00C43BC2">
          <w:rPr>
            <w:rFonts w:ascii="Calibri" w:eastAsia="Calibri" w:hAnsi="Calibri" w:cs="Calibri"/>
          </w:rPr>
          <w:delText xml:space="preserve">large </w:delText>
        </w:r>
      </w:del>
      <w:ins w:id="76" w:author="Jason Fisher" w:date="2025-08-11T10:21:00Z" w16du:dateUtc="2025-08-11T17:21:00Z">
        <w:r w:rsidR="00C43BC2">
          <w:rPr>
            <w:rFonts w:ascii="Calibri" w:eastAsia="Calibri" w:hAnsi="Calibri" w:cs="Calibri"/>
          </w:rPr>
          <w:t xml:space="preserve">wide </w:t>
        </w:r>
      </w:ins>
      <w:r>
        <w:rPr>
          <w:rFonts w:ascii="Calibri" w:eastAsia="Calibri" w:hAnsi="Calibri" w:cs="Calibri"/>
        </w:rPr>
        <w:t xml:space="preserve">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1A072356" w:rsidR="00512322" w:rsidRDefault="00E60473">
      <w:pPr>
        <w:spacing w:line="360" w:lineRule="auto"/>
        <w:ind w:firstLine="720"/>
        <w:rPr>
          <w:rFonts w:ascii="Calibri" w:eastAsia="Calibri" w:hAnsi="Calibri" w:cs="Calibri"/>
        </w:rPr>
      </w:pPr>
      <w:del w:id="77" w:author="Jason Fisher" w:date="2025-08-11T10:21:00Z" w16du:dateUtc="2025-08-11T17:21:00Z">
        <w:r w:rsidDel="00C43BC2">
          <w:rPr>
            <w:rFonts w:ascii="Calibri" w:eastAsia="Calibri" w:hAnsi="Calibri" w:cs="Calibri"/>
          </w:rPr>
          <w:delText>In this study, w</w:delText>
        </w:r>
      </w:del>
      <w:ins w:id="78" w:author="Jason Fisher" w:date="2025-08-11T10:21:00Z" w16du:dateUtc="2025-08-11T17:21:00Z">
        <w:r w:rsidR="00C43BC2">
          <w:rPr>
            <w:rFonts w:ascii="Calibri" w:eastAsia="Calibri" w:hAnsi="Calibri" w:cs="Calibri"/>
          </w:rPr>
          <w:t>W</w:t>
        </w:r>
      </w:ins>
      <w:r>
        <w:rPr>
          <w:rFonts w:ascii="Calibri" w:eastAsia="Calibri" w:hAnsi="Calibri" w:cs="Calibri"/>
        </w:rPr>
        <w:t>e present a case study of the North American red squirrel (</w:t>
      </w:r>
      <w:r>
        <w:rPr>
          <w:rFonts w:ascii="Calibri" w:eastAsia="Calibri" w:hAnsi="Calibri" w:cs="Calibri"/>
          <w:i/>
        </w:rPr>
        <w:t>Tamiasciurus hudsonicus</w:t>
      </w:r>
      <w:r>
        <w:rPr>
          <w:rFonts w:ascii="Calibri" w:eastAsia="Calibri" w:hAnsi="Calibri" w:cs="Calibri"/>
        </w:rPr>
        <w:t xml:space="preserve">) to investigate these concepts. Widespread throughout the Boreal Plains, red squirrels are </w:t>
      </w:r>
      <w:commentRangeStart w:id="79"/>
      <w:commentRangeStart w:id="80"/>
      <w:commentRangeStart w:id="81"/>
      <w:commentRangeStart w:id="82"/>
      <w:commentRangeStart w:id="83"/>
      <w:r w:rsidR="00DD3158">
        <w:rPr>
          <w:rFonts w:ascii="Calibri" w:eastAsia="Calibri" w:hAnsi="Calibri" w:cs="Calibri"/>
        </w:rPr>
        <w:t xml:space="preserve"> </w:t>
      </w:r>
      <w:del w:id="84" w:author="Jason Fisher" w:date="2025-08-11T10:24:00Z" w16du:dateUtc="2025-08-11T17:24:00Z">
        <w:r w:rsidR="00DD3158" w:rsidDel="007402C8">
          <w:rPr>
            <w:rFonts w:ascii="Calibri" w:eastAsia="Calibri" w:hAnsi="Calibri" w:cs="Calibri"/>
          </w:rPr>
          <w:delText>granivores</w:delText>
        </w:r>
        <w:r w:rsidDel="007402C8">
          <w:rPr>
            <w:rFonts w:ascii="Calibri" w:eastAsia="Calibri" w:hAnsi="Calibri" w:cs="Calibri"/>
          </w:rPr>
          <w:delText xml:space="preserve"> </w:delText>
        </w:r>
      </w:del>
      <w:commentRangeEnd w:id="79"/>
      <w:ins w:id="85" w:author="Jason Fisher" w:date="2025-08-11T10:24:00Z" w16du:dateUtc="2025-08-11T17:24:00Z">
        <w:r w:rsidR="007402C8">
          <w:rPr>
            <w:rFonts w:ascii="Calibri" w:eastAsia="Calibri" w:hAnsi="Calibri" w:cs="Calibri"/>
          </w:rPr>
          <w:t>omnivores</w:t>
        </w:r>
      </w:ins>
      <w:ins w:id="86" w:author="Jason Fisher" w:date="2025-08-11T10:28:00Z" w16du:dateUtc="2025-08-11T17:28:00Z">
        <w:r w:rsidR="00DD6166">
          <w:rPr>
            <w:rFonts w:ascii="Calibri" w:eastAsia="Calibri" w:hAnsi="Calibri" w:cs="Calibri"/>
          </w:rPr>
          <w:t xml:space="preserve"> </w:t>
        </w:r>
        <w:r w:rsidR="0038598A">
          <w:rPr>
            <w:rFonts w:ascii="Calibri" w:eastAsia="Calibri" w:hAnsi="Calibri" w:cs="Calibri"/>
          </w:rPr>
          <w:t>but</w:t>
        </w:r>
        <w:r w:rsidR="00DD6166">
          <w:rPr>
            <w:rFonts w:ascii="Calibri" w:eastAsia="Calibri" w:hAnsi="Calibri" w:cs="Calibri"/>
          </w:rPr>
          <w:t xml:space="preserve"> </w:t>
        </w:r>
      </w:ins>
      <w:r w:rsidR="002222DF">
        <w:rPr>
          <w:rStyle w:val="CommentReference"/>
        </w:rPr>
        <w:commentReference w:id="79"/>
      </w:r>
      <w:commentRangeEnd w:id="80"/>
      <w:r w:rsidR="004C0FBE">
        <w:rPr>
          <w:rStyle w:val="CommentReference"/>
        </w:rPr>
        <w:commentReference w:id="80"/>
      </w:r>
      <w:commentRangeEnd w:id="81"/>
      <w:r w:rsidR="00847DA0">
        <w:rPr>
          <w:rStyle w:val="CommentReference"/>
        </w:rPr>
        <w:commentReference w:id="81"/>
      </w:r>
      <w:commentRangeEnd w:id="82"/>
      <w:r w:rsidR="00DD3158">
        <w:rPr>
          <w:rStyle w:val="CommentReference"/>
        </w:rPr>
        <w:commentReference w:id="82"/>
      </w:r>
      <w:commentRangeEnd w:id="83"/>
      <w:r w:rsidR="007402C8">
        <w:rPr>
          <w:rStyle w:val="CommentReference"/>
        </w:rPr>
        <w:commentReference w:id="83"/>
      </w:r>
      <w:r>
        <w:rPr>
          <w:rFonts w:ascii="Calibri" w:eastAsia="Calibri" w:hAnsi="Calibri" w:cs="Calibri"/>
        </w:rPr>
        <w:t>who</w:t>
      </w:r>
      <w:del w:id="87" w:author="Jason Fisher" w:date="2025-08-11T10:25:00Z" w16du:dateUtc="2025-08-11T17:25:00Z">
        <w:r w:rsidDel="00E7643E">
          <w:rPr>
            <w:rFonts w:ascii="Calibri" w:eastAsia="Calibri" w:hAnsi="Calibri" w:cs="Calibri"/>
          </w:rPr>
          <w:delText>se</w:delText>
        </w:r>
      </w:del>
      <w:r>
        <w:rPr>
          <w:rFonts w:ascii="Calibri" w:eastAsia="Calibri" w:hAnsi="Calibri" w:cs="Calibri"/>
        </w:rPr>
        <w:t xml:space="preserve"> depend</w:t>
      </w:r>
      <w:del w:id="88" w:author="Jason Fisher" w:date="2025-08-11T10:25:00Z" w16du:dateUtc="2025-08-11T17:25:00Z">
        <w:r w:rsidDel="00E7643E">
          <w:rPr>
            <w:rFonts w:ascii="Calibri" w:eastAsia="Calibri" w:hAnsi="Calibri" w:cs="Calibri"/>
          </w:rPr>
          <w:delText>ence</w:delText>
        </w:r>
      </w:del>
      <w:r>
        <w:rPr>
          <w:rFonts w:ascii="Calibri" w:eastAsia="Calibri" w:hAnsi="Calibri" w:cs="Calibri"/>
        </w:rPr>
        <w:t xml:space="preserve"> </w:t>
      </w:r>
      <w:ins w:id="89" w:author="Jason Fisher" w:date="2025-08-11T10:28:00Z" w16du:dateUtc="2025-08-11T17:28:00Z">
        <w:r w:rsidR="0038598A">
          <w:rPr>
            <w:rFonts w:ascii="Calibri" w:eastAsia="Calibri" w:hAnsi="Calibri" w:cs="Calibri"/>
          </w:rPr>
          <w:t xml:space="preserve">entirely </w:t>
        </w:r>
      </w:ins>
      <w:r>
        <w:rPr>
          <w:rFonts w:ascii="Calibri" w:eastAsia="Calibri" w:hAnsi="Calibri" w:cs="Calibri"/>
        </w:rPr>
        <w:t xml:space="preserve">on </w:t>
      </w:r>
      <w:ins w:id="90" w:author="Jason Fisher" w:date="2025-08-11T10:28:00Z" w16du:dateUtc="2025-08-11T17:28:00Z">
        <w:r w:rsidR="0038598A">
          <w:rPr>
            <w:rFonts w:ascii="Calibri" w:eastAsia="Calibri" w:hAnsi="Calibri" w:cs="Calibri"/>
          </w:rPr>
          <w:t xml:space="preserve">stored </w:t>
        </w:r>
      </w:ins>
      <w:del w:id="91" w:author="Jason Fisher" w:date="2025-08-11T10:25:00Z" w16du:dateUtc="2025-08-11T17:25:00Z">
        <w:r w:rsidDel="00D758B3">
          <w:rPr>
            <w:rFonts w:ascii="Calibri" w:eastAsia="Calibri" w:hAnsi="Calibri" w:cs="Calibri"/>
          </w:rPr>
          <w:delText xml:space="preserve">mature, cone-producing </w:delText>
        </w:r>
      </w:del>
      <w:r>
        <w:rPr>
          <w:rFonts w:ascii="Calibri" w:eastAsia="Calibri" w:hAnsi="Calibri" w:cs="Calibri"/>
        </w:rPr>
        <w:t>conifer</w:t>
      </w:r>
      <w:ins w:id="92" w:author="Jason Fisher" w:date="2025-08-11T10:25:00Z" w16du:dateUtc="2025-08-11T17:25:00Z">
        <w:r w:rsidR="00D758B3">
          <w:rPr>
            <w:rFonts w:ascii="Calibri" w:eastAsia="Calibri" w:hAnsi="Calibri" w:cs="Calibri"/>
          </w:rPr>
          <w:t xml:space="preserve"> cones for overwinter survival</w:t>
        </w:r>
      </w:ins>
      <w:r>
        <w:rPr>
          <w:rFonts w:ascii="Calibri" w:eastAsia="Calibri" w:hAnsi="Calibri" w:cs="Calibri"/>
        </w:rPr>
        <w:t xml:space="preserve"> </w:t>
      </w:r>
      <w:del w:id="93" w:author="Jason Fisher" w:date="2025-08-11T10:25:00Z" w16du:dateUtc="2025-08-11T17:25:00Z">
        <w:r w:rsidDel="00E7643E">
          <w:rPr>
            <w:rFonts w:ascii="Calibri" w:eastAsia="Calibri" w:hAnsi="Calibri" w:cs="Calibri"/>
          </w:rPr>
          <w:delText xml:space="preserve">or mixed-forest ecosystems has been demonstrated across multiple spatial scales and ecozones </w:delText>
        </w:r>
      </w:del>
      <w:r>
        <w:rPr>
          <w:rFonts w:ascii="Calibri" w:eastAsia="Calibri" w:hAnsi="Calibri" w:cs="Calibri"/>
        </w:rPr>
        <w:t xml:space="preserve">(Fisher et al., 2005; Larsen, 2009; McDermott et al., 2020; Rusch &amp; Reeder, 1978), </w:t>
      </w:r>
      <w:commentRangeStart w:id="94"/>
      <w:r>
        <w:rPr>
          <w:rFonts w:ascii="Calibri" w:eastAsia="Calibri" w:hAnsi="Calibri" w:cs="Calibri"/>
        </w:rPr>
        <w:t>representing an ideal model species for disentangling the role of landscape structure in western boreal systems</w:t>
      </w:r>
      <w:commentRangeEnd w:id="94"/>
      <w:r w:rsidR="00E7643E">
        <w:rPr>
          <w:rStyle w:val="CommentReference"/>
        </w:rPr>
        <w:commentReference w:id="94"/>
      </w:r>
      <w:r>
        <w:rPr>
          <w:rFonts w:ascii="Calibri" w:eastAsia="Calibri" w:hAnsi="Calibri" w:cs="Calibri"/>
        </w:rPr>
        <w:t xml:space="preserve">. Natural and anthropogenic disturbances, including wildfire and timber harvesting, directly affect red squirrel habitat composition by removing </w:t>
      </w:r>
      <w:del w:id="95" w:author="Jason Fisher" w:date="2025-08-11T10:26:00Z" w16du:dateUtc="2025-08-11T17:26:00Z">
        <w:r w:rsidDel="006777FF">
          <w:rPr>
            <w:rFonts w:ascii="Calibri" w:eastAsia="Calibri" w:hAnsi="Calibri" w:cs="Calibri"/>
          </w:rPr>
          <w:delText>key resources found in</w:delText>
        </w:r>
      </w:del>
      <w:ins w:id="96" w:author="Jason Fisher" w:date="2025-08-11T10:26:00Z" w16du:dateUtc="2025-08-11T17:26:00Z">
        <w:r w:rsidR="006777FF">
          <w:rPr>
            <w:rFonts w:ascii="Calibri" w:eastAsia="Calibri" w:hAnsi="Calibri" w:cs="Calibri"/>
          </w:rPr>
          <w:t>cone-producing</w:t>
        </w:r>
      </w:ins>
      <w:r>
        <w:rPr>
          <w:rFonts w:ascii="Calibri" w:eastAsia="Calibri" w:hAnsi="Calibri" w:cs="Calibri"/>
        </w:rPr>
        <w:t xml:space="preserve"> mature </w:t>
      </w:r>
      <w:del w:id="97" w:author="Jason Fisher" w:date="2025-08-11T10:26:00Z" w16du:dateUtc="2025-08-11T17:26:00Z">
        <w:r w:rsidDel="006777FF">
          <w:rPr>
            <w:rFonts w:ascii="Calibri" w:eastAsia="Calibri" w:hAnsi="Calibri" w:cs="Calibri"/>
          </w:rPr>
          <w:delText xml:space="preserve">forest </w:delText>
        </w:r>
      </w:del>
      <w:ins w:id="98" w:author="Jason Fisher" w:date="2025-08-11T10:26:00Z" w16du:dateUtc="2025-08-11T17:26:00Z">
        <w:r w:rsidR="006777FF">
          <w:rPr>
            <w:rFonts w:ascii="Calibri" w:eastAsia="Calibri" w:hAnsi="Calibri" w:cs="Calibri"/>
          </w:rPr>
          <w:t xml:space="preserve">conifers </w:t>
        </w:r>
      </w:ins>
      <w:r>
        <w:rPr>
          <w:rFonts w:ascii="Calibri" w:eastAsia="Calibri" w:hAnsi="Calibri" w:cs="Calibri"/>
        </w:rPr>
        <w:t>(reviewed by Fisher &amp; Wilkinson, 2005)</w:t>
      </w:r>
      <w:ins w:id="99" w:author="Jason Fisher" w:date="2025-08-11T10:28:00Z" w16du:dateUtc="2025-08-11T17:28:00Z">
        <w:r w:rsidR="0038598A">
          <w:rPr>
            <w:rFonts w:ascii="Calibri" w:eastAsia="Calibri" w:hAnsi="Calibri" w:cs="Calibri"/>
          </w:rPr>
          <w:t>, as does</w:t>
        </w:r>
      </w:ins>
      <w:del w:id="100" w:author="Jason Fisher" w:date="2025-08-11T10:29:00Z" w16du:dateUtc="2025-08-11T17:29:00Z">
        <w:r w:rsidDel="0038598A">
          <w:rPr>
            <w:rFonts w:ascii="Calibri" w:eastAsia="Calibri" w:hAnsi="Calibri" w:cs="Calibri"/>
          </w:rPr>
          <w:delText>. Likewise, cleared anthropogenic features characteristic of the</w:delText>
        </w:r>
      </w:del>
      <w:r>
        <w:rPr>
          <w:rFonts w:ascii="Calibri" w:eastAsia="Calibri" w:hAnsi="Calibri" w:cs="Calibri"/>
        </w:rPr>
        <w:t xml:space="preserve"> energy industry infrastructure</w:t>
      </w:r>
      <w:del w:id="101" w:author="Jason Fisher" w:date="2025-08-11T10:29:00Z" w16du:dateUtc="2025-08-11T17:29:00Z">
        <w:r w:rsidDel="0038598A">
          <w:rPr>
            <w:rFonts w:ascii="Calibri" w:eastAsia="Calibri" w:hAnsi="Calibri" w:cs="Calibri"/>
          </w:rPr>
          <w:delText xml:space="preserve"> </w:delText>
        </w:r>
      </w:del>
      <w:del w:id="102" w:author="Jason Fisher" w:date="2025-08-11T10:26:00Z" w16du:dateUtc="2025-08-11T17:26:00Z">
        <w:r w:rsidDel="006777FF">
          <w:rPr>
            <w:rFonts w:ascii="Calibri" w:eastAsia="Calibri" w:hAnsi="Calibri" w:cs="Calibri"/>
          </w:rPr>
          <w:delText>may offer few resource subsidies</w:delText>
        </w:r>
      </w:del>
      <w:r>
        <w:rPr>
          <w:rFonts w:ascii="Calibri" w:eastAsia="Calibri" w:hAnsi="Calibri" w:cs="Calibri"/>
        </w:rPr>
        <w:t xml:space="preserve">. </w:t>
      </w:r>
      <w:ins w:id="103" w:author="Jason Fisher" w:date="2025-08-11T10:29:00Z" w16du:dateUtc="2025-08-11T17:29:00Z">
        <w:r w:rsidR="00C94C1C">
          <w:rPr>
            <w:rFonts w:ascii="Calibri" w:eastAsia="Calibri" w:hAnsi="Calibri" w:cs="Calibri"/>
          </w:rPr>
          <w:t xml:space="preserve">Remaining </w:t>
        </w:r>
      </w:ins>
      <w:del w:id="104" w:author="Jason Fisher" w:date="2025-08-11T10:29:00Z" w16du:dateUtc="2025-08-11T17:29:00Z">
        <w:r w:rsidDel="00C94C1C">
          <w:rPr>
            <w:rFonts w:ascii="Calibri" w:eastAsia="Calibri" w:hAnsi="Calibri" w:cs="Calibri"/>
          </w:rPr>
          <w:delText xml:space="preserve">Landscape </w:delText>
        </w:r>
      </w:del>
      <w:ins w:id="105" w:author="Jason Fisher" w:date="2025-08-11T10:29:00Z" w16du:dateUtc="2025-08-11T17:29:00Z">
        <w:r w:rsidR="00C94C1C">
          <w:rPr>
            <w:rFonts w:ascii="Calibri" w:eastAsia="Calibri" w:hAnsi="Calibri" w:cs="Calibri"/>
          </w:rPr>
          <w:t xml:space="preserve">landscape </w:t>
        </w:r>
      </w:ins>
      <w:r>
        <w:rPr>
          <w:rFonts w:ascii="Calibri" w:eastAsia="Calibri" w:hAnsi="Calibri" w:cs="Calibri"/>
        </w:rPr>
        <w:t>structure</w:t>
      </w:r>
      <w:del w:id="106" w:author="Jason Fisher" w:date="2025-08-11T10:29:00Z" w16du:dateUtc="2025-08-11T17:29:00Z">
        <w:r w:rsidDel="00C94C1C">
          <w:rPr>
            <w:rFonts w:ascii="Calibri" w:eastAsia="Calibri" w:hAnsi="Calibri" w:cs="Calibri"/>
          </w:rPr>
          <w:delText>’s</w:delText>
        </w:r>
      </w:del>
      <w:ins w:id="107" w:author="Jason Fisher" w:date="2025-08-11T10:29:00Z" w16du:dateUtc="2025-08-11T17:29:00Z">
        <w:r w:rsidR="00C94C1C">
          <w:rPr>
            <w:rFonts w:ascii="Calibri" w:eastAsia="Calibri" w:hAnsi="Calibri" w:cs="Calibri"/>
          </w:rPr>
          <w:t xml:space="preserve"> also</w:t>
        </w:r>
      </w:ins>
      <w:r>
        <w:rPr>
          <w:rFonts w:ascii="Calibri" w:eastAsia="Calibri" w:hAnsi="Calibri" w:cs="Calibri"/>
        </w:rPr>
        <w:t xml:space="preserve"> impact</w:t>
      </w:r>
      <w:ins w:id="108" w:author="Jason Fisher" w:date="2025-08-11T10:29:00Z" w16du:dateUtc="2025-08-11T17:29:00Z">
        <w:r w:rsidR="00C94C1C">
          <w:rPr>
            <w:rFonts w:ascii="Calibri" w:eastAsia="Calibri" w:hAnsi="Calibri" w:cs="Calibri"/>
          </w:rPr>
          <w:t>s</w:t>
        </w:r>
      </w:ins>
      <w:r>
        <w:rPr>
          <w:rFonts w:ascii="Calibri" w:eastAsia="Calibri" w:hAnsi="Calibri" w:cs="Calibri"/>
        </w:rPr>
        <w:t xml:space="preserve"> </w:t>
      </w:r>
      <w:del w:id="109" w:author="Jason Fisher" w:date="2025-08-11T10:29:00Z" w16du:dateUtc="2025-08-11T17:29:00Z">
        <w:r w:rsidDel="00C94C1C">
          <w:rPr>
            <w:rFonts w:ascii="Calibri" w:eastAsia="Calibri" w:hAnsi="Calibri" w:cs="Calibri"/>
          </w:rPr>
          <w:delText xml:space="preserve">on </w:delText>
        </w:r>
      </w:del>
      <w:r>
        <w:rPr>
          <w:rFonts w:ascii="Calibri" w:eastAsia="Calibri" w:hAnsi="Calibri" w:cs="Calibri"/>
        </w:rPr>
        <w:t>red squirrels</w:t>
      </w:r>
      <w:ins w:id="110" w:author="Jason Fisher" w:date="2025-08-11T10:30:00Z" w16du:dateUtc="2025-08-11T17:30:00Z">
        <w:r w:rsidR="00C94C1C">
          <w:rPr>
            <w:rFonts w:ascii="Calibri" w:eastAsia="Calibri" w:hAnsi="Calibri" w:cs="Calibri"/>
          </w:rPr>
          <w:t xml:space="preserve"> (Fisher and Merriam 2000)</w:t>
        </w:r>
        <w:r w:rsidR="00DF0A92">
          <w:rPr>
            <w:rFonts w:ascii="Calibri" w:eastAsia="Calibri" w:hAnsi="Calibri" w:cs="Calibri"/>
          </w:rPr>
          <w:t xml:space="preserve"> but</w:t>
        </w:r>
      </w:ins>
      <w:r>
        <w:rPr>
          <w:rFonts w:ascii="Calibri" w:eastAsia="Calibri" w:hAnsi="Calibri" w:cs="Calibri"/>
        </w:rPr>
        <w:t xml:space="preserve"> has mostly been explored in the context of agricultural matrices</w:t>
      </w:r>
      <w:r w:rsidR="00ED55F6">
        <w:rPr>
          <w:rFonts w:ascii="Calibri" w:eastAsia="Calibri" w:hAnsi="Calibri" w:cs="Calibri"/>
        </w:rPr>
        <w:t>, with some exceptions</w:t>
      </w:r>
      <w:r>
        <w:rPr>
          <w:rFonts w:ascii="Calibri" w:eastAsia="Calibri" w:hAnsi="Calibri" w:cs="Calibri"/>
        </w:rPr>
        <w:t xml:space="preserve"> (Bayne &amp; Hobson, 2000; Patterson &amp; Malcolm, 2010; </w:t>
      </w:r>
      <w:commentRangeStart w:id="111"/>
      <w:commentRangeStart w:id="112"/>
      <w:commentRangeStart w:id="113"/>
      <w:r>
        <w:rPr>
          <w:rFonts w:ascii="Calibri" w:eastAsia="Calibri" w:hAnsi="Calibri" w:cs="Calibri"/>
        </w:rPr>
        <w:t>Fisher et al., 2005</w:t>
      </w:r>
      <w:commentRangeEnd w:id="111"/>
      <w:r w:rsidR="00847DA0">
        <w:rPr>
          <w:rStyle w:val="CommentReference"/>
        </w:rPr>
        <w:commentReference w:id="111"/>
      </w:r>
      <w:commentRangeEnd w:id="112"/>
      <w:r w:rsidR="00DD3158">
        <w:rPr>
          <w:rStyle w:val="CommentReference"/>
        </w:rPr>
        <w:commentReference w:id="112"/>
      </w:r>
      <w:commentRangeEnd w:id="113"/>
      <w:r w:rsidR="00ED55F6">
        <w:rPr>
          <w:rStyle w:val="CommentReference"/>
        </w:rPr>
        <w:commentReference w:id="113"/>
      </w:r>
      <w:r w:rsidR="00DD3158">
        <w:rPr>
          <w:rFonts w:ascii="Calibri" w:eastAsia="Calibri" w:hAnsi="Calibri" w:cs="Calibri"/>
        </w:rPr>
        <w:t>).</w:t>
      </w:r>
      <w:r>
        <w:rPr>
          <w:rFonts w:ascii="Calibri" w:eastAsia="Calibri" w:hAnsi="Calibri" w:cs="Calibri"/>
        </w:rPr>
        <w:t xml:space="preserve"> In boreal systems, oil, gas, and timber development can introduce changes to vegetation structure along forest edges (Harper et al., 2015; </w:t>
      </w:r>
      <w:commentRangeStart w:id="114"/>
      <w:r>
        <w:rPr>
          <w:rFonts w:ascii="Calibri" w:eastAsia="Calibri" w:hAnsi="Calibri" w:cs="Calibri"/>
        </w:rPr>
        <w:t>R. S. Jackson et al., 2023</w:t>
      </w:r>
      <w:commentRangeEnd w:id="114"/>
      <w:r w:rsidR="006E6A3C">
        <w:rPr>
          <w:rStyle w:val="CommentReference"/>
        </w:rPr>
        <w:commentReference w:id="114"/>
      </w:r>
      <w:r>
        <w:rPr>
          <w:rFonts w:ascii="Calibri" w:eastAsia="Calibri" w:hAnsi="Calibri" w:cs="Calibri"/>
        </w:rPr>
        <w:t xml:space="preserve">) that may decrease landscape permeability and red squirrel movement (Bakker &amp; Van Vuren, 2004), affect squirrel </w:t>
      </w:r>
      <w:proofErr w:type="spellStart"/>
      <w:r>
        <w:rPr>
          <w:rFonts w:ascii="Calibri" w:eastAsia="Calibri" w:hAnsi="Calibri" w:cs="Calibri"/>
        </w:rPr>
        <w:t>behaviour</w:t>
      </w:r>
      <w:proofErr w:type="spellEnd"/>
      <w:r>
        <w:rPr>
          <w:rFonts w:ascii="Calibri" w:eastAsia="Calibri" w:hAnsi="Calibri" w:cs="Calibri"/>
        </w:rPr>
        <w:t xml:space="preserve"> (Anderson &amp; Boutin, 2002), or influence the abundance (Tattersall et al., 2020), and functional responses (McKenzie et al., 2012) of co-occurring predators. </w:t>
      </w:r>
      <w:commentRangeStart w:id="115"/>
      <w:r>
        <w:rPr>
          <w:rFonts w:ascii="Calibri" w:eastAsia="Calibri" w:hAnsi="Calibri" w:cs="Calibri"/>
        </w:rPr>
        <w:t xml:space="preserve">Even in heavily disturbed landscapes, the cumulative footprint of seismic lines represents a small amount of </w:t>
      </w:r>
      <w:r w:rsidR="00ED55F6">
        <w:rPr>
          <w:rFonts w:ascii="Calibri" w:eastAsia="Calibri" w:hAnsi="Calibri" w:cs="Calibri"/>
        </w:rPr>
        <w:t>strict</w:t>
      </w:r>
      <w:r w:rsidR="00DD3158">
        <w:rPr>
          <w:rFonts w:ascii="Calibri" w:eastAsia="Calibri" w:hAnsi="Calibri" w:cs="Calibri"/>
        </w:rPr>
        <w:t xml:space="preserve"> </w:t>
      </w:r>
      <w:r>
        <w:rPr>
          <w:rFonts w:ascii="Calibri" w:eastAsia="Calibri" w:hAnsi="Calibri" w:cs="Calibri"/>
        </w:rPr>
        <w:t xml:space="preserve">habitat loss or red squirrels. </w:t>
      </w:r>
      <w:commentRangeEnd w:id="115"/>
      <w:r w:rsidR="00DF0A92">
        <w:rPr>
          <w:rStyle w:val="CommentReference"/>
        </w:rPr>
        <w:commentReference w:id="115"/>
      </w:r>
      <w:r w:rsidRPr="00B7219E">
        <w:rPr>
          <w:rFonts w:ascii="Calibri" w:eastAsia="Calibri" w:hAnsi="Calibri" w:cs="Calibri"/>
          <w:strike/>
          <w:rPrChange w:id="116" w:author="Jason Fisher" w:date="2025-08-11T10:31:00Z" w16du:dateUtc="2025-08-11T17:31:00Z">
            <w:rPr>
              <w:rFonts w:ascii="Calibri" w:eastAsia="Calibri" w:hAnsi="Calibri" w:cs="Calibri"/>
            </w:rPr>
          </w:rPrChange>
        </w:rPr>
        <w:t xml:space="preserve">A strict focus on the amount of environmental footprint is likely to underestimate true ecological effects due to the high density of industrial features and accompanying </w:t>
      </w:r>
      <w:r w:rsidRPr="00B7219E">
        <w:rPr>
          <w:rFonts w:ascii="Calibri" w:eastAsia="Calibri" w:hAnsi="Calibri" w:cs="Calibri"/>
          <w:strike/>
          <w:rPrChange w:id="117" w:author="Jason Fisher" w:date="2025-08-11T10:31:00Z" w16du:dateUtc="2025-08-11T17:31:00Z">
            <w:rPr>
              <w:rFonts w:ascii="Calibri" w:eastAsia="Calibri" w:hAnsi="Calibri" w:cs="Calibri"/>
            </w:rPr>
          </w:rPrChange>
        </w:rPr>
        <w:lastRenderedPageBreak/>
        <w:t>reconfiguration of habitat (</w:t>
      </w:r>
      <w:proofErr w:type="spellStart"/>
      <w:r w:rsidRPr="00B7219E">
        <w:rPr>
          <w:rFonts w:ascii="Calibri" w:eastAsia="Calibri" w:hAnsi="Calibri" w:cs="Calibri"/>
          <w:strike/>
          <w:rPrChange w:id="118" w:author="Jason Fisher" w:date="2025-08-11T10:31:00Z" w16du:dateUtc="2025-08-11T17:31:00Z">
            <w:rPr>
              <w:rFonts w:ascii="Calibri" w:eastAsia="Calibri" w:hAnsi="Calibri" w:cs="Calibri"/>
            </w:rPr>
          </w:rPrChange>
        </w:rPr>
        <w:t>Dabros</w:t>
      </w:r>
      <w:proofErr w:type="spellEnd"/>
      <w:r w:rsidRPr="00B7219E">
        <w:rPr>
          <w:rFonts w:ascii="Calibri" w:eastAsia="Calibri" w:hAnsi="Calibri" w:cs="Calibri"/>
          <w:strike/>
          <w:rPrChange w:id="119" w:author="Jason Fisher" w:date="2025-08-11T10:31:00Z" w16du:dateUtc="2025-08-11T17:31:00Z">
            <w:rPr>
              <w:rFonts w:ascii="Calibri" w:eastAsia="Calibri" w:hAnsi="Calibri" w:cs="Calibri"/>
            </w:rPr>
          </w:rPrChange>
        </w:rPr>
        <w:t xml:space="preserve"> et al., </w:t>
      </w:r>
      <w:commentRangeStart w:id="120"/>
      <w:r w:rsidRPr="00B7219E">
        <w:rPr>
          <w:rFonts w:ascii="Calibri" w:eastAsia="Calibri" w:hAnsi="Calibri" w:cs="Calibri"/>
          <w:strike/>
          <w:rPrChange w:id="121" w:author="Jason Fisher" w:date="2025-08-11T10:31:00Z" w16du:dateUtc="2025-08-11T17:31:00Z">
            <w:rPr>
              <w:rFonts w:ascii="Calibri" w:eastAsia="Calibri" w:hAnsi="Calibri" w:cs="Calibri"/>
            </w:rPr>
          </w:rPrChange>
        </w:rPr>
        <w:t>2018</w:t>
      </w:r>
      <w:commentRangeEnd w:id="120"/>
      <w:r w:rsidR="00B7219E">
        <w:rPr>
          <w:rStyle w:val="CommentReference"/>
        </w:rPr>
        <w:commentReference w:id="120"/>
      </w:r>
      <w:r w:rsidRPr="00B7219E">
        <w:rPr>
          <w:rFonts w:ascii="Calibri" w:eastAsia="Calibri" w:hAnsi="Calibri" w:cs="Calibri"/>
          <w:strike/>
          <w:rPrChange w:id="122" w:author="Jason Fisher" w:date="2025-08-11T10:31:00Z" w16du:dateUtc="2025-08-11T17:31:00Z">
            <w:rPr>
              <w:rFonts w:ascii="Calibri" w:eastAsia="Calibri" w:hAnsi="Calibri" w:cs="Calibri"/>
            </w:rPr>
          </w:rPrChange>
        </w:rPr>
        <w:t>).</w:t>
      </w:r>
      <w:r w:rsidRPr="00B7219E">
        <w:rPr>
          <w:rFonts w:ascii="Calibri" w:eastAsia="Calibri" w:hAnsi="Calibri" w:cs="Calibri"/>
        </w:rPr>
        <w:t xml:space="preserve"> </w:t>
      </w:r>
      <w:r>
        <w:rPr>
          <w:rFonts w:ascii="Calibri" w:eastAsia="Calibri" w:hAnsi="Calibri" w:cs="Calibri"/>
        </w:rPr>
        <w:t>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BD50CD" w14:textId="0A3D75C8" w:rsidR="00512322" w:rsidRDefault="00E60473" w:rsidP="00D4094D">
      <w:pPr>
        <w:spacing w:line="360" w:lineRule="auto"/>
        <w:ind w:firstLine="720"/>
        <w:rPr>
          <w:rFonts w:ascii="Calibri" w:eastAsia="Calibri" w:hAnsi="Calibri" w:cs="Calibri"/>
        </w:rPr>
      </w:pPr>
      <w:del w:id="123" w:author="Jason Fisher" w:date="2025-08-11T10:32:00Z" w16du:dateUtc="2025-08-11T17:32:00Z">
        <w:r w:rsidDel="0095769F">
          <w:rPr>
            <w:rFonts w:ascii="Calibri" w:eastAsia="Calibri" w:hAnsi="Calibri" w:cs="Calibri"/>
          </w:rPr>
          <w:delText>Our specific objective was to</w:delText>
        </w:r>
      </w:del>
      <w:ins w:id="124" w:author="Jason Fisher" w:date="2025-08-11T10:32:00Z" w16du:dateUtc="2025-08-11T17:32:00Z">
        <w:r w:rsidR="0095769F">
          <w:rPr>
            <w:rFonts w:ascii="Calibri" w:eastAsia="Calibri" w:hAnsi="Calibri" w:cs="Calibri"/>
          </w:rPr>
          <w:t>We</w:t>
        </w:r>
      </w:ins>
      <w:r>
        <w:rPr>
          <w:rFonts w:ascii="Calibri" w:eastAsia="Calibri" w:hAnsi="Calibri" w:cs="Calibri"/>
        </w:rPr>
        <w:t xml:space="preserve"> investigate the degree to which habitat composition, anthropogenic disturbance composition, and configuration influence red squirrel distribution in the remaining habitat matrix of Boreal Plains landscapes, as well as the spatial scale of those effects. We hypothesized that: (</w:t>
      </w:r>
      <w:proofErr w:type="spellStart"/>
      <w:r>
        <w:rPr>
          <w:rFonts w:ascii="Calibri" w:eastAsia="Calibri" w:hAnsi="Calibri" w:cs="Calibri"/>
        </w:rPr>
        <w:t>i</w:t>
      </w:r>
      <w:proofErr w:type="spellEnd"/>
      <w:r>
        <w:rPr>
          <w:rFonts w:ascii="Calibri" w:eastAsia="Calibri" w:hAnsi="Calibri" w:cs="Calibri"/>
        </w:rPr>
        <w:t xml:space="preserve">) both </w:t>
      </w:r>
      <w:commentRangeStart w:id="125"/>
      <w:commentRangeStart w:id="126"/>
      <w:r>
        <w:rPr>
          <w:rFonts w:ascii="Calibri" w:eastAsia="Calibri" w:hAnsi="Calibri" w:cs="Calibri"/>
        </w:rPr>
        <w:t>habitat loss and fragmentation from industrial development would</w:t>
      </w:r>
      <w:r w:rsidR="00D66518">
        <w:rPr>
          <w:rFonts w:ascii="Calibri" w:eastAsia="Calibri" w:hAnsi="Calibri" w:cs="Calibri"/>
        </w:rPr>
        <w:t xml:space="preserve"> negatively</w:t>
      </w:r>
      <w:r>
        <w:rPr>
          <w:rFonts w:ascii="Calibri" w:eastAsia="Calibri" w:hAnsi="Calibri" w:cs="Calibri"/>
        </w:rPr>
        <w:t xml:space="preserve"> influence </w:t>
      </w:r>
      <w:commentRangeEnd w:id="125"/>
      <w:r w:rsidR="002A405E">
        <w:rPr>
          <w:rStyle w:val="CommentReference"/>
        </w:rPr>
        <w:commentReference w:id="125"/>
      </w:r>
      <w:commentRangeEnd w:id="126"/>
      <w:r w:rsidR="004C0FBE">
        <w:rPr>
          <w:rStyle w:val="CommentReference"/>
        </w:rPr>
        <w:commentReference w:id="126"/>
      </w:r>
      <w:r>
        <w:rPr>
          <w:rFonts w:ascii="Calibri" w:eastAsia="Calibri" w:hAnsi="Calibri" w:cs="Calibri"/>
        </w:rPr>
        <w:t xml:space="preserve">red squirrel distribution, but (ii) the </w:t>
      </w:r>
      <w:del w:id="127" w:author="Jason Fisher" w:date="2025-08-11T10:32:00Z" w16du:dateUtc="2025-08-11T17:32:00Z">
        <w:r w:rsidDel="00D14910">
          <w:rPr>
            <w:rFonts w:ascii="Calibri" w:eastAsia="Calibri" w:hAnsi="Calibri" w:cs="Calibri"/>
          </w:rPr>
          <w:delText xml:space="preserve">independent </w:delText>
        </w:r>
      </w:del>
      <w:r>
        <w:rPr>
          <w:rFonts w:ascii="Calibri" w:eastAsia="Calibri" w:hAnsi="Calibri" w:cs="Calibri"/>
        </w:rPr>
        <w:t>effects of habitat fragmentation would be greatest in landscapes where the amount of anthropogenic disturbance was high</w:t>
      </w:r>
      <w:r w:rsidR="00177EB2">
        <w:rPr>
          <w:rFonts w:ascii="Calibri" w:eastAsia="Calibri" w:hAnsi="Calibri" w:cs="Calibri"/>
        </w:rPr>
        <w:t>—aligning</w:t>
      </w:r>
      <w:r w:rsidR="00DD3158">
        <w:rPr>
          <w:rFonts w:ascii="Calibri" w:eastAsia="Calibri" w:hAnsi="Calibri" w:cs="Calibri"/>
        </w:rPr>
        <w:t xml:space="preserve"> with the </w:t>
      </w:r>
      <w:r w:rsidR="00940BAD">
        <w:rPr>
          <w:rFonts w:ascii="Calibri" w:eastAsia="Calibri" w:hAnsi="Calibri" w:cs="Calibri"/>
        </w:rPr>
        <w:t>idea</w:t>
      </w:r>
      <w:r w:rsidR="00DD3158">
        <w:rPr>
          <w:rFonts w:ascii="Calibri" w:eastAsia="Calibri" w:hAnsi="Calibri" w:cs="Calibri"/>
        </w:rPr>
        <w:t xml:space="preserve"> that </w:t>
      </w:r>
      <w:r w:rsidR="00940BAD">
        <w:rPr>
          <w:rFonts w:ascii="Calibri" w:eastAsia="Calibri" w:hAnsi="Calibri" w:cs="Calibri"/>
        </w:rPr>
        <w:t xml:space="preserve">habitat loss and fragmentation represent separate ecological processes </w:t>
      </w:r>
      <w:r w:rsidR="00177EB2">
        <w:rPr>
          <w:rFonts w:ascii="Calibri" w:eastAsia="Calibri" w:hAnsi="Calibri" w:cs="Calibri"/>
        </w:rPr>
        <w:t xml:space="preserve">whose importance depends on landscape structure and </w:t>
      </w:r>
      <w:r w:rsidR="008128AF">
        <w:rPr>
          <w:rFonts w:ascii="Calibri" w:eastAsia="Calibri" w:hAnsi="Calibri" w:cs="Calibri"/>
        </w:rPr>
        <w:t xml:space="preserve">amount of suitable habitat </w:t>
      </w:r>
      <w:r w:rsidR="00781279">
        <w:rPr>
          <w:rFonts w:ascii="Calibri" w:eastAsia="Calibri" w:hAnsi="Calibri" w:cs="Calibri"/>
        </w:rPr>
        <w:t xml:space="preserve">(Andrén, 1994; </w:t>
      </w:r>
      <w:proofErr w:type="spellStart"/>
      <w:r w:rsidR="00781279">
        <w:rPr>
          <w:rFonts w:ascii="Calibri" w:eastAsia="Calibri" w:hAnsi="Calibri" w:cs="Calibri"/>
        </w:rPr>
        <w:t>Didham</w:t>
      </w:r>
      <w:proofErr w:type="spellEnd"/>
      <w:r w:rsidR="00781279">
        <w:rPr>
          <w:rFonts w:ascii="Calibri" w:eastAsia="Calibri" w:hAnsi="Calibri" w:cs="Calibri"/>
        </w:rPr>
        <w:t>, 2012; Villard &amp; Metzger, 2014)</w:t>
      </w:r>
      <w:r w:rsidR="00940BAD">
        <w:rPr>
          <w:rFonts w:ascii="Calibri" w:eastAsia="Calibri" w:hAnsi="Calibri" w:cs="Calibri"/>
        </w:rPr>
        <w:t xml:space="preserve">. </w:t>
      </w:r>
      <w:commentRangeStart w:id="128"/>
      <w:commentRangeStart w:id="129"/>
      <w:r w:rsidRPr="00D14BE4">
        <w:rPr>
          <w:rFonts w:ascii="Calibri" w:eastAsia="Calibri" w:hAnsi="Calibri" w:cs="Calibri"/>
          <w:strike/>
          <w:rPrChange w:id="130" w:author="Jason Fisher" w:date="2025-08-11T10:33:00Z" w16du:dateUtc="2025-08-11T17:33:00Z">
            <w:rPr>
              <w:rFonts w:ascii="Calibri" w:eastAsia="Calibri" w:hAnsi="Calibri" w:cs="Calibri"/>
            </w:rPr>
          </w:rPrChange>
        </w:rPr>
        <w:t>To</w:t>
      </w:r>
      <w:commentRangeEnd w:id="128"/>
      <w:r w:rsidR="00847DA0" w:rsidRPr="00D14BE4">
        <w:rPr>
          <w:rStyle w:val="CommentReference"/>
          <w:strike/>
          <w:rPrChange w:id="131" w:author="Jason Fisher" w:date="2025-08-11T10:33:00Z" w16du:dateUtc="2025-08-11T17:33:00Z">
            <w:rPr>
              <w:rStyle w:val="CommentReference"/>
            </w:rPr>
          </w:rPrChange>
        </w:rPr>
        <w:commentReference w:id="128"/>
      </w:r>
      <w:commentRangeEnd w:id="129"/>
      <w:r w:rsidR="00781279" w:rsidRPr="00D14BE4">
        <w:rPr>
          <w:rStyle w:val="CommentReference"/>
          <w:strike/>
          <w:rPrChange w:id="132" w:author="Jason Fisher" w:date="2025-08-11T10:33:00Z" w16du:dateUtc="2025-08-11T17:33:00Z">
            <w:rPr>
              <w:rStyle w:val="CommentReference"/>
            </w:rPr>
          </w:rPrChange>
        </w:rPr>
        <w:commentReference w:id="129"/>
      </w:r>
      <w:r w:rsidRPr="00D14BE4">
        <w:rPr>
          <w:rFonts w:ascii="Calibri" w:eastAsia="Calibri" w:hAnsi="Calibri" w:cs="Calibri"/>
          <w:strike/>
          <w:rPrChange w:id="133" w:author="Jason Fisher" w:date="2025-08-11T10:33:00Z" w16du:dateUtc="2025-08-11T17:33:00Z">
            <w:rPr>
              <w:rFonts w:ascii="Calibri" w:eastAsia="Calibri" w:hAnsi="Calibri" w:cs="Calibri"/>
            </w:rPr>
          </w:rPrChange>
        </w:rPr>
        <w:t xml:space="preserve"> accomplish our objectives, </w:t>
      </w:r>
      <w:proofErr w:type="spellStart"/>
      <w:r w:rsidRPr="00D14BE4">
        <w:rPr>
          <w:rFonts w:ascii="Calibri" w:eastAsia="Calibri" w:hAnsi="Calibri" w:cs="Calibri"/>
          <w:strike/>
          <w:rPrChange w:id="134" w:author="Jason Fisher" w:date="2025-08-11T10:33:00Z" w16du:dateUtc="2025-08-11T17:33:00Z">
            <w:rPr>
              <w:rFonts w:ascii="Calibri" w:eastAsia="Calibri" w:hAnsi="Calibri" w:cs="Calibri"/>
            </w:rPr>
          </w:rPrChange>
        </w:rPr>
        <w:t>w</w:t>
      </w:r>
      <w:ins w:id="135" w:author="Jason Fisher" w:date="2025-08-11T10:33:00Z" w16du:dateUtc="2025-08-11T17:33:00Z">
        <w:r w:rsidR="00D14BE4">
          <w:rPr>
            <w:rFonts w:ascii="Calibri" w:eastAsia="Calibri" w:hAnsi="Calibri" w:cs="Calibri"/>
            <w:strike/>
          </w:rPr>
          <w:t>W</w:t>
        </w:r>
      </w:ins>
      <w:r>
        <w:rPr>
          <w:rFonts w:ascii="Calibri" w:eastAsia="Calibri" w:hAnsi="Calibri" w:cs="Calibri"/>
        </w:rPr>
        <w:t>e</w:t>
      </w:r>
      <w:proofErr w:type="spellEnd"/>
      <w:r>
        <w:rPr>
          <w:rFonts w:ascii="Calibri" w:eastAsia="Calibri" w:hAnsi="Calibri" w:cs="Calibri"/>
        </w:rPr>
        <w:t xml:space="preserve"> deployed 430 </w:t>
      </w:r>
      <w:del w:id="136" w:author="Jason Fisher" w:date="2025-08-11T10:33:00Z" w16du:dateUtc="2025-08-11T17:33:00Z">
        <w:r w:rsidDel="00D855D0">
          <w:rPr>
            <w:rFonts w:ascii="Calibri" w:eastAsia="Calibri" w:hAnsi="Calibri" w:cs="Calibri"/>
          </w:rPr>
          <w:delText xml:space="preserve">motion-activated </w:delText>
        </w:r>
      </w:del>
      <w:r>
        <w:rPr>
          <w:rFonts w:ascii="Calibri" w:eastAsia="Calibri" w:hAnsi="Calibri" w:cs="Calibri"/>
        </w:rPr>
        <w:t>camera</w:t>
      </w:r>
      <w:del w:id="137" w:author="Jason Fisher" w:date="2025-08-11T10:33:00Z" w16du:dateUtc="2025-08-11T17:33:00Z">
        <w:r w:rsidDel="00D855D0">
          <w:rPr>
            <w:rFonts w:ascii="Calibri" w:eastAsia="Calibri" w:hAnsi="Calibri" w:cs="Calibri"/>
          </w:rPr>
          <w:delText>s</w:delText>
        </w:r>
      </w:del>
      <w:ins w:id="138" w:author="Jason Fisher" w:date="2025-08-11T10:33:00Z" w16du:dateUtc="2025-08-11T17:33:00Z">
        <w:r w:rsidR="00D855D0">
          <w:rPr>
            <w:rFonts w:ascii="Calibri" w:eastAsia="Calibri" w:hAnsi="Calibri" w:cs="Calibri"/>
          </w:rPr>
          <w:t xml:space="preserve"> traps (REFS)</w:t>
        </w:r>
      </w:ins>
      <w:r>
        <w:rPr>
          <w:rFonts w:ascii="Calibri" w:eastAsia="Calibri" w:hAnsi="Calibri" w:cs="Calibri"/>
        </w:rPr>
        <w:t xml:space="preserve"> across the Boreal Plains </w:t>
      </w:r>
      <w:del w:id="139" w:author="Jason Fisher" w:date="2025-08-11T10:33:00Z" w16du:dateUtc="2025-08-11T17:33:00Z">
        <w:r w:rsidDel="00D855D0">
          <w:rPr>
            <w:rFonts w:ascii="Calibri" w:eastAsia="Calibri" w:hAnsi="Calibri" w:cs="Calibri"/>
          </w:rPr>
          <w:delText xml:space="preserve">that </w:delText>
        </w:r>
      </w:del>
      <w:ins w:id="140" w:author="Jason Fisher" w:date="2025-08-11T10:33:00Z" w16du:dateUtc="2025-08-11T17:33:00Z">
        <w:r w:rsidR="00D855D0">
          <w:rPr>
            <w:rFonts w:ascii="Calibri" w:eastAsia="Calibri" w:hAnsi="Calibri" w:cs="Calibri"/>
          </w:rPr>
          <w:t xml:space="preserve">to </w:t>
        </w:r>
      </w:ins>
      <w:r>
        <w:rPr>
          <w:rFonts w:ascii="Calibri" w:eastAsia="Calibri" w:hAnsi="Calibri" w:cs="Calibri"/>
        </w:rPr>
        <w:t>measure</w:t>
      </w:r>
      <w:del w:id="141" w:author="Jason Fisher" w:date="2025-08-11T10:33:00Z" w16du:dateUtc="2025-08-11T17:33:00Z">
        <w:r w:rsidDel="00D855D0">
          <w:rPr>
            <w:rFonts w:ascii="Calibri" w:eastAsia="Calibri" w:hAnsi="Calibri" w:cs="Calibri"/>
          </w:rPr>
          <w:delText>d</w:delText>
        </w:r>
      </w:del>
      <w:r>
        <w:rPr>
          <w:rFonts w:ascii="Calibri" w:eastAsia="Calibri" w:hAnsi="Calibri" w:cs="Calibri"/>
        </w:rPr>
        <w:t xml:space="preserve"> </w:t>
      </w:r>
      <w:del w:id="142" w:author="Jason Fisher" w:date="2025-08-11T10:33:00Z" w16du:dateUtc="2025-08-11T17:33:00Z">
        <w:r w:rsidDel="00D855D0">
          <w:rPr>
            <w:rFonts w:ascii="Calibri" w:eastAsia="Calibri" w:hAnsi="Calibri" w:cs="Calibri"/>
          </w:rPr>
          <w:delText xml:space="preserve">the </w:delText>
        </w:r>
      </w:del>
      <w:ins w:id="143" w:author="Jason Fisher" w:date="2025-08-11T10:33:00Z" w16du:dateUtc="2025-08-11T17:33:00Z">
        <w:r w:rsidR="00DA11DC">
          <w:rPr>
            <w:rFonts w:ascii="Calibri" w:eastAsia="Calibri" w:hAnsi="Calibri" w:cs="Calibri"/>
          </w:rPr>
          <w:t xml:space="preserve">red squirrel </w:t>
        </w:r>
      </w:ins>
      <w:r>
        <w:rPr>
          <w:rFonts w:ascii="Calibri" w:eastAsia="Calibri" w:hAnsi="Calibri" w:cs="Calibri"/>
        </w:rPr>
        <w:t xml:space="preserve">relative abundance </w:t>
      </w:r>
      <w:del w:id="144" w:author="Jason Fisher" w:date="2025-08-11T10:34:00Z" w16du:dateUtc="2025-08-11T17:34:00Z">
        <w:r w:rsidDel="00DA11DC">
          <w:rPr>
            <w:rFonts w:ascii="Calibri" w:eastAsia="Calibri" w:hAnsi="Calibri" w:cs="Calibri"/>
          </w:rPr>
          <w:delText xml:space="preserve">of red squirrels </w:delText>
        </w:r>
      </w:del>
      <w:r>
        <w:rPr>
          <w:rFonts w:ascii="Calibri" w:eastAsia="Calibri" w:hAnsi="Calibri" w:cs="Calibri"/>
        </w:rPr>
        <w:t xml:space="preserve">in </w:t>
      </w:r>
      <w:ins w:id="145" w:author="Jason Fisher" w:date="2025-08-11T10:36:00Z" w16du:dateUtc="2025-08-11T17:36:00Z">
        <w:r w:rsidR="00665B3A">
          <w:rPr>
            <w:rFonts w:ascii="Calibri" w:eastAsia="Calibri" w:hAnsi="Calibri" w:cs="Calibri"/>
          </w:rPr>
          <w:t>ten</w:t>
        </w:r>
      </w:ins>
      <w:ins w:id="146" w:author="Jason Fisher" w:date="2025-08-11T10:34:00Z" w16du:dateUtc="2025-08-11T17:34:00Z">
        <w:r w:rsidR="00DA11DC">
          <w:rPr>
            <w:rFonts w:ascii="Calibri" w:eastAsia="Calibri" w:hAnsi="Calibri" w:cs="Calibri"/>
          </w:rPr>
          <w:t xml:space="preserve"> </w:t>
        </w:r>
      </w:ins>
      <w:r>
        <w:rPr>
          <w:rFonts w:ascii="Calibri" w:eastAsia="Calibri" w:hAnsi="Calibri" w:cs="Calibri"/>
        </w:rPr>
        <w:t xml:space="preserve">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r w:rsidR="00200438">
        <w:rPr>
          <w:rFonts w:ascii="Calibri" w:eastAsia="Calibri" w:hAnsi="Calibri" w:cs="Calibri"/>
        </w:rPr>
        <w:t>evenness</w:t>
      </w:r>
      <w:r>
        <w:rPr>
          <w:rFonts w:ascii="Calibri" w:eastAsia="Calibri" w:hAnsi="Calibri" w:cs="Calibri"/>
        </w:rPr>
        <w:t xml:space="preserve"> of remnant natur</w:t>
      </w:r>
      <w:r>
        <w:rPr>
          <w:rFonts w:ascii="Calibri" w:eastAsia="Calibri" w:hAnsi="Calibri" w:cs="Calibri"/>
        </w:rPr>
        <w:t xml:space="preserve">al habitat. We </w:t>
      </w:r>
      <w:del w:id="147" w:author="Jason Fisher" w:date="2025-08-11T10:34:00Z" w16du:dateUtc="2025-08-11T17:34:00Z">
        <w:r w:rsidDel="008A2FE4">
          <w:rPr>
            <w:rFonts w:ascii="Calibri" w:eastAsia="Calibri" w:hAnsi="Calibri" w:cs="Calibri"/>
          </w:rPr>
          <w:delText xml:space="preserve">expected </w:delText>
        </w:r>
      </w:del>
      <w:ins w:id="148" w:author="Jason Fisher" w:date="2025-08-11T10:34:00Z" w16du:dateUtc="2025-08-11T17:34:00Z">
        <w:r w:rsidR="008A2FE4">
          <w:rPr>
            <w:rFonts w:ascii="Calibri" w:eastAsia="Calibri" w:hAnsi="Calibri" w:cs="Calibri"/>
          </w:rPr>
          <w:t xml:space="preserve">predicted </w:t>
        </w:r>
      </w:ins>
      <w:r>
        <w:rPr>
          <w:rFonts w:ascii="Calibri" w:eastAsia="Calibri" w:hAnsi="Calibri" w:cs="Calibri"/>
        </w:rPr>
        <w:t>that the relative abundance of red squirrels</w:t>
      </w:r>
      <w:del w:id="149" w:author="Jason Fisher" w:date="2025-08-11T10:34:00Z" w16du:dateUtc="2025-08-11T17:34:00Z">
        <w:r w:rsidDel="008A2FE4">
          <w:rPr>
            <w:rFonts w:ascii="Calibri" w:eastAsia="Calibri" w:hAnsi="Calibri" w:cs="Calibri"/>
          </w:rPr>
          <w:delText xml:space="preserve">, as measured by detection rates on camera traps, </w:delText>
        </w:r>
      </w:del>
      <w:ins w:id="150" w:author="Jason Fisher" w:date="2025-08-11T10:34:00Z" w16du:dateUtc="2025-08-11T17:34:00Z">
        <w:r w:rsidR="008A2FE4">
          <w:rPr>
            <w:rFonts w:ascii="Calibri" w:eastAsia="Calibri" w:hAnsi="Calibri" w:cs="Calibri"/>
          </w:rPr>
          <w:t xml:space="preserve"> </w:t>
        </w:r>
      </w:ins>
      <w:r>
        <w:rPr>
          <w:rFonts w:ascii="Calibri" w:eastAsia="Calibri" w:hAnsi="Calibri" w:cs="Calibri"/>
        </w:rPr>
        <w:t>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w:t>
      </w:r>
      <w:r>
        <w:rPr>
          <w:rFonts w:ascii="Calibri" w:eastAsia="Calibri" w:hAnsi="Calibri" w:cs="Calibri"/>
        </w:rPr>
        <w:t xml:space="preserve">enic edges or isolation of habitat patches) by industrial </w:t>
      </w:r>
      <w:commentRangeStart w:id="151"/>
      <w:commentRangeStart w:id="152"/>
      <w:r>
        <w:rPr>
          <w:rFonts w:ascii="Calibri" w:eastAsia="Calibri" w:hAnsi="Calibri" w:cs="Calibri"/>
        </w:rPr>
        <w:t>disturbances would have a negative, context-dependent relationship with red squirrel relative abundance, that was strongest in landscapes with high amounts of total disturbance.</w:t>
      </w:r>
      <w:commentRangeEnd w:id="151"/>
      <w:r w:rsidR="00847DA0">
        <w:rPr>
          <w:rStyle w:val="CommentReference"/>
        </w:rPr>
        <w:commentReference w:id="151"/>
      </w:r>
      <w:commentRangeEnd w:id="152"/>
      <w:r w:rsidR="00781279">
        <w:rPr>
          <w:rStyle w:val="CommentReference"/>
        </w:rPr>
        <w:commentReference w:id="152"/>
      </w:r>
    </w:p>
    <w:p w14:paraId="3FD1C215" w14:textId="77777777" w:rsidR="00512322" w:rsidRDefault="00E60473">
      <w:pPr>
        <w:pStyle w:val="Heading2"/>
        <w:spacing w:line="360" w:lineRule="auto"/>
      </w:pPr>
      <w:bookmarkStart w:id="153" w:name="_6xj2bywd0w5i" w:colFirst="0" w:colLast="0"/>
      <w:bookmarkEnd w:id="153"/>
      <w:r>
        <w:t>Methods</w:t>
      </w:r>
      <w:r>
        <w:tab/>
      </w:r>
      <w:r>
        <w:tab/>
      </w:r>
      <w:r>
        <w:tab/>
      </w:r>
      <w:r>
        <w:tab/>
      </w:r>
      <w:r>
        <w:tab/>
      </w:r>
      <w:r>
        <w:tab/>
      </w:r>
      <w:r>
        <w:tab/>
      </w:r>
    </w:p>
    <w:p w14:paraId="6D0F71F9" w14:textId="77777777" w:rsidR="00512322" w:rsidRDefault="00E60473">
      <w:pPr>
        <w:pStyle w:val="Heading3"/>
        <w:spacing w:line="360" w:lineRule="auto"/>
      </w:pPr>
      <w:bookmarkStart w:id="154" w:name="_nuznztcgqd2h" w:colFirst="0" w:colLast="0"/>
      <w:bookmarkEnd w:id="154"/>
      <w:r>
        <w:t>Study area</w:t>
      </w:r>
    </w:p>
    <w:p w14:paraId="48AF272D" w14:textId="1F5603D0" w:rsidR="00512322" w:rsidRDefault="00E60473" w:rsidP="00D4094D">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155"/>
      <w:commentRangeStart w:id="156"/>
      <w:r>
        <w:rPr>
          <w:rFonts w:ascii="Calibri" w:eastAsia="Calibri" w:hAnsi="Calibri" w:cs="Calibri"/>
        </w:rPr>
        <w:t xml:space="preserve">Treaty 8 </w:t>
      </w:r>
      <w:r w:rsidR="00D66518">
        <w:rPr>
          <w:rFonts w:ascii="Calibri" w:eastAsia="Calibri" w:hAnsi="Calibri" w:cs="Calibri"/>
        </w:rPr>
        <w:t>t</w:t>
      </w:r>
      <w:r>
        <w:rPr>
          <w:rFonts w:ascii="Calibri" w:eastAsia="Calibri" w:hAnsi="Calibri" w:cs="Calibri"/>
        </w:rPr>
        <w:t>erritory</w:t>
      </w:r>
      <w:r w:rsidR="00D66518">
        <w:rPr>
          <w:rFonts w:ascii="Calibri" w:eastAsia="Calibri" w:hAnsi="Calibri" w:cs="Calibri"/>
        </w:rPr>
        <w:t xml:space="preserve"> of Alberta, Canada,</w:t>
      </w:r>
      <w:r>
        <w:rPr>
          <w:rFonts w:ascii="Calibri" w:eastAsia="Calibri" w:hAnsi="Calibri" w:cs="Calibri"/>
        </w:rPr>
        <w:t xml:space="preserve"> </w:t>
      </w:r>
      <w:commentRangeEnd w:id="155"/>
      <w:r w:rsidR="00CF2830">
        <w:rPr>
          <w:rStyle w:val="CommentReference"/>
        </w:rPr>
        <w:commentReference w:id="155"/>
      </w:r>
      <w:commentRangeEnd w:id="156"/>
      <w:r w:rsidR="004C0FBE">
        <w:rPr>
          <w:rStyle w:val="CommentReference"/>
        </w:rPr>
        <w:commentReference w:id="156"/>
      </w:r>
      <w:r>
        <w:rPr>
          <w:rFonts w:ascii="Calibri" w:eastAsia="Calibri" w:hAnsi="Calibri" w:cs="Calibri"/>
        </w:rPr>
        <w:t xml:space="preserve">and encompasses a wide variety of vegetative land cover, climate, productivity, and human </w:t>
      </w:r>
      <w:r>
        <w:rPr>
          <w:rFonts w:ascii="Calibri" w:eastAsia="Calibri" w:hAnsi="Calibri" w:cs="Calibri"/>
        </w:rPr>
        <w:lastRenderedPageBreak/>
        <w:t>activity</w:t>
      </w:r>
      <w:r w:rsidR="00CE3AC8">
        <w:rPr>
          <w:rFonts w:ascii="Calibri" w:eastAsia="Calibri" w:hAnsi="Calibri" w:cs="Calibri"/>
        </w:rPr>
        <w:t xml:space="preserve"> (Fig. 1A)</w:t>
      </w:r>
      <w:r>
        <w:rPr>
          <w:rFonts w:ascii="Calibri" w:eastAsia="Calibri" w:hAnsi="Calibri" w:cs="Calibri"/>
        </w:rPr>
        <w:t>. The region is characterized by a mosaic of aspen</w:t>
      </w:r>
      <w:ins w:id="157" w:author="Jason Fisher" w:date="2025-08-11T10:35:00Z" w16du:dateUtc="2025-08-11T17:35:00Z">
        <w:r w:rsidR="00665B3A">
          <w:rPr>
            <w:rFonts w:ascii="Calibri" w:eastAsia="Calibri" w:hAnsi="Calibri" w:cs="Calibri"/>
          </w:rPr>
          <w:t xml:space="preserve"> (</w:t>
        </w:r>
        <w:proofErr w:type="spellStart"/>
        <w:r w:rsidR="00665B3A">
          <w:rPr>
            <w:rFonts w:ascii="Calibri" w:eastAsia="Calibri" w:hAnsi="Calibri" w:cs="Calibri"/>
          </w:rPr>
          <w:t>spp</w:t>
        </w:r>
        <w:proofErr w:type="spellEnd"/>
        <w:r w:rsidR="00665B3A">
          <w:rPr>
            <w:rFonts w:ascii="Calibri" w:eastAsia="Calibri" w:hAnsi="Calibri" w:cs="Calibri"/>
          </w:rPr>
          <w:t>)</w:t>
        </w:r>
      </w:ins>
      <w:r>
        <w:rPr>
          <w:rFonts w:ascii="Calibri" w:eastAsia="Calibri" w:hAnsi="Calibri" w:cs="Calibri"/>
        </w:rPr>
        <w:t xml:space="preserve"> parkland, mixed broadleaf,</w:t>
      </w:r>
      <w:ins w:id="158" w:author="Jason Fisher" w:date="2025-08-11T10:35:00Z" w16du:dateUtc="2025-08-11T17:35:00Z">
        <w:r w:rsidR="00665B3A">
          <w:rPr>
            <w:rFonts w:ascii="Calibri" w:eastAsia="Calibri" w:hAnsi="Calibri" w:cs="Calibri"/>
          </w:rPr>
          <w:t xml:space="preserve"> forests,</w:t>
        </w:r>
      </w:ins>
      <w:r>
        <w:rPr>
          <w:rFonts w:ascii="Calibri" w:eastAsia="Calibri" w:hAnsi="Calibri" w:cs="Calibri"/>
        </w:rPr>
        <w:t xml:space="preserve"> white spruce</w:t>
      </w:r>
      <w:ins w:id="159" w:author="Jason Fisher" w:date="2025-08-11T10:35:00Z" w16du:dateUtc="2025-08-11T17:35:00Z">
        <w:r w:rsidR="00665B3A">
          <w:rPr>
            <w:rFonts w:ascii="Calibri" w:eastAsia="Calibri" w:hAnsi="Calibri" w:cs="Calibri"/>
          </w:rPr>
          <w:t xml:space="preserve"> (</w:t>
        </w:r>
        <w:proofErr w:type="spellStart"/>
        <w:r w:rsidR="00665B3A">
          <w:rPr>
            <w:rFonts w:ascii="Calibri" w:eastAsia="Calibri" w:hAnsi="Calibri" w:cs="Calibri"/>
          </w:rPr>
          <w:t>spp</w:t>
        </w:r>
        <w:proofErr w:type="spellEnd"/>
        <w:r w:rsidR="00665B3A">
          <w:rPr>
            <w:rFonts w:ascii="Calibri" w:eastAsia="Calibri" w:hAnsi="Calibri" w:cs="Calibri"/>
          </w:rPr>
          <w:t>)</w:t>
        </w:r>
      </w:ins>
      <w:r>
        <w:rPr>
          <w:rFonts w:ascii="Calibri" w:eastAsia="Calibri" w:hAnsi="Calibri" w:cs="Calibri"/>
        </w:rPr>
        <w:t>, and jack pine</w:t>
      </w:r>
      <w:ins w:id="160" w:author="Jason Fisher" w:date="2025-08-11T10:35:00Z" w16du:dateUtc="2025-08-11T17:35:00Z">
        <w:r w:rsidR="00665B3A">
          <w:rPr>
            <w:rFonts w:ascii="Calibri" w:eastAsia="Calibri" w:hAnsi="Calibri" w:cs="Calibri"/>
          </w:rPr>
          <w:t xml:space="preserve"> (</w:t>
        </w:r>
        <w:proofErr w:type="spellStart"/>
        <w:r w:rsidR="00665B3A">
          <w:rPr>
            <w:rFonts w:ascii="Calibri" w:eastAsia="Calibri" w:hAnsi="Calibri" w:cs="Calibri"/>
          </w:rPr>
          <w:t>spp</w:t>
        </w:r>
        <w:proofErr w:type="spellEnd"/>
        <w:r w:rsidR="00665B3A">
          <w:rPr>
            <w:rFonts w:ascii="Calibri" w:eastAsia="Calibri" w:hAnsi="Calibri" w:cs="Calibri"/>
          </w:rPr>
          <w:t>)</w:t>
        </w:r>
      </w:ins>
      <w:r>
        <w:rPr>
          <w:rFonts w:ascii="Calibri" w:eastAsia="Calibri" w:hAnsi="Calibri" w:cs="Calibri"/>
        </w:rPr>
        <w:t xml:space="preserve"> forest, black spruce</w:t>
      </w:r>
      <w:ins w:id="161" w:author="Jason Fisher" w:date="2025-08-11T10:36:00Z" w16du:dateUtc="2025-08-11T17:36:00Z">
        <w:r w:rsidR="00665B3A">
          <w:rPr>
            <w:rFonts w:ascii="Calibri" w:eastAsia="Calibri" w:hAnsi="Calibri" w:cs="Calibri"/>
          </w:rPr>
          <w:t xml:space="preserve"> (</w:t>
        </w:r>
        <w:proofErr w:type="spellStart"/>
        <w:r w:rsidR="00665B3A">
          <w:rPr>
            <w:rFonts w:ascii="Calibri" w:eastAsia="Calibri" w:hAnsi="Calibri" w:cs="Calibri"/>
          </w:rPr>
          <w:t>spp</w:t>
        </w:r>
        <w:proofErr w:type="spellEnd"/>
        <w:r w:rsidR="00665B3A">
          <w:rPr>
            <w:rFonts w:ascii="Calibri" w:eastAsia="Calibri" w:hAnsi="Calibri" w:cs="Calibri"/>
          </w:rPr>
          <w:t>)</w:t>
        </w:r>
      </w:ins>
      <w:r>
        <w:rPr>
          <w:rFonts w:ascii="Calibri" w:eastAsia="Calibri" w:hAnsi="Calibri" w:cs="Calibri"/>
        </w:rPr>
        <w:t xml:space="preserve"> lowland forest, as well as wetlands, muskeg, fens, and lakes. We studied ten landscapes (Fig. 1</w:t>
      </w:r>
      <w:r w:rsidR="00CE3AC8">
        <w:rPr>
          <w:rFonts w:ascii="Calibri" w:eastAsia="Calibri" w:hAnsi="Calibri" w:cs="Calibri"/>
        </w:rPr>
        <w:t>B</w:t>
      </w:r>
      <w:r>
        <w:rPr>
          <w:rFonts w:ascii="Calibri" w:eastAsia="Calibri" w:hAnsi="Calibri" w:cs="Calibri"/>
        </w:rPr>
        <w:t xml:space="preserve">) representing aggregations of 3–5 watersheds </w:t>
      </w:r>
      <w:ins w:id="162" w:author="Jason Fisher" w:date="2025-08-11T10:36:00Z" w16du:dateUtc="2025-08-11T17:36:00Z">
        <w:r w:rsidR="002650FA">
          <w:rPr>
            <w:rFonts w:ascii="Calibri" w:eastAsia="Calibri" w:hAnsi="Calibri" w:cs="Calibri"/>
          </w:rPr>
          <w:t xml:space="preserve">each </w:t>
        </w:r>
      </w:ins>
      <w:del w:id="163" w:author="Jason Fisher" w:date="2025-08-11T10:36:00Z" w16du:dateUtc="2025-08-11T17:36:00Z">
        <w:r w:rsidDel="002650FA">
          <w:rPr>
            <w:rFonts w:ascii="Calibri" w:eastAsia="Calibri" w:hAnsi="Calibri" w:cs="Calibri"/>
          </w:rPr>
          <w:delText xml:space="preserve">with a total area of </w:delText>
        </w:r>
      </w:del>
      <w:r>
        <w:rPr>
          <w:rFonts w:ascii="Calibri" w:eastAsia="Calibri" w:hAnsi="Calibri" w:cs="Calibri"/>
        </w:rPr>
        <w:t>1000–3000 km² (Bayne et al., 2021) across the Boreal Plains. Landscapes span</w:t>
      </w:r>
      <w:r>
        <w:rPr>
          <w:rFonts w:ascii="Calibri" w:eastAsia="Calibri" w:hAnsi="Calibri" w:cs="Calibri"/>
        </w:rPr>
        <w:t xml:space="preserve">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w:t>
      </w:r>
      <w:r w:rsidR="00ED55F6">
        <w:rPr>
          <w:rFonts w:ascii="Calibri" w:eastAsia="Calibri" w:hAnsi="Calibri" w:cs="Calibri"/>
        </w:rPr>
        <w:t xml:space="preserve"> (Bayne et al., 2021)</w:t>
      </w:r>
      <w:r>
        <w:rPr>
          <w:rFonts w:ascii="Calibri" w:eastAsia="Calibri" w:hAnsi="Calibri" w:cs="Calibri"/>
        </w:rPr>
        <w:t xml:space="preserve">. Common disturbance features included timber cut blocks, </w:t>
      </w:r>
      <w:ins w:id="164" w:author="Jason Fisher" w:date="2025-08-11T10:37:00Z" w16du:dateUtc="2025-08-11T17:37:00Z">
        <w:r w:rsidR="00A1259E">
          <w:rPr>
            <w:rFonts w:ascii="Calibri" w:eastAsia="Calibri" w:hAnsi="Calibri" w:cs="Calibri"/>
          </w:rPr>
          <w:t>“</w:t>
        </w:r>
      </w:ins>
      <w:r>
        <w:rPr>
          <w:rFonts w:ascii="Calibri" w:eastAsia="Calibri" w:hAnsi="Calibri" w:cs="Calibri"/>
        </w:rPr>
        <w:t>seismic</w:t>
      </w:r>
      <w:ins w:id="165" w:author="Jason Fisher" w:date="2025-08-11T10:37:00Z" w16du:dateUtc="2025-08-11T17:37:00Z">
        <w:r w:rsidR="00A1259E">
          <w:rPr>
            <w:rFonts w:ascii="Calibri" w:eastAsia="Calibri" w:hAnsi="Calibri" w:cs="Calibri"/>
          </w:rPr>
          <w:t>”</w:t>
        </w:r>
      </w:ins>
      <w:r>
        <w:rPr>
          <w:rFonts w:ascii="Calibri" w:eastAsia="Calibri" w:hAnsi="Calibri" w:cs="Calibri"/>
        </w:rPr>
        <w:t xml:space="preserve"> </w:t>
      </w:r>
      <w:ins w:id="166" w:author="Jason Fisher" w:date="2025-08-11T10:37:00Z" w16du:dateUtc="2025-08-11T17:37:00Z">
        <w:r w:rsidR="00A1259E">
          <w:rPr>
            <w:rFonts w:ascii="Calibri" w:eastAsia="Calibri" w:hAnsi="Calibri" w:cs="Calibri"/>
          </w:rPr>
          <w:t xml:space="preserve">petroleum </w:t>
        </w:r>
      </w:ins>
      <w:r>
        <w:rPr>
          <w:rFonts w:ascii="Calibri" w:eastAsia="Calibri" w:hAnsi="Calibri" w:cs="Calibri"/>
        </w:rPr>
        <w:t>exploration lines</w:t>
      </w:r>
      <w:ins w:id="167" w:author="Jason Fisher" w:date="2025-08-11T10:37:00Z" w16du:dateUtc="2025-08-11T17:37:00Z">
        <w:r w:rsidR="00A1259E">
          <w:rPr>
            <w:rFonts w:ascii="Calibri" w:eastAsia="Calibri" w:hAnsi="Calibri" w:cs="Calibri"/>
          </w:rPr>
          <w:t xml:space="preserve"> (DABROS REF)</w:t>
        </w:r>
      </w:ins>
      <w:r>
        <w:rPr>
          <w:rFonts w:ascii="Calibri" w:eastAsia="Calibri" w:hAnsi="Calibri" w:cs="Calibri"/>
        </w:rPr>
        <w:t>, well pads, roads, pipelines, and processing facilities (Fig. 1</w:t>
      </w:r>
      <w:r w:rsidR="00CE3AC8">
        <w:rPr>
          <w:rFonts w:ascii="Calibri" w:eastAsia="Calibri" w:hAnsi="Calibri" w:cs="Calibri"/>
        </w:rPr>
        <w:t>C</w:t>
      </w:r>
      <w:r>
        <w:rPr>
          <w:rFonts w:ascii="Calibri" w:eastAsia="Calibri" w:hAnsi="Calibri" w:cs="Calibri"/>
        </w:rPr>
        <w:t xml:space="preserve">) with varying degrees of human use or active restoration. Other common small- and medium-sized mammals in our study area included </w:t>
      </w:r>
      <w:ins w:id="168" w:author="Jason Fisher" w:date="2025-08-11T10:41:00Z" w16du:dateUtc="2025-08-11T17:41:00Z">
        <w:r w:rsidR="00931CBD">
          <w:rPr>
            <w:rFonts w:ascii="Calibri" w:eastAsia="Calibri" w:hAnsi="Calibri" w:cs="Calibri"/>
          </w:rPr>
          <w:t xml:space="preserve">food competitors </w:t>
        </w:r>
      </w:ins>
      <w:ins w:id="169" w:author="Jason Fisher" w:date="2025-08-11T10:38:00Z" w16du:dateUtc="2025-08-11T17:38:00Z">
        <w:r w:rsidR="00066864">
          <w:rPr>
            <w:rFonts w:ascii="Calibri" w:eastAsia="Calibri" w:hAnsi="Calibri" w:cs="Calibri"/>
          </w:rPr>
          <w:t>snowshoe hare (</w:t>
        </w:r>
        <w:r w:rsidR="00066864">
          <w:rPr>
            <w:rFonts w:ascii="Calibri" w:eastAsia="Calibri" w:hAnsi="Calibri" w:cs="Calibri"/>
            <w:i/>
          </w:rPr>
          <w:t>Lepus americanus</w:t>
        </w:r>
        <w:r w:rsidR="00066864">
          <w:rPr>
            <w:rFonts w:ascii="Calibri" w:eastAsia="Calibri" w:hAnsi="Calibri" w:cs="Calibri"/>
          </w:rPr>
          <w:t>)</w:t>
        </w:r>
      </w:ins>
      <w:ins w:id="170" w:author="Jason Fisher" w:date="2025-08-11T10:41:00Z" w16du:dateUtc="2025-08-11T17:41:00Z">
        <w:r w:rsidR="00931CBD">
          <w:rPr>
            <w:rFonts w:ascii="Calibri" w:eastAsia="Calibri" w:hAnsi="Calibri" w:cs="Calibri"/>
          </w:rPr>
          <w:t>,</w:t>
        </w:r>
      </w:ins>
      <w:ins w:id="171" w:author="Jason Fisher" w:date="2025-08-11T10:38:00Z" w16du:dateUtc="2025-08-11T17:38:00Z">
        <w:r w:rsidR="00066864">
          <w:rPr>
            <w:rFonts w:ascii="Calibri" w:eastAsia="Calibri" w:hAnsi="Calibri" w:cs="Calibri"/>
          </w:rPr>
          <w:t xml:space="preserve"> </w:t>
        </w:r>
      </w:ins>
      <w:ins w:id="172" w:author="Jason Fisher" w:date="2025-08-11T10:40:00Z" w16du:dateUtc="2025-08-11T17:40:00Z">
        <w:r w:rsidR="00865F23">
          <w:rPr>
            <w:rFonts w:ascii="Calibri" w:eastAsia="Calibri" w:hAnsi="Calibri" w:cs="Calibri"/>
          </w:rPr>
          <w:t>northern flying squirrels (</w:t>
        </w:r>
      </w:ins>
      <w:ins w:id="173" w:author="Jason Fisher" w:date="2025-08-11T10:41:00Z" w16du:dateUtc="2025-08-11T17:41:00Z">
        <w:r w:rsidR="00931CBD" w:rsidRPr="00931CBD">
          <w:rPr>
            <w:rFonts w:ascii="Calibri" w:eastAsia="Calibri" w:hAnsi="Calibri" w:cs="Calibri"/>
            <w:i/>
            <w:iCs/>
            <w:rPrChange w:id="174" w:author="Jason Fisher" w:date="2025-08-11T10:41:00Z" w16du:dateUtc="2025-08-11T17:41:00Z">
              <w:rPr>
                <w:rFonts w:ascii="Calibri" w:eastAsia="Calibri" w:hAnsi="Calibri" w:cs="Calibri"/>
              </w:rPr>
            </w:rPrChange>
          </w:rPr>
          <w:t xml:space="preserve">Glaucomys </w:t>
        </w:r>
        <w:proofErr w:type="spellStart"/>
        <w:r w:rsidR="00931CBD" w:rsidRPr="00931CBD">
          <w:rPr>
            <w:rFonts w:ascii="Calibri" w:eastAsia="Calibri" w:hAnsi="Calibri" w:cs="Calibri"/>
            <w:i/>
            <w:iCs/>
            <w:rPrChange w:id="175" w:author="Jason Fisher" w:date="2025-08-11T10:41:00Z" w16du:dateUtc="2025-08-11T17:41:00Z">
              <w:rPr>
                <w:rFonts w:ascii="Calibri" w:eastAsia="Calibri" w:hAnsi="Calibri" w:cs="Calibri"/>
              </w:rPr>
            </w:rPrChange>
          </w:rPr>
          <w:t>sabrinus</w:t>
        </w:r>
        <w:proofErr w:type="spellEnd"/>
        <w:r w:rsidR="00931CBD">
          <w:rPr>
            <w:rFonts w:ascii="Calibri" w:eastAsia="Calibri" w:hAnsi="Calibri" w:cs="Calibri"/>
          </w:rPr>
          <w:t>)</w:t>
        </w:r>
      </w:ins>
      <w:ins w:id="176" w:author="Jason Fisher" w:date="2025-08-11T10:40:00Z" w16du:dateUtc="2025-08-11T17:40:00Z">
        <w:r w:rsidR="00865F23">
          <w:rPr>
            <w:rFonts w:ascii="Calibri" w:eastAsia="Calibri" w:hAnsi="Calibri" w:cs="Calibri"/>
          </w:rPr>
          <w:t xml:space="preserve"> </w:t>
        </w:r>
      </w:ins>
      <w:ins w:id="177" w:author="Jason Fisher" w:date="2025-08-11T10:41:00Z" w16du:dateUtc="2025-08-11T17:41:00Z">
        <w:r w:rsidR="00931CBD">
          <w:rPr>
            <w:rFonts w:ascii="Calibri" w:eastAsia="Calibri" w:hAnsi="Calibri" w:cs="Calibri"/>
          </w:rPr>
          <w:t>and</w:t>
        </w:r>
      </w:ins>
      <w:ins w:id="178" w:author="Jason Fisher" w:date="2025-08-11T10:38:00Z" w16du:dateUtc="2025-08-11T17:38:00Z">
        <w:r w:rsidR="00066864">
          <w:rPr>
            <w:rFonts w:ascii="Calibri" w:eastAsia="Calibri" w:hAnsi="Calibri" w:cs="Calibri"/>
          </w:rPr>
          <w:t xml:space="preserve"> diverse small </w:t>
        </w:r>
        <w:r w:rsidR="003A5E26">
          <w:rPr>
            <w:rFonts w:ascii="Calibri" w:eastAsia="Calibri" w:hAnsi="Calibri" w:cs="Calibri"/>
          </w:rPr>
          <w:t xml:space="preserve">mammals; </w:t>
        </w:r>
      </w:ins>
      <w:ins w:id="179" w:author="Jason Fisher" w:date="2025-08-11T10:40:00Z" w16du:dateUtc="2025-08-11T17:40:00Z">
        <w:r w:rsidR="00865F23">
          <w:rPr>
            <w:rFonts w:ascii="Calibri" w:eastAsia="Calibri" w:hAnsi="Calibri" w:cs="Calibri"/>
          </w:rPr>
          <w:t xml:space="preserve">and </w:t>
        </w:r>
      </w:ins>
      <w:ins w:id="180" w:author="Jason Fisher" w:date="2025-08-11T10:38:00Z" w16du:dateUtc="2025-08-11T17:38:00Z">
        <w:r w:rsidR="003A5E26">
          <w:rPr>
            <w:rFonts w:ascii="Calibri" w:eastAsia="Calibri" w:hAnsi="Calibri" w:cs="Calibri"/>
          </w:rPr>
          <w:t>red squirrel predators including</w:t>
        </w:r>
      </w:ins>
      <w:ins w:id="181" w:author="Jason Fisher" w:date="2025-08-11T10:39:00Z" w16du:dateUtc="2025-08-11T17:39:00Z">
        <w:r w:rsidR="005D3F82">
          <w:rPr>
            <w:rFonts w:ascii="Calibri" w:eastAsia="Calibri" w:hAnsi="Calibri" w:cs="Calibri"/>
          </w:rPr>
          <w:t xml:space="preserve"> ermine </w:t>
        </w:r>
        <w:r w:rsidR="005D3F82" w:rsidRPr="0019392F">
          <w:rPr>
            <w:rFonts w:ascii="Calibri" w:eastAsia="Calibri" w:hAnsi="Calibri" w:cs="Calibri"/>
            <w:i/>
            <w:iCs/>
            <w:rPrChange w:id="182" w:author="Jason Fisher" w:date="2025-08-11T10:39:00Z" w16du:dateUtc="2025-08-11T17:39:00Z">
              <w:rPr>
                <w:rFonts w:ascii="Calibri" w:eastAsia="Calibri" w:hAnsi="Calibri" w:cs="Calibri"/>
              </w:rPr>
            </w:rPrChange>
          </w:rPr>
          <w:t xml:space="preserve">Mustela </w:t>
        </w:r>
        <w:proofErr w:type="spellStart"/>
        <w:r w:rsidR="0019392F" w:rsidRPr="0019392F">
          <w:rPr>
            <w:rFonts w:ascii="Calibri" w:eastAsia="Calibri" w:hAnsi="Calibri" w:cs="Calibri"/>
            <w:i/>
            <w:iCs/>
            <w:rPrChange w:id="183" w:author="Jason Fisher" w:date="2025-08-11T10:39:00Z" w16du:dateUtc="2025-08-11T17:39:00Z">
              <w:rPr>
                <w:rFonts w:ascii="Calibri" w:eastAsia="Calibri" w:hAnsi="Calibri" w:cs="Calibri"/>
              </w:rPr>
            </w:rPrChange>
          </w:rPr>
          <w:t>richardsonii</w:t>
        </w:r>
        <w:proofErr w:type="spellEnd"/>
        <w:r w:rsidR="0019392F">
          <w:rPr>
            <w:rFonts w:ascii="Calibri" w:eastAsia="Calibri" w:hAnsi="Calibri" w:cs="Calibri"/>
          </w:rPr>
          <w:t>)</w:t>
        </w:r>
      </w:ins>
      <w:ins w:id="184" w:author="Jason Fisher" w:date="2025-08-11T10:38:00Z" w16du:dateUtc="2025-08-11T17:38:00Z">
        <w:r w:rsidR="00066864">
          <w:rPr>
            <w:rFonts w:ascii="Calibri" w:eastAsia="Calibri" w:hAnsi="Calibri" w:cs="Calibri"/>
          </w:rPr>
          <w:t xml:space="preserve"> </w:t>
        </w:r>
      </w:ins>
      <w:del w:id="185" w:author="Jason Fisher" w:date="2025-08-11T10:38:00Z" w16du:dateUtc="2025-08-11T17:38:00Z">
        <w:r w:rsidDel="003A5E26">
          <w:rPr>
            <w:rFonts w:ascii="Calibri" w:eastAsia="Calibri" w:hAnsi="Calibri" w:cs="Calibri"/>
          </w:rPr>
          <w:delText xml:space="preserve">the </w:delText>
        </w:r>
      </w:del>
      <w:r>
        <w:rPr>
          <w:rFonts w:ascii="Calibri" w:eastAsia="Calibri" w:hAnsi="Calibri" w:cs="Calibri"/>
        </w:rPr>
        <w:t>American marten (</w:t>
      </w:r>
      <w:r>
        <w:rPr>
          <w:rFonts w:ascii="Calibri" w:eastAsia="Calibri" w:hAnsi="Calibri" w:cs="Calibri"/>
          <w:i/>
        </w:rPr>
        <w:t>Martes americana</w:t>
      </w:r>
      <w:r>
        <w:rPr>
          <w:rFonts w:ascii="Calibri" w:eastAsia="Calibri" w:hAnsi="Calibri" w:cs="Calibri"/>
        </w:rPr>
        <w:t>), fisher (</w:t>
      </w:r>
      <w:r>
        <w:rPr>
          <w:rFonts w:ascii="Calibri" w:eastAsia="Calibri" w:hAnsi="Calibri" w:cs="Calibri"/>
          <w:i/>
        </w:rPr>
        <w:t>Pekania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xml:space="preserve">), </w:t>
      </w:r>
      <w:ins w:id="186" w:author="Jason Fisher" w:date="2025-08-11T10:38:00Z" w16du:dateUtc="2025-08-11T17:38:00Z">
        <w:r w:rsidR="003A5E26">
          <w:rPr>
            <w:rFonts w:ascii="Calibri" w:eastAsia="Calibri" w:hAnsi="Calibri" w:cs="Calibri"/>
          </w:rPr>
          <w:t>red fox (</w:t>
        </w:r>
        <w:r w:rsidR="005D3F82">
          <w:rPr>
            <w:rFonts w:ascii="Calibri" w:eastAsia="Calibri" w:hAnsi="Calibri" w:cs="Calibri"/>
          </w:rPr>
          <w:t xml:space="preserve">Vulpes vulpes), and </w:t>
        </w:r>
      </w:ins>
      <w:r>
        <w:rPr>
          <w:rFonts w:ascii="Calibri" w:eastAsia="Calibri" w:hAnsi="Calibri" w:cs="Calibri"/>
        </w:rPr>
        <w:t>coyote (</w:t>
      </w:r>
      <w:r>
        <w:rPr>
          <w:rFonts w:ascii="Calibri" w:eastAsia="Calibri" w:hAnsi="Calibri" w:cs="Calibri"/>
          <w:i/>
        </w:rPr>
        <w:t>Canis latrans</w:t>
      </w:r>
      <w:r>
        <w:rPr>
          <w:rFonts w:ascii="Calibri" w:eastAsia="Calibri" w:hAnsi="Calibri" w:cs="Calibri"/>
        </w:rPr>
        <w:t>)</w:t>
      </w:r>
      <w:del w:id="187" w:author="Jason Fisher" w:date="2025-08-11T10:40:00Z" w16du:dateUtc="2025-08-11T17:40:00Z">
        <w:r w:rsidDel="00865F23">
          <w:rPr>
            <w:rFonts w:ascii="Calibri" w:eastAsia="Calibri" w:hAnsi="Calibri" w:cs="Calibri"/>
          </w:rPr>
          <w:delText>,</w:delText>
        </w:r>
      </w:del>
      <w:del w:id="188" w:author="Jason Fisher" w:date="2025-08-11T10:38:00Z" w16du:dateUtc="2025-08-11T17:38:00Z">
        <w:r w:rsidDel="00066864">
          <w:rPr>
            <w:rFonts w:ascii="Calibri" w:eastAsia="Calibri" w:hAnsi="Calibri" w:cs="Calibri"/>
          </w:rPr>
          <w:delText xml:space="preserve"> snowshoe hare (</w:delText>
        </w:r>
        <w:r w:rsidDel="00066864">
          <w:rPr>
            <w:rFonts w:ascii="Calibri" w:eastAsia="Calibri" w:hAnsi="Calibri" w:cs="Calibri"/>
            <w:i/>
          </w:rPr>
          <w:delText>Lepus americanus</w:delText>
        </w:r>
        <w:r w:rsidDel="00066864">
          <w:rPr>
            <w:rFonts w:ascii="Calibri" w:eastAsia="Calibri" w:hAnsi="Calibri" w:cs="Calibri"/>
          </w:rPr>
          <w:delText>), and North American beaver (</w:delText>
        </w:r>
        <w:r w:rsidDel="00066864">
          <w:rPr>
            <w:rFonts w:ascii="Calibri" w:eastAsia="Calibri" w:hAnsi="Calibri" w:cs="Calibri"/>
            <w:i/>
          </w:rPr>
          <w:delText>Castor canadensis</w:delText>
        </w:r>
        <w:r w:rsidDel="00066864">
          <w:rPr>
            <w:rFonts w:ascii="Calibri" w:eastAsia="Calibri" w:hAnsi="Calibri" w:cs="Calibri"/>
          </w:rPr>
          <w:delText>), along with a diverse community of small rodents</w:delText>
        </w:r>
      </w:del>
      <w:r>
        <w:rPr>
          <w:rFonts w:ascii="Calibri" w:eastAsia="Calibri" w:hAnsi="Calibri" w:cs="Calibri"/>
        </w:rPr>
        <w:t>.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027EC66A" w14:textId="77CFDD16" w:rsidR="00512322" w:rsidRPr="00636173" w:rsidRDefault="00E60473">
      <w:pPr>
        <w:pStyle w:val="Heading3"/>
        <w:spacing w:line="360" w:lineRule="auto"/>
        <w:rPr>
          <w:iCs/>
        </w:rPr>
      </w:pPr>
      <w:bookmarkStart w:id="189" w:name="_hnlj1842pz0d" w:colFirst="0" w:colLast="0"/>
      <w:bookmarkEnd w:id="189"/>
      <w:r w:rsidRPr="00636173">
        <w:rPr>
          <w:iCs/>
        </w:rPr>
        <w:t>Camera trapping and wildlife occurrence data</w:t>
      </w:r>
    </w:p>
    <w:p w14:paraId="576424B0" w14:textId="2A3710D5" w:rsidR="00D4094D" w:rsidRDefault="00E60473">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r w:rsidR="004C0FBE">
        <w:rPr>
          <w:rFonts w:ascii="Calibri" w:eastAsia="Calibri" w:hAnsi="Calibri" w:cs="Calibri"/>
        </w:rPr>
        <w:t xml:space="preserve">initial </w:t>
      </w:r>
      <w:r>
        <w:rPr>
          <w:rFonts w:ascii="Calibri" w:eastAsia="Calibri" w:hAnsi="Calibri" w:cs="Calibri"/>
        </w:rPr>
        <w:t xml:space="preserve">purpose of monitoring medium- to large-sized mammals </w:t>
      </w:r>
      <w:r w:rsidR="00D00821">
        <w:rPr>
          <w:rFonts w:ascii="Calibri" w:eastAsia="Calibri" w:hAnsi="Calibri" w:cs="Calibri"/>
        </w:rPr>
        <w:t xml:space="preserve">ranging in size from red squirrel to </w:t>
      </w:r>
      <w:r>
        <w:rPr>
          <w:rFonts w:ascii="Calibri" w:eastAsia="Calibri" w:hAnsi="Calibri" w:cs="Calibri"/>
        </w:rPr>
        <w:t xml:space="preserve">moose (Fig. 1). </w:t>
      </w:r>
      <w:commentRangeStart w:id="190"/>
      <w:commentRangeStart w:id="191"/>
      <w:commentRangeStart w:id="192"/>
      <w:r>
        <w:rPr>
          <w:rFonts w:ascii="Calibri" w:eastAsia="Calibri" w:hAnsi="Calibri" w:cs="Calibri"/>
        </w:rPr>
        <w:t xml:space="preserve">Cameras were deployed using a constrained stratified sampling design. </w:t>
      </w:r>
      <w:commentRangeEnd w:id="190"/>
      <w:r w:rsidR="00847DA0">
        <w:rPr>
          <w:rStyle w:val="CommentReference"/>
        </w:rPr>
        <w:commentReference w:id="190"/>
      </w:r>
      <w:commentRangeEnd w:id="191"/>
      <w:r w:rsidR="00781279">
        <w:rPr>
          <w:rStyle w:val="CommentReference"/>
        </w:rPr>
        <w:commentReference w:id="191"/>
      </w:r>
      <w:commentRangeEnd w:id="192"/>
      <w:r w:rsidR="00ED55F6">
        <w:rPr>
          <w:rStyle w:val="CommentReference"/>
        </w:rPr>
        <w:commentReference w:id="192"/>
      </w:r>
      <w:r>
        <w:rPr>
          <w:rFonts w:ascii="Calibri" w:eastAsia="Calibri" w:hAnsi="Calibri" w:cs="Calibri"/>
        </w:rPr>
        <w:t>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neighbouring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w:t>
      </w:r>
      <w:r>
        <w:rPr>
          <w:rFonts w:ascii="Calibri" w:eastAsia="Calibri" w:hAnsi="Calibri" w:cs="Calibri"/>
        </w:rPr>
        <w:t>ire or Hyperfire II Professional; Holmen, WI, USA) were placed approximately 100 cm above the ground, facing a wildlife trail 3–7 meters away. To avoid confounding movement with habitat use (Stewart et al., 201</w:t>
      </w:r>
      <w:r w:rsidR="00ED55F6">
        <w:rPr>
          <w:rFonts w:ascii="Calibri" w:eastAsia="Calibri" w:hAnsi="Calibri" w:cs="Calibri"/>
        </w:rPr>
        <w:t>9</w:t>
      </w:r>
      <w:r>
        <w:rPr>
          <w:rFonts w:ascii="Calibri" w:eastAsia="Calibri" w:hAnsi="Calibri" w:cs="Calibri"/>
        </w:rPr>
        <w:t xml:space="preserve">), cameras used in analyses were not directly deployed on human trails or seismic lines unless these features had </w:t>
      </w:r>
      <w:commentRangeStart w:id="193"/>
      <w:commentRangeStart w:id="194"/>
      <w:r>
        <w:rPr>
          <w:rFonts w:ascii="Calibri" w:eastAsia="Calibri" w:hAnsi="Calibri" w:cs="Calibri"/>
        </w:rPr>
        <w:t>clear wildlife signs</w:t>
      </w:r>
      <w:commentRangeEnd w:id="193"/>
      <w:r w:rsidR="00CF2830">
        <w:rPr>
          <w:rStyle w:val="CommentReference"/>
        </w:rPr>
        <w:commentReference w:id="193"/>
      </w:r>
      <w:commentRangeEnd w:id="194"/>
      <w:r w:rsidR="00D00821">
        <w:rPr>
          <w:rStyle w:val="CommentReference"/>
        </w:rPr>
        <w:commentReference w:id="194"/>
      </w:r>
      <w:r w:rsidR="00D00821">
        <w:rPr>
          <w:rFonts w:ascii="Calibri" w:eastAsia="Calibri" w:hAnsi="Calibri" w:cs="Calibri"/>
        </w:rPr>
        <w:t xml:space="preserve"> including scat, digging, or abundant tracks</w:t>
      </w:r>
      <w:commentRangeStart w:id="195"/>
      <w:commentRangeStart w:id="196"/>
      <w:r>
        <w:rPr>
          <w:rFonts w:ascii="Calibri" w:eastAsia="Calibri" w:hAnsi="Calibri" w:cs="Calibri"/>
        </w:rPr>
        <w:t>. To maximize wildlife detectability</w:t>
      </w:r>
      <w:r w:rsidR="00781279">
        <w:rPr>
          <w:rFonts w:ascii="Calibri" w:eastAsia="Calibri" w:hAnsi="Calibri" w:cs="Calibri"/>
        </w:rPr>
        <w:t xml:space="preserve"> (Stewart et al., 2019)</w:t>
      </w:r>
      <w:r>
        <w:rPr>
          <w:rFonts w:ascii="Calibri" w:eastAsia="Calibri" w:hAnsi="Calibri" w:cs="Calibri"/>
        </w:rPr>
        <w:t xml:space="preserve">, we applied a scent lure (O’Gorman’s </w:t>
      </w:r>
      <w:proofErr w:type="gramStart"/>
      <w:r>
        <w:rPr>
          <w:rFonts w:ascii="Calibri" w:eastAsia="Calibri" w:hAnsi="Calibri" w:cs="Calibri"/>
        </w:rPr>
        <w:t>Long Distance</w:t>
      </w:r>
      <w:proofErr w:type="gramEnd"/>
      <w:r>
        <w:rPr>
          <w:rFonts w:ascii="Calibri" w:eastAsia="Calibri" w:hAnsi="Calibri" w:cs="Calibri"/>
        </w:rPr>
        <w:t xml:space="preserve"> Call, MT, USA) once at each site at the time of deployment (either September or October</w:t>
      </w:r>
      <w:commentRangeEnd w:id="195"/>
      <w:r w:rsidR="00847DA0">
        <w:rPr>
          <w:rStyle w:val="CommentReference"/>
        </w:rPr>
        <w:commentReference w:id="195"/>
      </w:r>
      <w:commentRangeEnd w:id="196"/>
      <w:r w:rsidR="00781279">
        <w:rPr>
          <w:rStyle w:val="CommentReference"/>
        </w:rPr>
        <w:commentReference w:id="196"/>
      </w:r>
      <w:r>
        <w:rPr>
          <w:rFonts w:ascii="Calibri" w:eastAsia="Calibri" w:hAnsi="Calibri" w:cs="Calibri"/>
        </w:rPr>
        <w:t xml:space="preserve">). Camera traps were programmed to take photos continuously at high sensitivity when movement was detected within the field of view. A total of 430 cameras were deployed across the </w:t>
      </w:r>
      <w:r>
        <w:rPr>
          <w:rFonts w:ascii="Calibri" w:eastAsia="Calibri" w:hAnsi="Calibri" w:cs="Calibri"/>
        </w:rPr>
        <w:lastRenderedPageBreak/>
        <w:t>ten landscapes (</w:t>
      </w:r>
      <w:commentRangeStart w:id="197"/>
      <w:commentRangeStart w:id="198"/>
      <w:r>
        <w:rPr>
          <w:rFonts w:ascii="Calibri" w:eastAsia="Calibri" w:hAnsi="Calibri" w:cs="Calibri"/>
        </w:rPr>
        <w:t xml:space="preserve">mean </w:t>
      </w:r>
      <w:r w:rsidR="0009054F">
        <w:rPr>
          <w:rFonts w:ascii="Calibri" w:eastAsia="Calibri" w:hAnsi="Calibri" w:cs="Calibri"/>
        </w:rPr>
        <w:t xml:space="preserve">= </w:t>
      </w:r>
      <w:r>
        <w:rPr>
          <w:rFonts w:ascii="Calibri" w:eastAsia="Calibri" w:hAnsi="Calibri" w:cs="Calibri"/>
        </w:rPr>
        <w:t>43</w:t>
      </w:r>
      <w:r w:rsidR="0009054F">
        <w:rPr>
          <w:rFonts w:ascii="Calibri" w:eastAsia="Calibri" w:hAnsi="Calibri" w:cs="Calibri"/>
        </w:rPr>
        <w:t xml:space="preserve"> cameras</w:t>
      </w:r>
      <w:r>
        <w:rPr>
          <w:rFonts w:ascii="Calibri" w:eastAsia="Calibri" w:hAnsi="Calibri" w:cs="Calibri"/>
        </w:rPr>
        <w:t xml:space="preserve"> per landscape</w:t>
      </w:r>
      <w:commentRangeEnd w:id="197"/>
      <w:r w:rsidR="00D85636">
        <w:rPr>
          <w:rStyle w:val="CommentReference"/>
        </w:rPr>
        <w:commentReference w:id="197"/>
      </w:r>
      <w:commentRangeEnd w:id="198"/>
      <w:r w:rsidR="0009054F">
        <w:rPr>
          <w:rStyle w:val="CommentReference"/>
        </w:rPr>
        <w:commentReference w:id="198"/>
      </w:r>
      <w:r>
        <w:rPr>
          <w:rFonts w:ascii="Calibri" w:eastAsia="Calibri" w:hAnsi="Calibri" w:cs="Calibri"/>
        </w:rPr>
        <w:t xml:space="preserve">, range </w:t>
      </w:r>
      <w:r w:rsidR="0009054F">
        <w:rPr>
          <w:rFonts w:ascii="Calibri" w:eastAsia="Calibri" w:hAnsi="Calibri" w:cs="Calibri"/>
        </w:rPr>
        <w:t xml:space="preserve">= </w:t>
      </w:r>
      <w:r>
        <w:rPr>
          <w:rFonts w:ascii="Calibri" w:eastAsia="Calibri" w:hAnsi="Calibri" w:cs="Calibri"/>
        </w:rPr>
        <w:t>36–50</w:t>
      </w:r>
      <w:r w:rsidR="0009054F">
        <w:rPr>
          <w:rFonts w:ascii="Calibri" w:eastAsia="Calibri" w:hAnsi="Calibri" w:cs="Calibri"/>
        </w:rPr>
        <w:t xml:space="preserve"> cameras, SD = 5.7 cameras</w:t>
      </w:r>
      <w:r>
        <w:rPr>
          <w:rFonts w:ascii="Calibri" w:eastAsia="Calibri" w:hAnsi="Calibri" w:cs="Calibri"/>
        </w:rPr>
        <w:t>). Within the 2021–2024 sampling period, each camera was deployed for approximately one year (autumn to autumn; mean=347 days, SD= 67.2 days)</w:t>
      </w:r>
      <w:r w:rsidR="00D4094D">
        <w:rPr>
          <w:rFonts w:ascii="Calibri" w:eastAsia="Calibri" w:hAnsi="Calibri" w:cs="Calibri"/>
        </w:rPr>
        <w:t>.</w:t>
      </w:r>
    </w:p>
    <w:p w14:paraId="781A06DC" w14:textId="77777777" w:rsidR="00512322" w:rsidRDefault="00512322" w:rsidP="00D4094D">
      <w:pPr>
        <w:spacing w:line="360" w:lineRule="auto"/>
        <w:ind w:firstLine="720"/>
        <w:rPr>
          <w:rFonts w:ascii="Calibri" w:eastAsia="Calibri" w:hAnsi="Calibri" w:cs="Calibri"/>
        </w:rPr>
      </w:pPr>
    </w:p>
    <w:p w14:paraId="48D09E33" w14:textId="639732E8" w:rsidR="00512322" w:rsidRDefault="00E60473" w:rsidP="00D4094D">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t>
      </w:r>
      <w:r w:rsidR="00CE3AC8">
        <w:rPr>
          <w:rFonts w:ascii="Calibri" w:eastAsia="Calibri" w:hAnsi="Calibri" w:cs="Calibri"/>
        </w:rPr>
        <w:t xml:space="preserve">(e.g., Fig. 1D, Fig. 1E, Fig. 1F) </w:t>
      </w:r>
      <w:r>
        <w:rPr>
          <w:rFonts w:ascii="Calibri" w:eastAsia="Calibri" w:hAnsi="Calibri" w:cs="Calibri"/>
        </w:rPr>
        <w:t xml:space="preserve">were </w:t>
      </w:r>
      <w:commentRangeStart w:id="199"/>
      <w:commentRangeStart w:id="200"/>
      <w:commentRangeStart w:id="201"/>
      <w:r w:rsidR="00D85636">
        <w:rPr>
          <w:rFonts w:ascii="Calibri" w:eastAsia="Calibri" w:hAnsi="Calibri" w:cs="Calibri"/>
        </w:rPr>
        <w:t xml:space="preserve">manually </w:t>
      </w:r>
      <w:del w:id="202" w:author="Jason Fisher" w:date="2025-08-11T11:48:00Z" w16du:dateUtc="2025-08-11T18:48:00Z">
        <w:r w:rsidDel="000E0C0E">
          <w:rPr>
            <w:rFonts w:ascii="Calibri" w:eastAsia="Calibri" w:hAnsi="Calibri" w:cs="Calibri"/>
          </w:rPr>
          <w:delText xml:space="preserve">reviewed </w:delText>
        </w:r>
        <w:commentRangeEnd w:id="199"/>
        <w:r w:rsidR="00D85636" w:rsidDel="000E0C0E">
          <w:rPr>
            <w:rStyle w:val="CommentReference"/>
          </w:rPr>
          <w:commentReference w:id="199"/>
        </w:r>
        <w:commentRangeEnd w:id="200"/>
        <w:r w:rsidR="00C26305" w:rsidDel="000E0C0E">
          <w:rPr>
            <w:rStyle w:val="CommentReference"/>
          </w:rPr>
          <w:commentReference w:id="200"/>
        </w:r>
        <w:commentRangeEnd w:id="201"/>
        <w:r w:rsidR="00D00821" w:rsidDel="000E0C0E">
          <w:rPr>
            <w:rStyle w:val="CommentReference"/>
          </w:rPr>
          <w:commentReference w:id="201"/>
        </w:r>
        <w:r w:rsidDel="000E0C0E">
          <w:rPr>
            <w:rFonts w:ascii="Calibri" w:eastAsia="Calibri" w:hAnsi="Calibri" w:cs="Calibri"/>
          </w:rPr>
          <w:delText xml:space="preserve">and </w:delText>
        </w:r>
      </w:del>
      <w:r>
        <w:rPr>
          <w:rFonts w:ascii="Calibri" w:eastAsia="Calibri" w:hAnsi="Calibri" w:cs="Calibri"/>
        </w:rPr>
        <w:t xml:space="preserve">classified to </w:t>
      </w:r>
      <w:del w:id="203" w:author="Jason Fisher" w:date="2025-08-11T11:48:00Z" w16du:dateUtc="2025-08-11T18:48:00Z">
        <w:r w:rsidDel="008B762C">
          <w:rPr>
            <w:rFonts w:ascii="Calibri" w:eastAsia="Calibri" w:hAnsi="Calibri" w:cs="Calibri"/>
          </w:rPr>
          <w:delText xml:space="preserve">the </w:delText>
        </w:r>
      </w:del>
      <w:r>
        <w:rPr>
          <w:rFonts w:ascii="Calibri" w:eastAsia="Calibri" w:hAnsi="Calibri" w:cs="Calibri"/>
        </w:rPr>
        <w:t xml:space="preserve">species </w:t>
      </w:r>
      <w:del w:id="204" w:author="Jason Fisher" w:date="2025-08-11T11:48:00Z" w16du:dateUtc="2025-08-11T18:48:00Z">
        <w:r w:rsidDel="008B762C">
          <w:rPr>
            <w:rFonts w:ascii="Calibri" w:eastAsia="Calibri" w:hAnsi="Calibri" w:cs="Calibri"/>
          </w:rPr>
          <w:delText xml:space="preserve">level </w:delText>
        </w:r>
      </w:del>
      <w:r>
        <w:rPr>
          <w:rFonts w:ascii="Calibri" w:eastAsia="Calibri" w:hAnsi="Calibri" w:cs="Calibri"/>
        </w:rPr>
        <w:t xml:space="preserve">using </w:t>
      </w:r>
      <w:del w:id="205" w:author="Jason Fisher" w:date="2025-08-11T11:48:00Z" w16du:dateUtc="2025-08-11T18:48:00Z">
        <w:r w:rsidDel="008B762C">
          <w:rPr>
            <w:rFonts w:ascii="Calibri" w:eastAsia="Calibri" w:hAnsi="Calibri" w:cs="Calibri"/>
          </w:rPr>
          <w:delText xml:space="preserve">the image processing software </w:delText>
        </w:r>
      </w:del>
      <w:r>
        <w:rPr>
          <w:rFonts w:ascii="Calibri" w:eastAsia="Calibri" w:hAnsi="Calibri" w:cs="Calibri"/>
        </w:rPr>
        <w:t xml:space="preserve">Timelapse 2.0 (Greenberg et al., 2019), then aggregated to identify independent detections of red squirrels. </w:t>
      </w:r>
      <w:commentRangeStart w:id="206"/>
      <w:r>
        <w:rPr>
          <w:rFonts w:ascii="Calibri" w:eastAsia="Calibri" w:hAnsi="Calibri" w:cs="Calibri"/>
        </w:rPr>
        <w:t xml:space="preserve">We defined independent detection events for red squirrels as those occurring &gt;30 minutes apart at a given camera site. Previous evidence suggests that independent detections of red squirrels correlate well with density estimates from other field methods (Villette et al., 2017). </w:t>
      </w:r>
      <w:commentRangeEnd w:id="206"/>
      <w:r w:rsidR="008B762C">
        <w:rPr>
          <w:rStyle w:val="CommentReference"/>
        </w:rPr>
        <w:commentReference w:id="206"/>
      </w:r>
      <w:ins w:id="207" w:author="Jason Fisher" w:date="2025-08-11T11:50:00Z" w16du:dateUtc="2025-08-11T18:50:00Z">
        <w:r w:rsidR="008756D5">
          <w:rPr>
            <w:rFonts w:ascii="Calibri" w:eastAsia="Calibri" w:hAnsi="Calibri" w:cs="Calibri"/>
          </w:rPr>
          <w:t xml:space="preserve">We </w:t>
        </w:r>
        <w:r w:rsidR="008B710E">
          <w:rPr>
            <w:rFonts w:ascii="Calibri" w:eastAsia="Calibri" w:hAnsi="Calibri" w:cs="Calibri"/>
          </w:rPr>
          <w:t>suggested that the number of months out of a year that a</w:t>
        </w:r>
      </w:ins>
      <w:ins w:id="208" w:author="Jason Fisher" w:date="2025-08-11T11:51:00Z" w16du:dateUtc="2025-08-11T18:51:00Z">
        <w:r w:rsidR="008B710E">
          <w:rPr>
            <w:rFonts w:ascii="Calibri" w:eastAsia="Calibri" w:hAnsi="Calibri" w:cs="Calibri"/>
          </w:rPr>
          <w:t xml:space="preserve"> red squirrel uses a site is an index of its quality; therefore</w:t>
        </w:r>
      </w:ins>
      <w:del w:id="209" w:author="Jason Fisher" w:date="2025-08-11T11:51:00Z" w16du:dateUtc="2025-08-11T18:51:00Z">
        <w:r w:rsidDel="008B710E">
          <w:rPr>
            <w:rFonts w:ascii="Calibri" w:eastAsia="Calibri" w:hAnsi="Calibri" w:cs="Calibri"/>
          </w:rPr>
          <w:delText>To create a response variable for statistical modelling,</w:delText>
        </w:r>
      </w:del>
      <w:r>
        <w:rPr>
          <w:rFonts w:ascii="Calibri" w:eastAsia="Calibri" w:hAnsi="Calibri" w:cs="Calibri"/>
        </w:rPr>
        <w:t xml:space="preserve"> we binned red squirrel detections into monthly independent detections</w:t>
      </w:r>
      <w:r w:rsidR="00AF15E9">
        <w:rPr>
          <w:rFonts w:ascii="Calibri" w:eastAsia="Calibri" w:hAnsi="Calibri" w:cs="Calibri"/>
        </w:rPr>
        <w:t xml:space="preserve"> (Supporting Information Fig. S1)</w:t>
      </w:r>
      <w:ins w:id="210" w:author="Jason Fisher" w:date="2025-08-11T11:51:00Z" w16du:dateUtc="2025-08-11T18:51:00Z">
        <w:r w:rsidR="008B710E">
          <w:rPr>
            <w:rFonts w:ascii="Calibri" w:eastAsia="Calibri" w:hAnsi="Calibri" w:cs="Calibri"/>
          </w:rPr>
          <w:t xml:space="preserve"> wherein each month is a Bernoulli trial wherein a squirrel is pres</w:t>
        </w:r>
      </w:ins>
      <w:ins w:id="211" w:author="Jason Fisher" w:date="2025-08-11T11:52:00Z" w16du:dateUtc="2025-08-11T18:52:00Z">
        <w:r w:rsidR="00133D3D">
          <w:rPr>
            <w:rFonts w:ascii="Calibri" w:eastAsia="Calibri" w:hAnsi="Calibri" w:cs="Calibri"/>
          </w:rPr>
          <w:t>e</w:t>
        </w:r>
      </w:ins>
      <w:ins w:id="212" w:author="Jason Fisher" w:date="2025-08-11T11:51:00Z" w16du:dateUtc="2025-08-11T18:51:00Z">
        <w:r w:rsidR="008B710E">
          <w:rPr>
            <w:rFonts w:ascii="Calibri" w:eastAsia="Calibri" w:hAnsi="Calibri" w:cs="Calibri"/>
          </w:rPr>
          <w:t xml:space="preserve">nt or absent, and the response metric is a proportional </w:t>
        </w:r>
        <w:proofErr w:type="spellStart"/>
        <w:r w:rsidR="008B710E">
          <w:rPr>
            <w:rFonts w:ascii="Calibri" w:eastAsia="Calibri" w:hAnsi="Calibri" w:cs="Calibri"/>
          </w:rPr>
          <w:t>binimal</w:t>
        </w:r>
        <w:proofErr w:type="spellEnd"/>
        <w:r w:rsidR="008B710E">
          <w:rPr>
            <w:rFonts w:ascii="Calibri" w:eastAsia="Calibri" w:hAnsi="Calibri" w:cs="Calibri"/>
          </w:rPr>
          <w:t xml:space="preserve"> of the total number of months detected out of months sampled</w:t>
        </w:r>
      </w:ins>
      <w:del w:id="213" w:author="Jason Fisher" w:date="2025-08-11T11:52:00Z" w16du:dateUtc="2025-08-11T18:52:00Z">
        <w:r w:rsidDel="00133D3D">
          <w:rPr>
            <w:rFonts w:ascii="Calibri" w:eastAsia="Calibri" w:hAnsi="Calibri" w:cs="Calibri"/>
          </w:rPr>
          <w:delText xml:space="preserve">. </w:delText>
        </w:r>
      </w:del>
      <w:ins w:id="214" w:author="Jason Fisher" w:date="2025-08-11T11:52:00Z" w16du:dateUtc="2025-08-11T18:52:00Z">
        <w:r w:rsidR="00133D3D">
          <w:rPr>
            <w:rFonts w:ascii="Calibri" w:eastAsia="Calibri" w:hAnsi="Calibri" w:cs="Calibri"/>
          </w:rPr>
          <w:t xml:space="preserve">, </w:t>
        </w:r>
      </w:ins>
      <w:del w:id="215" w:author="Jason Fisher" w:date="2025-08-11T11:52:00Z" w16du:dateUtc="2025-08-11T18:52:00Z">
        <w:r w:rsidDel="00133D3D">
          <w:rPr>
            <w:rFonts w:ascii="Calibri" w:eastAsia="Calibri" w:hAnsi="Calibri" w:cs="Calibri"/>
          </w:rPr>
          <w:delText xml:space="preserve">We assumed that the number of monthly detections at each camera site represented </w:delText>
        </w:r>
      </w:del>
      <w:r>
        <w:rPr>
          <w:rFonts w:ascii="Calibri" w:eastAsia="Calibri" w:hAnsi="Calibri" w:cs="Calibri"/>
        </w:rPr>
        <w:t>a relative in</w:t>
      </w:r>
      <w:r>
        <w:rPr>
          <w:rFonts w:ascii="Calibri" w:eastAsia="Calibri" w:hAnsi="Calibri" w:cs="Calibri"/>
        </w:rPr>
        <w:t xml:space="preserve">dex arising from both the local abundance and intensity of site use of red squirrels at that site (Burton et al., 2015; Parsons et al., 2017). </w:t>
      </w:r>
      <w:ins w:id="216" w:author="Jason Fisher" w:date="2025-08-11T11:52:00Z" w16du:dateUtc="2025-08-11T18:52:00Z">
        <w:r w:rsidR="00133D3D">
          <w:rPr>
            <w:rFonts w:ascii="Calibri" w:eastAsia="Calibri" w:hAnsi="Calibri" w:cs="Calibri"/>
          </w:rPr>
          <w:t xml:space="preserve">We assumed </w:t>
        </w:r>
        <w:r w:rsidR="009A5C5D">
          <w:rPr>
            <w:rFonts w:ascii="Calibri" w:eastAsia="Calibri" w:hAnsi="Calibri" w:cs="Calibri"/>
          </w:rPr>
          <w:t>treated</w:t>
        </w:r>
        <w:r w:rsidR="00133D3D">
          <w:rPr>
            <w:rFonts w:ascii="Calibri" w:eastAsia="Calibri" w:hAnsi="Calibri" w:cs="Calibri"/>
          </w:rPr>
          <w:t xml:space="preserve"> a </w:t>
        </w:r>
        <w:r w:rsidR="009A5C5D">
          <w:rPr>
            <w:rFonts w:ascii="Calibri" w:eastAsia="Calibri" w:hAnsi="Calibri" w:cs="Calibri"/>
          </w:rPr>
          <w:t xml:space="preserve">non-detection within a month </w:t>
        </w:r>
      </w:ins>
      <w:commentRangeStart w:id="217"/>
      <w:commentRangeStart w:id="218"/>
      <w:commentRangeStart w:id="219"/>
      <w:del w:id="220" w:author="Jason Fisher" w:date="2025-08-11T11:52:00Z" w16du:dateUtc="2025-08-11T18:52:00Z">
        <w:r w:rsidDel="009A5C5D">
          <w:rPr>
            <w:rFonts w:ascii="Calibri" w:eastAsia="Calibri" w:hAnsi="Calibri" w:cs="Calibri"/>
          </w:rPr>
          <w:delText xml:space="preserve">We treated non-detections </w:delText>
        </w:r>
      </w:del>
      <w:r>
        <w:rPr>
          <w:rFonts w:ascii="Calibri" w:eastAsia="Calibri" w:hAnsi="Calibri" w:cs="Calibri"/>
        </w:rPr>
        <w:t>as true absences</w:t>
      </w:r>
      <w:ins w:id="221" w:author="Jason Fisher" w:date="2025-08-11T11:52:00Z" w16du:dateUtc="2025-08-11T18:52:00Z">
        <w:r w:rsidR="009A5C5D">
          <w:rPr>
            <w:rFonts w:ascii="Calibri" w:eastAsia="Calibri" w:hAnsi="Calibri" w:cs="Calibri"/>
          </w:rPr>
          <w:t xml:space="preserve">, </w:t>
        </w:r>
        <w:r w:rsidR="004B62E4">
          <w:rPr>
            <w:rFonts w:ascii="Calibri" w:eastAsia="Calibri" w:hAnsi="Calibri" w:cs="Calibri"/>
          </w:rPr>
          <w:t xml:space="preserve">given that </w:t>
        </w:r>
      </w:ins>
      <w:ins w:id="222" w:author="Jason Fisher" w:date="2025-08-11T11:53:00Z" w16du:dateUtc="2025-08-11T18:53:00Z">
        <w:r w:rsidR="004B62E4">
          <w:rPr>
            <w:rFonts w:ascii="Calibri" w:eastAsia="Calibri" w:hAnsi="Calibri" w:cs="Calibri"/>
          </w:rPr>
          <w:t>an animal undetected on a lured trail site within a full month is very likely not present</w:t>
        </w:r>
        <w:r w:rsidR="000311F5">
          <w:rPr>
            <w:rFonts w:ascii="Calibri" w:eastAsia="Calibri" w:hAnsi="Calibri" w:cs="Calibri"/>
          </w:rPr>
          <w:t>. T</w:t>
        </w:r>
        <w:r w:rsidR="004B62E4">
          <w:rPr>
            <w:rFonts w:ascii="Calibri" w:eastAsia="Calibri" w:hAnsi="Calibri" w:cs="Calibri"/>
          </w:rPr>
          <w:t xml:space="preserve">his gives a metric with more </w:t>
        </w:r>
      </w:ins>
      <w:ins w:id="223" w:author="Jason Fisher" w:date="2025-08-11T11:54:00Z" w16du:dateUtc="2025-08-11T18:54:00Z">
        <w:r w:rsidR="000311F5">
          <w:rPr>
            <w:rFonts w:ascii="Calibri" w:eastAsia="Calibri" w:hAnsi="Calibri" w:cs="Calibri"/>
          </w:rPr>
          <w:t xml:space="preserve">range and </w:t>
        </w:r>
      </w:ins>
      <w:ins w:id="224" w:author="Jason Fisher" w:date="2025-08-11T11:53:00Z" w16du:dateUtc="2025-08-11T18:53:00Z">
        <w:r w:rsidR="000311F5">
          <w:rPr>
            <w:rFonts w:ascii="Calibri" w:eastAsia="Calibri" w:hAnsi="Calibri" w:cs="Calibri"/>
          </w:rPr>
          <w:t xml:space="preserve">variability than </w:t>
        </w:r>
      </w:ins>
      <w:del w:id="225" w:author="Jason Fisher" w:date="2025-08-11T11:53:00Z" w16du:dateUtc="2025-08-11T18:53:00Z">
        <w:r w:rsidDel="000311F5">
          <w:rPr>
            <w:rFonts w:ascii="Calibri" w:eastAsia="Calibri" w:hAnsi="Calibri" w:cs="Calibri"/>
          </w:rPr>
          <w:delText xml:space="preserve"> and elected not to use </w:delText>
        </w:r>
      </w:del>
      <w:r>
        <w:rPr>
          <w:rFonts w:ascii="Calibri" w:eastAsia="Calibri" w:hAnsi="Calibri" w:cs="Calibri"/>
        </w:rPr>
        <w:t>occupancy models (</w:t>
      </w:r>
      <w:proofErr w:type="spellStart"/>
      <w:r>
        <w:rPr>
          <w:rFonts w:ascii="Calibri" w:eastAsia="Calibri" w:hAnsi="Calibri" w:cs="Calibri"/>
        </w:rPr>
        <w:t>MacKenzie</w:t>
      </w:r>
      <w:proofErr w:type="spellEnd"/>
      <w:r>
        <w:rPr>
          <w:rFonts w:ascii="Calibri" w:eastAsia="Calibri" w:hAnsi="Calibri" w:cs="Calibri"/>
        </w:rPr>
        <w:t xml:space="preserve"> et al., 2002) </w:t>
      </w:r>
      <w:del w:id="226" w:author="Jason Fisher" w:date="2025-08-11T11:53:00Z" w16du:dateUtc="2025-08-11T18:53:00Z">
        <w:r w:rsidDel="000311F5">
          <w:rPr>
            <w:rFonts w:ascii="Calibri" w:eastAsia="Calibri" w:hAnsi="Calibri" w:cs="Calibri"/>
          </w:rPr>
          <w:delText>for our statistical analyses</w:delText>
        </w:r>
      </w:del>
      <w:ins w:id="227" w:author="Jason Fisher" w:date="2025-08-11T11:53:00Z" w16du:dateUtc="2025-08-11T18:53:00Z">
        <w:r w:rsidR="000311F5">
          <w:rPr>
            <w:rFonts w:ascii="Calibri" w:eastAsia="Calibri" w:hAnsi="Calibri" w:cs="Calibri"/>
          </w:rPr>
          <w:t>which</w:t>
        </w:r>
      </w:ins>
      <w:ins w:id="228" w:author="Jason Fisher" w:date="2025-08-11T11:54:00Z" w16du:dateUtc="2025-08-11T18:54:00Z">
        <w:r w:rsidR="000311F5">
          <w:rPr>
            <w:rFonts w:ascii="Calibri" w:eastAsia="Calibri" w:hAnsi="Calibri" w:cs="Calibri"/>
          </w:rPr>
          <w:t xml:space="preserve"> </w:t>
        </w:r>
        <w:r w:rsidR="009D21AA">
          <w:rPr>
            <w:rFonts w:ascii="Calibri" w:eastAsia="Calibri" w:hAnsi="Calibri" w:cs="Calibri"/>
          </w:rPr>
          <w:t xml:space="preserve">assume some zeros are error, but which </w:t>
        </w:r>
        <w:r w:rsidR="000311F5">
          <w:rPr>
            <w:rFonts w:ascii="Calibri" w:eastAsia="Calibri" w:hAnsi="Calibri" w:cs="Calibri"/>
          </w:rPr>
          <w:t xml:space="preserve">rely </w:t>
        </w:r>
        <w:r w:rsidR="009D21AA">
          <w:rPr>
            <w:rFonts w:ascii="Calibri" w:eastAsia="Calibri" w:hAnsi="Calibri" w:cs="Calibri"/>
          </w:rPr>
          <w:t>model</w:t>
        </w:r>
        <w:r w:rsidR="000311F5">
          <w:rPr>
            <w:rFonts w:ascii="Calibri" w:eastAsia="Calibri" w:hAnsi="Calibri" w:cs="Calibri"/>
          </w:rPr>
          <w:t xml:space="preserve"> on presence/absence responses and </w:t>
        </w:r>
        <w:r w:rsidR="009D21AA">
          <w:rPr>
            <w:rFonts w:ascii="Calibri" w:eastAsia="Calibri" w:hAnsi="Calibri" w:cs="Calibri"/>
          </w:rPr>
          <w:t xml:space="preserve">rely on the assumption of closure which is surely violated </w:t>
        </w:r>
      </w:ins>
      <w:ins w:id="229" w:author="Jason Fisher" w:date="2025-08-11T11:55:00Z" w16du:dateUtc="2025-08-11T18:55:00Z">
        <w:r w:rsidR="00DC4B4A">
          <w:rPr>
            <w:rFonts w:ascii="Calibri" w:eastAsia="Calibri" w:hAnsi="Calibri" w:cs="Calibri"/>
          </w:rPr>
          <w:t>with mobile mammals (</w:t>
        </w:r>
        <w:commentRangeStart w:id="230"/>
        <w:r w:rsidR="00DC4B4A">
          <w:rPr>
            <w:rFonts w:ascii="Calibri" w:eastAsia="Calibri" w:hAnsi="Calibri" w:cs="Calibri"/>
          </w:rPr>
          <w:t>REF</w:t>
        </w:r>
      </w:ins>
      <w:commentRangeEnd w:id="230"/>
      <w:ins w:id="231" w:author="Jason Fisher" w:date="2025-08-11T11:57:00Z" w16du:dateUtc="2025-08-11T18:57:00Z">
        <w:r w:rsidR="007B7A51">
          <w:rPr>
            <w:rStyle w:val="CommentReference"/>
          </w:rPr>
          <w:commentReference w:id="230"/>
        </w:r>
      </w:ins>
      <w:ins w:id="232" w:author="Jason Fisher" w:date="2025-08-11T11:55:00Z" w16du:dateUtc="2025-08-11T18:55:00Z">
        <w:r w:rsidR="00DC4B4A">
          <w:rPr>
            <w:rFonts w:ascii="Calibri" w:eastAsia="Calibri" w:hAnsi="Calibri" w:cs="Calibri"/>
          </w:rPr>
          <w:t>)</w:t>
        </w:r>
      </w:ins>
      <w:ins w:id="233" w:author="Jason Fisher" w:date="2025-08-11T11:53:00Z" w16du:dateUtc="2025-08-11T18:53:00Z">
        <w:r w:rsidR="000311F5">
          <w:rPr>
            <w:rFonts w:ascii="Calibri" w:eastAsia="Calibri" w:hAnsi="Calibri" w:cs="Calibri"/>
          </w:rPr>
          <w:t xml:space="preserve"> </w:t>
        </w:r>
      </w:ins>
      <w:r>
        <w:rPr>
          <w:rFonts w:ascii="Calibri" w:eastAsia="Calibri" w:hAnsi="Calibri" w:cs="Calibri"/>
        </w:rPr>
        <w:t>.</w:t>
      </w:r>
      <w:commentRangeEnd w:id="217"/>
      <w:r w:rsidR="00847DA0">
        <w:rPr>
          <w:rStyle w:val="CommentReference"/>
        </w:rPr>
        <w:commentReference w:id="217"/>
      </w:r>
      <w:commentRangeEnd w:id="218"/>
      <w:r w:rsidR="006B06FC">
        <w:rPr>
          <w:rStyle w:val="CommentReference"/>
        </w:rPr>
        <w:commentReference w:id="218"/>
      </w:r>
      <w:commentRangeEnd w:id="219"/>
      <w:r w:rsidR="00DC4B4A">
        <w:rPr>
          <w:rStyle w:val="CommentReference"/>
        </w:rPr>
        <w:commentReference w:id="219"/>
      </w:r>
    </w:p>
    <w:p w14:paraId="0651E199" w14:textId="77777777" w:rsidR="00512322" w:rsidRDefault="00E60473">
      <w:pPr>
        <w:pStyle w:val="Heading3"/>
        <w:spacing w:line="360" w:lineRule="auto"/>
      </w:pPr>
      <w:bookmarkStart w:id="234" w:name="_z4771mhcy2uo" w:colFirst="0" w:colLast="0"/>
      <w:bookmarkEnd w:id="234"/>
      <w:r>
        <w:t>Measuring landscape structure</w:t>
      </w:r>
    </w:p>
    <w:p w14:paraId="09AEF2BA" w14:textId="6C5908BB" w:rsidR="00512322" w:rsidRDefault="00E60473" w:rsidP="00D4094D">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to be ecologically related to red squirrel relative abundance (Table 1). Since habitat relationships arise on spatial scales that are taxa- and context-specific (Jackson &amp; Fahr</w:t>
      </w:r>
      <w:r>
        <w:rPr>
          <w:rFonts w:ascii="Calibri" w:eastAsia="Calibri" w:hAnsi="Calibri" w:cs="Calibri"/>
        </w:rPr>
        <w:t xml:space="preserve">ig, 2015; Wiens, 1989), we calculated all configuration and composition covariates at </w:t>
      </w:r>
      <w:commentRangeStart w:id="235"/>
      <w:r w:rsidR="00847DA0">
        <w:rPr>
          <w:rFonts w:ascii="Calibri" w:eastAsia="Calibri" w:hAnsi="Calibri" w:cs="Calibri"/>
        </w:rPr>
        <w:t>22</w:t>
      </w:r>
      <w:r>
        <w:rPr>
          <w:rFonts w:ascii="Calibri" w:eastAsia="Calibri" w:hAnsi="Calibri" w:cs="Calibri"/>
        </w:rPr>
        <w:t xml:space="preserve"> </w:t>
      </w:r>
      <w:commentRangeEnd w:id="235"/>
      <w:r w:rsidR="00847DA0">
        <w:rPr>
          <w:rStyle w:val="CommentReference"/>
        </w:rPr>
        <w:commentReference w:id="235"/>
      </w:r>
      <w:r>
        <w:rPr>
          <w:rFonts w:ascii="Calibri" w:eastAsia="Calibri" w:hAnsi="Calibri" w:cs="Calibri"/>
        </w:rPr>
        <w:t xml:space="preserve">spatial scales using concentric circular buffers of 50 m, 100 m, and 250–5000 m radii increasing by 250 m increments </w:t>
      </w:r>
      <w:r w:rsidR="006B3800">
        <w:rPr>
          <w:rFonts w:ascii="Calibri" w:eastAsia="Calibri" w:hAnsi="Calibri" w:cs="Calibri"/>
        </w:rPr>
        <w:t>(</w:t>
      </w:r>
      <w:r>
        <w:rPr>
          <w:rFonts w:ascii="Calibri" w:eastAsia="Calibri" w:hAnsi="Calibri" w:cs="Calibri"/>
        </w:rPr>
        <w:t>Fisher et al.</w:t>
      </w:r>
      <w:r w:rsidR="006B3800">
        <w:rPr>
          <w:rFonts w:ascii="Calibri" w:eastAsia="Calibri" w:hAnsi="Calibri" w:cs="Calibri"/>
        </w:rPr>
        <w:t xml:space="preserve">, </w:t>
      </w:r>
      <w:r>
        <w:rPr>
          <w:rFonts w:ascii="Calibri" w:eastAsia="Calibri" w:hAnsi="Calibri" w:cs="Calibri"/>
        </w:rPr>
        <w:t xml:space="preserve">2011). First, we measured </w:t>
      </w:r>
      <w:r>
        <w:rPr>
          <w:rFonts w:ascii="Calibri" w:eastAsia="Calibri" w:hAnsi="Calibri" w:cs="Calibri"/>
        </w:rPr>
        <w:lastRenderedPageBreak/>
        <w:t xml:space="preserve">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w:t>
      </w:r>
      <w:r>
        <w:rPr>
          <w:rFonts w:ascii="Calibri" w:eastAsia="Calibri" w:hAnsi="Calibri" w:cs="Calibri"/>
        </w:rPr>
        <w:t>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w:t>
      </w:r>
      <w:r>
        <w:rPr>
          <w:rFonts w:ascii="Calibri" w:eastAsia="Calibri" w:hAnsi="Calibri" w:cs="Calibri"/>
        </w:rPr>
        <w:t xml:space="preserve">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r w:rsidR="00D00821">
        <w:rPr>
          <w:rFonts w:ascii="Calibri" w:eastAsia="Calibri" w:hAnsi="Calibri" w:cs="Calibri"/>
        </w:rPr>
        <w:t xml:space="preserve"> and</w:t>
      </w:r>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236"/>
      <w:commentRangeStart w:id="237"/>
      <w:r>
        <w:rPr>
          <w:rFonts w:ascii="Calibri" w:eastAsia="Calibri" w:hAnsi="Calibri" w:cs="Calibri"/>
        </w:rPr>
        <w:t xml:space="preserve">had low variance among sites </w:t>
      </w:r>
      <w:commentRangeEnd w:id="236"/>
      <w:r w:rsidR="00D85636">
        <w:rPr>
          <w:rStyle w:val="CommentReference"/>
        </w:rPr>
        <w:commentReference w:id="236"/>
      </w:r>
      <w:commentRangeEnd w:id="237"/>
      <w:r w:rsidR="00D00821">
        <w:rPr>
          <w:rStyle w:val="CommentReference"/>
        </w:rPr>
        <w:commentReference w:id="237"/>
      </w:r>
      <w:r>
        <w:rPr>
          <w:rFonts w:ascii="Calibri" w:eastAsia="Calibri" w:hAnsi="Calibri" w:cs="Calibri"/>
        </w:rPr>
        <w:t xml:space="preserve">(Table 1). All covariates were </w:t>
      </w:r>
      <w:r w:rsidR="006B3800">
        <w:rPr>
          <w:rFonts w:ascii="Calibri" w:eastAsia="Calibri" w:hAnsi="Calibri" w:cs="Calibri"/>
        </w:rPr>
        <w:t xml:space="preserve">extracted from spatial layers </w:t>
      </w:r>
      <w:r>
        <w:rPr>
          <w:rFonts w:ascii="Calibri" w:eastAsia="Calibri" w:hAnsi="Calibri" w:cs="Calibri"/>
        </w:rPr>
        <w:t xml:space="preserve">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17A289F0" w14:textId="77777777" w:rsidR="00512322" w:rsidRDefault="00E60473">
      <w:pPr>
        <w:pStyle w:val="Heading3"/>
        <w:spacing w:line="360" w:lineRule="auto"/>
        <w:jc w:val="both"/>
      </w:pPr>
      <w:bookmarkStart w:id="238" w:name="_k5070zi1ssfz" w:colFirst="0" w:colLast="0"/>
      <w:bookmarkEnd w:id="238"/>
      <w:commentRangeStart w:id="239"/>
      <w:commentRangeStart w:id="240"/>
      <w:r>
        <w:t>Statistical analysis</w:t>
      </w:r>
      <w:commentRangeEnd w:id="239"/>
      <w:r w:rsidR="00CC34DC">
        <w:rPr>
          <w:rStyle w:val="CommentReference"/>
          <w:color w:val="auto"/>
        </w:rPr>
        <w:commentReference w:id="239"/>
      </w:r>
      <w:commentRangeEnd w:id="240"/>
      <w:r w:rsidR="00ED55F6">
        <w:rPr>
          <w:rStyle w:val="CommentReference"/>
          <w:color w:val="auto"/>
        </w:rPr>
        <w:commentReference w:id="240"/>
      </w:r>
    </w:p>
    <w:p w14:paraId="5667432E" w14:textId="169EB47B" w:rsidR="001300F4" w:rsidRPr="001300F4" w:rsidRDefault="001300F4" w:rsidP="00636173">
      <w:pPr>
        <w:pStyle w:val="Heading4"/>
      </w:pPr>
      <w:r w:rsidRPr="001300F4">
        <w:t xml:space="preserve">Modeling </w:t>
      </w:r>
      <w:r w:rsidR="000358C6">
        <w:t>approach</w:t>
      </w:r>
    </w:p>
    <w:p w14:paraId="519270C9" w14:textId="50EDBF41" w:rsidR="00512322" w:rsidRDefault="00E60473">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w:t>
      </w:r>
      <w:ins w:id="241" w:author="Aidan Brushett" w:date="2025-06-12T10:39:00Z" w16du:dateUtc="2025-06-12T17:39:00Z">
        <w:r w:rsidR="002E29BD">
          <w:rPr>
            <w:rFonts w:ascii="Calibri" w:eastAsia="Calibri" w:hAnsi="Calibri" w:cs="Calibri"/>
          </w:rPr>
          <w:t>-</w:t>
        </w:r>
      </w:ins>
      <w:del w:id="242" w:author="Aidan Brushett" w:date="2025-06-12T10:39:00Z" w16du:dateUtc="2025-06-12T17:39:00Z">
        <w:r w:rsidDel="002E29BD">
          <w:rPr>
            <w:rFonts w:ascii="Calibri" w:eastAsia="Calibri" w:hAnsi="Calibri" w:cs="Calibri"/>
          </w:rPr>
          <w:delText xml:space="preserve">it </w:delText>
        </w:r>
      </w:del>
      <w:r>
        <w:rPr>
          <w:rFonts w:ascii="Calibri" w:eastAsia="Calibri" w:hAnsi="Calibri" w:cs="Calibri"/>
        </w:rPr>
        <w:t>link function to account for overdispersion of red squirrel detection data (</w:t>
      </w:r>
      <w:r w:rsidR="0006262D">
        <w:rPr>
          <w:rFonts w:ascii="Calibri" w:eastAsia="Calibri" w:hAnsi="Calibri" w:cs="Calibri"/>
        </w:rPr>
        <w:t xml:space="preserve">Eq. (1); </w:t>
      </w:r>
      <w:r w:rsidR="00473424">
        <w:rPr>
          <w:rFonts w:ascii="Calibri" w:eastAsia="Calibri" w:hAnsi="Calibri" w:cs="Calibri"/>
        </w:rPr>
        <w:t>Zuur &amp; Leno, 2016</w:t>
      </w:r>
      <w:r>
        <w:rPr>
          <w:rFonts w:ascii="Calibri" w:eastAsia="Calibri" w:hAnsi="Calibri" w:cs="Calibri"/>
        </w:rPr>
        <w:t xml:space="preserve">). </w:t>
      </w:r>
      <w:proofErr w:type="spellStart"/>
      <w:r w:rsidR="0006262D">
        <w:rPr>
          <w:rFonts w:ascii="Calibri" w:eastAsia="Calibri" w:hAnsi="Calibri" w:cs="Calibri"/>
          <w:i/>
          <w:iCs/>
        </w:rPr>
        <w:t>Detections</w:t>
      </w:r>
      <w:r w:rsidR="0006262D">
        <w:rPr>
          <w:rFonts w:ascii="Calibri" w:eastAsia="Calibri" w:hAnsi="Calibri" w:cs="Calibri"/>
          <w:i/>
          <w:iCs/>
          <w:vertAlign w:val="subscript"/>
        </w:rPr>
        <w:t>ijk</w:t>
      </w:r>
      <w:proofErr w:type="spellEnd"/>
      <w:r w:rsidR="0006262D">
        <w:rPr>
          <w:rFonts w:ascii="Calibri" w:eastAsia="Calibri" w:hAnsi="Calibri" w:cs="Calibri"/>
          <w:i/>
          <w:iCs/>
        </w:rPr>
        <w:t xml:space="preserve"> </w:t>
      </w:r>
      <w:r w:rsidR="0006262D">
        <w:rPr>
          <w:rFonts w:ascii="Calibri" w:eastAsia="Calibri" w:hAnsi="Calibri" w:cs="Calibri"/>
        </w:rPr>
        <w:t xml:space="preserve">was the number of independent detections of red squirrels at site </w:t>
      </w:r>
      <w:proofErr w:type="spellStart"/>
      <w:r w:rsidR="0006262D">
        <w:rPr>
          <w:rFonts w:ascii="Calibri" w:eastAsia="Calibri" w:hAnsi="Calibri" w:cs="Calibri"/>
          <w:i/>
          <w:iCs/>
        </w:rPr>
        <w:t>i</w:t>
      </w:r>
      <w:proofErr w:type="spellEnd"/>
      <w:r w:rsidR="0006262D">
        <w:rPr>
          <w:rFonts w:ascii="Calibri" w:eastAsia="Calibri" w:hAnsi="Calibri" w:cs="Calibri"/>
          <w:i/>
          <w:iCs/>
        </w:rPr>
        <w:t xml:space="preserve"> </w:t>
      </w:r>
      <w:r w:rsidR="0006262D">
        <w:rPr>
          <w:rFonts w:ascii="Calibri" w:eastAsia="Calibri" w:hAnsi="Calibri" w:cs="Calibri"/>
        </w:rPr>
        <w:t xml:space="preserve">in array </w:t>
      </w:r>
      <w:r w:rsidR="0006262D">
        <w:rPr>
          <w:rFonts w:ascii="Calibri" w:eastAsia="Calibri" w:hAnsi="Calibri" w:cs="Calibri"/>
          <w:i/>
          <w:iCs/>
        </w:rPr>
        <w:t xml:space="preserve">j </w:t>
      </w:r>
      <w:r w:rsidR="0006262D">
        <w:rPr>
          <w:rFonts w:ascii="Calibri" w:eastAsia="Calibri" w:hAnsi="Calibri" w:cs="Calibri"/>
        </w:rPr>
        <w:t xml:space="preserve">during month </w:t>
      </w:r>
      <w:r w:rsidR="0006262D" w:rsidRPr="000F0847">
        <w:rPr>
          <w:rFonts w:ascii="Calibri" w:eastAsia="Calibri" w:hAnsi="Calibri" w:cs="Calibri"/>
        </w:rPr>
        <w:t>k</w:t>
      </w:r>
      <w:r w:rsidR="0006262D">
        <w:rPr>
          <w:rFonts w:ascii="Calibri" w:eastAsia="Calibri" w:hAnsi="Calibri" w:cs="Calibri"/>
        </w:rPr>
        <w:t xml:space="preserve">, which arose from a negative binomial distribution </w:t>
      </w:r>
      <w:r w:rsidR="005B45B6">
        <w:rPr>
          <w:rFonts w:ascii="Calibri" w:eastAsia="Calibri" w:hAnsi="Calibri" w:cs="Calibri"/>
        </w:rPr>
        <w:t>with an</w:t>
      </w:r>
      <w:r w:rsidR="0006262D">
        <w:rPr>
          <w:rFonts w:ascii="Calibri" w:eastAsia="Calibri" w:hAnsi="Calibri" w:cs="Calibri"/>
        </w:rPr>
        <w:t xml:space="preserve"> </w:t>
      </w:r>
      <w:r w:rsidR="005B45B6">
        <w:rPr>
          <w:rFonts w:ascii="Calibri" w:eastAsia="Calibri" w:hAnsi="Calibri" w:cs="Calibri"/>
        </w:rPr>
        <w:t xml:space="preserve">expected </w:t>
      </w:r>
      <w:r w:rsidR="0006262D">
        <w:rPr>
          <w:rFonts w:ascii="Calibri" w:eastAsia="Calibri" w:hAnsi="Calibri" w:cs="Calibri"/>
        </w:rPr>
        <w:t xml:space="preserve">count of independent detections of red squirrels at site </w:t>
      </w:r>
      <w:proofErr w:type="spellStart"/>
      <w:r w:rsidR="0006262D">
        <w:rPr>
          <w:rFonts w:ascii="Calibri" w:eastAsia="Calibri" w:hAnsi="Calibri" w:cs="Calibri"/>
          <w:i/>
        </w:rPr>
        <w:t>i</w:t>
      </w:r>
      <w:proofErr w:type="spellEnd"/>
      <w:r w:rsidR="0006262D">
        <w:rPr>
          <w:rFonts w:ascii="Calibri" w:eastAsia="Calibri" w:hAnsi="Calibri" w:cs="Calibri"/>
        </w:rPr>
        <w:t xml:space="preserve"> in array </w:t>
      </w:r>
      <w:r w:rsidR="0006262D">
        <w:rPr>
          <w:rFonts w:ascii="Calibri" w:eastAsia="Calibri" w:hAnsi="Calibri" w:cs="Calibri"/>
          <w:i/>
        </w:rPr>
        <w:t>j</w:t>
      </w:r>
      <w:r w:rsidR="0006262D">
        <w:rPr>
          <w:rFonts w:ascii="Calibri" w:eastAsia="Calibri" w:hAnsi="Calibri" w:cs="Calibri"/>
        </w:rPr>
        <w:t xml:space="preserve"> during month </w:t>
      </w:r>
      <w:r w:rsidR="0006262D">
        <w:rPr>
          <w:rFonts w:ascii="Calibri" w:eastAsia="Calibri" w:hAnsi="Calibri" w:cs="Calibri"/>
          <w:i/>
        </w:rPr>
        <w:t>k</w:t>
      </w:r>
      <w:r w:rsidR="005B45B6">
        <w:rPr>
          <w:rFonts w:ascii="Calibri" w:eastAsia="Calibri" w:hAnsi="Calibri" w:cs="Calibri"/>
        </w:rPr>
        <w:t xml:space="preserve"> of </w:t>
      </w:r>
      <w:proofErr w:type="spellStart"/>
      <w:r w:rsidR="005B45B6" w:rsidRPr="007534B0">
        <w:rPr>
          <w:rFonts w:ascii="Calibri" w:eastAsia="Calibri" w:hAnsi="Calibri" w:cs="Calibri"/>
          <w:i/>
          <w:iCs/>
        </w:rPr>
        <w:t>μ</w:t>
      </w:r>
      <w:r w:rsidR="005B45B6" w:rsidRPr="007534B0">
        <w:rPr>
          <w:rFonts w:ascii="Calibri" w:eastAsia="Calibri" w:hAnsi="Calibri" w:cs="Calibri"/>
          <w:i/>
          <w:iCs/>
          <w:vertAlign w:val="subscript"/>
        </w:rPr>
        <w:t>ijk</w:t>
      </w:r>
      <w:proofErr w:type="spellEnd"/>
      <w:r w:rsidR="005B45B6">
        <w:rPr>
          <w:rFonts w:ascii="Calibri" w:eastAsia="Calibri" w:hAnsi="Calibri" w:cs="Calibri"/>
        </w:rPr>
        <w:t>, and</w:t>
      </w:r>
      <w:r w:rsidR="0006262D">
        <w:rPr>
          <w:rFonts w:ascii="Calibri" w:eastAsia="Calibri" w:hAnsi="Calibri" w:cs="Calibri"/>
        </w:rPr>
        <w:t xml:space="preserve"> </w:t>
      </w:r>
      <w:r w:rsidR="005B45B6">
        <w:rPr>
          <w:rFonts w:ascii="Calibri" w:eastAsia="Calibri" w:hAnsi="Calibri" w:cs="Calibri"/>
        </w:rPr>
        <w:t xml:space="preserve">an </w:t>
      </w:r>
      <w:r w:rsidR="0006262D" w:rsidRPr="00636173">
        <w:rPr>
          <w:rFonts w:ascii="Calibri" w:eastAsia="Calibri" w:hAnsi="Calibri" w:cs="Calibri"/>
          <w:color w:val="000000" w:themeColor="text1"/>
        </w:rPr>
        <w:t>overdispersion parameter</w:t>
      </w:r>
      <w:r w:rsidR="005B45B6">
        <w:rPr>
          <w:rFonts w:ascii="Calibri" w:eastAsia="Calibri" w:hAnsi="Calibri" w:cs="Calibri"/>
          <w:color w:val="000000" w:themeColor="text1"/>
        </w:rPr>
        <w:t xml:space="preserve"> </w:t>
      </w:r>
      <w:r w:rsidR="005B45B6" w:rsidRPr="005B45B6">
        <w:rPr>
          <w:rFonts w:ascii="Calibri" w:eastAsia="Calibri" w:hAnsi="Calibri" w:cs="Calibri"/>
        </w:rPr>
        <w:t>θ</w:t>
      </w:r>
      <w:r w:rsidR="005B45B6">
        <w:rPr>
          <w:rFonts w:ascii="Calibri" w:eastAsia="Calibri" w:hAnsi="Calibri" w:cs="Calibri"/>
          <w:color w:val="000000" w:themeColor="text1"/>
        </w:rPr>
        <w:t xml:space="preserve">. In each model, </w:t>
      </w:r>
      <w:r w:rsidR="005B45B6" w:rsidRPr="005B45B6">
        <w:rPr>
          <w:rFonts w:ascii="Calibri" w:eastAsia="Calibri" w:hAnsi="Calibri" w:cs="Calibri"/>
          <w:color w:val="000000" w:themeColor="text1"/>
        </w:rPr>
        <w:t>β</w:t>
      </w:r>
      <w:r w:rsidR="005B45B6" w:rsidRPr="005B45B6">
        <w:rPr>
          <w:rFonts w:ascii="Calibri" w:eastAsia="Calibri" w:hAnsi="Calibri" w:cs="Calibri"/>
          <w:color w:val="000000" w:themeColor="text1"/>
          <w:vertAlign w:val="subscript"/>
        </w:rPr>
        <w:t>n</w:t>
      </w:r>
      <w:r w:rsidR="005B45B6" w:rsidRPr="00636173">
        <w:rPr>
          <w:rFonts w:ascii="Calibri" w:eastAsia="Calibri" w:hAnsi="Calibri" w:cs="Calibri"/>
          <w:color w:val="000000" w:themeColor="text1"/>
        </w:rPr>
        <w:t xml:space="preserve"> </w:t>
      </w:r>
      <w:r w:rsidR="005B45B6">
        <w:rPr>
          <w:rFonts w:ascii="Calibri" w:eastAsia="Calibri" w:hAnsi="Calibri" w:cs="Calibri"/>
          <w:color w:val="000000" w:themeColor="text1"/>
        </w:rPr>
        <w:t>was</w:t>
      </w:r>
      <w:r w:rsidR="005B45B6" w:rsidRPr="00636173">
        <w:rPr>
          <w:rFonts w:ascii="Calibri" w:eastAsia="Calibri" w:hAnsi="Calibri" w:cs="Calibri"/>
          <w:color w:val="000000" w:themeColor="text1"/>
        </w:rPr>
        <w:t xml:space="preserve"> the linear coefficient for landscape covariate </w:t>
      </w:r>
      <w:proofErr w:type="spellStart"/>
      <w:r w:rsidR="005B45B6" w:rsidRPr="000F0847">
        <w:rPr>
          <w:rFonts w:ascii="Calibri" w:eastAsia="Calibri" w:hAnsi="Calibri" w:cs="Calibri"/>
          <w:i/>
          <w:iCs/>
          <w:color w:val="000000" w:themeColor="text1"/>
        </w:rPr>
        <w:t>x</w:t>
      </w:r>
      <w:r w:rsidR="005B45B6" w:rsidRPr="000F0847">
        <w:rPr>
          <w:rFonts w:ascii="Calibri" w:eastAsia="Calibri" w:hAnsi="Calibri" w:cs="Calibri"/>
          <w:i/>
          <w:iCs/>
          <w:color w:val="000000" w:themeColor="text1"/>
          <w:vertAlign w:val="subscript"/>
        </w:rPr>
        <w:t>n</w:t>
      </w:r>
      <w:proofErr w:type="spellEnd"/>
      <w:r w:rsidR="005B45B6" w:rsidRPr="00636173">
        <w:rPr>
          <w:rFonts w:ascii="Calibri" w:eastAsia="Calibri" w:hAnsi="Calibri" w:cs="Calibri"/>
          <w:color w:val="000000" w:themeColor="text1"/>
        </w:rPr>
        <w:t xml:space="preserve">, and </w:t>
      </w:r>
      <w:r w:rsidR="005B45B6" w:rsidRPr="00636173">
        <w:rPr>
          <w:rFonts w:ascii="Calibri" w:eastAsia="Calibri" w:hAnsi="Calibri" w:cs="Calibri"/>
          <w:i/>
          <w:color w:val="000000" w:themeColor="text1"/>
        </w:rPr>
        <w:t>v</w:t>
      </w:r>
      <w:r w:rsidR="005B45B6" w:rsidRPr="00636173">
        <w:rPr>
          <w:rFonts w:ascii="Calibri" w:eastAsia="Calibri" w:hAnsi="Calibri" w:cs="Calibri"/>
          <w:i/>
          <w:color w:val="000000" w:themeColor="text1"/>
          <w:vertAlign w:val="subscript"/>
        </w:rPr>
        <w:t>i(j)</w:t>
      </w:r>
      <w:r w:rsidR="005B45B6" w:rsidRPr="00636173">
        <w:rPr>
          <w:rFonts w:ascii="Calibri" w:eastAsia="Calibri" w:hAnsi="Calibri" w:cs="Calibri"/>
          <w:color w:val="000000" w:themeColor="text1"/>
        </w:rPr>
        <w:t xml:space="preserve"> and </w:t>
      </w:r>
      <w:proofErr w:type="spellStart"/>
      <w:r w:rsidR="005B45B6" w:rsidRPr="00636173">
        <w:rPr>
          <w:rFonts w:ascii="Calibri" w:eastAsia="Calibri" w:hAnsi="Calibri" w:cs="Calibri"/>
          <w:i/>
          <w:color w:val="000000" w:themeColor="text1"/>
        </w:rPr>
        <w:t>u</w:t>
      </w:r>
      <w:r w:rsidR="005B45B6" w:rsidRPr="00636173">
        <w:rPr>
          <w:rFonts w:ascii="Calibri" w:eastAsia="Calibri" w:hAnsi="Calibri" w:cs="Calibri"/>
          <w:i/>
          <w:color w:val="000000" w:themeColor="text1"/>
          <w:vertAlign w:val="subscript"/>
        </w:rPr>
        <w:t>j</w:t>
      </w:r>
      <w:proofErr w:type="spellEnd"/>
      <w:r w:rsidR="005B45B6" w:rsidRPr="00636173">
        <w:rPr>
          <w:rFonts w:ascii="Calibri" w:eastAsia="Calibri" w:hAnsi="Calibri" w:cs="Calibri"/>
          <w:i/>
          <w:color w:val="000000" w:themeColor="text1"/>
        </w:rPr>
        <w:t xml:space="preserve"> </w:t>
      </w:r>
      <w:r w:rsidR="005B45B6">
        <w:rPr>
          <w:rFonts w:ascii="Calibri" w:eastAsia="Calibri" w:hAnsi="Calibri" w:cs="Calibri"/>
          <w:color w:val="000000" w:themeColor="text1"/>
        </w:rPr>
        <w:t>were</w:t>
      </w:r>
      <w:r w:rsidR="005B45B6" w:rsidRPr="00636173">
        <w:rPr>
          <w:rFonts w:ascii="Calibri" w:eastAsia="Calibri" w:hAnsi="Calibri" w:cs="Calibri"/>
          <w:color w:val="000000" w:themeColor="text1"/>
        </w:rPr>
        <w:t xml:space="preserve"> nested random intercepts of site and array, which were assumed to have a normally distributed variance.</w:t>
      </w:r>
    </w:p>
    <w:p w14:paraId="5143B073" w14:textId="6C2B80E6" w:rsidR="006B3800" w:rsidRPr="000F0847" w:rsidRDefault="0006262D" w:rsidP="000F0847">
      <w:pPr>
        <w:spacing w:line="360" w:lineRule="auto"/>
        <w:jc w:val="right"/>
        <w:rPr>
          <w:rFonts w:ascii="Calibri" w:eastAsia="Calibri" w:hAnsi="Calibri" w:cs="Calibri"/>
        </w:rPr>
      </w:pPr>
      <w:r w:rsidRPr="000F0847">
        <w:rPr>
          <w:rFonts w:ascii="Calibri" w:eastAsia="Calibri" w:hAnsi="Calibri" w:cs="Calibri"/>
        </w:rPr>
        <w:t>(1)</w:t>
      </w:r>
    </w:p>
    <w:p w14:paraId="0B0A2FA5" w14:textId="7F5C3A2F" w:rsidR="000520F3" w:rsidRPr="000F0847" w:rsidRDefault="00E60473">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m:t>
              </m:r>
              <m:r>
                <w:rPr>
                  <w:rFonts w:ascii="Cambria Math" w:eastAsia="Microsoft JhengHei" w:hAnsi="Cambria Math" w:cstheme="majorHAnsi"/>
                </w:rPr>
                <m:t>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m:t>
              </m:r>
              <m:r>
                <w:rPr>
                  <w:rFonts w:ascii="Cambria Math" w:eastAsia="Microsoft JhengHei" w:hAnsi="Cambria Math" w:cstheme="majorHAnsi"/>
                </w:rPr>
                <m:t>,</m:t>
              </m:r>
              <m:r>
                <w:rPr>
                  <w:rFonts w:ascii="Cambria Math" w:eastAsia="Microsoft JhengHei" w:hAnsi="Cambria Math" w:cstheme="majorHAnsi"/>
                </w:rPr>
                <m:t>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m:t>
              </m:r>
              <m:r>
                <w:rPr>
                  <w:rFonts w:ascii="Cambria Math" w:eastAsia="Microsoft JhengHei" w:hAnsi="Cambria Math" w:cstheme="majorHAnsi"/>
                </w:rPr>
                <m:t>(</m:t>
              </m:r>
              <m:r>
                <w:rPr>
                  <w:rFonts w:ascii="Cambria Math" w:eastAsia="Microsoft JhengHei" w:hAnsi="Cambria Math" w:cstheme="majorHAnsi"/>
                </w:rPr>
                <m:t>j</m:t>
              </m:r>
              <m:r>
                <w:rPr>
                  <w:rFonts w:ascii="Cambria Math" w:eastAsia="Microsoft JhengHei" w:hAnsi="Cambria Math" w:cstheme="majorHAnsi"/>
                </w:rPr>
                <m:t>)</m:t>
              </m:r>
            </m:sub>
          </m:sSub>
        </m:oMath>
      </m:oMathPara>
    </w:p>
    <w:p w14:paraId="4D89BB00" w14:textId="4996D749" w:rsidR="005B45B6" w:rsidRPr="000F0847" w:rsidRDefault="00E60473" w:rsidP="000F0847">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m:t>
              </m:r>
              <m:r>
                <w:rPr>
                  <w:rFonts w:ascii="Cambria Math" w:eastAsia="Microsoft JhengHei" w:hAnsi="Cambria Math" w:cstheme="majorHAnsi"/>
                </w:rPr>
                <m:t>(</m:t>
              </m:r>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52F02E0A" w14:textId="4A258006" w:rsidR="005B45B6" w:rsidRPr="000F0847" w:rsidRDefault="00E60473" w:rsidP="005B45B6">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m:t>
          </m:r>
          <m:r>
            <w:rPr>
              <w:rFonts w:ascii="Cambria Math" w:eastAsia="Microsoft JhengHei" w:hAnsi="Cambria Math" w:cstheme="majorHAnsi"/>
            </w:rPr>
            <m:t>NegBin</m:t>
          </m:r>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xml:space="preserve">, </m:t>
          </m:r>
          <m:r>
            <w:rPr>
              <w:rFonts w:ascii="Cambria Math" w:eastAsia="Microsoft JhengHei" w:hAnsi="Cambria Math" w:cstheme="majorHAnsi"/>
            </w:rPr>
            <m:t>θ</m:t>
          </m:r>
          <m:r>
            <w:rPr>
              <w:rFonts w:ascii="Cambria Math" w:eastAsia="Microsoft JhengHei" w:hAnsi="Cambria Math" w:cstheme="majorHAnsi"/>
            </w:rPr>
            <m:t>)</m:t>
          </m:r>
        </m:oMath>
      </m:oMathPara>
    </w:p>
    <w:p w14:paraId="09FBFECA" w14:textId="54531C29" w:rsidR="000520F3" w:rsidRPr="000F0847" w:rsidRDefault="00E60473">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m:t>
          </m:r>
          <m:r>
            <w:rPr>
              <w:rFonts w:ascii="Cambria Math" w:eastAsia="Microsoft JhengHei" w:hAnsi="Cambria Math" w:cstheme="majorHAnsi"/>
            </w:rPr>
            <m:t>Normal</m:t>
          </m:r>
          <m:r>
            <w:rPr>
              <w:rFonts w:ascii="Cambria Math" w:eastAsia="Microsoft JhengHei" w:hAnsi="Cambria Math" w:cstheme="majorHAnsi"/>
            </w:rPr>
            <m:t>(0,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66A681B" w14:textId="12247D42" w:rsidR="0006262D" w:rsidRPr="000F0847" w:rsidRDefault="00E60473" w:rsidP="000F0847">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m:t>
              </m:r>
              <m:r>
                <w:rPr>
                  <w:rFonts w:ascii="Cambria Math" w:eastAsia="Microsoft JhengHei" w:hAnsi="Cambria Math" w:cstheme="majorHAnsi"/>
                </w:rPr>
                <m:t>(</m:t>
              </m:r>
              <m:r>
                <w:rPr>
                  <w:rFonts w:ascii="Cambria Math" w:eastAsia="Microsoft JhengHei" w:hAnsi="Cambria Math" w:cstheme="majorHAnsi"/>
                </w:rPr>
                <m:t>j</m:t>
              </m:r>
              <m:r>
                <w:rPr>
                  <w:rFonts w:ascii="Cambria Math" w:eastAsia="Microsoft JhengHei" w:hAnsi="Cambria Math" w:cstheme="majorHAnsi"/>
                </w:rPr>
                <m:t>)</m:t>
              </m:r>
            </m:sub>
          </m:sSub>
          <m:r>
            <w:rPr>
              <w:rFonts w:ascii="Cambria Math" w:eastAsia="Microsoft JhengHei" w:hAnsi="Cambria Math" w:cstheme="majorHAnsi"/>
            </w:rPr>
            <m:t xml:space="preserve"> ~ </m:t>
          </m:r>
          <m:r>
            <w:rPr>
              <w:rFonts w:ascii="Cambria Math" w:eastAsia="Microsoft JhengHei" w:hAnsi="Cambria Math" w:cstheme="majorHAnsi"/>
            </w:rPr>
            <m:t>Normal</m:t>
          </m:r>
          <m:r>
            <w:rPr>
              <w:rFonts w:ascii="Cambria Math" w:eastAsia="Microsoft JhengHei" w:hAnsi="Cambria Math" w:cstheme="majorHAnsi"/>
            </w:rPr>
            <m:t>(0,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5C376E8E" w14:textId="4D66C14E" w:rsidR="001300F4" w:rsidRDefault="00E60473" w:rsidP="001300F4">
      <w:pPr>
        <w:spacing w:line="360" w:lineRule="auto"/>
        <w:rPr>
          <w:rFonts w:ascii="Calibri" w:eastAsia="Calibri" w:hAnsi="Calibri" w:cs="Calibri"/>
          <w:color w:val="FF0000"/>
        </w:rPr>
      </w:pPr>
      <w:r w:rsidRPr="00636173">
        <w:rPr>
          <w:rFonts w:ascii="Calibri" w:eastAsia="Calibri" w:hAnsi="Calibri" w:cs="Calibri"/>
          <w:color w:val="000000" w:themeColor="text1"/>
        </w:rPr>
        <w:t>All models were fit using</w:t>
      </w:r>
      <w:r w:rsidR="005B45B6">
        <w:rPr>
          <w:rFonts w:ascii="Calibri" w:eastAsia="Calibri" w:hAnsi="Calibri" w:cs="Calibri"/>
          <w:color w:val="000000" w:themeColor="text1"/>
        </w:rPr>
        <w:t xml:space="preserve"> the </w:t>
      </w:r>
      <w:r w:rsidR="005B45B6" w:rsidRPr="000F0847">
        <w:rPr>
          <w:rFonts w:ascii="Calibri" w:eastAsia="Calibri" w:hAnsi="Calibri" w:cs="Calibri"/>
          <w:i/>
          <w:iCs/>
          <w:color w:val="000000" w:themeColor="text1"/>
        </w:rPr>
        <w:t>glmmTMB</w:t>
      </w:r>
      <w:r w:rsidR="005B45B6">
        <w:rPr>
          <w:rFonts w:ascii="Calibri" w:eastAsia="Calibri" w:hAnsi="Calibri" w:cs="Calibri"/>
          <w:color w:val="000000" w:themeColor="text1"/>
        </w:rPr>
        <w:t xml:space="preserve"> package (Magnusson et al., 2017) using</w:t>
      </w:r>
      <w:r w:rsidRPr="00636173">
        <w:rPr>
          <w:rFonts w:ascii="Calibri" w:eastAsia="Calibri" w:hAnsi="Calibri" w:cs="Calibri"/>
          <w:color w:val="000000" w:themeColor="text1"/>
        </w:rPr>
        <w:t xml:space="preserve"> maximum likelihood with the Laplace approximation. All explanatory variables were scaled using standardized z-scaling to improve model convergence and </w:t>
      </w:r>
      <w:r w:rsidR="0006262D">
        <w:rPr>
          <w:rFonts w:ascii="Calibri" w:eastAsia="Calibri" w:hAnsi="Calibri" w:cs="Calibri"/>
          <w:color w:val="000000" w:themeColor="text1"/>
        </w:rPr>
        <w:t xml:space="preserve">facilitate comparison </w:t>
      </w:r>
      <w:r w:rsidRPr="00636173">
        <w:rPr>
          <w:rFonts w:ascii="Calibri" w:eastAsia="Calibri" w:hAnsi="Calibri" w:cs="Calibri"/>
          <w:color w:val="000000" w:themeColor="text1"/>
        </w:rPr>
        <w:t xml:space="preserve">of relative effect sizes. </w:t>
      </w:r>
    </w:p>
    <w:p w14:paraId="76B83203" w14:textId="15596E69" w:rsidR="001D1A6E" w:rsidRPr="00636173" w:rsidRDefault="001D1A6E" w:rsidP="00636173">
      <w:pPr>
        <w:pStyle w:val="Heading4"/>
      </w:pPr>
      <w:r>
        <w:t>Scale analysis</w:t>
      </w:r>
    </w:p>
    <w:p w14:paraId="73D5B888" w14:textId="06FCCCC1" w:rsidR="001300F4" w:rsidRDefault="00E60473" w:rsidP="001300F4">
      <w:pPr>
        <w:spacing w:line="360" w:lineRule="auto"/>
        <w:ind w:firstLine="720"/>
        <w:rPr>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243"/>
      <w:commentRangeStart w:id="244"/>
      <w:r>
        <w:rPr>
          <w:rFonts w:ascii="Calibri" w:eastAsia="Calibri" w:hAnsi="Calibri" w:cs="Calibri"/>
        </w:rPr>
        <w:t>variables into three categories: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243"/>
      <w:r w:rsidR="00040D98">
        <w:rPr>
          <w:rStyle w:val="CommentReference"/>
        </w:rPr>
        <w:commentReference w:id="243"/>
      </w:r>
      <w:commentRangeEnd w:id="244"/>
      <w:r w:rsidR="00200438">
        <w:rPr>
          <w:rStyle w:val="CommentReference"/>
        </w:rPr>
        <w:commentReference w:id="244"/>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w:t>
      </w:r>
      <w:r w:rsidR="00847DA0">
        <w:rPr>
          <w:rFonts w:ascii="Calibri" w:eastAsia="Calibri" w:hAnsi="Calibri" w:cs="Calibri"/>
        </w:rPr>
        <w:t>22</w:t>
      </w:r>
      <w:r>
        <w:rPr>
          <w:rFonts w:ascii="Calibri" w:eastAsia="Calibri" w:hAnsi="Calibri" w:cs="Calibri"/>
        </w:rPr>
        <w:t xml:space="preserve"> spatial scales (i.e., 50–5000m) and compared </w:t>
      </w:r>
      <w:r w:rsidR="00ED55F6">
        <w:rPr>
          <w:rFonts w:ascii="Calibri" w:eastAsia="Calibri" w:hAnsi="Calibri" w:cs="Calibri"/>
        </w:rPr>
        <w:t xml:space="preserve">the </w:t>
      </w:r>
      <w:r w:rsidR="00847DA0">
        <w:rPr>
          <w:rFonts w:ascii="Calibri" w:eastAsia="Calibri" w:hAnsi="Calibri" w:cs="Calibri"/>
        </w:rPr>
        <w:t xml:space="preserve">Akaike Information Criterion </w:t>
      </w:r>
      <w:r w:rsidR="006B3800">
        <w:rPr>
          <w:rFonts w:ascii="Calibri" w:eastAsia="Calibri" w:hAnsi="Calibri" w:cs="Calibri"/>
        </w:rPr>
        <w:t>corrected</w:t>
      </w:r>
      <w:r w:rsidR="00847DA0">
        <w:rPr>
          <w:rFonts w:ascii="Calibri" w:eastAsia="Calibri" w:hAnsi="Calibri" w:cs="Calibri"/>
        </w:rPr>
        <w:t xml:space="preserve"> for small sample </w:t>
      </w:r>
      <w:commentRangeStart w:id="245"/>
      <w:r w:rsidR="00847DA0">
        <w:rPr>
          <w:rFonts w:ascii="Calibri" w:eastAsia="Calibri" w:hAnsi="Calibri" w:cs="Calibri"/>
        </w:rPr>
        <w:t>size (</w:t>
      </w:r>
      <w:r>
        <w:rPr>
          <w:rFonts w:ascii="Calibri" w:eastAsia="Calibri" w:hAnsi="Calibri" w:cs="Calibri"/>
        </w:rPr>
        <w:t>AICc</w:t>
      </w:r>
      <w:r w:rsidR="009903D1">
        <w:rPr>
          <w:rFonts w:ascii="Calibri" w:eastAsia="Calibri" w:hAnsi="Calibri" w:cs="Calibri"/>
        </w:rPr>
        <w:t xml:space="preserve">; </w:t>
      </w:r>
      <w:r w:rsidR="006B3800">
        <w:rPr>
          <w:rFonts w:ascii="Calibri" w:eastAsia="Calibri" w:hAnsi="Calibri" w:cs="Calibri"/>
        </w:rPr>
        <w:t>Akaike, 1998)</w:t>
      </w:r>
      <w:r>
        <w:rPr>
          <w:rFonts w:ascii="Calibri" w:eastAsia="Calibri" w:hAnsi="Calibri" w:cs="Calibri"/>
        </w:rPr>
        <w:t xml:space="preserve"> </w:t>
      </w:r>
      <w:commentRangeEnd w:id="245"/>
      <w:r w:rsidR="00847DA0">
        <w:rPr>
          <w:rStyle w:val="CommentReference"/>
        </w:rPr>
        <w:commentReference w:id="245"/>
      </w:r>
      <w:r>
        <w:rPr>
          <w:rFonts w:ascii="Calibri" w:eastAsia="Calibri" w:hAnsi="Calibri" w:cs="Calibri"/>
        </w:rPr>
        <w:t xml:space="preserve">scores across spatial scales to determine which one was best supported for </w:t>
      </w:r>
      <w:commentRangeStart w:id="246"/>
      <w:commentRangeStart w:id="247"/>
      <w:r>
        <w:rPr>
          <w:rFonts w:ascii="Calibri" w:eastAsia="Calibri" w:hAnsi="Calibri" w:cs="Calibri"/>
        </w:rPr>
        <w:t>statistical modelling</w:t>
      </w:r>
      <w:commentRangeEnd w:id="246"/>
      <w:r w:rsidR="00847DA0">
        <w:rPr>
          <w:rStyle w:val="CommentReference"/>
        </w:rPr>
        <w:commentReference w:id="246"/>
      </w:r>
      <w:commentRangeEnd w:id="247"/>
      <w:r w:rsidR="006B3800">
        <w:rPr>
          <w:rStyle w:val="CommentReference"/>
        </w:rPr>
        <w:commentReference w:id="247"/>
      </w:r>
      <w:r>
        <w:rPr>
          <w:rFonts w:ascii="Calibri" w:eastAsia="Calibri" w:hAnsi="Calibri" w:cs="Calibri"/>
        </w:rPr>
        <w:t>.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636173" w:rsidRDefault="001D1A6E" w:rsidP="00636173">
      <w:pPr>
        <w:pStyle w:val="Heading4"/>
      </w:pPr>
      <w:r w:rsidRPr="00636173">
        <w:t xml:space="preserve">Model </w:t>
      </w:r>
      <w:r w:rsidR="00BE6D56" w:rsidRPr="00636173">
        <w:t>s</w:t>
      </w:r>
      <w:r w:rsidRPr="00636173">
        <w:t>election</w:t>
      </w:r>
    </w:p>
    <w:p w14:paraId="03528A27" w14:textId="65C5A187" w:rsidR="0013131D" w:rsidRDefault="00E60473" w:rsidP="000358C6">
      <w:pPr>
        <w:spacing w:line="360" w:lineRule="auto"/>
        <w:ind w:firstLine="720"/>
        <w:rPr>
          <w:rFonts w:ascii="Calibri" w:eastAsia="Calibri" w:hAnsi="Calibri" w:cs="Calibri"/>
        </w:rPr>
      </w:pPr>
      <w:r>
        <w:rPr>
          <w:rFonts w:ascii="Calibri" w:eastAsia="Calibri" w:hAnsi="Calibri" w:cs="Calibri"/>
        </w:rPr>
        <w:t>We combined covariates from each of the three categories</w:t>
      </w:r>
      <w:r w:rsidR="00ED20D3">
        <w:rPr>
          <w:rFonts w:ascii="Calibri" w:eastAsia="Calibri" w:hAnsi="Calibri" w:cs="Calibri"/>
        </w:rPr>
        <w:t xml:space="preserve"> at their respective best-fit spatial scales</w:t>
      </w:r>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r w:rsidR="001D1A6E">
        <w:rPr>
          <w:rFonts w:ascii="Calibri" w:eastAsia="Calibri" w:hAnsi="Calibri" w:cs="Calibri"/>
        </w:rPr>
        <w:t xml:space="preserve">statistical </w:t>
      </w:r>
      <w:r>
        <w:rPr>
          <w:rFonts w:ascii="Calibri" w:eastAsia="Calibri" w:hAnsi="Calibri" w:cs="Calibri"/>
        </w:rPr>
        <w:t>hypotheses about the effects of</w:t>
      </w:r>
      <w:r w:rsidR="001D1A6E">
        <w:rPr>
          <w:rFonts w:ascii="Calibri" w:eastAsia="Calibri" w:hAnsi="Calibri" w:cs="Calibri"/>
        </w:rPr>
        <w:t xml:space="preserve"> natural habitat, anthropogenic disturbance, and landscape configuration </w:t>
      </w:r>
      <w:r>
        <w:rPr>
          <w:rFonts w:ascii="Calibri" w:eastAsia="Calibri" w:hAnsi="Calibri" w:cs="Calibri"/>
        </w:rPr>
        <w:t>on red squirrel distribution</w:t>
      </w:r>
      <w:r w:rsidR="0013131D">
        <w:rPr>
          <w:rFonts w:ascii="Calibri" w:eastAsia="Calibri" w:hAnsi="Calibri" w:cs="Calibri"/>
        </w:rPr>
        <w:t xml:space="preserve"> (Table 2)</w:t>
      </w:r>
      <w:r w:rsidR="000358C6">
        <w:rPr>
          <w:rFonts w:ascii="Calibri" w:eastAsia="Calibri" w:hAnsi="Calibri" w:cs="Calibri"/>
        </w:rPr>
        <w:t xml:space="preserve">. </w:t>
      </w:r>
      <w:r w:rsidR="00ED20D3">
        <w:rPr>
          <w:rFonts w:ascii="Calibri" w:eastAsia="Calibri" w:hAnsi="Calibri" w:cs="Calibri"/>
        </w:rPr>
        <w:t xml:space="preserve">Our </w:t>
      </w:r>
      <w:r w:rsidR="00ED20D3" w:rsidRPr="00636173">
        <w:rPr>
          <w:rFonts w:ascii="Calibri" w:eastAsia="Calibri" w:hAnsi="Calibri" w:cs="Calibri"/>
          <w:color w:val="000000" w:themeColor="text1"/>
        </w:rPr>
        <w:t>first five candidate models</w:t>
      </w:r>
      <w:r w:rsidR="00ED20D3">
        <w:rPr>
          <w:rFonts w:ascii="Calibri" w:eastAsia="Calibri" w:hAnsi="Calibri" w:cs="Calibri"/>
        </w:rPr>
        <w:t xml:space="preserve"> included only </w:t>
      </w:r>
      <w:r w:rsidR="0016692C">
        <w:rPr>
          <w:rFonts w:ascii="Calibri" w:eastAsia="Calibri" w:hAnsi="Calibri" w:cs="Calibri"/>
        </w:rPr>
        <w:t xml:space="preserve">fire and </w:t>
      </w:r>
      <w:r w:rsidR="00ED20D3">
        <w:rPr>
          <w:rFonts w:ascii="Calibri" w:eastAsia="Calibri" w:hAnsi="Calibri" w:cs="Calibri"/>
        </w:rPr>
        <w:t xml:space="preserve">natural land cover predictors. </w:t>
      </w:r>
      <w:r w:rsidR="0016692C">
        <w:rPr>
          <w:rFonts w:ascii="Calibri" w:eastAsia="Calibri" w:hAnsi="Calibri" w:cs="Calibri"/>
        </w:rPr>
        <w:t>From</w:t>
      </w:r>
      <w:r w:rsidR="00ED20D3">
        <w:rPr>
          <w:rFonts w:ascii="Calibri" w:eastAsia="Calibri" w:hAnsi="Calibri" w:cs="Calibri"/>
        </w:rPr>
        <w:t xml:space="preserve"> these candidate models, we identified the best-supported natural land cover predictors</w:t>
      </w:r>
      <w:r w:rsidR="0016692C">
        <w:rPr>
          <w:rFonts w:ascii="Calibri" w:eastAsia="Calibri" w:hAnsi="Calibri" w:cs="Calibri"/>
        </w:rPr>
        <w:t xml:space="preserve"> and</w:t>
      </w:r>
      <w:r w:rsidR="00ED20D3">
        <w:rPr>
          <w:rFonts w:ascii="Calibri" w:eastAsia="Calibri" w:hAnsi="Calibri" w:cs="Calibri"/>
        </w:rPr>
        <w:t xml:space="preserve"> deemed </w:t>
      </w:r>
      <w:r w:rsidR="0016692C">
        <w:rPr>
          <w:rFonts w:ascii="Calibri" w:eastAsia="Calibri" w:hAnsi="Calibri" w:cs="Calibri"/>
        </w:rPr>
        <w:t>this a</w:t>
      </w:r>
      <w:r w:rsidR="00ED20D3">
        <w:rPr>
          <w:rFonts w:ascii="Calibri" w:eastAsia="Calibri" w:hAnsi="Calibri" w:cs="Calibri"/>
        </w:rPr>
        <w:t xml:space="preserve"> ‘</w:t>
      </w:r>
      <w:r w:rsidR="0016692C">
        <w:rPr>
          <w:rFonts w:ascii="Calibri" w:eastAsia="Calibri" w:hAnsi="Calibri" w:cs="Calibri"/>
        </w:rPr>
        <w:t>core’</w:t>
      </w:r>
      <w:r w:rsidR="00ED20D3">
        <w:rPr>
          <w:rFonts w:ascii="Calibri" w:eastAsia="Calibri" w:hAnsi="Calibri" w:cs="Calibri"/>
        </w:rPr>
        <w:t xml:space="preserve"> model, </w:t>
      </w:r>
      <w:r w:rsidR="0016692C">
        <w:rPr>
          <w:rFonts w:ascii="Calibri" w:eastAsia="Calibri" w:hAnsi="Calibri" w:cs="Calibri"/>
        </w:rPr>
        <w:t>which we</w:t>
      </w:r>
      <w:r w:rsidR="00ED20D3">
        <w:rPr>
          <w:rFonts w:ascii="Calibri" w:eastAsia="Calibri" w:hAnsi="Calibri" w:cs="Calibri"/>
        </w:rPr>
        <w:t xml:space="preserve"> carried forward into all other candidate models</w:t>
      </w:r>
      <w:r w:rsidR="0016692C">
        <w:rPr>
          <w:rFonts w:ascii="Calibri" w:eastAsia="Calibri" w:hAnsi="Calibri" w:cs="Calibri"/>
        </w:rPr>
        <w:t>. The remainder of our final model set included anthropogenic disturbance and configuration metrics in addition to these ‘core’ predictors (Table 2)</w:t>
      </w:r>
      <w:r w:rsidR="00ED20D3">
        <w:rPr>
          <w:rFonts w:ascii="Calibri" w:eastAsia="Calibri" w:hAnsi="Calibri" w:cs="Calibri"/>
        </w:rPr>
        <w:t>.</w:t>
      </w:r>
      <w:r w:rsidR="0016692C">
        <w:rPr>
          <w:rFonts w:ascii="Calibri" w:eastAsia="Calibri" w:hAnsi="Calibri" w:cs="Calibri"/>
        </w:rPr>
        <w:t xml:space="preserve"> </w:t>
      </w:r>
      <w:r>
        <w:rPr>
          <w:rFonts w:ascii="Calibri" w:eastAsia="Calibri" w:hAnsi="Calibri" w:cs="Calibri"/>
        </w:rPr>
        <w:t xml:space="preserve">We did not include roads in any </w:t>
      </w:r>
      <w:r w:rsidR="0016692C">
        <w:rPr>
          <w:rFonts w:ascii="Calibri" w:eastAsia="Calibri" w:hAnsi="Calibri" w:cs="Calibri"/>
        </w:rPr>
        <w:t xml:space="preserve">candidate </w:t>
      </w:r>
      <w:r>
        <w:rPr>
          <w:rFonts w:ascii="Calibri" w:eastAsia="Calibri" w:hAnsi="Calibri" w:cs="Calibri"/>
        </w:rPr>
        <w:t xml:space="preserve">models due to their high correlation with </w:t>
      </w:r>
      <w:r w:rsidR="001A16DE">
        <w:rPr>
          <w:rFonts w:ascii="Calibri" w:eastAsia="Calibri" w:hAnsi="Calibri" w:cs="Calibri"/>
        </w:rPr>
        <w:lastRenderedPageBreak/>
        <w:t xml:space="preserve">most </w:t>
      </w:r>
      <w:r>
        <w:rPr>
          <w:rFonts w:ascii="Calibri" w:eastAsia="Calibri" w:hAnsi="Calibri" w:cs="Calibri"/>
        </w:rPr>
        <w:t xml:space="preserve">other anthropogenic disturbances </w:t>
      </w:r>
      <w:commentRangeStart w:id="248"/>
      <w:commentRangeStart w:id="249"/>
      <w:commentRangeStart w:id="250"/>
      <w:r w:rsidR="00AF15E9">
        <w:rPr>
          <w:rFonts w:ascii="Calibri" w:eastAsia="Calibri" w:hAnsi="Calibri" w:cs="Calibri"/>
        </w:rPr>
        <w:t>(Supporting Information Table S1</w:t>
      </w:r>
      <w:r>
        <w:rPr>
          <w:rFonts w:ascii="Calibri" w:eastAsia="Calibri" w:hAnsi="Calibri" w:cs="Calibri"/>
        </w:rPr>
        <w:t xml:space="preserve">) </w:t>
      </w:r>
      <w:commentRangeEnd w:id="248"/>
      <w:r w:rsidR="00E87405">
        <w:rPr>
          <w:rStyle w:val="CommentReference"/>
        </w:rPr>
        <w:commentReference w:id="248"/>
      </w:r>
      <w:commentRangeEnd w:id="249"/>
      <w:r w:rsidR="001A16DE">
        <w:rPr>
          <w:rStyle w:val="CommentReference"/>
        </w:rPr>
        <w:commentReference w:id="249"/>
      </w:r>
      <w:commentRangeEnd w:id="250"/>
      <w:r w:rsidR="00847DA0">
        <w:rPr>
          <w:rStyle w:val="CommentReference"/>
        </w:rPr>
        <w:commentReference w:id="250"/>
      </w:r>
      <w:r>
        <w:rPr>
          <w:rFonts w:ascii="Calibri" w:eastAsia="Calibri" w:hAnsi="Calibri" w:cs="Calibri"/>
        </w:rPr>
        <w:t>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rPr>
          <w:rFonts w:ascii="Calibri" w:eastAsia="Calibri" w:hAnsi="Calibri" w:cs="Calibri"/>
        </w:rPr>
        <w:t xml:space="preserve">e performed model selection on the candidate set and </w:t>
      </w:r>
      <w:r>
        <w:rPr>
          <w:rFonts w:ascii="Calibri" w:eastAsia="Calibri" w:hAnsi="Calibri" w:cs="Calibri"/>
        </w:rPr>
        <w:t>ranked candidate models using AICc scores to compare the importance of various</w:t>
      </w:r>
      <w:r>
        <w:rPr>
          <w:rFonts w:ascii="Calibri" w:eastAsia="Calibri" w:hAnsi="Calibri" w:cs="Calibri"/>
        </w:rPr>
        <w:t xml:space="preserve"> components of landscape structure for red squirrel distribution and identify a best-supported model (Burnham &amp; Anderson, 2002). </w:t>
      </w:r>
      <w:commentRangeStart w:id="251"/>
      <w:commentRangeStart w:id="252"/>
      <w:r>
        <w:rPr>
          <w:rFonts w:ascii="Calibri" w:eastAsia="Calibri" w:hAnsi="Calibri" w:cs="Calibri"/>
        </w:rPr>
        <w:t>We treated any candidate models with ∆AIC &lt;</w:t>
      </w:r>
      <w:r w:rsidR="001A16DE">
        <w:rPr>
          <w:rFonts w:ascii="Calibri" w:eastAsia="Calibri" w:hAnsi="Calibri" w:cs="Calibri"/>
        </w:rPr>
        <w:t>2</w:t>
      </w:r>
      <w:r>
        <w:rPr>
          <w:rFonts w:ascii="Calibri" w:eastAsia="Calibri" w:hAnsi="Calibri" w:cs="Calibri"/>
        </w:rPr>
        <w:t xml:space="preserve"> as </w:t>
      </w:r>
      <w:del w:id="253" w:author="Jason Fisher" w:date="2025-08-11T12:20:00Z" w16du:dateUtc="2025-08-11T19:20:00Z">
        <w:r w:rsidDel="006D6190">
          <w:rPr>
            <w:rFonts w:ascii="Calibri" w:eastAsia="Calibri" w:hAnsi="Calibri" w:cs="Calibri"/>
          </w:rPr>
          <w:delText>well</w:delText>
        </w:r>
      </w:del>
      <w:proofErr w:type="gramStart"/>
      <w:ins w:id="254" w:author="Jason Fisher" w:date="2025-08-11T12:20:00Z" w16du:dateUtc="2025-08-11T19:20:00Z">
        <w:r w:rsidR="006D6190">
          <w:rPr>
            <w:rFonts w:ascii="Calibri" w:eastAsia="Calibri" w:hAnsi="Calibri" w:cs="Calibri"/>
          </w:rPr>
          <w:t>best</w:t>
        </w:r>
      </w:ins>
      <w:r>
        <w:rPr>
          <w:rFonts w:ascii="Calibri" w:eastAsia="Calibri" w:hAnsi="Calibri" w:cs="Calibri"/>
        </w:rPr>
        <w:t>-supported</w:t>
      </w:r>
      <w:proofErr w:type="gramEnd"/>
      <w:r>
        <w:rPr>
          <w:rFonts w:ascii="Calibri" w:eastAsia="Calibri" w:hAnsi="Calibri" w:cs="Calibri"/>
        </w:rPr>
        <w:t xml:space="preserve"> and interpreted </w:t>
      </w:r>
      <w:proofErr w:type="gramStart"/>
      <w:r>
        <w:rPr>
          <w:rFonts w:ascii="Calibri" w:eastAsia="Calibri" w:hAnsi="Calibri" w:cs="Calibri"/>
        </w:rPr>
        <w:t>them</w:t>
      </w:r>
      <w:proofErr w:type="gramEnd"/>
      <w:r>
        <w:rPr>
          <w:rFonts w:ascii="Calibri" w:eastAsia="Calibri" w:hAnsi="Calibri" w:cs="Calibri"/>
        </w:rPr>
        <w:t xml:space="preserve"> accordingly</w:t>
      </w:r>
      <w:ins w:id="255" w:author="Jason Fisher" w:date="2025-08-11T12:20:00Z" w16du:dateUtc="2025-08-11T19:20:00Z">
        <w:r w:rsidR="00150E22">
          <w:rPr>
            <w:rFonts w:ascii="Calibri" w:eastAsia="Calibri" w:hAnsi="Calibri" w:cs="Calibri"/>
          </w:rPr>
          <w:t xml:space="preserve">, barring uninformative parameter problems </w:t>
        </w:r>
        <w:r w:rsidR="00E078F0">
          <w:rPr>
            <w:rFonts w:ascii="Calibri" w:eastAsia="Calibri" w:hAnsi="Calibri" w:cs="Calibri"/>
          </w:rPr>
          <w:t>(REF)</w:t>
        </w:r>
      </w:ins>
      <w:r>
        <w:rPr>
          <w:rFonts w:ascii="Calibri" w:eastAsia="Calibri" w:hAnsi="Calibri" w:cs="Calibri"/>
        </w:rPr>
        <w:t xml:space="preserve">. </w:t>
      </w:r>
      <w:commentRangeEnd w:id="251"/>
      <w:r w:rsidR="00E87405">
        <w:rPr>
          <w:rStyle w:val="CommentReference"/>
        </w:rPr>
        <w:commentReference w:id="251"/>
      </w:r>
      <w:commentRangeEnd w:id="252"/>
      <w:r w:rsidR="001A16DE">
        <w:rPr>
          <w:rStyle w:val="CommentReference"/>
        </w:rPr>
        <w:commentReference w:id="252"/>
      </w:r>
      <w:r>
        <w:rPr>
          <w:rFonts w:ascii="Calibri" w:eastAsia="Calibri" w:hAnsi="Calibri" w:cs="Calibri"/>
        </w:rPr>
        <w:t xml:space="preserve">Model </w:t>
      </w:r>
      <w:del w:id="256" w:author="Jason Fisher" w:date="2025-08-11T12:21:00Z" w16du:dateUtc="2025-08-11T19:21:00Z">
        <w:r w:rsidDel="00E078F0">
          <w:rPr>
            <w:rFonts w:ascii="Calibri" w:eastAsia="Calibri" w:hAnsi="Calibri" w:cs="Calibri"/>
          </w:rPr>
          <w:delText>validity</w:delText>
        </w:r>
        <w:r w:rsidR="00E87405" w:rsidDel="00E078F0">
          <w:rPr>
            <w:rFonts w:ascii="Calibri" w:eastAsia="Calibri" w:hAnsi="Calibri" w:cs="Calibri"/>
          </w:rPr>
          <w:delText xml:space="preserve"> </w:delText>
        </w:r>
      </w:del>
      <w:ins w:id="257" w:author="Jason Fisher" w:date="2025-08-11T12:21:00Z" w16du:dateUtc="2025-08-11T19:21:00Z">
        <w:r w:rsidR="00E078F0">
          <w:rPr>
            <w:rFonts w:ascii="Calibri" w:eastAsia="Calibri" w:hAnsi="Calibri" w:cs="Calibri"/>
          </w:rPr>
          <w:t xml:space="preserve">validation </w:t>
        </w:r>
      </w:ins>
      <w:del w:id="258" w:author="Jason Fisher" w:date="2025-08-11T12:21:00Z" w16du:dateUtc="2025-08-11T19:21:00Z">
        <w:r w:rsidR="001A16DE" w:rsidDel="00E078F0">
          <w:rPr>
            <w:rFonts w:ascii="Calibri" w:eastAsia="Calibri" w:hAnsi="Calibri" w:cs="Calibri"/>
          </w:rPr>
          <w:delText>of top models</w:delText>
        </w:r>
        <w:r w:rsidDel="00E078F0">
          <w:rPr>
            <w:rFonts w:ascii="Calibri" w:eastAsia="Calibri" w:hAnsi="Calibri" w:cs="Calibri"/>
          </w:rPr>
          <w:delText xml:space="preserve"> </w:delText>
        </w:r>
      </w:del>
      <w:r>
        <w:rPr>
          <w:rFonts w:ascii="Calibri" w:eastAsia="Calibri" w:hAnsi="Calibri" w:cs="Calibri"/>
        </w:rPr>
        <w:t xml:space="preserve">was </w:t>
      </w:r>
      <w:del w:id="259" w:author="Jason Fisher" w:date="2025-08-11T12:21:00Z" w16du:dateUtc="2025-08-11T19:21:00Z">
        <w:r w:rsidDel="00E078F0">
          <w:rPr>
            <w:rFonts w:ascii="Calibri" w:eastAsia="Calibri" w:hAnsi="Calibri" w:cs="Calibri"/>
          </w:rPr>
          <w:delText xml:space="preserve">verified </w:delText>
        </w:r>
      </w:del>
      <w:ins w:id="260" w:author="Jason Fisher" w:date="2025-08-11T12:21:00Z" w16du:dateUtc="2025-08-11T19:21:00Z">
        <w:r w:rsidR="00E078F0">
          <w:rPr>
            <w:rFonts w:ascii="Calibri" w:eastAsia="Calibri" w:hAnsi="Calibri" w:cs="Calibri"/>
          </w:rPr>
          <w:t xml:space="preserve">performed </w:t>
        </w:r>
      </w:ins>
      <w:r>
        <w:rPr>
          <w:rFonts w:ascii="Calibri" w:eastAsia="Calibri" w:hAnsi="Calibri" w:cs="Calibri"/>
        </w:rPr>
        <w:t>using diagnostic plots of residuals vs. fitted values</w:t>
      </w:r>
      <w:ins w:id="261" w:author="Jason Fisher" w:date="2025-08-11T12:21:00Z" w16du:dateUtc="2025-08-11T19:21:00Z">
        <w:r w:rsidR="00E078F0">
          <w:rPr>
            <w:rFonts w:ascii="Calibri" w:eastAsia="Calibri" w:hAnsi="Calibri" w:cs="Calibri"/>
          </w:rPr>
          <w:t>;</w:t>
        </w:r>
      </w:ins>
      <w:r>
        <w:rPr>
          <w:rFonts w:ascii="Calibri" w:eastAsia="Calibri" w:hAnsi="Calibri" w:cs="Calibri"/>
        </w:rPr>
        <w:t xml:space="preserve"> </w:t>
      </w:r>
      <w:del w:id="262" w:author="Jason Fisher" w:date="2025-08-11T12:21:00Z" w16du:dateUtc="2025-08-11T19:21:00Z">
        <w:r w:rsidDel="00E078F0">
          <w:rPr>
            <w:rFonts w:ascii="Calibri" w:eastAsia="Calibri" w:hAnsi="Calibri" w:cs="Calibri"/>
          </w:rPr>
          <w:delText xml:space="preserve">and </w:delText>
        </w:r>
      </w:del>
      <w:r>
        <w:rPr>
          <w:rFonts w:ascii="Calibri" w:eastAsia="Calibri" w:hAnsi="Calibri" w:cs="Calibri"/>
        </w:rPr>
        <w:t xml:space="preserve">collinearity among predictors was assessed using variance inflation factors (VIFs; </w:t>
      </w:r>
      <w:r w:rsidR="00473424">
        <w:rPr>
          <w:rFonts w:ascii="Calibri" w:eastAsia="Calibri" w:hAnsi="Calibri" w:cs="Calibri"/>
        </w:rPr>
        <w:t xml:space="preserve">Supporting Information Fig. S2; </w:t>
      </w:r>
      <w:r>
        <w:rPr>
          <w:rFonts w:ascii="Calibri" w:eastAsia="Calibri" w:hAnsi="Calibri" w:cs="Calibri"/>
        </w:rPr>
        <w:t xml:space="preserve">Zuur &amp; </w:t>
      </w:r>
      <w:r w:rsidR="000358C6">
        <w:rPr>
          <w:rFonts w:ascii="Calibri" w:eastAsia="Calibri" w:hAnsi="Calibri" w:cs="Calibri"/>
        </w:rPr>
        <w:t>L</w:t>
      </w:r>
      <w:r>
        <w:rPr>
          <w:rFonts w:ascii="Calibri" w:eastAsia="Calibri" w:hAnsi="Calibri" w:cs="Calibri"/>
        </w:rPr>
        <w:t xml:space="preserve">eno, </w:t>
      </w:r>
      <w:commentRangeStart w:id="263"/>
      <w:r>
        <w:rPr>
          <w:rFonts w:ascii="Calibri" w:eastAsia="Calibri" w:hAnsi="Calibri" w:cs="Calibri"/>
        </w:rPr>
        <w:t>2016</w:t>
      </w:r>
      <w:commentRangeEnd w:id="263"/>
      <w:r w:rsidR="00890E94">
        <w:rPr>
          <w:rStyle w:val="CommentReference"/>
        </w:rPr>
        <w:commentReference w:id="263"/>
      </w:r>
      <w:r>
        <w:rPr>
          <w:rFonts w:ascii="Calibri" w:eastAsia="Calibri" w:hAnsi="Calibri" w:cs="Calibri"/>
        </w:rPr>
        <w:t xml:space="preserve">). </w:t>
      </w:r>
      <w:r w:rsidR="00A46B07">
        <w:rPr>
          <w:rFonts w:ascii="Calibri" w:eastAsia="Calibri" w:hAnsi="Calibri" w:cs="Calibri"/>
        </w:rPr>
        <w:t xml:space="preserve">All model selection and top model evaluation were performed using the </w:t>
      </w:r>
      <w:r w:rsidR="00A46B07">
        <w:rPr>
          <w:rFonts w:ascii="Calibri" w:eastAsia="Calibri" w:hAnsi="Calibri" w:cs="Calibri"/>
          <w:i/>
        </w:rPr>
        <w:t xml:space="preserve">MuMIn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p>
    <w:p w14:paraId="28E35210" w14:textId="592D8095" w:rsidR="001D1A6E" w:rsidRPr="00636173" w:rsidRDefault="001D1A6E" w:rsidP="00636173">
      <w:pPr>
        <w:pStyle w:val="Heading4"/>
      </w:pPr>
      <w:r>
        <w:t>Simulations</w:t>
      </w:r>
    </w:p>
    <w:p w14:paraId="749AC5D0" w14:textId="2C757ED8" w:rsidR="00512322" w:rsidRDefault="00E60473" w:rsidP="00636173">
      <w:pPr>
        <w:spacing w:line="360" w:lineRule="auto"/>
        <w:ind w:firstLine="720"/>
        <w:rPr>
          <w:rFonts w:ascii="Calibri" w:eastAsia="Calibri" w:hAnsi="Calibri" w:cs="Calibri"/>
        </w:rPr>
      </w:pPr>
      <w:r>
        <w:rPr>
          <w:rFonts w:ascii="Calibri" w:eastAsia="Calibri" w:hAnsi="Calibri" w:cs="Calibri"/>
        </w:rPr>
        <w:t xml:space="preserve">We further investigated model performance with parametric </w:t>
      </w:r>
      <w:r w:rsidR="002406E6">
        <w:rPr>
          <w:rFonts w:ascii="Calibri" w:eastAsia="Calibri" w:hAnsi="Calibri" w:cs="Calibri"/>
        </w:rPr>
        <w:t>simulations</w:t>
      </w:r>
      <w:r>
        <w:rPr>
          <w:rFonts w:ascii="Calibri" w:eastAsia="Calibri" w:hAnsi="Calibri" w:cs="Calibri"/>
        </w:rPr>
        <w:t xml:space="preserve"> by </w:t>
      </w:r>
      <w:bookmarkStart w:id="264" w:name="_Hlk197109386"/>
      <w:r>
        <w:rPr>
          <w:rFonts w:ascii="Calibri" w:eastAsia="Calibri" w:hAnsi="Calibri" w:cs="Calibri"/>
        </w:rPr>
        <w:t xml:space="preserve">using our top-performing model as a ‘true’ data-generating process (full details in </w:t>
      </w:r>
      <w:r w:rsidR="00473424">
        <w:rPr>
          <w:rFonts w:ascii="Calibri" w:eastAsia="Calibri" w:hAnsi="Calibri" w:cs="Calibri"/>
        </w:rPr>
        <w:t>Supporting Information</w:t>
      </w:r>
      <w:r>
        <w:rPr>
          <w:rFonts w:ascii="Calibri" w:eastAsia="Calibri" w:hAnsi="Calibri" w:cs="Calibri"/>
        </w:rPr>
        <w:t xml:space="preserve">).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w:t>
      </w:r>
      <w:r>
        <w:rPr>
          <w:rFonts w:ascii="Calibri" w:eastAsia="Calibri" w:hAnsi="Calibri" w:cs="Calibri"/>
        </w:rPr>
        <w:t>of coefficient estimates, then assessed the empirical precision (standard error) and bias (mean) of our f</w:t>
      </w:r>
      <w:commentRangeStart w:id="265"/>
      <w:commentRangeStart w:id="266"/>
      <w:r>
        <w:rPr>
          <w:rFonts w:ascii="Calibri" w:eastAsia="Calibri" w:hAnsi="Calibri" w:cs="Calibri"/>
        </w:rPr>
        <w:t>ixed</w:t>
      </w:r>
      <w:r w:rsidR="002406E6">
        <w:rPr>
          <w:rFonts w:ascii="Calibri" w:eastAsia="Calibri" w:hAnsi="Calibri" w:cs="Calibri"/>
        </w:rPr>
        <w:t xml:space="preserve"> </w:t>
      </w:r>
      <w:r>
        <w:rPr>
          <w:rFonts w:ascii="Calibri" w:eastAsia="Calibri" w:hAnsi="Calibri" w:cs="Calibri"/>
        </w:rPr>
        <w:t xml:space="preserve">effect </w:t>
      </w:r>
      <w:r w:rsidR="001A16DE">
        <w:rPr>
          <w:rFonts w:ascii="Calibri" w:eastAsia="Calibri" w:hAnsi="Calibri" w:cs="Calibri"/>
        </w:rPr>
        <w:t xml:space="preserve">and random effect </w:t>
      </w:r>
      <w:r>
        <w:rPr>
          <w:rFonts w:ascii="Calibri" w:eastAsia="Calibri" w:hAnsi="Calibri" w:cs="Calibri"/>
        </w:rPr>
        <w:t xml:space="preserve">estimates </w:t>
      </w:r>
      <w:commentRangeEnd w:id="265"/>
      <w:r w:rsidR="003E4FC3">
        <w:rPr>
          <w:rStyle w:val="CommentReference"/>
        </w:rPr>
        <w:commentReference w:id="265"/>
      </w:r>
      <w:commentRangeEnd w:id="266"/>
      <w:r w:rsidR="001A16DE">
        <w:rPr>
          <w:rStyle w:val="CommentReference"/>
        </w:rPr>
        <w:commentReference w:id="266"/>
      </w:r>
      <w:r>
        <w:rPr>
          <w:rFonts w:ascii="Calibri" w:eastAsia="Calibri" w:hAnsi="Calibri" w:cs="Calibri"/>
        </w:rPr>
        <w:t xml:space="preserve">compared to the top model (Zuur et al., 2016). </w:t>
      </w:r>
    </w:p>
    <w:p w14:paraId="70A3ACA7" w14:textId="66AB08DA" w:rsidR="00512322" w:rsidRDefault="00E60473">
      <w:pPr>
        <w:pStyle w:val="Heading2"/>
        <w:spacing w:line="360" w:lineRule="auto"/>
        <w:jc w:val="both"/>
      </w:pPr>
      <w:bookmarkStart w:id="267" w:name="_bslx4j2rockt" w:colFirst="0" w:colLast="0"/>
      <w:bookmarkEnd w:id="264"/>
      <w:bookmarkEnd w:id="267"/>
      <w:commentRangeStart w:id="268"/>
      <w:commentRangeStart w:id="269"/>
      <w:commentRangeStart w:id="270"/>
      <w:r>
        <w:t>Results</w:t>
      </w:r>
      <w:commentRangeEnd w:id="268"/>
      <w:r w:rsidR="003E4FC3">
        <w:rPr>
          <w:rStyle w:val="CommentReference"/>
        </w:rPr>
        <w:commentReference w:id="268"/>
      </w:r>
      <w:commentRangeEnd w:id="269"/>
      <w:r w:rsidR="00852F25">
        <w:rPr>
          <w:rStyle w:val="CommentReference"/>
        </w:rPr>
        <w:commentReference w:id="269"/>
      </w:r>
      <w:commentRangeEnd w:id="270"/>
      <w:r w:rsidR="008D78FF">
        <w:rPr>
          <w:rStyle w:val="CommentReference"/>
        </w:rPr>
        <w:commentReference w:id="270"/>
      </w:r>
    </w:p>
    <w:p w14:paraId="17ADC801" w14:textId="1A522CB9" w:rsidR="00852F25" w:rsidRDefault="00E60473" w:rsidP="00852F25">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271"/>
      <w:commentRangeStart w:id="272"/>
      <w:commentRangeStart w:id="273"/>
      <w:commentRangeStart w:id="274"/>
      <w:r>
        <w:rPr>
          <w:rFonts w:ascii="Calibri" w:eastAsia="Calibri" w:hAnsi="Calibri" w:cs="Calibri"/>
        </w:rPr>
        <w:t xml:space="preserve">Red squirrels were detected at least once at 305 of 430 camera trap sites (naive occupancy = 0.709). </w:t>
      </w:r>
      <w:commentRangeEnd w:id="271"/>
      <w:r w:rsidR="006B3054">
        <w:rPr>
          <w:rStyle w:val="CommentReference"/>
        </w:rPr>
        <w:commentReference w:id="271"/>
      </w:r>
      <w:commentRangeEnd w:id="272"/>
      <w:r w:rsidR="007424BC">
        <w:rPr>
          <w:rStyle w:val="CommentReference"/>
        </w:rPr>
        <w:commentReference w:id="272"/>
      </w:r>
      <w:commentRangeEnd w:id="273"/>
      <w:r w:rsidR="007424BC">
        <w:rPr>
          <w:rStyle w:val="CommentReference"/>
        </w:rPr>
        <w:commentReference w:id="273"/>
      </w:r>
      <w:commentRangeEnd w:id="274"/>
      <w:r w:rsidR="00A47891">
        <w:rPr>
          <w:rStyle w:val="CommentReference"/>
        </w:rPr>
        <w:commentReference w:id="274"/>
      </w:r>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p>
    <w:p w14:paraId="50C74A68" w14:textId="588475C5" w:rsidR="00D4094D" w:rsidRDefault="00D4094D" w:rsidP="00636173">
      <w:pPr>
        <w:pStyle w:val="Heading4"/>
      </w:pPr>
      <w:r>
        <w:lastRenderedPageBreak/>
        <w:t>Red squirrel modeling</w:t>
      </w:r>
    </w:p>
    <w:p w14:paraId="75508FB4" w14:textId="274437FC" w:rsidR="00512322" w:rsidRDefault="00E60473">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r w:rsidR="00DB04C4">
        <w:rPr>
          <w:rFonts w:ascii="Calibri" w:eastAsia="Calibri" w:hAnsi="Calibri" w:cs="Calibri"/>
        </w:rPr>
        <w:t>2</w:t>
      </w:r>
      <w:r>
        <w:rPr>
          <w:rFonts w:ascii="Calibri" w:eastAsia="Calibri" w:hAnsi="Calibri" w:cs="Calibri"/>
        </w:rPr>
        <w:t>).</w:t>
      </w:r>
      <w:ins w:id="275" w:author="Jason Fisher" w:date="2025-08-11T13:43:00Z" w16du:dateUtc="2025-08-11T20:43:00Z">
        <w:r w:rsidR="000D2111">
          <w:rPr>
            <w:rFonts w:ascii="Calibri" w:eastAsia="Calibri" w:hAnsi="Calibri" w:cs="Calibri"/>
          </w:rPr>
          <w:t xml:space="preserve"> Red squirrel monthly occurrence increased </w:t>
        </w:r>
      </w:ins>
      <w:ins w:id="276" w:author="Jason Fisher" w:date="2025-08-11T13:44:00Z" w16du:dateUtc="2025-08-11T20:44:00Z">
        <w:r w:rsidR="00EC4BF1">
          <w:rPr>
            <w:rFonts w:ascii="Calibri" w:eastAsia="Calibri" w:hAnsi="Calibri" w:cs="Calibri"/>
          </w:rPr>
          <w:t xml:space="preserve">with increasing conifer cover immediately around the camera trap: </w:t>
        </w:r>
      </w:ins>
      <w:del w:id="277" w:author="Jason Fisher" w:date="2025-08-11T13:44:00Z" w16du:dateUtc="2025-08-11T20:44:00Z">
        <w:r w:rsidDel="00EC4BF1">
          <w:rPr>
            <w:rFonts w:ascii="Calibri" w:eastAsia="Calibri" w:hAnsi="Calibri" w:cs="Calibri"/>
          </w:rPr>
          <w:delText xml:space="preserve"> N</w:delText>
        </w:r>
      </w:del>
      <w:ins w:id="278" w:author="Jason Fisher" w:date="2025-08-11T13:44:00Z" w16du:dateUtc="2025-08-11T20:44:00Z">
        <w:r w:rsidR="00EC4BF1">
          <w:rPr>
            <w:rFonts w:ascii="Calibri" w:eastAsia="Calibri" w:hAnsi="Calibri" w:cs="Calibri"/>
          </w:rPr>
          <w:t>n</w:t>
        </w:r>
      </w:ins>
      <w:r>
        <w:rPr>
          <w:rFonts w:ascii="Calibri" w:eastAsia="Calibri" w:hAnsi="Calibri" w:cs="Calibri"/>
        </w:rPr>
        <w:t>atural land cover predictors were included in models at a 100</w:t>
      </w:r>
      <w:ins w:id="279" w:author="Jason Fisher" w:date="2025-08-11T12:23:00Z" w16du:dateUtc="2025-08-11T19:23:00Z">
        <w:r w:rsidR="00274C1C">
          <w:rPr>
            <w:rFonts w:ascii="Calibri" w:eastAsia="Calibri" w:hAnsi="Calibri" w:cs="Calibri"/>
          </w:rPr>
          <w:t>-</w:t>
        </w:r>
      </w:ins>
      <w:del w:id="280" w:author="Jason Fisher" w:date="2025-08-11T12:23:00Z" w16du:dateUtc="2025-08-11T19:23:00Z">
        <w:r w:rsidDel="00274C1C">
          <w:rPr>
            <w:rFonts w:ascii="Calibri" w:eastAsia="Calibri" w:hAnsi="Calibri" w:cs="Calibri"/>
          </w:rPr>
          <w:delText xml:space="preserve"> </w:delText>
        </w:r>
      </w:del>
      <w:r>
        <w:rPr>
          <w:rFonts w:ascii="Calibri" w:eastAsia="Calibri" w:hAnsi="Calibri" w:cs="Calibri"/>
        </w:rPr>
        <w:t>m spatial scale</w:t>
      </w:r>
      <w:ins w:id="281" w:author="Jason Fisher" w:date="2025-08-11T13:44:00Z" w16du:dateUtc="2025-08-11T20:44:00Z">
        <w:r w:rsidR="00EC4BF1">
          <w:rPr>
            <w:rFonts w:ascii="Calibri" w:eastAsia="Calibri" w:hAnsi="Calibri" w:cs="Calibri"/>
          </w:rPr>
          <w:t xml:space="preserve">. Conversely, red squirrel occurrence varied with </w:t>
        </w:r>
      </w:ins>
      <w:del w:id="282" w:author="Jason Fisher" w:date="2025-08-11T13:44:00Z" w16du:dateUtc="2025-08-11T20:44:00Z">
        <w:r w:rsidDel="00EC4BF1">
          <w:rPr>
            <w:rFonts w:ascii="Calibri" w:eastAsia="Calibri" w:hAnsi="Calibri" w:cs="Calibri"/>
          </w:rPr>
          <w:delText xml:space="preserve">, </w:delText>
        </w:r>
        <w:r w:rsidDel="00912436">
          <w:rPr>
            <w:rFonts w:ascii="Calibri" w:eastAsia="Calibri" w:hAnsi="Calibri" w:cs="Calibri"/>
          </w:rPr>
          <w:delText xml:space="preserve">while </w:delText>
        </w:r>
      </w:del>
      <w:r>
        <w:rPr>
          <w:rFonts w:ascii="Calibri" w:eastAsia="Calibri" w:hAnsi="Calibri" w:cs="Calibri"/>
        </w:rPr>
        <w:t xml:space="preserve">composition of anthropogenic features and landscape structure </w:t>
      </w:r>
      <w:del w:id="283" w:author="Jason Fisher" w:date="2025-08-11T13:45:00Z" w16du:dateUtc="2025-08-11T20:45:00Z">
        <w:r w:rsidDel="00912436">
          <w:rPr>
            <w:rFonts w:ascii="Calibri" w:eastAsia="Calibri" w:hAnsi="Calibri" w:cs="Calibri"/>
          </w:rPr>
          <w:delText xml:space="preserve">were both included </w:delText>
        </w:r>
      </w:del>
      <w:r>
        <w:rPr>
          <w:rFonts w:ascii="Calibri" w:eastAsia="Calibri" w:hAnsi="Calibri" w:cs="Calibri"/>
        </w:rPr>
        <w:t>at much larger spatial scales</w:t>
      </w:r>
      <w:ins w:id="284" w:author="Jason Fisher" w:date="2025-08-11T13:45:00Z" w16du:dateUtc="2025-08-11T20:45:00Z">
        <w:r w:rsidR="00912436">
          <w:rPr>
            <w:rFonts w:ascii="Calibri" w:eastAsia="Calibri" w:hAnsi="Calibri" w:cs="Calibri"/>
          </w:rPr>
          <w:t xml:space="preserve"> around the camera trap:</w:t>
        </w:r>
      </w:ins>
      <w:r>
        <w:rPr>
          <w:rFonts w:ascii="Calibri" w:eastAsia="Calibri" w:hAnsi="Calibri" w:cs="Calibri"/>
        </w:rPr>
        <w:t xml:space="preserve"> </w:t>
      </w:r>
      <w:del w:id="285" w:author="Jason Fisher" w:date="2025-08-11T13:45:00Z" w16du:dateUtc="2025-08-11T20:45:00Z">
        <w:r w:rsidDel="00912436">
          <w:rPr>
            <w:rFonts w:ascii="Calibri" w:eastAsia="Calibri" w:hAnsi="Calibri" w:cs="Calibri"/>
          </w:rPr>
          <w:delText>(</w:delText>
        </w:r>
      </w:del>
      <w:r>
        <w:rPr>
          <w:rFonts w:ascii="Calibri" w:eastAsia="Calibri" w:hAnsi="Calibri" w:cs="Calibri"/>
        </w:rPr>
        <w:t>4250 m and 2250 m, respectively</w:t>
      </w:r>
      <w:del w:id="286" w:author="Jason Fisher" w:date="2025-08-11T13:45:00Z" w16du:dateUtc="2025-08-11T20:45:00Z">
        <w:r w:rsidDel="00912436">
          <w:rPr>
            <w:rFonts w:ascii="Calibri" w:eastAsia="Calibri" w:hAnsi="Calibri" w:cs="Calibri"/>
          </w:rPr>
          <w:delText>;</w:delText>
        </w:r>
      </w:del>
      <w:r>
        <w:rPr>
          <w:rFonts w:ascii="Calibri" w:eastAsia="Calibri" w:hAnsi="Calibri" w:cs="Calibri"/>
        </w:rPr>
        <w:t xml:space="preserve"> </w:t>
      </w:r>
      <w:ins w:id="287" w:author="Jason Fisher" w:date="2025-08-11T13:45:00Z" w16du:dateUtc="2025-08-11T20:45:00Z">
        <w:r w:rsidR="00912436">
          <w:rPr>
            <w:rFonts w:ascii="Calibri" w:eastAsia="Calibri" w:hAnsi="Calibri" w:cs="Calibri"/>
          </w:rPr>
          <w:t>(</w:t>
        </w:r>
      </w:ins>
      <w:r>
        <w:rPr>
          <w:rFonts w:ascii="Calibri" w:eastAsia="Calibri" w:hAnsi="Calibri" w:cs="Calibri"/>
        </w:rPr>
        <w:t xml:space="preserve">Fig. </w:t>
      </w:r>
      <w:commentRangeStart w:id="288"/>
      <w:r w:rsidR="00DB04C4">
        <w:rPr>
          <w:rFonts w:ascii="Calibri" w:eastAsia="Calibri" w:hAnsi="Calibri" w:cs="Calibri"/>
        </w:rPr>
        <w:t>2</w:t>
      </w:r>
      <w:commentRangeEnd w:id="288"/>
      <w:r w:rsidR="00FF36C7">
        <w:rPr>
          <w:rStyle w:val="CommentReference"/>
        </w:rPr>
        <w:commentReference w:id="288"/>
      </w:r>
      <w:r>
        <w:rPr>
          <w:rFonts w:ascii="Calibri" w:eastAsia="Calibri" w:hAnsi="Calibri" w:cs="Calibri"/>
        </w:rPr>
        <w:t xml:space="preserve">). </w:t>
      </w:r>
      <w:ins w:id="289" w:author="Jason Fisher" w:date="2025-08-11T14:02:00Z" w16du:dateUtc="2025-08-11T21:02:00Z">
        <w:r w:rsidR="0037112E">
          <w:rPr>
            <w:rFonts w:ascii="Calibri" w:eastAsia="Calibri" w:hAnsi="Calibri" w:cs="Calibri"/>
          </w:rPr>
          <w:t xml:space="preserve">Note that throughout we follow </w:t>
        </w:r>
        <w:r w:rsidR="00EB070A">
          <w:rPr>
            <w:rFonts w:ascii="Calibri" w:eastAsia="Calibri" w:hAnsi="Calibri" w:cs="Calibri"/>
          </w:rPr>
          <w:t>the latest guidelines on interpreting p-va</w:t>
        </w:r>
      </w:ins>
      <w:ins w:id="290" w:author="Jason Fisher" w:date="2025-08-11T14:03:00Z" w16du:dateUtc="2025-08-11T21:03:00Z">
        <w:r w:rsidR="00EB070A">
          <w:rPr>
            <w:rFonts w:ascii="Calibri" w:eastAsia="Calibri" w:hAnsi="Calibri" w:cs="Calibri"/>
          </w:rPr>
          <w:t xml:space="preserve">lues and do not cut rely on alpha values to weigh significance </w:t>
        </w:r>
        <w:commentRangeStart w:id="291"/>
        <w:r w:rsidR="00EB070A">
          <w:rPr>
            <w:rFonts w:ascii="Calibri" w:eastAsia="Calibri" w:hAnsi="Calibri" w:cs="Calibri"/>
          </w:rPr>
          <w:t>throughout</w:t>
        </w:r>
        <w:commentRangeEnd w:id="291"/>
        <w:r w:rsidR="007F3E14">
          <w:rPr>
            <w:rStyle w:val="CommentReference"/>
          </w:rPr>
          <w:commentReference w:id="291"/>
        </w:r>
        <w:r w:rsidR="00EB070A">
          <w:rPr>
            <w:rFonts w:ascii="Calibri" w:eastAsia="Calibri" w:hAnsi="Calibri" w:cs="Calibri"/>
          </w:rPr>
          <w:t xml:space="preserve"> </w:t>
        </w:r>
      </w:ins>
    </w:p>
    <w:p w14:paraId="38FFE4FF" w14:textId="77777777" w:rsidR="00D4094D" w:rsidRDefault="00D4094D">
      <w:pPr>
        <w:spacing w:line="360" w:lineRule="auto"/>
        <w:ind w:firstLine="720"/>
        <w:rPr>
          <w:rFonts w:ascii="Calibri" w:eastAsia="Calibri" w:hAnsi="Calibri" w:cs="Calibri"/>
        </w:rPr>
      </w:pPr>
    </w:p>
    <w:p w14:paraId="25B19C48" w14:textId="0B66EA5D" w:rsidR="00947778" w:rsidRDefault="00A46B07" w:rsidP="00A46B07">
      <w:pPr>
        <w:spacing w:line="360" w:lineRule="auto"/>
        <w:ind w:firstLine="720"/>
        <w:rPr>
          <w:ins w:id="292" w:author="Jason Fisher" w:date="2025-08-11T13:49:00Z" w16du:dateUtc="2025-08-11T20:49:00Z"/>
          <w:rFonts w:ascii="Calibri" w:eastAsia="Calibri" w:hAnsi="Calibri" w:cs="Calibri"/>
        </w:rPr>
      </w:pPr>
      <w:r>
        <w:rPr>
          <w:rFonts w:ascii="Calibri" w:eastAsia="Calibri" w:hAnsi="Calibri" w:cs="Calibri"/>
        </w:rPr>
        <w:t>Model selection revealed that t</w:t>
      </w:r>
      <w:commentRangeStart w:id="293"/>
      <w:commentRangeStart w:id="294"/>
      <w:commentRangeStart w:id="295"/>
      <w:r>
        <w:rPr>
          <w:rFonts w:ascii="Calibri" w:eastAsia="Calibri" w:hAnsi="Calibri" w:cs="Calibri"/>
        </w:rPr>
        <w:t>he highest performing ‘core’ natural land cover model variables included the proportion of conifer forest, mixedwood forest, broadleaf forest, and areas burned within 0–15 years (</w:t>
      </w:r>
      <w:commentRangeStart w:id="296"/>
      <w:r>
        <w:rPr>
          <w:rFonts w:ascii="Calibri" w:eastAsia="Calibri" w:hAnsi="Calibri" w:cs="Calibri"/>
        </w:rPr>
        <w:t>Table</w:t>
      </w:r>
      <w:ins w:id="297" w:author="Jason Fisher" w:date="2025-08-11T13:47:00Z" w16du:dateUtc="2025-08-11T20:47:00Z">
        <w:r w:rsidR="00FD55E5">
          <w:rPr>
            <w:rFonts w:ascii="Calibri" w:eastAsia="Calibri" w:hAnsi="Calibri" w:cs="Calibri"/>
          </w:rPr>
          <w:t>s</w:t>
        </w:r>
      </w:ins>
      <w:r>
        <w:rPr>
          <w:rFonts w:ascii="Calibri" w:eastAsia="Calibri" w:hAnsi="Calibri" w:cs="Calibri"/>
        </w:rPr>
        <w:t xml:space="preserve"> 2</w:t>
      </w:r>
      <w:ins w:id="298" w:author="Jason Fisher" w:date="2025-08-11T13:47:00Z" w16du:dateUtc="2025-08-11T20:47:00Z">
        <w:r w:rsidR="00FD55E5">
          <w:rPr>
            <w:rFonts w:ascii="Calibri" w:eastAsia="Calibri" w:hAnsi="Calibri" w:cs="Calibri"/>
          </w:rPr>
          <w:t xml:space="preserve"> and 3</w:t>
        </w:r>
      </w:ins>
      <w:ins w:id="299" w:author="Jason Fisher" w:date="2025-08-11T13:48:00Z" w16du:dateUtc="2025-08-11T20:48:00Z">
        <w:r w:rsidR="00FD55E5">
          <w:rPr>
            <w:rFonts w:ascii="Calibri" w:eastAsia="Calibri" w:hAnsi="Calibri" w:cs="Calibri"/>
          </w:rPr>
          <w:t>**</w:t>
        </w:r>
        <w:commentRangeEnd w:id="296"/>
        <w:r w:rsidR="00FD55E5">
          <w:rPr>
            <w:rStyle w:val="CommentReference"/>
          </w:rPr>
          <w:commentReference w:id="296"/>
        </w:r>
      </w:ins>
      <w:r>
        <w:rPr>
          <w:rFonts w:ascii="Calibri" w:eastAsia="Calibri" w:hAnsi="Calibri" w:cs="Calibri"/>
        </w:rPr>
        <w:t xml:space="preserve">). </w:t>
      </w:r>
      <w:commentRangeEnd w:id="293"/>
      <w:r w:rsidR="00EF6B27">
        <w:rPr>
          <w:rStyle w:val="CommentReference"/>
        </w:rPr>
        <w:commentReference w:id="293"/>
      </w:r>
      <w:commentRangeEnd w:id="294"/>
      <w:r w:rsidR="000358C6">
        <w:rPr>
          <w:rStyle w:val="CommentReference"/>
        </w:rPr>
        <w:commentReference w:id="294"/>
      </w:r>
      <w:commentRangeEnd w:id="295"/>
      <w:r w:rsidR="009903D1">
        <w:rPr>
          <w:rStyle w:val="CommentReference"/>
        </w:rPr>
        <w:commentReference w:id="295"/>
      </w:r>
      <w:ins w:id="300" w:author="Jason Fisher" w:date="2025-08-11T13:48:00Z" w16du:dateUtc="2025-08-11T20:48:00Z">
        <w:r w:rsidR="007279A0">
          <w:rPr>
            <w:rFonts w:ascii="Calibri" w:eastAsia="Calibri" w:hAnsi="Calibri" w:cs="Calibri"/>
          </w:rPr>
          <w:t xml:space="preserve">A </w:t>
        </w:r>
      </w:ins>
      <w:ins w:id="301" w:author="Jason Fisher" w:date="2025-08-11T13:59:00Z" w16du:dateUtc="2025-08-11T20:59:00Z">
        <w:r w:rsidR="008D78FF">
          <w:rPr>
            <w:rFonts w:ascii="Calibri" w:eastAsia="Calibri" w:hAnsi="Calibri" w:cs="Calibri"/>
          </w:rPr>
          <w:t>sentence</w:t>
        </w:r>
      </w:ins>
      <w:ins w:id="302" w:author="Jason Fisher" w:date="2025-08-11T13:48:00Z" w16du:dateUtc="2025-08-11T20:48:00Z">
        <w:r w:rsidR="007279A0">
          <w:rPr>
            <w:rFonts w:ascii="Calibri" w:eastAsia="Calibri" w:hAnsi="Calibri" w:cs="Calibri"/>
          </w:rPr>
          <w:t xml:space="preserve"> here about how red squirrel occurrence varied with each variable, with beta e</w:t>
        </w:r>
      </w:ins>
      <w:ins w:id="303" w:author="Jason Fisher" w:date="2025-08-11T13:49:00Z" w16du:dateUtc="2025-08-11T20:49:00Z">
        <w:r w:rsidR="007279A0">
          <w:rPr>
            <w:rFonts w:ascii="Calibri" w:eastAsia="Calibri" w:hAnsi="Calibri" w:cs="Calibri"/>
          </w:rPr>
          <w:t xml:space="preserve">stimates and </w:t>
        </w:r>
        <w:proofErr w:type="spellStart"/>
        <w:r w:rsidR="007279A0">
          <w:rPr>
            <w:rFonts w:ascii="Calibri" w:eastAsia="Calibri" w:hAnsi="Calibri" w:cs="Calibri"/>
          </w:rPr>
          <w:t>s.d.’</w:t>
        </w:r>
        <w:r w:rsidR="00947778">
          <w:rPr>
            <w:rFonts w:ascii="Calibri" w:eastAsia="Calibri" w:hAnsi="Calibri" w:cs="Calibri"/>
          </w:rPr>
          <w:t>s</w:t>
        </w:r>
        <w:proofErr w:type="spellEnd"/>
        <w:r w:rsidR="00947778">
          <w:rPr>
            <w:rFonts w:ascii="Calibri" w:eastAsia="Calibri" w:hAnsi="Calibri" w:cs="Calibri"/>
          </w:rPr>
          <w:t xml:space="preserve"> as you do in lines 396+ below.</w:t>
        </w:r>
      </w:ins>
    </w:p>
    <w:p w14:paraId="425B392F" w14:textId="726193FE" w:rsidR="00CC34DC" w:rsidRPr="008B0029" w:rsidRDefault="00947778" w:rsidP="00A46B07">
      <w:pPr>
        <w:spacing w:line="360" w:lineRule="auto"/>
        <w:ind w:firstLine="720"/>
        <w:rPr>
          <w:rFonts w:ascii="Calibri" w:eastAsia="Calibri" w:hAnsi="Calibri" w:cs="Calibri"/>
        </w:rPr>
      </w:pPr>
      <w:ins w:id="304" w:author="Jason Fisher" w:date="2025-08-11T13:49:00Z" w16du:dateUtc="2025-08-11T20:49:00Z">
        <w:r>
          <w:rPr>
            <w:rFonts w:ascii="Calibri" w:eastAsia="Calibri" w:hAnsi="Calibri" w:cs="Calibri"/>
          </w:rPr>
          <w:t xml:space="preserve">However, </w:t>
        </w:r>
      </w:ins>
      <w:del w:id="305" w:author="Jason Fisher" w:date="2025-08-11T13:49:00Z" w16du:dateUtc="2025-08-11T20:49:00Z">
        <w:r w:rsidR="00A46B07" w:rsidDel="00947778">
          <w:rPr>
            <w:rFonts w:ascii="Calibri" w:eastAsia="Calibri" w:hAnsi="Calibri" w:cs="Calibri"/>
          </w:rPr>
          <w:delText xml:space="preserve">The </w:delText>
        </w:r>
      </w:del>
      <w:ins w:id="306" w:author="Jason Fisher" w:date="2025-08-11T13:49:00Z" w16du:dateUtc="2025-08-11T20:49:00Z">
        <w:r>
          <w:rPr>
            <w:rFonts w:ascii="Calibri" w:eastAsia="Calibri" w:hAnsi="Calibri" w:cs="Calibri"/>
          </w:rPr>
          <w:t xml:space="preserve">the </w:t>
        </w:r>
      </w:ins>
      <w:r w:rsidR="009903D1">
        <w:rPr>
          <w:rFonts w:ascii="Calibri" w:eastAsia="Calibri" w:hAnsi="Calibri" w:cs="Calibri"/>
        </w:rPr>
        <w:t xml:space="preserve">model containing only the </w:t>
      </w:r>
      <w:r w:rsidR="00A46B07">
        <w:rPr>
          <w:rFonts w:ascii="Calibri" w:eastAsia="Calibri" w:hAnsi="Calibri" w:cs="Calibri"/>
        </w:rPr>
        <w:t xml:space="preserve">‘core’ natural land cover </w:t>
      </w:r>
      <w:r w:rsidR="009903D1">
        <w:rPr>
          <w:rFonts w:ascii="Calibri" w:eastAsia="Calibri" w:hAnsi="Calibri" w:cs="Calibri"/>
        </w:rPr>
        <w:t>predictors</w:t>
      </w:r>
      <w:r w:rsidR="00847DA0">
        <w:rPr>
          <w:rFonts w:ascii="Calibri" w:eastAsia="Calibri" w:hAnsi="Calibri" w:cs="Calibri"/>
        </w:rPr>
        <w:t xml:space="preserve"> </w:t>
      </w:r>
      <w:r w:rsidR="00A46B07">
        <w:rPr>
          <w:rFonts w:ascii="Calibri" w:eastAsia="Calibri" w:hAnsi="Calibri" w:cs="Calibri"/>
        </w:rPr>
        <w:t xml:space="preserve">was not well-supported compared to models that included effects for anthropogenic disturbance or configuration variables </w:t>
      </w:r>
      <w:r w:rsidR="00847DA0">
        <w:rPr>
          <w:rFonts w:ascii="Calibri" w:eastAsia="Calibri" w:hAnsi="Calibri" w:cs="Calibri"/>
        </w:rPr>
        <w:t xml:space="preserve">in addition to the ‘core’ model </w:t>
      </w:r>
      <w:r w:rsidR="00A46B07">
        <w:rPr>
          <w:rFonts w:ascii="Calibri" w:eastAsia="Calibri" w:hAnsi="Calibri" w:cs="Calibri"/>
        </w:rPr>
        <w:t>(Table 2).</w:t>
      </w:r>
      <w:r w:rsidR="00A46B07">
        <w:rPr>
          <w:rFonts w:asciiTheme="majorHAnsi" w:hAnsiTheme="majorHAnsi" w:cstheme="majorHAnsi"/>
          <w:i/>
          <w:iCs/>
        </w:rPr>
        <w:t xml:space="preserve"> </w:t>
      </w:r>
      <w:commentRangeStart w:id="307"/>
      <w:r w:rsidR="00A46B07">
        <w:rPr>
          <w:rFonts w:asciiTheme="majorHAnsi" w:hAnsiTheme="majorHAnsi" w:cstheme="majorHAnsi"/>
        </w:rPr>
        <w:t>Instead, r</w:t>
      </w:r>
      <w:r w:rsidR="00A46B07">
        <w:rPr>
          <w:rFonts w:ascii="Calibri" w:eastAsia="Calibri" w:hAnsi="Calibri" w:cs="Calibri"/>
        </w:rPr>
        <w:t xml:space="preserve">ed squirrel </w:t>
      </w:r>
      <w:commentRangeStart w:id="308"/>
      <w:del w:id="309" w:author="Jason Fisher" w:date="2025-08-11T13:50:00Z" w16du:dateUtc="2025-08-11T20:50:00Z">
        <w:r w:rsidR="00A46B07" w:rsidDel="00947778">
          <w:rPr>
            <w:rFonts w:ascii="Calibri" w:eastAsia="Calibri" w:hAnsi="Calibri" w:cs="Calibri"/>
          </w:rPr>
          <w:delText xml:space="preserve">distribution </w:delText>
        </w:r>
      </w:del>
      <w:ins w:id="310" w:author="Jason Fisher" w:date="2025-08-11T13:50:00Z" w16du:dateUtc="2025-08-11T20:50:00Z">
        <w:r>
          <w:rPr>
            <w:rFonts w:ascii="Calibri" w:eastAsia="Calibri" w:hAnsi="Calibri" w:cs="Calibri"/>
          </w:rPr>
          <w:t>monthly occurrence</w:t>
        </w:r>
        <w:commentRangeEnd w:id="308"/>
        <w:r>
          <w:rPr>
            <w:rStyle w:val="CommentReference"/>
          </w:rPr>
          <w:commentReference w:id="308"/>
        </w:r>
        <w:r>
          <w:rPr>
            <w:rFonts w:ascii="Calibri" w:eastAsia="Calibri" w:hAnsi="Calibri" w:cs="Calibri"/>
          </w:rPr>
          <w:t xml:space="preserve"> </w:t>
        </w:r>
      </w:ins>
      <w:r w:rsidR="00A46B07">
        <w:rPr>
          <w:rFonts w:ascii="Calibri" w:eastAsia="Calibri" w:hAnsi="Calibri" w:cs="Calibri"/>
        </w:rPr>
        <w:t>was best explained by a model including natural land cover</w:t>
      </w:r>
      <w:r w:rsidR="00BE6D56">
        <w:rPr>
          <w:rFonts w:ascii="Calibri" w:eastAsia="Calibri" w:hAnsi="Calibri" w:cs="Calibri"/>
        </w:rPr>
        <w:t xml:space="preserve"> </w:t>
      </w:r>
      <w:r w:rsidR="00A46B07">
        <w:rPr>
          <w:rFonts w:ascii="Calibri" w:eastAsia="Calibri" w:hAnsi="Calibri" w:cs="Calibri"/>
        </w:rPr>
        <w:t>and an interaction between edge density and site disturbance (</w:t>
      </w:r>
      <w:proofErr w:type="spellStart"/>
      <w:r w:rsidR="00A46B07">
        <w:rPr>
          <w:rFonts w:ascii="Calibri" w:eastAsia="Calibri" w:hAnsi="Calibri" w:cs="Calibri"/>
        </w:rPr>
        <w:t>AIC</w:t>
      </w:r>
      <w:r w:rsidR="00A46B07">
        <w:rPr>
          <w:rFonts w:ascii="Calibri" w:eastAsia="Calibri" w:hAnsi="Calibri" w:cs="Calibri"/>
          <w:vertAlign w:val="subscript"/>
        </w:rPr>
        <w:t>w</w:t>
      </w:r>
      <w:proofErr w:type="spellEnd"/>
      <w:r w:rsidR="00A46B07">
        <w:rPr>
          <w:rFonts w:ascii="Calibri" w:eastAsia="Calibri" w:hAnsi="Calibri" w:cs="Calibri"/>
          <w:vertAlign w:val="subscript"/>
        </w:rPr>
        <w:t xml:space="preserve"> </w:t>
      </w:r>
      <w:r w:rsidR="00A46B07">
        <w:rPr>
          <w:rFonts w:ascii="Calibri" w:eastAsia="Calibri" w:hAnsi="Calibri" w:cs="Calibri"/>
        </w:rPr>
        <w:t>= 0.5</w:t>
      </w:r>
      <w:r w:rsidR="001D1A6E">
        <w:rPr>
          <w:rFonts w:ascii="Calibri" w:eastAsia="Calibri" w:hAnsi="Calibri" w:cs="Calibri"/>
        </w:rPr>
        <w:t>59</w:t>
      </w:r>
      <w:r w:rsidR="00A46B07">
        <w:rPr>
          <w:rFonts w:ascii="Calibri" w:eastAsia="Calibri" w:hAnsi="Calibri" w:cs="Calibri"/>
        </w:rPr>
        <w:t>, R</w:t>
      </w:r>
      <w:r w:rsidR="00A46B07">
        <w:rPr>
          <w:rFonts w:ascii="Calibri" w:eastAsia="Calibri" w:hAnsi="Calibri" w:cs="Calibri"/>
          <w:vertAlign w:val="superscript"/>
        </w:rPr>
        <w:t>2</w:t>
      </w:r>
      <w:r w:rsidR="00A46B07">
        <w:rPr>
          <w:rFonts w:ascii="Calibri" w:eastAsia="Calibri" w:hAnsi="Calibri" w:cs="Calibri"/>
          <w:vertAlign w:val="subscript"/>
        </w:rPr>
        <w:t>conditional</w:t>
      </w:r>
      <w:r w:rsidR="00A46B07">
        <w:rPr>
          <w:rFonts w:ascii="Calibri" w:eastAsia="Calibri" w:hAnsi="Calibri" w:cs="Calibri"/>
        </w:rPr>
        <w:t>= 0.101, R</w:t>
      </w:r>
      <w:r w:rsidR="00A46B07">
        <w:rPr>
          <w:rFonts w:ascii="Calibri" w:eastAsia="Calibri" w:hAnsi="Calibri" w:cs="Calibri"/>
          <w:vertAlign w:val="superscript"/>
        </w:rPr>
        <w:t>2</w:t>
      </w:r>
      <w:r w:rsidR="00A46B07">
        <w:rPr>
          <w:rFonts w:ascii="Calibri" w:eastAsia="Calibri" w:hAnsi="Calibri" w:cs="Calibri"/>
          <w:vertAlign w:val="subscript"/>
        </w:rPr>
        <w:t xml:space="preserve">marginal </w:t>
      </w:r>
      <w:r w:rsidR="00A46B07">
        <w:rPr>
          <w:rFonts w:ascii="Calibri" w:eastAsia="Calibri" w:hAnsi="Calibri" w:cs="Calibri"/>
        </w:rPr>
        <w:t>= 0.744; Table 2)</w:t>
      </w:r>
      <w:commentRangeEnd w:id="307"/>
      <w:r w:rsidR="007A1A4B">
        <w:rPr>
          <w:rStyle w:val="CommentReference"/>
        </w:rPr>
        <w:commentReference w:id="307"/>
      </w:r>
      <w:r w:rsidR="002A47FF">
        <w:rPr>
          <w:rFonts w:ascii="Calibri" w:eastAsia="Calibri" w:hAnsi="Calibri" w:cs="Calibri"/>
        </w:rPr>
        <w:t>.</w:t>
      </w:r>
      <w:r w:rsidR="002A47FF" w:rsidDel="002A47FF">
        <w:rPr>
          <w:rFonts w:ascii="Calibri" w:eastAsia="Calibri" w:hAnsi="Calibri" w:cs="Calibri"/>
        </w:rPr>
        <w:t xml:space="preserve"> </w:t>
      </w:r>
      <w:r w:rsidR="00A46B07">
        <w:rPr>
          <w:rFonts w:ascii="Calibri" w:eastAsia="Calibri" w:hAnsi="Calibri" w:cs="Calibri"/>
        </w:rPr>
        <w:t xml:space="preserve">Red squirrel </w:t>
      </w:r>
      <w:del w:id="311" w:author="Jason Fisher" w:date="2025-08-11T13:50:00Z" w16du:dateUtc="2025-08-11T20:50:00Z">
        <w:r w:rsidR="00A46B07" w:rsidDel="00DE7A58">
          <w:rPr>
            <w:rFonts w:ascii="Calibri" w:eastAsia="Calibri" w:hAnsi="Calibri" w:cs="Calibri"/>
          </w:rPr>
          <w:delText>detections were</w:delText>
        </w:r>
      </w:del>
      <w:ins w:id="312" w:author="Jason Fisher" w:date="2025-08-11T13:50:00Z" w16du:dateUtc="2025-08-11T20:50:00Z">
        <w:r w:rsidR="00DE7A58">
          <w:rPr>
            <w:rFonts w:ascii="Calibri" w:eastAsia="Calibri" w:hAnsi="Calibri" w:cs="Calibri"/>
          </w:rPr>
          <w:t>occurrence decreased</w:t>
        </w:r>
      </w:ins>
      <w:r w:rsidR="00A46B07">
        <w:rPr>
          <w:rFonts w:ascii="Calibri" w:eastAsia="Calibri" w:hAnsi="Calibri" w:cs="Calibri"/>
        </w:rPr>
        <w:t xml:space="preserve"> </w:t>
      </w:r>
      <w:del w:id="313" w:author="Jason Fisher" w:date="2025-08-11T13:50:00Z" w16du:dateUtc="2025-08-11T20:50:00Z">
        <w:r w:rsidR="00A46B07" w:rsidDel="00DE7A58">
          <w:rPr>
            <w:rFonts w:ascii="Calibri" w:eastAsia="Calibri" w:hAnsi="Calibri" w:cs="Calibri"/>
          </w:rPr>
          <w:delText>negatively related to the</w:delText>
        </w:r>
      </w:del>
      <w:ins w:id="314" w:author="Jason Fisher" w:date="2025-08-11T13:50:00Z" w16du:dateUtc="2025-08-11T20:50:00Z">
        <w:r w:rsidR="00DE7A58">
          <w:rPr>
            <w:rFonts w:ascii="Calibri" w:eastAsia="Calibri" w:hAnsi="Calibri" w:cs="Calibri"/>
          </w:rPr>
          <w:t>with</w:t>
        </w:r>
      </w:ins>
      <w:r w:rsidR="00A46B07">
        <w:rPr>
          <w:rFonts w:ascii="Calibri" w:eastAsia="Calibri" w:hAnsi="Calibri" w:cs="Calibri"/>
        </w:rPr>
        <w:t xml:space="preserve"> proportion of broadleaf forest (β = -0.51, SE = 0.12, p &lt;0.001; Fig. </w:t>
      </w:r>
      <w:r w:rsidR="00DB04C4">
        <w:rPr>
          <w:rFonts w:ascii="Calibri" w:eastAsia="Calibri" w:hAnsi="Calibri" w:cs="Calibri"/>
        </w:rPr>
        <w:t>3</w:t>
      </w:r>
      <w:r w:rsidR="00A46B07">
        <w:rPr>
          <w:rFonts w:ascii="Calibri" w:eastAsia="Calibri" w:hAnsi="Calibri" w:cs="Calibri"/>
        </w:rPr>
        <w:t xml:space="preserve">, Table 3), </w:t>
      </w:r>
      <w:del w:id="315" w:author="Jason Fisher" w:date="2025-08-11T13:51:00Z" w16du:dateUtc="2025-08-11T20:51:00Z">
        <w:r w:rsidR="00A46B07" w:rsidDel="007A1A4B">
          <w:rPr>
            <w:rFonts w:ascii="Calibri" w:eastAsia="Calibri" w:hAnsi="Calibri" w:cs="Calibri"/>
          </w:rPr>
          <w:delText>positively related to the</w:delText>
        </w:r>
      </w:del>
      <w:ins w:id="316" w:author="Jason Fisher" w:date="2025-08-11T13:51:00Z" w16du:dateUtc="2025-08-11T20:51:00Z">
        <w:r w:rsidR="007A1A4B">
          <w:rPr>
            <w:rFonts w:ascii="Calibri" w:eastAsia="Calibri" w:hAnsi="Calibri" w:cs="Calibri"/>
          </w:rPr>
          <w:t>increased with</w:t>
        </w:r>
      </w:ins>
      <w:r w:rsidR="00A46B07">
        <w:rPr>
          <w:rFonts w:ascii="Calibri" w:eastAsia="Calibri" w:hAnsi="Calibri" w:cs="Calibri"/>
        </w:rPr>
        <w:t xml:space="preserve"> proportion of mixed wood forest (β = 0.16, SE = 0.09, p = 0.08, Fig. </w:t>
      </w:r>
      <w:r w:rsidR="00DB04C4">
        <w:rPr>
          <w:rFonts w:ascii="Calibri" w:eastAsia="Calibri" w:hAnsi="Calibri" w:cs="Calibri"/>
        </w:rPr>
        <w:t>3</w:t>
      </w:r>
      <w:r w:rsidR="00A46B07">
        <w:rPr>
          <w:rFonts w:ascii="Calibri" w:eastAsia="Calibri" w:hAnsi="Calibri" w:cs="Calibri"/>
        </w:rPr>
        <w:t>, Table 3)</w:t>
      </w:r>
      <w:ins w:id="317" w:author="Jason Fisher" w:date="2025-08-11T13:59:00Z" w16du:dateUtc="2025-08-11T20:59:00Z">
        <w:r w:rsidR="00492DB2">
          <w:rPr>
            <w:rFonts w:ascii="Calibri" w:eastAsia="Calibri" w:hAnsi="Calibri" w:cs="Calibri"/>
          </w:rPr>
          <w:t xml:space="preserve">. </w:t>
        </w:r>
        <w:commentRangeStart w:id="318"/>
        <w:r w:rsidR="00492DB2">
          <w:rPr>
            <w:rFonts w:ascii="Calibri" w:eastAsia="Calibri" w:hAnsi="Calibri" w:cs="Calibri"/>
          </w:rPr>
          <w:t>Paradoxically</w:t>
        </w:r>
      </w:ins>
      <w:ins w:id="319" w:author="Jason Fisher" w:date="2025-08-11T14:00:00Z" w16du:dateUtc="2025-08-11T21:00:00Z">
        <w:r w:rsidR="002E4D25">
          <w:rPr>
            <w:rFonts w:ascii="Calibri" w:eastAsia="Calibri" w:hAnsi="Calibri" w:cs="Calibri"/>
          </w:rPr>
          <w:t>,</w:t>
        </w:r>
      </w:ins>
      <w:ins w:id="320" w:author="Jason Fisher" w:date="2025-08-11T13:59:00Z" w16du:dateUtc="2025-08-11T20:59:00Z">
        <w:r w:rsidR="00492DB2">
          <w:rPr>
            <w:rFonts w:ascii="Calibri" w:eastAsia="Calibri" w:hAnsi="Calibri" w:cs="Calibri"/>
          </w:rPr>
          <w:t xml:space="preserve"> red squirrel occurrence was</w:t>
        </w:r>
      </w:ins>
      <w:del w:id="321" w:author="Jason Fisher" w:date="2025-08-11T13:59:00Z" w16du:dateUtc="2025-08-11T20:59:00Z">
        <w:r w:rsidR="00A46B07" w:rsidDel="00492DB2">
          <w:rPr>
            <w:rFonts w:ascii="Calibri" w:eastAsia="Calibri" w:hAnsi="Calibri" w:cs="Calibri"/>
          </w:rPr>
          <w:delText>, and</w:delText>
        </w:r>
      </w:del>
      <w:r w:rsidR="00A46B07">
        <w:rPr>
          <w:rFonts w:ascii="Calibri" w:eastAsia="Calibri" w:hAnsi="Calibri" w:cs="Calibri"/>
        </w:rPr>
        <w:t xml:space="preserve"> unrelated to the proportion of conifer forest (β = -0.03, SE = 0.11, p = 0.771; Fig. </w:t>
      </w:r>
      <w:r w:rsidR="00DB04C4">
        <w:rPr>
          <w:rFonts w:ascii="Calibri" w:eastAsia="Calibri" w:hAnsi="Calibri" w:cs="Calibri"/>
        </w:rPr>
        <w:t>3</w:t>
      </w:r>
      <w:r w:rsidR="00A46B07">
        <w:rPr>
          <w:rFonts w:ascii="Calibri" w:eastAsia="Calibri" w:hAnsi="Calibri" w:cs="Calibri"/>
        </w:rPr>
        <w:t>, Table 3)</w:t>
      </w:r>
      <w:ins w:id="322" w:author="Jason Fisher" w:date="2025-08-11T14:00:00Z" w16du:dateUtc="2025-08-11T21:00:00Z">
        <w:r w:rsidR="00B707FA">
          <w:rPr>
            <w:rFonts w:ascii="Calibri" w:eastAsia="Calibri" w:hAnsi="Calibri" w:cs="Calibri"/>
          </w:rPr>
          <w:t xml:space="preserve"> in this multivariate model</w:t>
        </w:r>
      </w:ins>
      <w:commentRangeEnd w:id="318"/>
      <w:ins w:id="323" w:author="Jason Fisher" w:date="2025-08-11T14:01:00Z" w16du:dateUtc="2025-08-11T21:01:00Z">
        <w:r w:rsidR="0074753D">
          <w:rPr>
            <w:rStyle w:val="CommentReference"/>
          </w:rPr>
          <w:commentReference w:id="318"/>
        </w:r>
      </w:ins>
      <w:r w:rsidR="00A46B07">
        <w:rPr>
          <w:rFonts w:ascii="Calibri" w:eastAsia="Calibri" w:hAnsi="Calibri" w:cs="Calibri"/>
        </w:rPr>
        <w:t xml:space="preserve">. The amount of recent fire had a weak positive effect on red squirrels (β = 0.158, SE = 0.11, p = 0.16; Fig. </w:t>
      </w:r>
      <w:r w:rsidR="00DB04C4">
        <w:rPr>
          <w:rFonts w:ascii="Calibri" w:eastAsia="Calibri" w:hAnsi="Calibri" w:cs="Calibri"/>
        </w:rPr>
        <w:t>3</w:t>
      </w:r>
      <w:r w:rsidR="00A46B07">
        <w:rPr>
          <w:rFonts w:ascii="Calibri" w:eastAsia="Calibri" w:hAnsi="Calibri" w:cs="Calibri"/>
        </w:rPr>
        <w:t xml:space="preserve">). </w:t>
      </w:r>
      <w:ins w:id="324" w:author="Jason Fisher" w:date="2025-08-11T14:04:00Z" w16du:dateUtc="2025-08-11T21:04:00Z">
        <w:r w:rsidR="007F3E14">
          <w:rPr>
            <w:rFonts w:ascii="Calibri" w:eastAsia="Calibri" w:hAnsi="Calibri" w:cs="Calibri"/>
          </w:rPr>
          <w:t>Red squirrel occurrence decreased nominally</w:t>
        </w:r>
        <w:r w:rsidR="00D3334C">
          <w:rPr>
            <w:rFonts w:ascii="Calibri" w:eastAsia="Calibri" w:hAnsi="Calibri" w:cs="Calibri"/>
          </w:rPr>
          <w:t xml:space="preserve"> with</w:t>
        </w:r>
      </w:ins>
      <w:del w:id="325" w:author="Jason Fisher" w:date="2025-08-11T14:04:00Z" w16du:dateUtc="2025-08-11T21:04:00Z">
        <w:r w:rsidR="00A46B07" w:rsidDel="00D3334C">
          <w:rPr>
            <w:rFonts w:ascii="Calibri" w:eastAsia="Calibri" w:hAnsi="Calibri" w:cs="Calibri"/>
          </w:rPr>
          <w:delText>Overall,</w:delText>
        </w:r>
      </w:del>
      <w:r w:rsidR="00A46B07">
        <w:rPr>
          <w:rFonts w:ascii="Calibri" w:eastAsia="Calibri" w:hAnsi="Calibri" w:cs="Calibri"/>
        </w:rPr>
        <w:t xml:space="preserve"> anthropogenic edge density </w:t>
      </w:r>
      <w:del w:id="326" w:author="Jason Fisher" w:date="2025-08-11T14:04:00Z" w16du:dateUtc="2025-08-11T21:04:00Z">
        <w:r w:rsidR="00A46B07" w:rsidDel="00D3334C">
          <w:rPr>
            <w:rFonts w:ascii="Calibri" w:eastAsia="Calibri" w:hAnsi="Calibri" w:cs="Calibri"/>
          </w:rPr>
          <w:delText>had a weak effect on squirrel detections</w:delText>
        </w:r>
      </w:del>
      <w:ins w:id="327" w:author="Jason Fisher" w:date="2025-08-11T14:04:00Z" w16du:dateUtc="2025-08-11T21:04:00Z">
        <w:r w:rsidR="00D3334C">
          <w:rPr>
            <w:rFonts w:ascii="Calibri" w:eastAsia="Calibri" w:hAnsi="Calibri" w:cs="Calibri"/>
          </w:rPr>
          <w:t>in less developed landscap</w:t>
        </w:r>
      </w:ins>
      <w:ins w:id="328" w:author="Jason Fisher" w:date="2025-08-11T14:05:00Z" w16du:dateUtc="2025-08-11T21:05:00Z">
        <w:r w:rsidR="00D3334C">
          <w:rPr>
            <w:rFonts w:ascii="Calibri" w:eastAsia="Calibri" w:hAnsi="Calibri" w:cs="Calibri"/>
          </w:rPr>
          <w:t>e</w:t>
        </w:r>
      </w:ins>
      <w:ins w:id="329" w:author="Jason Fisher" w:date="2025-08-11T14:04:00Z" w16du:dateUtc="2025-08-11T21:04:00Z">
        <w:r w:rsidR="00D3334C">
          <w:rPr>
            <w:rFonts w:ascii="Calibri" w:eastAsia="Calibri" w:hAnsi="Calibri" w:cs="Calibri"/>
          </w:rPr>
          <w:t>s</w:t>
        </w:r>
      </w:ins>
      <w:ins w:id="330" w:author="Jason Fisher" w:date="2025-08-11T14:05:00Z" w16du:dateUtc="2025-08-11T21:05:00Z">
        <w:r w:rsidR="004E149D">
          <w:rPr>
            <w:rFonts w:ascii="Calibri" w:eastAsia="Calibri" w:hAnsi="Calibri" w:cs="Calibri"/>
          </w:rPr>
          <w:t xml:space="preserve"> </w:t>
        </w:r>
      </w:ins>
      <w:del w:id="331" w:author="Jason Fisher" w:date="2025-08-11T14:05:00Z" w16du:dateUtc="2025-08-11T21:05:00Z">
        <w:r w:rsidR="00A46B07" w:rsidDel="004E149D">
          <w:rPr>
            <w:rFonts w:ascii="Calibri" w:eastAsia="Calibri" w:hAnsi="Calibri" w:cs="Calibri"/>
          </w:rPr>
          <w:delText xml:space="preserve"> </w:delText>
        </w:r>
      </w:del>
      <w:r w:rsidR="00A46B07">
        <w:rPr>
          <w:rFonts w:ascii="Calibri" w:eastAsia="Calibri" w:hAnsi="Calibri" w:cs="Calibri"/>
        </w:rPr>
        <w:t xml:space="preserve">(β = -0.09, SE = 0.17, p = 0.59; Fig. </w:t>
      </w:r>
      <w:r w:rsidR="00DB04C4">
        <w:rPr>
          <w:rFonts w:ascii="Calibri" w:eastAsia="Calibri" w:hAnsi="Calibri" w:cs="Calibri"/>
        </w:rPr>
        <w:t>3</w:t>
      </w:r>
      <w:r w:rsidR="00A46B07">
        <w:rPr>
          <w:rFonts w:ascii="Calibri" w:eastAsia="Calibri" w:hAnsi="Calibri" w:cs="Calibri"/>
        </w:rPr>
        <w:t xml:space="preserve">, Table 3) </w:t>
      </w:r>
      <w:ins w:id="332" w:author="Jason Fisher" w:date="2025-08-11T14:05:00Z" w16du:dateUtc="2025-08-11T21:05:00Z">
        <w:r w:rsidR="004E149D">
          <w:rPr>
            <w:rFonts w:ascii="Calibri" w:eastAsia="Calibri" w:hAnsi="Calibri" w:cs="Calibri"/>
          </w:rPr>
          <w:t xml:space="preserve">and decreased markedly in more developed </w:t>
        </w:r>
        <w:commentRangeStart w:id="333"/>
        <w:r w:rsidR="004E149D">
          <w:rPr>
            <w:rFonts w:ascii="Calibri" w:eastAsia="Calibri" w:hAnsi="Calibri" w:cs="Calibri"/>
          </w:rPr>
          <w:t>landscapes</w:t>
        </w:r>
      </w:ins>
      <w:del w:id="334" w:author="Jason Fisher" w:date="2025-08-11T14:05:00Z" w16du:dateUtc="2025-08-11T21:05:00Z">
        <w:r w:rsidR="00A46B07" w:rsidDel="004E149D">
          <w:rPr>
            <w:rFonts w:ascii="Calibri" w:eastAsia="Calibri" w:hAnsi="Calibri" w:cs="Calibri"/>
          </w:rPr>
          <w:delText>that became much more strongly negative at high levels of cumulative site disturbance</w:delText>
        </w:r>
      </w:del>
      <w:commentRangeEnd w:id="333"/>
      <w:r w:rsidR="00B3107F">
        <w:rPr>
          <w:rStyle w:val="CommentReference"/>
        </w:rPr>
        <w:commentReference w:id="333"/>
      </w:r>
      <w:r w:rsidR="00A46B07">
        <w:rPr>
          <w:rFonts w:ascii="Calibri" w:eastAsia="Calibri" w:hAnsi="Calibri" w:cs="Calibri"/>
        </w:rPr>
        <w:t xml:space="preserve"> via an interaction term (β = -0.26, SE = 0.10, p = 0.01; Fig. </w:t>
      </w:r>
      <w:r w:rsidR="00DB04C4">
        <w:rPr>
          <w:rFonts w:ascii="Calibri" w:eastAsia="Calibri" w:hAnsi="Calibri" w:cs="Calibri"/>
        </w:rPr>
        <w:t>4</w:t>
      </w:r>
      <w:r w:rsidR="00A46B07">
        <w:rPr>
          <w:rFonts w:ascii="Calibri" w:eastAsia="Calibri" w:hAnsi="Calibri" w:cs="Calibri"/>
        </w:rPr>
        <w:t xml:space="preserve">). Unexpectedly, </w:t>
      </w:r>
      <w:ins w:id="335" w:author="Jason Fisher" w:date="2025-08-11T14:06:00Z" w16du:dateUtc="2025-08-11T21:06:00Z">
        <w:r w:rsidR="00383374">
          <w:rPr>
            <w:rFonts w:ascii="Calibri" w:eastAsia="Calibri" w:hAnsi="Calibri" w:cs="Calibri"/>
          </w:rPr>
          <w:t>red squirrel occurrence increa</w:t>
        </w:r>
      </w:ins>
      <w:ins w:id="336" w:author="Jason Fisher" w:date="2025-08-11T14:07:00Z" w16du:dateUtc="2025-08-11T21:07:00Z">
        <w:r w:rsidR="00383374">
          <w:rPr>
            <w:rFonts w:ascii="Calibri" w:eastAsia="Calibri" w:hAnsi="Calibri" w:cs="Calibri"/>
          </w:rPr>
          <w:t xml:space="preserve">sed with </w:t>
        </w:r>
      </w:ins>
      <w:del w:id="337" w:author="Jason Fisher" w:date="2025-08-11T14:07:00Z" w16du:dateUtc="2025-08-11T21:07:00Z">
        <w:r w:rsidR="00A46B07" w:rsidDel="00383374">
          <w:rPr>
            <w:rFonts w:ascii="Calibri" w:eastAsia="Calibri" w:hAnsi="Calibri" w:cs="Calibri"/>
          </w:rPr>
          <w:delText xml:space="preserve">the effect of </w:delText>
        </w:r>
      </w:del>
      <w:r w:rsidR="00A46B07">
        <w:rPr>
          <w:rFonts w:ascii="Calibri" w:eastAsia="Calibri" w:hAnsi="Calibri" w:cs="Calibri"/>
        </w:rPr>
        <w:t>cumulative site disturbance</w:t>
      </w:r>
      <w:ins w:id="338" w:author="Jason Fisher" w:date="2025-08-11T14:07:00Z" w16du:dateUtc="2025-08-11T21:07:00Z">
        <w:r w:rsidR="00383374">
          <w:rPr>
            <w:rFonts w:ascii="Calibri" w:eastAsia="Calibri" w:hAnsi="Calibri" w:cs="Calibri"/>
          </w:rPr>
          <w:t>,</w:t>
        </w:r>
      </w:ins>
      <w:r w:rsidR="00A46B07">
        <w:rPr>
          <w:rFonts w:ascii="Calibri" w:eastAsia="Calibri" w:hAnsi="Calibri" w:cs="Calibri"/>
        </w:rPr>
        <w:t xml:space="preserve"> </w:t>
      </w:r>
      <w:del w:id="339" w:author="Jason Fisher" w:date="2025-08-11T14:07:00Z" w16du:dateUtc="2025-08-11T21:07:00Z">
        <w:r w:rsidR="00A46B07" w:rsidDel="00383374">
          <w:rPr>
            <w:rFonts w:ascii="Calibri" w:eastAsia="Calibri" w:hAnsi="Calibri" w:cs="Calibri"/>
          </w:rPr>
          <w:delText>itself was the</w:delText>
        </w:r>
      </w:del>
      <w:r w:rsidR="00A46B07">
        <w:rPr>
          <w:rFonts w:ascii="Calibri" w:eastAsia="Calibri" w:hAnsi="Calibri" w:cs="Calibri"/>
        </w:rPr>
        <w:t xml:space="preserve"> opposite </w:t>
      </w:r>
      <w:del w:id="340" w:author="Jason Fisher" w:date="2025-08-11T14:07:00Z" w16du:dateUtc="2025-08-11T21:07:00Z">
        <w:r w:rsidR="00A46B07" w:rsidDel="00383374">
          <w:rPr>
            <w:rFonts w:ascii="Calibri" w:eastAsia="Calibri" w:hAnsi="Calibri" w:cs="Calibri"/>
          </w:rPr>
          <w:delText xml:space="preserve">of </w:delText>
        </w:r>
      </w:del>
      <w:ins w:id="341" w:author="Jason Fisher" w:date="2025-08-11T14:07:00Z" w16du:dateUtc="2025-08-11T21:07:00Z">
        <w:r w:rsidR="00383374">
          <w:rPr>
            <w:rFonts w:ascii="Calibri" w:eastAsia="Calibri" w:hAnsi="Calibri" w:cs="Calibri"/>
          </w:rPr>
          <w:t xml:space="preserve">to </w:t>
        </w:r>
      </w:ins>
      <w:r w:rsidR="00A46B07">
        <w:rPr>
          <w:rFonts w:ascii="Calibri" w:eastAsia="Calibri" w:hAnsi="Calibri" w:cs="Calibri"/>
        </w:rPr>
        <w:t>our predictions</w:t>
      </w:r>
      <w:del w:id="342" w:author="Jason Fisher" w:date="2025-08-11T14:07:00Z" w16du:dateUtc="2025-08-11T21:07:00Z">
        <w:r w:rsidR="00A46B07" w:rsidDel="00383374">
          <w:rPr>
            <w:rFonts w:ascii="Calibri" w:eastAsia="Calibri" w:hAnsi="Calibri" w:cs="Calibri"/>
          </w:rPr>
          <w:delText xml:space="preserve"> and had a positive effect</w:delText>
        </w:r>
      </w:del>
      <w:r w:rsidR="00A46B07">
        <w:rPr>
          <w:rFonts w:ascii="Calibri" w:eastAsia="Calibri" w:hAnsi="Calibri" w:cs="Calibri"/>
        </w:rPr>
        <w:t xml:space="preserve"> (β = 0.30, SE = 0.12, p = 0.01; Fig. </w:t>
      </w:r>
      <w:r w:rsidR="00DB04C4">
        <w:rPr>
          <w:rFonts w:ascii="Calibri" w:eastAsia="Calibri" w:hAnsi="Calibri" w:cs="Calibri"/>
        </w:rPr>
        <w:t>3</w:t>
      </w:r>
      <w:r w:rsidR="00A46B07">
        <w:rPr>
          <w:rFonts w:ascii="Calibri" w:eastAsia="Calibri" w:hAnsi="Calibri" w:cs="Calibri"/>
        </w:rPr>
        <w:t>). Random intercepts for site and array had high variance (</w:t>
      </w:r>
      <w:r w:rsidR="00A46B07" w:rsidRPr="00A46B07">
        <w:rPr>
          <w:rFonts w:ascii="Calibri" w:eastAsia="Calibri" w:hAnsi="Calibri" w:cs="Calibri"/>
        </w:rPr>
        <w:t>σ²</w:t>
      </w:r>
      <w:r w:rsidR="00A46B07">
        <w:rPr>
          <w:rFonts w:ascii="Calibri" w:eastAsia="Calibri" w:hAnsi="Calibri" w:cs="Calibri"/>
          <w:vertAlign w:val="subscript"/>
        </w:rPr>
        <w:t>site(array)</w:t>
      </w:r>
      <w:r w:rsidR="00A46B07">
        <w:rPr>
          <w:rFonts w:ascii="Calibri" w:eastAsia="Calibri" w:hAnsi="Calibri" w:cs="Calibri"/>
        </w:rPr>
        <w:t xml:space="preserve"> = 2.503 and </w:t>
      </w:r>
      <w:r w:rsidR="00A46B07" w:rsidRPr="00A46B07">
        <w:rPr>
          <w:rFonts w:ascii="Calibri" w:eastAsia="Calibri" w:hAnsi="Calibri" w:cs="Calibri"/>
        </w:rPr>
        <w:t>σ²</w:t>
      </w:r>
      <w:r w:rsidR="00A46B07">
        <w:rPr>
          <w:rFonts w:ascii="Calibri" w:eastAsia="Calibri" w:hAnsi="Calibri" w:cs="Calibri"/>
          <w:vertAlign w:val="subscript"/>
        </w:rPr>
        <w:t>array</w:t>
      </w:r>
      <w:r w:rsidR="00A46B07">
        <w:rPr>
          <w:rFonts w:ascii="Calibri" w:eastAsia="Calibri" w:hAnsi="Calibri" w:cs="Calibri"/>
        </w:rPr>
        <w:t xml:space="preserve"> = 0.410; Table 3)</w:t>
      </w:r>
      <w:r w:rsidR="008B0029">
        <w:rPr>
          <w:rFonts w:ascii="Calibri" w:eastAsia="Calibri" w:hAnsi="Calibri" w:cs="Calibri"/>
        </w:rPr>
        <w:t xml:space="preserve">, and </w:t>
      </w:r>
      <w:del w:id="343" w:author="Jason Fisher" w:date="2025-08-11T14:07:00Z" w16du:dateUtc="2025-08-11T21:07:00Z">
        <w:r w:rsidR="008B0029" w:rsidDel="00573252">
          <w:rPr>
            <w:rFonts w:ascii="Calibri" w:eastAsia="Calibri" w:hAnsi="Calibri" w:cs="Calibri"/>
          </w:rPr>
          <w:delText xml:space="preserve">drastically </w:delText>
        </w:r>
      </w:del>
      <w:ins w:id="344" w:author="Jason Fisher" w:date="2025-08-11T14:07:00Z" w16du:dateUtc="2025-08-11T21:07:00Z">
        <w:r w:rsidR="00573252">
          <w:rPr>
            <w:rFonts w:ascii="Calibri" w:eastAsia="Calibri" w:hAnsi="Calibri" w:cs="Calibri"/>
          </w:rPr>
          <w:t xml:space="preserve">markedly </w:t>
        </w:r>
      </w:ins>
      <w:r w:rsidR="008B0029">
        <w:rPr>
          <w:rFonts w:ascii="Calibri" w:eastAsia="Calibri" w:hAnsi="Calibri" w:cs="Calibri"/>
        </w:rPr>
        <w:t>improved model fit compared to a model with no random effects based on a likelihood ratio test (</w:t>
      </w:r>
      <w:r w:rsidR="008B0029" w:rsidRPr="008B0029">
        <w:rPr>
          <w:rFonts w:ascii="Calibri" w:eastAsia="Calibri" w:hAnsi="Calibri" w:cs="Calibri"/>
        </w:rPr>
        <w:t>χ</w:t>
      </w:r>
      <w:r w:rsidR="008B0029">
        <w:rPr>
          <w:rFonts w:ascii="Calibri" w:eastAsia="Calibri" w:hAnsi="Calibri" w:cs="Calibri"/>
          <w:vertAlign w:val="superscript"/>
        </w:rPr>
        <w:t>2</w:t>
      </w:r>
      <w:r w:rsidR="008B0029">
        <w:rPr>
          <w:rFonts w:ascii="Calibri" w:eastAsia="Calibri" w:hAnsi="Calibri" w:cs="Calibri"/>
        </w:rPr>
        <w:t xml:space="preserve"> = 1349.1, p &lt; 0.001). </w:t>
      </w:r>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031C469E" w:rsidR="00DA537A" w:rsidRPr="003C383A" w:rsidRDefault="00DA537A" w:rsidP="00DA537A">
      <w:pPr>
        <w:spacing w:line="360" w:lineRule="auto"/>
        <w:ind w:firstLine="720"/>
        <w:rPr>
          <w:rFonts w:ascii="Calibri" w:eastAsia="Calibri" w:hAnsi="Calibri" w:cs="Calibri"/>
        </w:rPr>
      </w:pPr>
      <w:r>
        <w:rPr>
          <w:rFonts w:ascii="Calibri" w:eastAsia="Calibri" w:hAnsi="Calibri" w:cs="Calibri"/>
        </w:rPr>
        <w:lastRenderedPageBreak/>
        <w:t xml:space="preserve">Our top model only had moderate separation </w:t>
      </w:r>
      <w:r w:rsidRPr="003C383A">
        <w:rPr>
          <w:rFonts w:ascii="Calibri" w:eastAsia="Calibri" w:hAnsi="Calibri" w:cs="Calibri"/>
        </w:rPr>
        <w:t>from the second-ranked model (</w:t>
      </w:r>
      <w:proofErr w:type="spellStart"/>
      <w:r w:rsidRPr="003C383A">
        <w:rPr>
          <w:rFonts w:ascii="Calibri" w:eastAsia="Calibri" w:hAnsi="Calibri" w:cs="Calibri"/>
        </w:rPr>
        <w:t>ΔAICc</w:t>
      </w:r>
      <w:proofErr w:type="spellEnd"/>
      <w:r w:rsidRPr="003C383A">
        <w:rPr>
          <w:rFonts w:ascii="Calibri" w:eastAsia="Calibri" w:hAnsi="Calibri" w:cs="Calibri"/>
        </w:rPr>
        <w:t xml:space="preserve"> = 2.5</w:t>
      </w:r>
      <w:r w:rsidR="001D1A6E" w:rsidRPr="003C383A">
        <w:rPr>
          <w:rFonts w:ascii="Calibri" w:eastAsia="Calibri" w:hAnsi="Calibri" w:cs="Calibri"/>
        </w:rPr>
        <w:t>9</w:t>
      </w:r>
      <w:r w:rsidRPr="003C383A">
        <w:rPr>
          <w:rFonts w:ascii="Calibri" w:eastAsia="Calibri" w:hAnsi="Calibri" w:cs="Calibri"/>
        </w:rPr>
        <w:t xml:space="preserve">, </w:t>
      </w:r>
      <w:proofErr w:type="spellStart"/>
      <w:r w:rsidRPr="003C383A">
        <w:rPr>
          <w:rFonts w:ascii="Calibri" w:eastAsia="Calibri" w:hAnsi="Calibri" w:cs="Calibri"/>
        </w:rPr>
        <w:t>AIC</w:t>
      </w:r>
      <w:r w:rsidRPr="003C383A">
        <w:rPr>
          <w:rFonts w:ascii="Calibri" w:eastAsia="Calibri" w:hAnsi="Calibri" w:cs="Calibri"/>
          <w:vertAlign w:val="subscript"/>
        </w:rPr>
        <w:t>w</w:t>
      </w:r>
      <w:proofErr w:type="spellEnd"/>
      <w:r w:rsidRPr="003C383A">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r w:rsidR="00DB04C4">
        <w:rPr>
          <w:rFonts w:ascii="Calibri" w:eastAsia="Calibri" w:hAnsi="Calibri" w:cs="Calibri"/>
        </w:rPr>
        <w:t>3</w:t>
      </w:r>
      <w:r w:rsidRPr="003C383A">
        <w:rPr>
          <w:rFonts w:ascii="Calibri" w:eastAsia="Calibri" w:hAnsi="Calibri" w:cs="Calibri"/>
        </w:rPr>
        <w:t xml:space="preserve">), positively related to pipelines and transmission lines (β = 0.31, SE = 0.13, p = 0.02; Fig. 3), and neutrally related to inactive well sites (β = 0.01, SE = 0.14, p = 0.97; Fig. </w:t>
      </w:r>
      <w:r w:rsidR="00DB04C4">
        <w:rPr>
          <w:rFonts w:ascii="Calibri" w:eastAsia="Calibri" w:hAnsi="Calibri" w:cs="Calibri"/>
        </w:rPr>
        <w:t>3</w:t>
      </w:r>
      <w:r w:rsidRPr="003C383A">
        <w:rPr>
          <w:rFonts w:ascii="Calibri" w:eastAsia="Calibri" w:hAnsi="Calibri" w:cs="Calibri"/>
        </w:rPr>
        <w:t>).</w:t>
      </w:r>
    </w:p>
    <w:p w14:paraId="33157540" w14:textId="5EE3DA6F" w:rsidR="00DA537A" w:rsidRPr="000F0847" w:rsidRDefault="00D4094D" w:rsidP="00636173">
      <w:pPr>
        <w:pStyle w:val="Heading4"/>
        <w:rPr>
          <w:color w:val="auto"/>
        </w:rPr>
      </w:pPr>
      <w:del w:id="345" w:author="Jason Fisher" w:date="2025-08-11T14:10:00Z" w16du:dateUtc="2025-08-11T21:10:00Z">
        <w:r w:rsidRPr="000F0847" w:rsidDel="00861232">
          <w:rPr>
            <w:color w:val="auto"/>
          </w:rPr>
          <w:delText>Top m</w:delText>
        </w:r>
      </w:del>
      <w:ins w:id="346" w:author="Jason Fisher" w:date="2025-08-11T14:10:00Z" w16du:dateUtc="2025-08-11T21:10:00Z">
        <w:r w:rsidR="00861232">
          <w:rPr>
            <w:color w:val="auto"/>
          </w:rPr>
          <w:t>M</w:t>
        </w:r>
      </w:ins>
      <w:r w:rsidRPr="000F0847">
        <w:rPr>
          <w:color w:val="auto"/>
        </w:rPr>
        <w:t xml:space="preserve">odel </w:t>
      </w:r>
      <w:ins w:id="347" w:author="Jason Fisher" w:date="2025-08-11T14:10:00Z" w16du:dateUtc="2025-08-11T21:10:00Z">
        <w:r w:rsidR="00861232">
          <w:rPr>
            <w:color w:val="auto"/>
          </w:rPr>
          <w:t xml:space="preserve">validation </w:t>
        </w:r>
      </w:ins>
      <w:r w:rsidRPr="000F0847">
        <w:rPr>
          <w:color w:val="auto"/>
        </w:rPr>
        <w:t>s</w:t>
      </w:r>
      <w:r w:rsidR="00DA537A" w:rsidRPr="000F0847">
        <w:rPr>
          <w:color w:val="auto"/>
        </w:rPr>
        <w:t>imulations</w:t>
      </w:r>
    </w:p>
    <w:p w14:paraId="73662F00" w14:textId="5E4693A4" w:rsidR="005E5185" w:rsidRPr="003C383A" w:rsidRDefault="00DA537A" w:rsidP="00B81769">
      <w:pPr>
        <w:spacing w:line="360" w:lineRule="auto"/>
        <w:ind w:firstLine="720"/>
        <w:rPr>
          <w:rFonts w:ascii="Calibri" w:eastAsia="Calibri" w:hAnsi="Calibri" w:cs="Calibri"/>
        </w:rPr>
      </w:pPr>
      <w:r w:rsidRPr="000F0847">
        <w:rPr>
          <w:rFonts w:ascii="Calibri" w:eastAsia="Calibri" w:hAnsi="Calibri" w:cs="Calibri"/>
        </w:rPr>
        <w:t xml:space="preserve">Simulations indicated that coefficients were estimated </w:t>
      </w:r>
      <w:r w:rsidR="00BE6D56" w:rsidRPr="000F0847">
        <w:rPr>
          <w:rFonts w:ascii="Calibri" w:eastAsia="Calibri" w:hAnsi="Calibri" w:cs="Calibri"/>
        </w:rPr>
        <w:t>with reasonably low bias for all variables (</w:t>
      </w:r>
      <w:r w:rsidR="00473424">
        <w:rPr>
          <w:rFonts w:ascii="Calibri" w:eastAsia="Calibri" w:hAnsi="Calibri" w:cs="Calibri"/>
        </w:rPr>
        <w:t>Supporting</w:t>
      </w:r>
      <w:r w:rsidR="00473424" w:rsidRPr="000F0847">
        <w:rPr>
          <w:rFonts w:ascii="Calibri" w:eastAsia="Calibri" w:hAnsi="Calibri" w:cs="Calibri"/>
        </w:rPr>
        <w:t xml:space="preserve"> </w:t>
      </w:r>
      <w:r w:rsidR="00BE6D56" w:rsidRPr="000F0847">
        <w:rPr>
          <w:rFonts w:ascii="Calibri" w:eastAsia="Calibri" w:hAnsi="Calibri" w:cs="Calibri"/>
        </w:rPr>
        <w:t xml:space="preserve">Information </w:t>
      </w:r>
      <w:r w:rsidR="00473424">
        <w:rPr>
          <w:rFonts w:ascii="Calibri" w:eastAsia="Calibri" w:hAnsi="Calibri" w:cs="Calibri"/>
        </w:rPr>
        <w:t xml:space="preserve">Fig. </w:t>
      </w:r>
      <w:r w:rsidR="00BE6D56" w:rsidRPr="000F0847">
        <w:rPr>
          <w:rFonts w:ascii="Calibri" w:eastAsia="Calibri" w:hAnsi="Calibri" w:cs="Calibri"/>
        </w:rPr>
        <w:t>S</w:t>
      </w:r>
      <w:r w:rsidR="00473424">
        <w:rPr>
          <w:rFonts w:ascii="Calibri" w:eastAsia="Calibri" w:hAnsi="Calibri" w:cs="Calibri"/>
        </w:rPr>
        <w:t>3</w:t>
      </w:r>
      <w:r w:rsidR="00BE6D56" w:rsidRPr="000F0847">
        <w:rPr>
          <w:rFonts w:ascii="Calibri" w:eastAsia="Calibri" w:hAnsi="Calibri" w:cs="Calibri"/>
        </w:rPr>
        <w:t xml:space="preserve">). </w:t>
      </w:r>
      <w:r w:rsidR="00BE6D56" w:rsidRPr="003C383A">
        <w:rPr>
          <w:rFonts w:ascii="Calibri" w:eastAsia="Calibri" w:hAnsi="Calibri" w:cs="Calibri"/>
        </w:rPr>
        <w:t xml:space="preserve">The mean coefficient estimate from simulations was </w:t>
      </w:r>
      <w:proofErr w:type="gramStart"/>
      <w:r w:rsidR="00BE6D56" w:rsidRPr="003C383A">
        <w:rPr>
          <w:rFonts w:ascii="Calibri" w:eastAsia="Calibri" w:hAnsi="Calibri" w:cs="Calibri"/>
        </w:rPr>
        <w:t>similar to</w:t>
      </w:r>
      <w:proofErr w:type="gramEnd"/>
      <w:r w:rsidR="00BE6D56" w:rsidRPr="003C383A">
        <w:rPr>
          <w:rFonts w:ascii="Calibri" w:eastAsia="Calibri" w:hAnsi="Calibri" w:cs="Calibri"/>
        </w:rPr>
        <w:t xml:space="preserve"> the ‘true’ coefficient estimates of the top model (</w:t>
      </w:r>
      <w:r w:rsidR="005E5185" w:rsidRPr="003C383A">
        <w:rPr>
          <w:rFonts w:ascii="Calibri" w:eastAsia="Calibri" w:hAnsi="Calibri" w:cs="Calibri"/>
        </w:rPr>
        <w:t xml:space="preserve">mean </w:t>
      </w:r>
      <w:r w:rsidR="00BE6D56" w:rsidRPr="003C383A">
        <w:rPr>
          <w:rFonts w:ascii="Calibri" w:eastAsia="Calibri" w:hAnsi="Calibri" w:cs="Calibri"/>
        </w:rPr>
        <w:t>deviation from ‘true’ model coefficients &lt;0.003</w:t>
      </w:r>
      <w:r w:rsidR="005E5185" w:rsidRPr="003C383A">
        <w:rPr>
          <w:rFonts w:ascii="Calibri" w:eastAsia="Calibri" w:hAnsi="Calibri" w:cs="Calibri"/>
        </w:rPr>
        <w:t xml:space="preserve">; </w:t>
      </w:r>
      <w:r w:rsidR="00473424">
        <w:rPr>
          <w:rFonts w:ascii="Calibri" w:eastAsia="Calibri" w:hAnsi="Calibri" w:cs="Calibri"/>
        </w:rPr>
        <w:t xml:space="preserve">Supporting Information Fig. </w:t>
      </w:r>
      <w:r w:rsidR="00473424" w:rsidRPr="007534B0">
        <w:rPr>
          <w:rFonts w:ascii="Calibri" w:eastAsia="Calibri" w:hAnsi="Calibri" w:cs="Calibri"/>
        </w:rPr>
        <w:t>S</w:t>
      </w:r>
      <w:r w:rsidR="00473424">
        <w:rPr>
          <w:rFonts w:ascii="Calibri" w:eastAsia="Calibri" w:hAnsi="Calibri" w:cs="Calibri"/>
        </w:rPr>
        <w:t>3</w:t>
      </w:r>
      <w:r w:rsidR="00BE6D56" w:rsidRPr="003C383A">
        <w:rPr>
          <w:rFonts w:ascii="Calibri" w:eastAsia="Calibri" w:hAnsi="Calibri" w:cs="Calibri"/>
        </w:rPr>
        <w:t>) for all variables except recent fire (deviation = 0.13</w:t>
      </w:r>
      <w:r w:rsidR="005E5185" w:rsidRPr="003C383A">
        <w:rPr>
          <w:rFonts w:ascii="Calibri" w:eastAsia="Calibri" w:hAnsi="Calibri" w:cs="Calibri"/>
        </w:rPr>
        <w:t xml:space="preserve">;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 xml:space="preserve">3). </w:t>
      </w:r>
      <w:r w:rsidR="005E5185" w:rsidRPr="003C383A">
        <w:rPr>
          <w:rFonts w:ascii="Calibri" w:eastAsia="Calibri" w:hAnsi="Calibri" w:cs="Calibri"/>
        </w:rPr>
        <w:t>The precision of coefficient estimates was high</w:t>
      </w:r>
      <w:r w:rsidR="00B81769" w:rsidRPr="003C383A">
        <w:rPr>
          <w:rFonts w:ascii="Calibri" w:eastAsia="Calibri" w:hAnsi="Calibri" w:cs="Calibri"/>
        </w:rPr>
        <w:t xml:space="preserve"> or moderate</w:t>
      </w:r>
      <w:r w:rsidR="005E5185" w:rsidRPr="003C383A">
        <w:rPr>
          <w:rFonts w:ascii="Calibri" w:eastAsia="Calibri" w:hAnsi="Calibri" w:cs="Calibri"/>
        </w:rPr>
        <w:t xml:space="preserve"> for forest type, </w:t>
      </w:r>
      <w:r w:rsidR="00B81769" w:rsidRPr="003C383A">
        <w:rPr>
          <w:rFonts w:ascii="Calibri" w:eastAsia="Calibri" w:hAnsi="Calibri" w:cs="Calibri"/>
        </w:rPr>
        <w:t xml:space="preserve">high for </w:t>
      </w:r>
      <w:r w:rsidR="005E5185" w:rsidRPr="003C383A">
        <w:rPr>
          <w:rFonts w:ascii="Calibri" w:eastAsia="Calibri" w:hAnsi="Calibri" w:cs="Calibri"/>
        </w:rPr>
        <w:t>edge density</w:t>
      </w:r>
      <w:r w:rsidR="00B81769" w:rsidRPr="003C383A">
        <w:rPr>
          <w:rFonts w:ascii="Calibri" w:eastAsia="Calibri" w:hAnsi="Calibri" w:cs="Calibri"/>
        </w:rPr>
        <w:t xml:space="preserve"> (SD of simulated coefficients = 0.08)</w:t>
      </w:r>
      <w:r w:rsidR="005E5185" w:rsidRPr="003C383A">
        <w:rPr>
          <w:rFonts w:ascii="Calibri" w:eastAsia="Calibri" w:hAnsi="Calibri" w:cs="Calibri"/>
        </w:rPr>
        <w:t xml:space="preserve">, </w:t>
      </w:r>
      <w:r w:rsidR="00B81769" w:rsidRPr="003C383A">
        <w:rPr>
          <w:rFonts w:ascii="Calibri" w:eastAsia="Calibri" w:hAnsi="Calibri" w:cs="Calibri"/>
        </w:rPr>
        <w:t>high for</w:t>
      </w:r>
      <w:r w:rsidR="005E5185" w:rsidRPr="003C383A">
        <w:rPr>
          <w:rFonts w:ascii="Calibri" w:eastAsia="Calibri" w:hAnsi="Calibri" w:cs="Calibri"/>
        </w:rPr>
        <w:t xml:space="preserve"> site disturbance </w:t>
      </w:r>
      <w:r w:rsidR="00B81769" w:rsidRPr="003C383A">
        <w:rPr>
          <w:rFonts w:ascii="Calibri" w:eastAsia="Calibri" w:hAnsi="Calibri" w:cs="Calibri"/>
        </w:rPr>
        <w:t>(SD = 0.06)</w:t>
      </w:r>
      <w:r w:rsidR="005E5185" w:rsidRPr="003C383A">
        <w:rPr>
          <w:rFonts w:ascii="Calibri" w:eastAsia="Calibri" w:hAnsi="Calibri" w:cs="Calibri"/>
        </w:rPr>
        <w:t>, but very low for recent fire</w:t>
      </w:r>
      <w:r w:rsidR="00B81769" w:rsidRPr="003C383A">
        <w:rPr>
          <w:rFonts w:ascii="Calibri" w:eastAsia="Calibri" w:hAnsi="Calibri" w:cs="Calibri"/>
        </w:rPr>
        <w:t xml:space="preserve"> (SD = 3.71)</w:t>
      </w:r>
      <w:r w:rsidR="005E5185" w:rsidRPr="003C383A">
        <w:rPr>
          <w:rFonts w:ascii="Calibri" w:eastAsia="Calibri" w:hAnsi="Calibri" w:cs="Calibri"/>
        </w:rPr>
        <w:t xml:space="preserve">. </w:t>
      </w:r>
      <w:r w:rsidR="00B81769" w:rsidRPr="003C383A">
        <w:rPr>
          <w:rFonts w:ascii="Calibri" w:eastAsia="Calibri" w:hAnsi="Calibri" w:cs="Calibri"/>
        </w:rPr>
        <w:t>Overall, the</w:t>
      </w:r>
      <w:r w:rsidR="005E5185" w:rsidRPr="003C383A">
        <w:rPr>
          <w:rFonts w:ascii="Calibri" w:eastAsia="Calibri" w:hAnsi="Calibri" w:cs="Calibri"/>
        </w:rPr>
        <w:t xml:space="preserve"> variance in simulated coefficient estimates was </w:t>
      </w:r>
      <w:proofErr w:type="gramStart"/>
      <w:r w:rsidR="005E5185" w:rsidRPr="003C383A">
        <w:rPr>
          <w:rFonts w:ascii="Calibri" w:eastAsia="Calibri" w:hAnsi="Calibri" w:cs="Calibri"/>
        </w:rPr>
        <w:t>similar to</w:t>
      </w:r>
      <w:proofErr w:type="gramEnd"/>
      <w:r w:rsidR="005E5185" w:rsidRPr="003C383A">
        <w:rPr>
          <w:rFonts w:ascii="Calibri" w:eastAsia="Calibri" w:hAnsi="Calibri" w:cs="Calibri"/>
        </w:rPr>
        <w:t xml:space="preserve"> the distribution expected from standard errors in the top model</w:t>
      </w:r>
      <w:r w:rsidR="00B81769" w:rsidRPr="003C383A">
        <w:rPr>
          <w:rFonts w:ascii="Calibri" w:eastAsia="Calibri" w:hAnsi="Calibri" w:cs="Calibri"/>
        </w:rPr>
        <w:t>, resulting in a small proportion of simulated coefficient estimates for edge density were slightly positive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B81769" w:rsidRPr="003C383A">
        <w:rPr>
          <w:rFonts w:ascii="Calibri" w:eastAsia="Calibri" w:hAnsi="Calibri" w:cs="Calibri"/>
        </w:rPr>
        <w:t xml:space="preserve">). </w:t>
      </w:r>
      <w:r w:rsidR="00D4094D" w:rsidRPr="003C383A">
        <w:rPr>
          <w:rFonts w:ascii="Calibri" w:eastAsia="Calibri" w:hAnsi="Calibri" w:cs="Calibri"/>
        </w:rPr>
        <w:t xml:space="preserve">The variance of simulated random effects for site and array was </w:t>
      </w:r>
      <w:proofErr w:type="gramStart"/>
      <w:r w:rsidR="00D4094D" w:rsidRPr="003C383A">
        <w:rPr>
          <w:rFonts w:ascii="Calibri" w:eastAsia="Calibri" w:hAnsi="Calibri" w:cs="Calibri"/>
        </w:rPr>
        <w:t>similar to</w:t>
      </w:r>
      <w:proofErr w:type="gramEnd"/>
      <w:r w:rsidR="00D4094D" w:rsidRPr="003C383A">
        <w:rPr>
          <w:rFonts w:ascii="Calibri" w:eastAsia="Calibri" w:hAnsi="Calibri" w:cs="Calibri"/>
        </w:rPr>
        <w:t xml:space="preserve"> the top model, although some models predicted close to zero variance for array random effects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D4094D" w:rsidRPr="003C383A">
        <w:rPr>
          <w:rFonts w:ascii="Calibri" w:eastAsia="Calibri" w:hAnsi="Calibri" w:cs="Calibri"/>
        </w:rPr>
        <w:t>).</w:t>
      </w:r>
    </w:p>
    <w:p w14:paraId="6DA9AA75" w14:textId="77777777" w:rsidR="00512322" w:rsidRPr="003C383A" w:rsidRDefault="00E60473">
      <w:pPr>
        <w:pStyle w:val="Heading2"/>
        <w:spacing w:line="360" w:lineRule="auto"/>
      </w:pPr>
      <w:bookmarkStart w:id="348" w:name="_9f8fh6nyt2bw" w:colFirst="0" w:colLast="0"/>
      <w:bookmarkEnd w:id="348"/>
      <w:r w:rsidRPr="003C383A">
        <w:t>Discussion</w:t>
      </w:r>
      <w:r w:rsidRPr="003C383A">
        <w:tab/>
      </w:r>
      <w:r w:rsidRPr="003C383A">
        <w:tab/>
      </w:r>
      <w:r w:rsidRPr="003C383A">
        <w:tab/>
      </w:r>
      <w:r w:rsidRPr="003C383A">
        <w:tab/>
      </w:r>
      <w:r w:rsidRPr="003C383A">
        <w:tab/>
      </w:r>
      <w:r w:rsidRPr="003C383A">
        <w:tab/>
      </w:r>
      <w:r w:rsidRPr="003C383A">
        <w:tab/>
      </w:r>
    </w:p>
    <w:p w14:paraId="612F887A" w14:textId="0DEFBD26" w:rsidR="00FB713F" w:rsidRDefault="00E60473">
      <w:pPr>
        <w:spacing w:line="360" w:lineRule="auto"/>
        <w:ind w:firstLine="720"/>
        <w:rPr>
          <w:ins w:id="349" w:author="Jason Fisher" w:date="2025-08-11T14:15:00Z" w16du:dateUtc="2025-08-11T21:15:00Z"/>
          <w:rFonts w:ascii="Calibri" w:eastAsia="Calibri" w:hAnsi="Calibri" w:cs="Calibri"/>
        </w:rPr>
      </w:pPr>
      <w:commentRangeStart w:id="350"/>
      <w:r w:rsidRPr="003C383A">
        <w:rPr>
          <w:rFonts w:ascii="Calibri" w:eastAsia="Calibri" w:hAnsi="Calibri" w:cs="Calibri"/>
        </w:rPr>
        <w:t>Disturbance</w:t>
      </w:r>
      <w:commentRangeEnd w:id="350"/>
      <w:r w:rsidR="00CE2B23">
        <w:rPr>
          <w:rStyle w:val="CommentReference"/>
        </w:rPr>
        <w:commentReference w:id="350"/>
      </w:r>
      <w:r w:rsidRPr="003C383A">
        <w:rPr>
          <w:rFonts w:ascii="Calibri" w:eastAsia="Calibri" w:hAnsi="Calibri" w:cs="Calibri"/>
        </w:rPr>
        <w:t>-mediated landscape configuration best</w:t>
      </w:r>
      <w:del w:id="351" w:author="Jason Fisher" w:date="2025-08-11T14:10:00Z" w16du:dateUtc="2025-08-11T21:10:00Z">
        <w:r w:rsidRPr="003C383A" w:rsidDel="007A4DC2">
          <w:rPr>
            <w:rFonts w:ascii="Calibri" w:eastAsia="Calibri" w:hAnsi="Calibri" w:cs="Calibri"/>
          </w:rPr>
          <w:delText>-</w:delText>
        </w:r>
      </w:del>
      <w:ins w:id="352" w:author="Jason Fisher" w:date="2025-08-11T14:10:00Z" w16du:dateUtc="2025-08-11T21:10:00Z">
        <w:r w:rsidR="007A4DC2">
          <w:rPr>
            <w:rFonts w:ascii="Calibri" w:eastAsia="Calibri" w:hAnsi="Calibri" w:cs="Calibri"/>
          </w:rPr>
          <w:t xml:space="preserve"> </w:t>
        </w:r>
      </w:ins>
      <w:r w:rsidRPr="003C383A">
        <w:rPr>
          <w:rFonts w:ascii="Calibri" w:eastAsia="Calibri" w:hAnsi="Calibri" w:cs="Calibri"/>
        </w:rPr>
        <w:t xml:space="preserve">explained the spatial distribution of red squirrels in </w:t>
      </w:r>
      <w:del w:id="353" w:author="Jason Fisher" w:date="2025-08-11T14:12:00Z" w16du:dateUtc="2025-08-11T21:12:00Z">
        <w:r w:rsidRPr="003C383A" w:rsidDel="00760D18">
          <w:rPr>
            <w:rFonts w:ascii="Calibri" w:eastAsia="Calibri" w:hAnsi="Calibri" w:cs="Calibri"/>
          </w:rPr>
          <w:delText>our study system</w:delText>
        </w:r>
      </w:del>
      <w:ins w:id="354" w:author="Jason Fisher" w:date="2025-08-11T14:12:00Z" w16du:dateUtc="2025-08-11T21:12:00Z">
        <w:r w:rsidR="00760D18">
          <w:rPr>
            <w:rFonts w:ascii="Calibri" w:eastAsia="Calibri" w:hAnsi="Calibri" w:cs="Calibri"/>
          </w:rPr>
          <w:t>the western boreal plains</w:t>
        </w:r>
      </w:ins>
      <w:r w:rsidRPr="003C383A">
        <w:rPr>
          <w:rFonts w:ascii="Calibri" w:eastAsia="Calibri" w:hAnsi="Calibri" w:cs="Calibri"/>
        </w:rPr>
        <w:t xml:space="preserve">. </w:t>
      </w:r>
      <w:ins w:id="355" w:author="Jason Fisher" w:date="2025-08-11T14:13:00Z" w16du:dateUtc="2025-08-11T21:13:00Z">
        <w:r w:rsidR="00C813F4">
          <w:rPr>
            <w:rFonts w:ascii="Calibri" w:eastAsia="Calibri" w:hAnsi="Calibri" w:cs="Calibri"/>
          </w:rPr>
          <w:t xml:space="preserve">As ecologists and conservationists focus on amount of habitat lost, the </w:t>
        </w:r>
        <w:r w:rsidR="00D65782">
          <w:rPr>
            <w:rFonts w:ascii="Calibri" w:eastAsia="Calibri" w:hAnsi="Calibri" w:cs="Calibri"/>
          </w:rPr>
          <w:t xml:space="preserve">cost </w:t>
        </w:r>
      </w:ins>
      <w:ins w:id="356" w:author="Jason Fisher" w:date="2025-08-11T14:17:00Z" w16du:dateUtc="2025-08-11T21:17:00Z">
        <w:r w:rsidR="002F3815">
          <w:rPr>
            <w:rFonts w:ascii="Calibri" w:eastAsia="Calibri" w:hAnsi="Calibri" w:cs="Calibri"/>
          </w:rPr>
          <w:t xml:space="preserve">to wildlife </w:t>
        </w:r>
      </w:ins>
      <w:ins w:id="357" w:author="Jason Fisher" w:date="2025-08-11T14:13:00Z" w16du:dateUtc="2025-08-11T21:13:00Z">
        <w:r w:rsidR="00D65782">
          <w:rPr>
            <w:rFonts w:ascii="Calibri" w:eastAsia="Calibri" w:hAnsi="Calibri" w:cs="Calibri"/>
          </w:rPr>
          <w:t xml:space="preserve">of </w:t>
        </w:r>
      </w:ins>
      <w:ins w:id="358" w:author="Jason Fisher" w:date="2025-08-11T14:17:00Z" w16du:dateUtc="2025-08-11T21:17:00Z">
        <w:r w:rsidR="002F3815">
          <w:rPr>
            <w:rFonts w:ascii="Calibri" w:eastAsia="Calibri" w:hAnsi="Calibri" w:cs="Calibri"/>
          </w:rPr>
          <w:t xml:space="preserve">the novel </w:t>
        </w:r>
        <w:r w:rsidR="00482F1F">
          <w:rPr>
            <w:rFonts w:ascii="Calibri" w:eastAsia="Calibri" w:hAnsi="Calibri" w:cs="Calibri"/>
          </w:rPr>
          <w:t>shaping of the remaining habitat</w:t>
        </w:r>
      </w:ins>
      <w:ins w:id="359" w:author="Jason Fisher" w:date="2025-08-11T14:14:00Z" w16du:dateUtc="2025-08-11T21:14:00Z">
        <w:r w:rsidR="00D65782">
          <w:rPr>
            <w:rFonts w:ascii="Calibri" w:eastAsia="Calibri" w:hAnsi="Calibri" w:cs="Calibri"/>
          </w:rPr>
          <w:t xml:space="preserve"> – even when </w:t>
        </w:r>
      </w:ins>
      <w:ins w:id="360" w:author="Jason Fisher" w:date="2025-08-11T14:18:00Z" w16du:dateUtc="2025-08-11T21:18:00Z">
        <w:r w:rsidR="00482F1F">
          <w:rPr>
            <w:rFonts w:ascii="Calibri" w:eastAsia="Calibri" w:hAnsi="Calibri" w:cs="Calibri"/>
          </w:rPr>
          <w:t>most of the</w:t>
        </w:r>
      </w:ins>
      <w:ins w:id="361" w:author="Jason Fisher" w:date="2025-08-11T14:14:00Z" w16du:dateUtc="2025-08-11T21:14:00Z">
        <w:r w:rsidR="00D65782">
          <w:rPr>
            <w:rFonts w:ascii="Calibri" w:eastAsia="Calibri" w:hAnsi="Calibri" w:cs="Calibri"/>
          </w:rPr>
          <w:t xml:space="preserve"> habitat is left</w:t>
        </w:r>
      </w:ins>
      <w:ins w:id="362" w:author="Jason Fisher" w:date="2025-08-11T14:18:00Z" w16du:dateUtc="2025-08-11T21:18:00Z">
        <w:r w:rsidR="00482F1F">
          <w:rPr>
            <w:rFonts w:ascii="Calibri" w:eastAsia="Calibri" w:hAnsi="Calibri" w:cs="Calibri"/>
          </w:rPr>
          <w:t xml:space="preserve"> behind</w:t>
        </w:r>
      </w:ins>
      <w:ins w:id="363" w:author="Jason Fisher" w:date="2025-08-11T14:14:00Z" w16du:dateUtc="2025-08-11T21:14:00Z">
        <w:r w:rsidR="00D65782">
          <w:rPr>
            <w:rFonts w:ascii="Calibri" w:eastAsia="Calibri" w:hAnsi="Calibri" w:cs="Calibri"/>
          </w:rPr>
          <w:t xml:space="preserve"> – may remain unnoticed. </w:t>
        </w:r>
        <w:r w:rsidR="00397C0E">
          <w:rPr>
            <w:rFonts w:ascii="Calibri" w:eastAsia="Calibri" w:hAnsi="Calibri" w:cs="Calibri"/>
          </w:rPr>
          <w:t xml:space="preserve">Even for red squirrels which rely on abundant conifer cones </w:t>
        </w:r>
      </w:ins>
      <w:ins w:id="364" w:author="Jason Fisher" w:date="2025-08-11T14:15:00Z" w16du:dateUtc="2025-08-11T21:15:00Z">
        <w:r w:rsidR="00FB713F">
          <w:rPr>
            <w:rFonts w:ascii="Calibri" w:eastAsia="Calibri" w:hAnsi="Calibri" w:cs="Calibri"/>
          </w:rPr>
          <w:t>overwinter</w:t>
        </w:r>
      </w:ins>
      <w:ins w:id="365" w:author="Jason Fisher" w:date="2025-08-11T14:14:00Z" w16du:dateUtc="2025-08-11T21:14:00Z">
        <w:r w:rsidR="00397C0E">
          <w:rPr>
            <w:rFonts w:ascii="Calibri" w:eastAsia="Calibri" w:hAnsi="Calibri" w:cs="Calibri"/>
          </w:rPr>
          <w:t xml:space="preserve"> to survive</w:t>
        </w:r>
      </w:ins>
      <w:ins w:id="366" w:author="Jason Fisher" w:date="2025-08-11T14:15:00Z" w16du:dateUtc="2025-08-11T21:15:00Z">
        <w:r w:rsidR="00FB713F">
          <w:rPr>
            <w:rFonts w:ascii="Calibri" w:eastAsia="Calibri" w:hAnsi="Calibri" w:cs="Calibri"/>
          </w:rPr>
          <w:t xml:space="preserve"> – a species for which </w:t>
        </w:r>
      </w:ins>
      <w:ins w:id="367" w:author="Jason Fisher" w:date="2025-08-11T14:18:00Z" w16du:dateUtc="2025-08-11T21:18:00Z">
        <w:r w:rsidR="009C2195">
          <w:rPr>
            <w:rFonts w:ascii="Calibri" w:eastAsia="Calibri" w:hAnsi="Calibri" w:cs="Calibri"/>
          </w:rPr>
          <w:t xml:space="preserve">simple </w:t>
        </w:r>
      </w:ins>
      <w:ins w:id="368" w:author="Jason Fisher" w:date="2025-08-11T14:15:00Z" w16du:dateUtc="2025-08-11T21:15:00Z">
        <w:r w:rsidR="00FB713F">
          <w:rPr>
            <w:rFonts w:ascii="Calibri" w:eastAsia="Calibri" w:hAnsi="Calibri" w:cs="Calibri"/>
          </w:rPr>
          <w:t xml:space="preserve">habitat loss </w:t>
        </w:r>
      </w:ins>
      <w:ins w:id="369" w:author="Jason Fisher" w:date="2025-08-11T14:18:00Z" w16du:dateUtc="2025-08-11T21:18:00Z">
        <w:r w:rsidR="009C2195">
          <w:rPr>
            <w:rFonts w:ascii="Calibri" w:eastAsia="Calibri" w:hAnsi="Calibri" w:cs="Calibri"/>
          </w:rPr>
          <w:t>would be assumed as</w:t>
        </w:r>
      </w:ins>
      <w:ins w:id="370" w:author="Jason Fisher" w:date="2025-08-11T14:15:00Z" w16du:dateUtc="2025-08-11T21:15:00Z">
        <w:r w:rsidR="00FB713F">
          <w:rPr>
            <w:rFonts w:ascii="Calibri" w:eastAsia="Calibri" w:hAnsi="Calibri" w:cs="Calibri"/>
          </w:rPr>
          <w:t xml:space="preserve"> particularly </w:t>
        </w:r>
        <w:r w:rsidR="00EA2642">
          <w:rPr>
            <w:rFonts w:ascii="Calibri" w:eastAsia="Calibri" w:hAnsi="Calibri" w:cs="Calibri"/>
          </w:rPr>
          <w:t>important –</w:t>
        </w:r>
      </w:ins>
      <w:ins w:id="371" w:author="Jason Fisher" w:date="2025-08-11T14:14:00Z" w16du:dateUtc="2025-08-11T21:14:00Z">
        <w:r w:rsidR="00397C0E">
          <w:rPr>
            <w:rFonts w:ascii="Calibri" w:eastAsia="Calibri" w:hAnsi="Calibri" w:cs="Calibri"/>
          </w:rPr>
          <w:t xml:space="preserve"> the cost of losing mature conifers </w:t>
        </w:r>
        <w:r w:rsidR="00FB713F">
          <w:rPr>
            <w:rFonts w:ascii="Calibri" w:eastAsia="Calibri" w:hAnsi="Calibri" w:cs="Calibri"/>
          </w:rPr>
          <w:t>is eclipsed by</w:t>
        </w:r>
      </w:ins>
      <w:ins w:id="372" w:author="Jason Fisher" w:date="2025-08-11T14:15:00Z" w16du:dateUtc="2025-08-11T21:15:00Z">
        <w:r w:rsidR="00FB713F">
          <w:rPr>
            <w:rFonts w:ascii="Calibri" w:eastAsia="Calibri" w:hAnsi="Calibri" w:cs="Calibri"/>
          </w:rPr>
          <w:t xml:space="preserve"> the larger-scale effects of </w:t>
        </w:r>
      </w:ins>
      <w:ins w:id="373" w:author="Jason Fisher" w:date="2025-08-11T14:18:00Z" w16du:dateUtc="2025-08-11T21:18:00Z">
        <w:r w:rsidR="00A901EB">
          <w:rPr>
            <w:rFonts w:ascii="Calibri" w:eastAsia="Calibri" w:hAnsi="Calibri" w:cs="Calibri"/>
          </w:rPr>
          <w:t xml:space="preserve">that </w:t>
        </w:r>
      </w:ins>
      <w:ins w:id="374" w:author="Jason Fisher" w:date="2025-08-11T14:15:00Z" w16du:dateUtc="2025-08-11T21:15:00Z">
        <w:r w:rsidR="00EA2642">
          <w:rPr>
            <w:rFonts w:ascii="Calibri" w:eastAsia="Calibri" w:hAnsi="Calibri" w:cs="Calibri"/>
          </w:rPr>
          <w:t>reshap</w:t>
        </w:r>
      </w:ins>
      <w:ins w:id="375" w:author="Jason Fisher" w:date="2025-08-11T14:19:00Z" w16du:dateUtc="2025-08-11T21:19:00Z">
        <w:r w:rsidR="00A901EB">
          <w:rPr>
            <w:rFonts w:ascii="Calibri" w:eastAsia="Calibri" w:hAnsi="Calibri" w:cs="Calibri"/>
          </w:rPr>
          <w:t>ed,</w:t>
        </w:r>
      </w:ins>
      <w:ins w:id="376" w:author="Jason Fisher" w:date="2025-08-11T14:15:00Z" w16du:dateUtc="2025-08-11T21:15:00Z">
        <w:r w:rsidR="00FB713F">
          <w:rPr>
            <w:rFonts w:ascii="Calibri" w:eastAsia="Calibri" w:hAnsi="Calibri" w:cs="Calibri"/>
          </w:rPr>
          <w:t xml:space="preserve"> novel landscape configuration.</w:t>
        </w:r>
      </w:ins>
    </w:p>
    <w:p w14:paraId="20FD2B9D" w14:textId="6771645B" w:rsidR="00512322" w:rsidRDefault="00E60473">
      <w:pPr>
        <w:spacing w:line="360" w:lineRule="auto"/>
        <w:ind w:firstLine="720"/>
        <w:rPr>
          <w:rFonts w:ascii="Calibri" w:eastAsia="Calibri" w:hAnsi="Calibri" w:cs="Calibri"/>
        </w:rPr>
      </w:pPr>
      <w:del w:id="377" w:author="Jason Fisher" w:date="2025-08-11T14:15:00Z" w16du:dateUtc="2025-08-11T21:15:00Z">
        <w:r w:rsidRPr="003C383A" w:rsidDel="00EA2642">
          <w:rPr>
            <w:rFonts w:ascii="Calibri" w:eastAsia="Calibri" w:hAnsi="Calibri" w:cs="Calibri"/>
          </w:rPr>
          <w:delText>Our results</w:delText>
        </w:r>
      </w:del>
      <w:ins w:id="378" w:author="Jason Fisher" w:date="2025-08-11T14:16:00Z" w16du:dateUtc="2025-08-11T21:16:00Z">
        <w:r w:rsidR="00EA2642">
          <w:rPr>
            <w:rFonts w:ascii="Calibri" w:eastAsia="Calibri" w:hAnsi="Calibri" w:cs="Calibri"/>
          </w:rPr>
          <w:t>These relationships are</w:t>
        </w:r>
      </w:ins>
      <w:ins w:id="379" w:author="Jason Fisher" w:date="2025-08-11T14:19:00Z" w16du:dateUtc="2025-08-11T21:19:00Z">
        <w:r w:rsidR="00A901EB">
          <w:rPr>
            <w:rFonts w:ascii="Calibri" w:eastAsia="Calibri" w:hAnsi="Calibri" w:cs="Calibri"/>
          </w:rPr>
          <w:t xml:space="preserve"> only now coming to light because they are</w:t>
        </w:r>
      </w:ins>
      <w:ins w:id="380" w:author="Jason Fisher" w:date="2025-08-11T14:16:00Z" w16du:dateUtc="2025-08-11T21:16:00Z">
        <w:r w:rsidR="00EA2642">
          <w:rPr>
            <w:rFonts w:ascii="Calibri" w:eastAsia="Calibri" w:hAnsi="Calibri" w:cs="Calibri"/>
          </w:rPr>
          <w:t xml:space="preserve"> not </w:t>
        </w:r>
        <w:r w:rsidR="00EF0676">
          <w:rPr>
            <w:rFonts w:ascii="Calibri" w:eastAsia="Calibri" w:hAnsi="Calibri" w:cs="Calibri"/>
          </w:rPr>
          <w:t>in plain sight</w:t>
        </w:r>
      </w:ins>
      <w:ins w:id="381" w:author="Jason Fisher" w:date="2025-08-11T14:19:00Z" w16du:dateUtc="2025-08-11T21:19:00Z">
        <w:r w:rsidR="00DC7A9D">
          <w:rPr>
            <w:rFonts w:ascii="Calibri" w:eastAsia="Calibri" w:hAnsi="Calibri" w:cs="Calibri"/>
          </w:rPr>
          <w:t>. In any given landscape there have been observable losses o</w:t>
        </w:r>
      </w:ins>
      <w:ins w:id="382" w:author="Jason Fisher" w:date="2025-08-11T14:20:00Z" w16du:dateUtc="2025-08-11T21:20:00Z">
        <w:r w:rsidR="009D2CDB">
          <w:rPr>
            <w:rFonts w:ascii="Calibri" w:eastAsia="Calibri" w:hAnsi="Calibri" w:cs="Calibri"/>
          </w:rPr>
          <w:t>f</w:t>
        </w:r>
      </w:ins>
      <w:ins w:id="383" w:author="Jason Fisher" w:date="2025-08-11T14:19:00Z" w16du:dateUtc="2025-08-11T21:19:00Z">
        <w:r w:rsidR="00DC7A9D">
          <w:rPr>
            <w:rFonts w:ascii="Calibri" w:eastAsia="Calibri" w:hAnsi="Calibri" w:cs="Calibri"/>
          </w:rPr>
          <w:t xml:space="preserve"> red squirrels with conifer forests </w:t>
        </w:r>
      </w:ins>
      <w:ins w:id="384" w:author="Jason Fisher" w:date="2025-08-11T14:20:00Z" w16du:dateUtc="2025-08-11T21:20:00Z">
        <w:r w:rsidR="00DC7A9D">
          <w:rPr>
            <w:rFonts w:ascii="Calibri" w:eastAsia="Calibri" w:hAnsi="Calibri" w:cs="Calibri"/>
          </w:rPr>
          <w:t>(</w:t>
        </w:r>
        <w:commentRangeStart w:id="385"/>
        <w:r w:rsidR="00DC7A9D">
          <w:rPr>
            <w:rFonts w:ascii="Calibri" w:eastAsia="Calibri" w:hAnsi="Calibri" w:cs="Calibri"/>
          </w:rPr>
          <w:t>REFS</w:t>
        </w:r>
      </w:ins>
      <w:commentRangeEnd w:id="385"/>
      <w:ins w:id="386" w:author="Jason Fisher" w:date="2025-08-11T14:21:00Z" w16du:dateUtc="2025-08-11T21:21:00Z">
        <w:r w:rsidR="002E7D29">
          <w:rPr>
            <w:rStyle w:val="CommentReference"/>
          </w:rPr>
          <w:commentReference w:id="385"/>
        </w:r>
      </w:ins>
      <w:ins w:id="387" w:author="Jason Fisher" w:date="2025-08-11T14:20:00Z" w16du:dateUtc="2025-08-11T21:20:00Z">
        <w:r w:rsidR="00DC7A9D">
          <w:rPr>
            <w:rFonts w:ascii="Calibri" w:eastAsia="Calibri" w:hAnsi="Calibri" w:cs="Calibri"/>
          </w:rPr>
          <w:t xml:space="preserve">). </w:t>
        </w:r>
        <w:r w:rsidR="009D2CDB">
          <w:rPr>
            <w:rFonts w:ascii="Calibri" w:eastAsia="Calibri" w:hAnsi="Calibri" w:cs="Calibri"/>
          </w:rPr>
          <w:t>Here using scaled-up camera arrays (</w:t>
        </w:r>
        <w:proofErr w:type="spellStart"/>
        <w:r w:rsidR="009D2CDB">
          <w:rPr>
            <w:rFonts w:ascii="Calibri" w:eastAsia="Calibri" w:hAnsi="Calibri" w:cs="Calibri"/>
          </w:rPr>
          <w:t>Steenweg</w:t>
        </w:r>
        <w:proofErr w:type="spellEnd"/>
        <w:r w:rsidR="009D2CDB">
          <w:rPr>
            <w:rFonts w:ascii="Calibri" w:eastAsia="Calibri" w:hAnsi="Calibri" w:cs="Calibri"/>
          </w:rPr>
          <w:t xml:space="preserve"> ref) we can</w:t>
        </w:r>
      </w:ins>
      <w:ins w:id="388" w:author="Jason Fisher" w:date="2025-08-11T14:16:00Z" w16du:dateUtc="2025-08-11T21:16:00Z">
        <w:r w:rsidR="00EF0676">
          <w:rPr>
            <w:rFonts w:ascii="Calibri" w:eastAsia="Calibri" w:hAnsi="Calibri" w:cs="Calibri"/>
          </w:rPr>
          <w:t xml:space="preserve"> </w:t>
        </w:r>
      </w:ins>
      <w:del w:id="389" w:author="Jason Fisher" w:date="2025-08-11T14:16:00Z" w16du:dateUtc="2025-08-11T21:16:00Z">
        <w:r w:rsidRPr="003C383A" w:rsidDel="00EF0676">
          <w:rPr>
            <w:rFonts w:ascii="Calibri" w:eastAsia="Calibri" w:hAnsi="Calibri" w:cs="Calibri"/>
          </w:rPr>
          <w:delText xml:space="preserve"> </w:delText>
        </w:r>
      </w:del>
      <w:r w:rsidRPr="003C383A">
        <w:rPr>
          <w:rFonts w:ascii="Calibri" w:eastAsia="Calibri" w:hAnsi="Calibri" w:cs="Calibri"/>
        </w:rPr>
        <w:t xml:space="preserve">highlight a complex, context-dependent relationship between red squirrel distribution, landscape composition, and </w:t>
      </w:r>
      <w:commentRangeStart w:id="390"/>
      <w:commentRangeStart w:id="391"/>
      <w:r w:rsidRPr="003C383A">
        <w:rPr>
          <w:rFonts w:ascii="Calibri" w:eastAsia="Calibri" w:hAnsi="Calibri" w:cs="Calibri"/>
        </w:rPr>
        <w:t xml:space="preserve">landscape configuration that varies </w:t>
      </w:r>
      <w:r w:rsidRPr="003C383A">
        <w:rPr>
          <w:rFonts w:ascii="Calibri" w:eastAsia="Calibri" w:hAnsi="Calibri" w:cs="Calibri"/>
        </w:rPr>
        <w:lastRenderedPageBreak/>
        <w:t xml:space="preserve">across locations and spatial </w:t>
      </w:r>
      <w:proofErr w:type="gramStart"/>
      <w:r w:rsidRPr="003C383A">
        <w:rPr>
          <w:rFonts w:ascii="Calibri" w:eastAsia="Calibri" w:hAnsi="Calibri" w:cs="Calibri"/>
        </w:rPr>
        <w:t>scales</w:t>
      </w:r>
      <w:commentRangeEnd w:id="390"/>
      <w:commentRangeEnd w:id="391"/>
      <w:r w:rsidR="00852F25" w:rsidRPr="003C383A">
        <w:rPr>
          <w:rFonts w:ascii="Calibri" w:eastAsia="Calibri" w:hAnsi="Calibri" w:cs="Calibri"/>
        </w:rPr>
        <w:t xml:space="preserve"> </w:t>
      </w:r>
      <w:ins w:id="392" w:author="Jason Fisher" w:date="2025-08-11T14:16:00Z" w16du:dateUtc="2025-08-11T21:16:00Z">
        <w:r w:rsidR="00EF0676">
          <w:rPr>
            <w:rFonts w:ascii="Calibri" w:eastAsia="Calibri" w:hAnsi="Calibri" w:cs="Calibri"/>
          </w:rPr>
          <w:t>,</w:t>
        </w:r>
        <w:proofErr w:type="gramEnd"/>
        <w:r w:rsidR="00EF0676">
          <w:rPr>
            <w:rFonts w:ascii="Calibri" w:eastAsia="Calibri" w:hAnsi="Calibri" w:cs="Calibri"/>
          </w:rPr>
          <w:t xml:space="preserve"> as has been observed for larger boreal mammals </w:t>
        </w:r>
      </w:ins>
      <w:r w:rsidR="00DA537A" w:rsidRPr="003C383A">
        <w:rPr>
          <w:rFonts w:ascii="Calibri" w:eastAsia="Calibri" w:hAnsi="Calibri" w:cs="Calibri"/>
        </w:rPr>
        <w:t>(</w:t>
      </w:r>
      <w:r w:rsidR="00DA537A" w:rsidRPr="000F0847">
        <w:rPr>
          <w:rFonts w:ascii="Calibri" w:eastAsia="Calibri" w:hAnsi="Calibri" w:cs="Calibri"/>
        </w:rPr>
        <w:t>Barnas et al., 2024</w:t>
      </w:r>
      <w:r w:rsidR="00DA537A" w:rsidRPr="003C383A">
        <w:rPr>
          <w:rFonts w:ascii="Calibri" w:eastAsia="Calibri" w:hAnsi="Calibri" w:cs="Calibri"/>
        </w:rPr>
        <w:t>)</w:t>
      </w:r>
      <w:r w:rsidR="00074002" w:rsidRPr="003C383A">
        <w:rPr>
          <w:rStyle w:val="CommentReference"/>
        </w:rPr>
        <w:commentReference w:id="390"/>
      </w:r>
      <w:r w:rsidR="00A47891" w:rsidRPr="003C383A">
        <w:rPr>
          <w:rStyle w:val="CommentReference"/>
        </w:rPr>
        <w:commentReference w:id="391"/>
      </w:r>
      <w:r w:rsidRPr="003C383A">
        <w:rPr>
          <w:rFonts w:ascii="Calibri" w:eastAsia="Calibri" w:hAnsi="Calibri" w:cs="Calibri"/>
        </w:rPr>
        <w:t xml:space="preserve">. Overall, </w:t>
      </w:r>
      <w:ins w:id="393" w:author="Jason Fisher" w:date="2025-08-11T14:21:00Z" w16du:dateUtc="2025-08-11T21:21:00Z">
        <w:r w:rsidR="00BF5D32">
          <w:rPr>
            <w:rFonts w:ascii="Calibri" w:eastAsia="Calibri" w:hAnsi="Calibri" w:cs="Calibri"/>
          </w:rPr>
          <w:t xml:space="preserve">red squirrel monthly occurrence </w:t>
        </w:r>
        <w:r w:rsidR="00F7472E">
          <w:rPr>
            <w:rFonts w:ascii="Calibri" w:eastAsia="Calibri" w:hAnsi="Calibri" w:cs="Calibri"/>
          </w:rPr>
          <w:t xml:space="preserve">decreased with </w:t>
        </w:r>
      </w:ins>
      <w:del w:id="394" w:author="Jason Fisher" w:date="2025-08-11T14:22:00Z" w16du:dateUtc="2025-08-11T21:22:00Z">
        <w:r w:rsidDel="00F7472E">
          <w:rPr>
            <w:rFonts w:ascii="Calibri" w:eastAsia="Calibri" w:hAnsi="Calibri" w:cs="Calibri"/>
          </w:rPr>
          <w:delText xml:space="preserve">the effect of </w:delText>
        </w:r>
      </w:del>
      <w:r>
        <w:rPr>
          <w:rFonts w:ascii="Calibri" w:eastAsia="Calibri" w:hAnsi="Calibri" w:cs="Calibri"/>
        </w:rPr>
        <w:t>anthropogenic edge</w:t>
      </w:r>
      <w:ins w:id="395" w:author="Jason Fisher" w:date="2025-08-11T14:22:00Z" w16du:dateUtc="2025-08-11T21:22:00Z">
        <w:r w:rsidR="00F7472E">
          <w:rPr>
            <w:rFonts w:ascii="Calibri" w:eastAsia="Calibri" w:hAnsi="Calibri" w:cs="Calibri"/>
          </w:rPr>
          <w:t>s</w:t>
        </w:r>
      </w:ins>
      <w:del w:id="396" w:author="Jason Fisher" w:date="2025-08-11T14:22:00Z" w16du:dateUtc="2025-08-11T21:22:00Z">
        <w:r w:rsidDel="009228A6">
          <w:rPr>
            <w:rFonts w:ascii="Calibri" w:eastAsia="Calibri" w:hAnsi="Calibri" w:cs="Calibri"/>
          </w:rPr>
          <w:delText xml:space="preserve"> </w:delText>
        </w:r>
        <w:r w:rsidDel="00F7472E">
          <w:rPr>
            <w:rFonts w:ascii="Calibri" w:eastAsia="Calibri" w:hAnsi="Calibri" w:cs="Calibri"/>
          </w:rPr>
          <w:delText>creation had a negative effect on red squirrels</w:delText>
        </w:r>
      </w:del>
      <w:ins w:id="397" w:author="Jason Fisher" w:date="2025-08-11T14:22:00Z" w16du:dateUtc="2025-08-11T21:22:00Z">
        <w:r w:rsidR="00F7472E">
          <w:rPr>
            <w:rFonts w:ascii="Calibri" w:eastAsia="Calibri" w:hAnsi="Calibri" w:cs="Calibri"/>
          </w:rPr>
          <w:t>, a landscape feature</w:t>
        </w:r>
      </w:ins>
      <w:r>
        <w:rPr>
          <w:rFonts w:ascii="Calibri" w:eastAsia="Calibri" w:hAnsi="Calibri" w:cs="Calibri"/>
        </w:rPr>
        <w:t xml:space="preserve"> that held more explanatory power than any </w:t>
      </w:r>
      <w:del w:id="398" w:author="Jason Fisher" w:date="2025-08-11T14:22:00Z" w16du:dateUtc="2025-08-11T21:22:00Z">
        <w:r w:rsidDel="009228A6">
          <w:rPr>
            <w:rFonts w:ascii="Calibri" w:eastAsia="Calibri" w:hAnsi="Calibri" w:cs="Calibri"/>
          </w:rPr>
          <w:delText>relationship to the</w:delText>
        </w:r>
      </w:del>
      <w:ins w:id="399" w:author="Jason Fisher" w:date="2025-08-11T14:22:00Z" w16du:dateUtc="2025-08-11T21:22:00Z">
        <w:r w:rsidR="009228A6">
          <w:rPr>
            <w:rFonts w:ascii="Calibri" w:eastAsia="Calibri" w:hAnsi="Calibri" w:cs="Calibri"/>
          </w:rPr>
          <w:t>landscape</w:t>
        </w:r>
      </w:ins>
      <w:r>
        <w:rPr>
          <w:rFonts w:ascii="Calibri" w:eastAsia="Calibri" w:hAnsi="Calibri" w:cs="Calibri"/>
        </w:rPr>
        <w:t xml:space="preserve"> composition </w:t>
      </w:r>
      <w:del w:id="400" w:author="Jason Fisher" w:date="2025-08-11T14:22:00Z" w16du:dateUtc="2025-08-11T21:22:00Z">
        <w:r w:rsidDel="009228A6">
          <w:rPr>
            <w:rFonts w:ascii="Calibri" w:eastAsia="Calibri" w:hAnsi="Calibri" w:cs="Calibri"/>
          </w:rPr>
          <w:delText>of specific disturbance features</w:delText>
        </w:r>
      </w:del>
      <w:ins w:id="401" w:author="Jason Fisher" w:date="2025-08-11T14:22:00Z" w16du:dateUtc="2025-08-11T21:22:00Z">
        <w:r w:rsidR="009228A6">
          <w:rPr>
            <w:rFonts w:ascii="Calibri" w:eastAsia="Calibri" w:hAnsi="Calibri" w:cs="Calibri"/>
          </w:rPr>
          <w:t>variable</w:t>
        </w:r>
      </w:ins>
      <w:r>
        <w:rPr>
          <w:rFonts w:ascii="Calibri" w:eastAsia="Calibri" w:hAnsi="Calibri" w:cs="Calibri"/>
        </w:rPr>
        <w:t xml:space="preserve">. </w:t>
      </w:r>
      <w:del w:id="402" w:author="Jason Fisher" w:date="2025-08-11T14:25:00Z" w16du:dateUtc="2025-08-11T21:25:00Z">
        <w:r w:rsidDel="00B2288A">
          <w:rPr>
            <w:rFonts w:ascii="Calibri" w:eastAsia="Calibri" w:hAnsi="Calibri" w:cs="Calibri"/>
          </w:rPr>
          <w:delText>In alignment with</w:delText>
        </w:r>
      </w:del>
      <w:ins w:id="403" w:author="Jason Fisher" w:date="2025-08-11T14:25:00Z" w16du:dateUtc="2025-08-11T21:25:00Z">
        <w:r w:rsidR="00B2288A">
          <w:rPr>
            <w:rFonts w:ascii="Calibri" w:eastAsia="Calibri" w:hAnsi="Calibri" w:cs="Calibri"/>
          </w:rPr>
          <w:t>Supporting</w:t>
        </w:r>
      </w:ins>
      <w:r>
        <w:rPr>
          <w:rFonts w:ascii="Calibri" w:eastAsia="Calibri" w:hAnsi="Calibri" w:cs="Calibri"/>
        </w:rPr>
        <w:t xml:space="preserve">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w:t>
      </w:r>
      <w:r>
        <w:rPr>
          <w:rFonts w:ascii="Calibri" w:eastAsia="Calibri" w:hAnsi="Calibri" w:cs="Calibri"/>
        </w:rPr>
        <w:t xml:space="preserve">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w:t>
      </w:r>
      <w:ins w:id="404" w:author="Jason Fisher" w:date="2025-08-11T14:26:00Z" w16du:dateUtc="2025-08-11T21:26:00Z">
        <w:r w:rsidR="00C408B3">
          <w:rPr>
            <w:rFonts w:ascii="Calibri" w:eastAsia="Calibri" w:hAnsi="Calibri" w:cs="Calibri"/>
          </w:rPr>
          <w:t xml:space="preserve"> to some degree</w:t>
        </w:r>
      </w:ins>
      <w:r>
        <w:rPr>
          <w:rFonts w:ascii="Calibri" w:eastAsia="Calibri" w:hAnsi="Calibri" w:cs="Calibri"/>
        </w:rPr>
        <w:t xml:space="preserve"> adaptable and resilient to </w:t>
      </w:r>
      <w:del w:id="405" w:author="Jason Fisher" w:date="2025-08-11T14:26:00Z" w16du:dateUtc="2025-08-11T21:26:00Z">
        <w:r w:rsidDel="00C408B3">
          <w:rPr>
            <w:rFonts w:ascii="Calibri" w:eastAsia="Calibri" w:hAnsi="Calibri" w:cs="Calibri"/>
          </w:rPr>
          <w:delText xml:space="preserve">high amounts of </w:delText>
        </w:r>
      </w:del>
      <w:r>
        <w:rPr>
          <w:rFonts w:ascii="Calibri" w:eastAsia="Calibri" w:hAnsi="Calibri" w:cs="Calibri"/>
        </w:rPr>
        <w:t xml:space="preserve">habitat loss (Bayne &amp; Hobson, 2000), </w:t>
      </w:r>
      <w:ins w:id="406" w:author="Jason Fisher" w:date="2025-08-11T14:26:00Z" w16du:dateUtc="2025-08-11T21:26:00Z">
        <w:r w:rsidR="00C408B3">
          <w:rPr>
            <w:rFonts w:ascii="Calibri" w:eastAsia="Calibri" w:hAnsi="Calibri" w:cs="Calibri"/>
          </w:rPr>
          <w:t xml:space="preserve">potentially </w:t>
        </w:r>
      </w:ins>
      <w:ins w:id="407" w:author="Jason Fisher" w:date="2025-08-11T14:29:00Z" w16du:dateUtc="2025-08-11T21:29:00Z">
        <w:r w:rsidR="00EF119A">
          <w:rPr>
            <w:rFonts w:ascii="Calibri" w:eastAsia="Calibri" w:hAnsi="Calibri" w:cs="Calibri"/>
          </w:rPr>
          <w:t>complementing</w:t>
        </w:r>
      </w:ins>
      <w:ins w:id="408" w:author="Jason Fisher" w:date="2025-08-11T14:26:00Z" w16du:dateUtc="2025-08-11T21:26:00Z">
        <w:r w:rsidR="00C408B3">
          <w:rPr>
            <w:rFonts w:ascii="Calibri" w:eastAsia="Calibri" w:hAnsi="Calibri" w:cs="Calibri"/>
          </w:rPr>
          <w:t xml:space="preserve"> </w:t>
        </w:r>
      </w:ins>
      <w:ins w:id="409" w:author="Jason Fisher" w:date="2025-08-11T14:29:00Z" w16du:dateUtc="2025-08-11T21:29:00Z">
        <w:r w:rsidR="00783347">
          <w:rPr>
            <w:rFonts w:ascii="Calibri" w:eastAsia="Calibri" w:hAnsi="Calibri" w:cs="Calibri"/>
          </w:rPr>
          <w:t xml:space="preserve">(Pulliam and Danielson) </w:t>
        </w:r>
      </w:ins>
      <w:ins w:id="410" w:author="Jason Fisher" w:date="2025-08-11T14:26:00Z" w16du:dateUtc="2025-08-11T21:26:00Z">
        <w:r w:rsidR="00C408B3">
          <w:rPr>
            <w:rFonts w:ascii="Calibri" w:eastAsia="Calibri" w:hAnsi="Calibri" w:cs="Calibri"/>
          </w:rPr>
          <w:t xml:space="preserve">lost habitat with </w:t>
        </w:r>
        <w:r w:rsidR="004D1D92">
          <w:rPr>
            <w:rFonts w:ascii="Calibri" w:eastAsia="Calibri" w:hAnsi="Calibri" w:cs="Calibri"/>
          </w:rPr>
          <w:t>novel resource sub</w:t>
        </w:r>
      </w:ins>
      <w:ins w:id="411" w:author="Jason Fisher" w:date="2025-08-11T14:27:00Z" w16du:dateUtc="2025-08-11T21:27:00Z">
        <w:r w:rsidR="004D1D92">
          <w:rPr>
            <w:rFonts w:ascii="Calibri" w:eastAsia="Calibri" w:hAnsi="Calibri" w:cs="Calibri"/>
          </w:rPr>
          <w:t>sidies (</w:t>
        </w:r>
        <w:commentRangeStart w:id="412"/>
        <w:r w:rsidR="004D1D92">
          <w:rPr>
            <w:rFonts w:ascii="Calibri" w:eastAsia="Calibri" w:hAnsi="Calibri" w:cs="Calibri"/>
          </w:rPr>
          <w:t>REFS)</w:t>
        </w:r>
        <w:commentRangeEnd w:id="412"/>
        <w:r w:rsidR="004D1D92">
          <w:rPr>
            <w:rStyle w:val="CommentReference"/>
          </w:rPr>
          <w:commentReference w:id="412"/>
        </w:r>
        <w:r w:rsidR="004D1D92">
          <w:rPr>
            <w:rFonts w:ascii="Calibri" w:eastAsia="Calibri" w:hAnsi="Calibri" w:cs="Calibri"/>
          </w:rPr>
          <w:t xml:space="preserve">. </w:t>
        </w:r>
      </w:ins>
      <w:del w:id="413" w:author="Jason Fisher" w:date="2025-08-11T14:27:00Z" w16du:dateUtc="2025-08-11T21:27:00Z">
        <w:r w:rsidDel="004D1D92">
          <w:rPr>
            <w:rFonts w:ascii="Calibri" w:eastAsia="Calibri" w:hAnsi="Calibri" w:cs="Calibri"/>
          </w:rPr>
          <w:delText>suggesting that t</w:delText>
        </w:r>
      </w:del>
      <w:ins w:id="414" w:author="Jason Fisher" w:date="2025-08-11T14:27:00Z" w16du:dateUtc="2025-08-11T21:27:00Z">
        <w:r w:rsidR="004D1D92">
          <w:rPr>
            <w:rFonts w:ascii="Calibri" w:eastAsia="Calibri" w:hAnsi="Calibri" w:cs="Calibri"/>
          </w:rPr>
          <w:t>T</w:t>
        </w:r>
      </w:ins>
      <w:r>
        <w:rPr>
          <w:rFonts w:ascii="Calibri" w:eastAsia="Calibri" w:hAnsi="Calibri" w:cs="Calibri"/>
        </w:rPr>
        <w:t xml:space="preserve">he industrial disturbances </w:t>
      </w:r>
      <w:del w:id="415" w:author="Jason Fisher" w:date="2025-08-11T14:27:00Z" w16du:dateUtc="2025-08-11T21:27:00Z">
        <w:r w:rsidDel="004D1D92">
          <w:rPr>
            <w:rFonts w:ascii="Calibri" w:eastAsia="Calibri" w:hAnsi="Calibri" w:cs="Calibri"/>
          </w:rPr>
          <w:delText>in our study system</w:delText>
        </w:r>
      </w:del>
      <w:ins w:id="416" w:author="Jason Fisher" w:date="2025-08-11T14:27:00Z" w16du:dateUtc="2025-08-11T21:27:00Z">
        <w:r w:rsidR="004D1D92">
          <w:rPr>
            <w:rFonts w:ascii="Calibri" w:eastAsia="Calibri" w:hAnsi="Calibri" w:cs="Calibri"/>
          </w:rPr>
          <w:t>currently observed in the western boreal</w:t>
        </w:r>
      </w:ins>
      <w:r>
        <w:rPr>
          <w:rFonts w:ascii="Calibri" w:eastAsia="Calibri" w:hAnsi="Calibri" w:cs="Calibri"/>
        </w:rPr>
        <w:t xml:space="preserve"> do</w:t>
      </w:r>
      <w:ins w:id="417" w:author="Jason Fisher" w:date="2025-08-11T14:27:00Z" w16du:dateUtc="2025-08-11T21:27:00Z">
        <w:r w:rsidR="004D1D92">
          <w:rPr>
            <w:rFonts w:ascii="Calibri" w:eastAsia="Calibri" w:hAnsi="Calibri" w:cs="Calibri"/>
          </w:rPr>
          <w:t>es</w:t>
        </w:r>
      </w:ins>
      <w:r>
        <w:rPr>
          <w:rFonts w:ascii="Calibri" w:eastAsia="Calibri" w:hAnsi="Calibri" w:cs="Calibri"/>
        </w:rPr>
        <w:t xml:space="preserve"> not necessarily contribute to a complete loss of functional habitat</w:t>
      </w:r>
      <w:r w:rsidR="00940BAD">
        <w:rPr>
          <w:rFonts w:ascii="Calibri" w:eastAsia="Calibri" w:hAnsi="Calibri" w:cs="Calibri"/>
        </w:rPr>
        <w:t xml:space="preserve">, instead </w:t>
      </w:r>
      <w:r>
        <w:rPr>
          <w:rFonts w:ascii="Calibri" w:eastAsia="Calibri" w:hAnsi="Calibri" w:cs="Calibri"/>
        </w:rPr>
        <w:t>influenc</w:t>
      </w:r>
      <w:r w:rsidR="00940BAD">
        <w:rPr>
          <w:rFonts w:ascii="Calibri" w:eastAsia="Calibri" w:hAnsi="Calibri" w:cs="Calibri"/>
        </w:rPr>
        <w:t>ing</w:t>
      </w:r>
      <w:r>
        <w:rPr>
          <w:rFonts w:ascii="Calibri" w:eastAsia="Calibri" w:hAnsi="Calibri" w:cs="Calibri"/>
        </w:rPr>
        <w:t xml:space="preserv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17006532" w:rsidR="00512322" w:rsidRDefault="00E60473">
      <w:pPr>
        <w:spacing w:line="360" w:lineRule="auto"/>
        <w:ind w:firstLine="720"/>
        <w:rPr>
          <w:rFonts w:ascii="Calibri" w:eastAsia="Calibri" w:hAnsi="Calibri" w:cs="Calibri"/>
        </w:rPr>
      </w:pPr>
      <w:commentRangeStart w:id="418"/>
      <w:commentRangeStart w:id="419"/>
      <w:commentRangeStart w:id="420"/>
      <w:r>
        <w:rPr>
          <w:rFonts w:ascii="Calibri" w:eastAsia="Calibri" w:hAnsi="Calibri" w:cs="Calibri"/>
        </w:rPr>
        <w:t xml:space="preserve">Natural habitat </w:t>
      </w:r>
      <w:commentRangeEnd w:id="418"/>
      <w:r w:rsidR="002B782A">
        <w:rPr>
          <w:rStyle w:val="CommentReference"/>
        </w:rPr>
        <w:commentReference w:id="418"/>
      </w:r>
      <w:commentRangeEnd w:id="419"/>
      <w:r w:rsidR="005F083E">
        <w:rPr>
          <w:rStyle w:val="CommentReference"/>
        </w:rPr>
        <w:commentReference w:id="419"/>
      </w:r>
      <w:commentRangeEnd w:id="420"/>
      <w:r w:rsidR="00291338">
        <w:rPr>
          <w:rStyle w:val="CommentReference"/>
        </w:rPr>
        <w:commentReference w:id="420"/>
      </w:r>
      <w:r>
        <w:rPr>
          <w:rFonts w:ascii="Calibri" w:eastAsia="Calibri" w:hAnsi="Calibri" w:cs="Calibri"/>
        </w:rPr>
        <w:t xml:space="preserve">and anthropogenic disturbance affected red squirrels at </w:t>
      </w:r>
      <w:del w:id="421" w:author="Jason Fisher" w:date="2025-08-11T14:29:00Z" w16du:dateUtc="2025-08-11T21:29:00Z">
        <w:r w:rsidDel="00783347">
          <w:rPr>
            <w:rFonts w:ascii="Calibri" w:eastAsia="Calibri" w:hAnsi="Calibri" w:cs="Calibri"/>
          </w:rPr>
          <w:delText xml:space="preserve">drastically </w:delText>
        </w:r>
      </w:del>
      <w:ins w:id="422" w:author="Jason Fisher" w:date="2025-08-11T14:29:00Z" w16du:dateUtc="2025-08-11T21:29:00Z">
        <w:r w:rsidR="00783347">
          <w:rPr>
            <w:rFonts w:ascii="Calibri" w:eastAsia="Calibri" w:hAnsi="Calibri" w:cs="Calibri"/>
          </w:rPr>
          <w:t xml:space="preserve">markedly </w:t>
        </w:r>
      </w:ins>
      <w:r>
        <w:rPr>
          <w:rFonts w:ascii="Calibri" w:eastAsia="Calibri" w:hAnsi="Calibri" w:cs="Calibri"/>
        </w:rPr>
        <w:t>different spatial scales that varied by over a full order of magnitude in our models, suggesting that they influence red squirrels via different individual- and population-level processes</w:t>
      </w:r>
      <w:ins w:id="423" w:author="Jason Fisher" w:date="2025-08-11T14:30:00Z" w16du:dateUtc="2025-08-11T21:30:00Z">
        <w:r w:rsidR="007371FF">
          <w:rPr>
            <w:rFonts w:ascii="Calibri" w:eastAsia="Calibri" w:hAnsi="Calibri" w:cs="Calibri"/>
          </w:rPr>
          <w:t>, as predicted by theory (</w:t>
        </w:r>
        <w:commentRangeStart w:id="424"/>
        <w:r w:rsidR="007371FF">
          <w:rPr>
            <w:rFonts w:ascii="Calibri" w:eastAsia="Calibri" w:hAnsi="Calibri" w:cs="Calibri"/>
          </w:rPr>
          <w:t>REFS</w:t>
        </w:r>
        <w:commentRangeEnd w:id="424"/>
        <w:r w:rsidR="003025FD">
          <w:rPr>
            <w:rStyle w:val="CommentReference"/>
          </w:rPr>
          <w:commentReference w:id="424"/>
        </w:r>
        <w:r w:rsidR="007371FF">
          <w:rPr>
            <w:rFonts w:ascii="Calibri" w:eastAsia="Calibri" w:hAnsi="Calibri" w:cs="Calibri"/>
          </w:rPr>
          <w:t>)</w:t>
        </w:r>
      </w:ins>
      <w:r>
        <w:rPr>
          <w:rFonts w:ascii="Calibri" w:eastAsia="Calibri" w:hAnsi="Calibri" w:cs="Calibri"/>
        </w:rPr>
        <w:t xml:space="preserve">. Individual red squirrels respond to resource availability and </w:t>
      </w:r>
      <w:commentRangeStart w:id="425"/>
      <w:r>
        <w:rPr>
          <w:rFonts w:ascii="Calibri" w:eastAsia="Calibri" w:hAnsi="Calibri" w:cs="Calibri"/>
        </w:rPr>
        <w:t>habitat texture</w:t>
      </w:r>
      <w:commentRangeEnd w:id="425"/>
      <w:r w:rsidR="003025FD">
        <w:rPr>
          <w:rStyle w:val="CommentReference"/>
        </w:rPr>
        <w:commentReference w:id="425"/>
      </w:r>
      <w:r>
        <w:rPr>
          <w:rFonts w:ascii="Calibri" w:eastAsia="Calibri" w:hAnsi="Calibri" w:cs="Calibri"/>
        </w:rPr>
        <w:t xml:space="preserve"> at </w:t>
      </w:r>
      <w:del w:id="426" w:author="Jason Fisher" w:date="2025-08-11T14:31:00Z" w16du:dateUtc="2025-08-11T21:31:00Z">
        <w:r w:rsidDel="003025FD">
          <w:rPr>
            <w:rFonts w:ascii="Calibri" w:eastAsia="Calibri" w:hAnsi="Calibri" w:cs="Calibri"/>
          </w:rPr>
          <w:delText xml:space="preserve">fine </w:delText>
        </w:r>
      </w:del>
      <w:ins w:id="427" w:author="Jason Fisher" w:date="2025-08-11T14:31:00Z" w16du:dateUtc="2025-08-11T21:31:00Z">
        <w:r w:rsidR="003025FD">
          <w:rPr>
            <w:rFonts w:ascii="Calibri" w:eastAsia="Calibri" w:hAnsi="Calibri" w:cs="Calibri"/>
          </w:rPr>
          <w:t xml:space="preserve">small </w:t>
        </w:r>
      </w:ins>
      <w:r>
        <w:rPr>
          <w:rFonts w:ascii="Calibri" w:eastAsia="Calibri" w:hAnsi="Calibri" w:cs="Calibri"/>
        </w:rPr>
        <w:t>spatial scales, matching their small body size and home range</w:t>
      </w:r>
      <w:r w:rsidR="001E155D">
        <w:rPr>
          <w:rFonts w:ascii="Calibri" w:eastAsia="Calibri" w:hAnsi="Calibri" w:cs="Calibri"/>
        </w:rPr>
        <w:t xml:space="preserve">s of approximately </w:t>
      </w:r>
      <w:commentRangeStart w:id="428"/>
      <w:r w:rsidR="00291338">
        <w:rPr>
          <w:rFonts w:ascii="Calibri" w:eastAsia="Calibri" w:hAnsi="Calibri" w:cs="Calibri"/>
        </w:rPr>
        <w:t xml:space="preserve">0.5 to 2 </w:t>
      </w:r>
      <w:r w:rsidR="001E155D">
        <w:rPr>
          <w:rFonts w:ascii="Calibri" w:eastAsia="Calibri" w:hAnsi="Calibri" w:cs="Calibri"/>
        </w:rPr>
        <w:t>Ha</w:t>
      </w:r>
      <w:r>
        <w:rPr>
          <w:rFonts w:ascii="Calibri" w:eastAsia="Calibri" w:hAnsi="Calibri" w:cs="Calibri"/>
        </w:rPr>
        <w:t xml:space="preserve"> (Fisher et al., 1999</w:t>
      </w:r>
      <w:commentRangeEnd w:id="428"/>
      <w:r w:rsidR="00EF579C">
        <w:rPr>
          <w:rStyle w:val="CommentReference"/>
        </w:rPr>
        <w:commentReference w:id="428"/>
      </w:r>
      <w:r>
        <w:rPr>
          <w:rFonts w:ascii="Calibri" w:eastAsia="Calibri" w:hAnsi="Calibri" w:cs="Calibri"/>
        </w:rPr>
        <w:t xml:space="preserve">). The </w:t>
      </w:r>
      <w:commentRangeStart w:id="429"/>
      <w:r>
        <w:rPr>
          <w:rFonts w:ascii="Calibri" w:eastAsia="Calibri" w:hAnsi="Calibri" w:cs="Calibri"/>
        </w:rPr>
        <w:t>100</w:t>
      </w:r>
      <w:ins w:id="430" w:author="Jason Fisher" w:date="2025-08-11T14:31:00Z" w16du:dateUtc="2025-08-11T21:31:00Z">
        <w:r w:rsidR="00EF579C">
          <w:rPr>
            <w:rFonts w:ascii="Calibri" w:eastAsia="Calibri" w:hAnsi="Calibri" w:cs="Calibri"/>
          </w:rPr>
          <w:t>-</w:t>
        </w:r>
      </w:ins>
      <w:del w:id="431" w:author="Jason Fisher" w:date="2025-08-11T14:31:00Z" w16du:dateUtc="2025-08-11T21:31:00Z">
        <w:r w:rsidDel="00EF579C">
          <w:rPr>
            <w:rFonts w:ascii="Calibri" w:eastAsia="Calibri" w:hAnsi="Calibri" w:cs="Calibri"/>
          </w:rPr>
          <w:delText xml:space="preserve"> </w:delText>
        </w:r>
      </w:del>
      <w:r>
        <w:rPr>
          <w:rFonts w:ascii="Calibri" w:eastAsia="Calibri" w:hAnsi="Calibri" w:cs="Calibri"/>
        </w:rPr>
        <w:t xml:space="preserve">m </w:t>
      </w:r>
      <w:commentRangeEnd w:id="429"/>
      <w:r w:rsidR="00C951B9">
        <w:rPr>
          <w:rStyle w:val="CommentReference"/>
        </w:rPr>
        <w:commentReference w:id="429"/>
      </w:r>
      <w:r>
        <w:rPr>
          <w:rFonts w:ascii="Calibri" w:eastAsia="Calibri" w:hAnsi="Calibri" w:cs="Calibri"/>
        </w:rPr>
        <w:t xml:space="preserve">scale at which natural composition influenced squirrels indicates that differences in squirrel detections across land cover types are most likely due to individual foraging </w:t>
      </w:r>
      <w:proofErr w:type="spellStart"/>
      <w:r>
        <w:rPr>
          <w:rFonts w:ascii="Calibri" w:eastAsia="Calibri" w:hAnsi="Calibri" w:cs="Calibri"/>
        </w:rPr>
        <w:t>behaviour</w:t>
      </w:r>
      <w:proofErr w:type="spellEnd"/>
      <w:r>
        <w:rPr>
          <w:rFonts w:ascii="Calibri" w:eastAsia="Calibri" w:hAnsi="Calibri" w:cs="Calibri"/>
        </w:rPr>
        <w:t xml:space="preserve"> and local habitat use (Rusch &amp; Reeder, 1978). For instance, </w:t>
      </w:r>
      <w:r w:rsidR="00C603C5">
        <w:rPr>
          <w:rFonts w:ascii="Calibri" w:eastAsia="Calibri" w:hAnsi="Calibri" w:cs="Calibri"/>
        </w:rPr>
        <w:t>the relative</w:t>
      </w:r>
      <w:r>
        <w:rPr>
          <w:rFonts w:ascii="Calibri" w:eastAsia="Calibri" w:hAnsi="Calibri" w:cs="Calibri"/>
        </w:rPr>
        <w:t xml:space="preserve"> abundance of squirrels decreased sharply in landscapes with high proportions of deciduous</w:t>
      </w:r>
      <w:ins w:id="432" w:author="Jason Fisher" w:date="2025-08-11T14:32:00Z" w16du:dateUtc="2025-08-11T21:32:00Z">
        <w:r w:rsidR="001004CF">
          <w:rPr>
            <w:rFonts w:ascii="Calibri" w:eastAsia="Calibri" w:hAnsi="Calibri" w:cs="Calibri"/>
          </w:rPr>
          <w:t>-leading</w:t>
        </w:r>
      </w:ins>
      <w:r>
        <w:rPr>
          <w:rFonts w:ascii="Calibri" w:eastAsia="Calibri" w:hAnsi="Calibri" w:cs="Calibri"/>
        </w:rPr>
        <w:t xml:space="preserve"> forest</w:t>
      </w:r>
      <w:ins w:id="433" w:author="Jason Fisher" w:date="2025-08-11T14:32:00Z" w16du:dateUtc="2025-08-11T21:32:00Z">
        <w:r w:rsidR="001004CF">
          <w:rPr>
            <w:rFonts w:ascii="Calibri" w:eastAsia="Calibri" w:hAnsi="Calibri" w:cs="Calibri"/>
          </w:rPr>
          <w:t>s</w:t>
        </w:r>
      </w:ins>
      <w:r>
        <w:rPr>
          <w:rFonts w:ascii="Calibri" w:eastAsia="Calibri" w:hAnsi="Calibri" w:cs="Calibri"/>
        </w:rPr>
        <w:t xml:space="preserve">, which contain </w:t>
      </w:r>
      <w:del w:id="434" w:author="Jason Fisher" w:date="2025-08-11T14:32:00Z" w16du:dateUtc="2025-08-11T21:32:00Z">
        <w:r w:rsidDel="001004CF">
          <w:rPr>
            <w:rFonts w:ascii="Calibri" w:eastAsia="Calibri" w:hAnsi="Calibri" w:cs="Calibri"/>
          </w:rPr>
          <w:delText xml:space="preserve">few </w:delText>
        </w:r>
      </w:del>
      <w:ins w:id="435" w:author="Jason Fisher" w:date="2025-08-11T14:32:00Z" w16du:dateUtc="2025-08-11T21:32:00Z">
        <w:r w:rsidR="009D05FC">
          <w:rPr>
            <w:rFonts w:ascii="Calibri" w:eastAsia="Calibri" w:hAnsi="Calibri" w:cs="Calibri"/>
          </w:rPr>
          <w:t>inadequate</w:t>
        </w:r>
        <w:r w:rsidR="001004CF">
          <w:rPr>
            <w:rFonts w:ascii="Calibri" w:eastAsia="Calibri" w:hAnsi="Calibri" w:cs="Calibri"/>
          </w:rPr>
          <w:t xml:space="preserve"> </w:t>
        </w:r>
      </w:ins>
      <w:r>
        <w:rPr>
          <w:rFonts w:ascii="Calibri" w:eastAsia="Calibri" w:hAnsi="Calibri" w:cs="Calibri"/>
        </w:rPr>
        <w:t xml:space="preserve">cone resources compared to conifer and mixedwood forests. The complementary resources found in mixed </w:t>
      </w:r>
      <w:r w:rsidR="00C603C5">
        <w:rPr>
          <w:rFonts w:ascii="Calibri" w:eastAsia="Calibri" w:hAnsi="Calibri" w:cs="Calibri"/>
        </w:rPr>
        <w:t>forests</w:t>
      </w:r>
      <w:r>
        <w:rPr>
          <w:rFonts w:ascii="Calibri" w:eastAsia="Calibri" w:hAnsi="Calibri" w:cs="Calibri"/>
        </w:rPr>
        <w:t xml:space="preserve"> may provide</w:t>
      </w:r>
      <w:r>
        <w:rPr>
          <w:rFonts w:ascii="Calibri" w:eastAsia="Calibri" w:hAnsi="Calibri" w:cs="Calibri"/>
        </w:rPr>
        <w:t xml:space="preserve"> greater foraging opportunities to red squirrels, especially through the boom-bust cycles of spruce cone masting (Hallworth et al., 2024). Although red squirrels are conifer specialists, they are also opportunistic foragers that will consume </w:t>
      </w:r>
      <w:commentRangeStart w:id="436"/>
      <w:r>
        <w:rPr>
          <w:rFonts w:ascii="Calibri" w:eastAsia="Calibri" w:hAnsi="Calibri" w:cs="Calibri"/>
        </w:rPr>
        <w:t xml:space="preserve">berries and fungi </w:t>
      </w:r>
      <w:commentRangeEnd w:id="436"/>
      <w:r w:rsidR="00001907">
        <w:rPr>
          <w:rStyle w:val="CommentReference"/>
        </w:rPr>
        <w:commentReference w:id="436"/>
      </w:r>
      <w:r>
        <w:rPr>
          <w:rFonts w:ascii="Calibri" w:eastAsia="Calibri" w:hAnsi="Calibri" w:cs="Calibri"/>
        </w:rPr>
        <w:t>(Benhamou, 1996). The</w:t>
      </w:r>
      <w:ins w:id="437" w:author="Jason Fisher" w:date="2025-08-11T14:33:00Z" w16du:dateUtc="2025-08-11T21:33:00Z">
        <w:r w:rsidR="00001907">
          <w:rPr>
            <w:rFonts w:ascii="Calibri" w:eastAsia="Calibri" w:hAnsi="Calibri" w:cs="Calibri"/>
          </w:rPr>
          <w:t xml:space="preserve"> completely unexpecte</w:t>
        </w:r>
      </w:ins>
      <w:ins w:id="438" w:author="Jason Fisher" w:date="2025-08-11T14:34:00Z" w16du:dateUtc="2025-08-11T21:34:00Z">
        <w:r w:rsidR="00E70B03">
          <w:rPr>
            <w:rFonts w:ascii="Calibri" w:eastAsia="Calibri" w:hAnsi="Calibri" w:cs="Calibri"/>
          </w:rPr>
          <w:t>d</w:t>
        </w:r>
      </w:ins>
      <w:r>
        <w:rPr>
          <w:rFonts w:ascii="Calibri" w:eastAsia="Calibri" w:hAnsi="Calibri" w:cs="Calibri"/>
        </w:rPr>
        <w:t xml:space="preserve"> neutral effect of coniferous forest</w:t>
      </w:r>
      <w:del w:id="439" w:author="Jason Fisher" w:date="2025-08-11T14:34:00Z" w16du:dateUtc="2025-08-11T21:34:00Z">
        <w:r w:rsidDel="00E70B03">
          <w:rPr>
            <w:rFonts w:ascii="Calibri" w:eastAsia="Calibri" w:hAnsi="Calibri" w:cs="Calibri"/>
          </w:rPr>
          <w:delText>, however,</w:delText>
        </w:r>
      </w:del>
      <w:r>
        <w:rPr>
          <w:rFonts w:ascii="Calibri" w:eastAsia="Calibri" w:hAnsi="Calibri" w:cs="Calibri"/>
        </w:rPr>
        <w:t xml:space="preserve"> suggests</w:t>
      </w:r>
      <w:ins w:id="440" w:author="Jason Fisher" w:date="2025-08-11T14:34:00Z" w16du:dateUtc="2025-08-11T21:34:00Z">
        <w:r w:rsidR="00E70B03">
          <w:rPr>
            <w:rFonts w:ascii="Calibri" w:eastAsia="Calibri" w:hAnsi="Calibri" w:cs="Calibri"/>
          </w:rPr>
          <w:t xml:space="preserve"> two main possibilities. First, although we too</w:t>
        </w:r>
      </w:ins>
      <w:ins w:id="441" w:author="Jason Fisher" w:date="2025-08-11T14:35:00Z" w16du:dateUtc="2025-08-11T21:35:00Z">
        <w:r w:rsidR="00F05307">
          <w:rPr>
            <w:rFonts w:ascii="Calibri" w:eastAsia="Calibri" w:hAnsi="Calibri" w:cs="Calibri"/>
          </w:rPr>
          <w:t>k</w:t>
        </w:r>
      </w:ins>
      <w:ins w:id="442" w:author="Jason Fisher" w:date="2025-08-11T14:34:00Z" w16du:dateUtc="2025-08-11T21:34:00Z">
        <w:r w:rsidR="00E70B03">
          <w:rPr>
            <w:rFonts w:ascii="Calibri" w:eastAsia="Calibri" w:hAnsi="Calibri" w:cs="Calibri"/>
          </w:rPr>
          <w:t xml:space="preserve"> care to avoid collinearity among variable</w:t>
        </w:r>
      </w:ins>
      <w:ins w:id="443" w:author="Jason Fisher" w:date="2025-08-11T14:35:00Z" w16du:dateUtc="2025-08-11T21:35:00Z">
        <w:r w:rsidR="00F05307">
          <w:rPr>
            <w:rFonts w:ascii="Calibri" w:eastAsia="Calibri" w:hAnsi="Calibri" w:cs="Calibri"/>
          </w:rPr>
          <w:t>s</w:t>
        </w:r>
      </w:ins>
      <w:ins w:id="444" w:author="Jason Fisher" w:date="2025-08-11T14:34:00Z" w16du:dateUtc="2025-08-11T21:34:00Z">
        <w:r w:rsidR="00E70B03">
          <w:rPr>
            <w:rFonts w:ascii="Calibri" w:eastAsia="Calibri" w:hAnsi="Calibri" w:cs="Calibri"/>
          </w:rPr>
          <w:t xml:space="preserve">, </w:t>
        </w:r>
      </w:ins>
      <w:ins w:id="445" w:author="Jason Fisher" w:date="2025-08-11T14:35:00Z" w16du:dateUtc="2025-08-11T21:35:00Z">
        <w:r w:rsidR="00096781">
          <w:rPr>
            <w:rFonts w:ascii="Calibri" w:eastAsia="Calibri" w:hAnsi="Calibri" w:cs="Calibri"/>
          </w:rPr>
          <w:t>the many non-conifer variables may have collectively subsumed variation in red squirrel occurrence that would have otherwise been attribut</w:t>
        </w:r>
        <w:r w:rsidR="00F05307">
          <w:rPr>
            <w:rFonts w:ascii="Calibri" w:eastAsia="Calibri" w:hAnsi="Calibri" w:cs="Calibri"/>
          </w:rPr>
          <w:t>ed</w:t>
        </w:r>
        <w:r w:rsidR="00096781">
          <w:rPr>
            <w:rFonts w:ascii="Calibri" w:eastAsia="Calibri" w:hAnsi="Calibri" w:cs="Calibri"/>
          </w:rPr>
          <w:t xml:space="preserve"> to conifer </w:t>
        </w:r>
        <w:r w:rsidR="00096781">
          <w:rPr>
            <w:rFonts w:ascii="Calibri" w:eastAsia="Calibri" w:hAnsi="Calibri" w:cs="Calibri"/>
          </w:rPr>
          <w:lastRenderedPageBreak/>
          <w:t>forests alone.</w:t>
        </w:r>
      </w:ins>
      <w:ins w:id="446" w:author="Jason Fisher" w:date="2025-08-11T14:36:00Z" w16du:dateUtc="2025-08-11T21:36:00Z">
        <w:r w:rsidR="00F05307">
          <w:rPr>
            <w:rFonts w:ascii="Calibri" w:eastAsia="Calibri" w:hAnsi="Calibri" w:cs="Calibri"/>
          </w:rPr>
          <w:t xml:space="preserve"> However, </w:t>
        </w:r>
        <w:r w:rsidR="00BA0BD4">
          <w:rPr>
            <w:rFonts w:ascii="Calibri" w:eastAsia="Calibri" w:hAnsi="Calibri" w:cs="Calibri"/>
          </w:rPr>
          <w:t>collinearity often appears as model instability in subsequent validation, and we did not note that in our simulations. Secondly then,</w:t>
        </w:r>
      </w:ins>
      <w:r>
        <w:rPr>
          <w:rFonts w:ascii="Calibri" w:eastAsia="Calibri" w:hAnsi="Calibri" w:cs="Calibri"/>
        </w:rPr>
        <w:t xml:space="preserve"> that in conifer-dominated systems like the Boreal Plains, even low densities of cone-producing trees</w:t>
      </w:r>
      <w:ins w:id="447" w:author="Jason Fisher" w:date="2025-08-11T14:36:00Z" w16du:dateUtc="2025-08-11T21:36:00Z">
        <w:r w:rsidR="00586E2F">
          <w:rPr>
            <w:rFonts w:ascii="Calibri" w:eastAsia="Calibri" w:hAnsi="Calibri" w:cs="Calibri"/>
          </w:rPr>
          <w:t xml:space="preserve"> situated in a </w:t>
        </w:r>
      </w:ins>
      <w:ins w:id="448" w:author="Jason Fisher" w:date="2025-08-11T14:37:00Z" w16du:dateUtc="2025-08-11T21:37:00Z">
        <w:r w:rsidR="00586E2F">
          <w:rPr>
            <w:rFonts w:ascii="Calibri" w:eastAsia="Calibri" w:hAnsi="Calibri" w:cs="Calibri"/>
          </w:rPr>
          <w:t>non-conifer, partially developed matrix,</w:t>
        </w:r>
      </w:ins>
      <w:r>
        <w:rPr>
          <w:rFonts w:ascii="Calibri" w:eastAsia="Calibri" w:hAnsi="Calibri" w:cs="Calibri"/>
        </w:rPr>
        <w:t xml:space="preserve"> may meet red squirrels’ resource </w:t>
      </w:r>
      <w:commentRangeStart w:id="449"/>
      <w:r>
        <w:rPr>
          <w:rFonts w:ascii="Calibri" w:eastAsia="Calibri" w:hAnsi="Calibri" w:cs="Calibri"/>
        </w:rPr>
        <w:t>requirements</w:t>
      </w:r>
      <w:commentRangeEnd w:id="449"/>
      <w:r w:rsidR="002F4EFB">
        <w:rPr>
          <w:rStyle w:val="CommentReference"/>
        </w:rPr>
        <w:commentReference w:id="449"/>
      </w:r>
      <w:r>
        <w:rPr>
          <w:rFonts w:ascii="Calibri" w:eastAsia="Calibri" w:hAnsi="Calibri" w:cs="Calibri"/>
        </w:rPr>
        <w:t xml:space="preserve">. Variation beyond a baseline amount of conifer may have a limited influence on the local abundance of </w:t>
      </w:r>
      <w:r w:rsidR="00C603C5">
        <w:rPr>
          <w:rFonts w:ascii="Calibri" w:eastAsia="Calibri" w:hAnsi="Calibri" w:cs="Calibri"/>
        </w:rPr>
        <w:t>despotic</w:t>
      </w:r>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rPr>
          <w:rFonts w:ascii="Calibri" w:eastAsia="Calibri" w:hAnsi="Calibri" w:cs="Calibri"/>
        </w:rPr>
        <w:t>Low</w:t>
      </w:r>
      <w:r>
        <w:rPr>
          <w:rFonts w:ascii="Calibri" w:eastAsia="Calibri" w:hAnsi="Calibri" w:cs="Calibri"/>
        </w:rPr>
        <w:t>-intensity fire, including prescribed burning, may not have a negative effect on squirrels when key habitat features are reta</w:t>
      </w:r>
      <w:r>
        <w:rPr>
          <w:rFonts w:ascii="Calibri" w:eastAsia="Calibri" w:hAnsi="Calibri" w:cs="Calibri"/>
        </w:rPr>
        <w:t xml:space="preserve">ined (Russel et al., 2010). Overall, we suggest that red squirrels are distributed locally relative to resource quantity and quality on a spatial grain that is a function of </w:t>
      </w:r>
      <w:del w:id="450" w:author="Jason Fisher" w:date="2025-08-11T14:37:00Z" w16du:dateUtc="2025-08-11T21:37:00Z">
        <w:r w:rsidDel="007454A6">
          <w:rPr>
            <w:rFonts w:ascii="Calibri" w:eastAsia="Calibri" w:hAnsi="Calibri" w:cs="Calibri"/>
          </w:rPr>
          <w:delText xml:space="preserve">their </w:delText>
        </w:r>
      </w:del>
      <w:r>
        <w:rPr>
          <w:rFonts w:ascii="Calibri" w:eastAsia="Calibri" w:hAnsi="Calibri" w:cs="Calibri"/>
        </w:rPr>
        <w:t>individual</w:t>
      </w:r>
      <w:ins w:id="451" w:author="Jason Fisher" w:date="2025-08-11T14:38:00Z" w16du:dateUtc="2025-08-11T21:38:00Z">
        <w:r w:rsidR="007454A6">
          <w:rPr>
            <w:rFonts w:ascii="Calibri" w:eastAsia="Calibri" w:hAnsi="Calibri" w:cs="Calibri"/>
          </w:rPr>
          <w:t>s’ resource requirements</w:t>
        </w:r>
      </w:ins>
      <w:del w:id="452" w:author="Jason Fisher" w:date="2025-08-11T14:38:00Z" w16du:dateUtc="2025-08-11T21:38:00Z">
        <w:r w:rsidDel="007454A6">
          <w:rPr>
            <w:rFonts w:ascii="Calibri" w:eastAsia="Calibri" w:hAnsi="Calibri" w:cs="Calibri"/>
          </w:rPr>
          <w:delText xml:space="preserve"> ecology</w:delText>
        </w:r>
      </w:del>
      <w:r>
        <w:rPr>
          <w:rFonts w:ascii="Calibri" w:eastAsia="Calibri" w:hAnsi="Calibri" w:cs="Calibri"/>
        </w:rPr>
        <w:t>.</w:t>
      </w:r>
    </w:p>
    <w:p w14:paraId="3EC12D5D" w14:textId="77777777" w:rsidR="00512322" w:rsidRDefault="00512322">
      <w:pPr>
        <w:spacing w:line="360" w:lineRule="auto"/>
        <w:ind w:firstLine="720"/>
        <w:jc w:val="both"/>
        <w:rPr>
          <w:rFonts w:ascii="Calibri" w:eastAsia="Calibri" w:hAnsi="Calibri" w:cs="Calibri"/>
        </w:rPr>
      </w:pPr>
    </w:p>
    <w:p w14:paraId="13F614FE" w14:textId="5A4FB1E4" w:rsidR="00512322" w:rsidRDefault="00E60473">
      <w:pPr>
        <w:spacing w:line="360" w:lineRule="auto"/>
        <w:ind w:firstLine="720"/>
        <w:jc w:val="both"/>
        <w:rPr>
          <w:rFonts w:ascii="Calibri" w:eastAsia="Calibri" w:hAnsi="Calibri" w:cs="Calibri"/>
        </w:rPr>
      </w:pPr>
      <w:commentRangeStart w:id="453"/>
      <w:commentRangeStart w:id="454"/>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453"/>
      <w:r w:rsidR="002B782A">
        <w:rPr>
          <w:rStyle w:val="CommentReference"/>
        </w:rPr>
        <w:commentReference w:id="453"/>
      </w:r>
      <w:commentRangeEnd w:id="454"/>
      <w:r w:rsidR="005F6A4C">
        <w:rPr>
          <w:rStyle w:val="CommentReference"/>
        </w:rPr>
        <w:commentReference w:id="454"/>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w:t>
      </w:r>
      <w:r w:rsidR="00596814">
        <w:rPr>
          <w:rFonts w:ascii="Calibri" w:eastAsia="Calibri" w:hAnsi="Calibri" w:cs="Calibri"/>
        </w:rPr>
        <w:t xml:space="preserve">propose </w:t>
      </w:r>
      <w:r>
        <w:rPr>
          <w:rFonts w:ascii="Calibri" w:eastAsia="Calibri" w:hAnsi="Calibri" w:cs="Calibri"/>
        </w:rPr>
        <w:t>that</w:t>
      </w:r>
      <w:r>
        <w:rPr>
          <w:rFonts w:ascii="Calibri" w:eastAsia="Calibri" w:hAnsi="Calibri" w:cs="Calibri"/>
        </w:rPr>
        <w:t xml:space="preserve"> local resource availability and the configuration of landscape disturbances simultaneously impact red squirrel populations via mechanisms operating on </w:t>
      </w:r>
      <w:del w:id="455" w:author="Jason Fisher" w:date="2025-08-11T14:38:00Z" w16du:dateUtc="2025-08-11T21:38:00Z">
        <w:r w:rsidDel="007B529C">
          <w:rPr>
            <w:rFonts w:ascii="Calibri" w:eastAsia="Calibri" w:hAnsi="Calibri" w:cs="Calibri"/>
          </w:rPr>
          <w:delText xml:space="preserve">separate </w:delText>
        </w:r>
      </w:del>
      <w:ins w:id="456" w:author="Jason Fisher" w:date="2025-08-11T14:38:00Z" w16du:dateUtc="2025-08-11T21:38:00Z">
        <w:r w:rsidR="007B529C">
          <w:rPr>
            <w:rFonts w:ascii="Calibri" w:eastAsia="Calibri" w:hAnsi="Calibri" w:cs="Calibri"/>
          </w:rPr>
          <w:t xml:space="preserve">nested </w:t>
        </w:r>
      </w:ins>
      <w:r>
        <w:rPr>
          <w:rFonts w:ascii="Calibri" w:eastAsia="Calibri" w:hAnsi="Calibri" w:cs="Calibri"/>
        </w:rPr>
        <w:t>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AA37836" w:rsidR="00512322" w:rsidRDefault="00E60473">
      <w:pPr>
        <w:spacing w:line="360" w:lineRule="auto"/>
        <w:ind w:firstLine="720"/>
        <w:jc w:val="both"/>
        <w:rPr>
          <w:rFonts w:ascii="Calibri" w:eastAsia="Calibri" w:hAnsi="Calibri" w:cs="Calibri"/>
        </w:rPr>
      </w:pPr>
      <w:commentRangeStart w:id="457"/>
      <w:r>
        <w:rPr>
          <w:rFonts w:ascii="Calibri" w:eastAsia="Calibri" w:hAnsi="Calibri" w:cs="Calibri"/>
        </w:rPr>
        <w:t xml:space="preserve">The exact population-level mechanisms through which edge density negatively affected red squirrels </w:t>
      </w:r>
      <w:del w:id="458" w:author="Jason Fisher" w:date="2025-08-11T14:40:00Z" w16du:dateUtc="2025-08-11T21:40:00Z">
        <w:r w:rsidDel="008C1321">
          <w:rPr>
            <w:rFonts w:ascii="Calibri" w:eastAsia="Calibri" w:hAnsi="Calibri" w:cs="Calibri"/>
          </w:rPr>
          <w:delText>are difficult to</w:delText>
        </w:r>
      </w:del>
      <w:ins w:id="459" w:author="Jason Fisher" w:date="2025-08-11T14:40:00Z" w16du:dateUtc="2025-08-11T21:40:00Z">
        <w:r w:rsidR="008C1321">
          <w:rPr>
            <w:rFonts w:ascii="Calibri" w:eastAsia="Calibri" w:hAnsi="Calibri" w:cs="Calibri"/>
          </w:rPr>
          <w:t>cannot yet be</w:t>
        </w:r>
      </w:ins>
      <w:r>
        <w:rPr>
          <w:rFonts w:ascii="Calibri" w:eastAsia="Calibri" w:hAnsi="Calibri" w:cs="Calibri"/>
        </w:rPr>
        <w:t xml:space="preserve"> discern</w:t>
      </w:r>
      <w:ins w:id="460" w:author="Jason Fisher" w:date="2025-08-11T14:40:00Z" w16du:dateUtc="2025-08-11T21:40:00Z">
        <w:r w:rsidR="008C1321">
          <w:rPr>
            <w:rFonts w:ascii="Calibri" w:eastAsia="Calibri" w:hAnsi="Calibri" w:cs="Calibri"/>
          </w:rPr>
          <w:t>ed</w:t>
        </w:r>
      </w:ins>
      <w:r>
        <w:rPr>
          <w:rFonts w:ascii="Calibri" w:eastAsia="Calibri" w:hAnsi="Calibri" w:cs="Calibri"/>
        </w:rPr>
        <w:t xml:space="preserve"> </w:t>
      </w:r>
      <w:del w:id="461" w:author="Jason Fisher" w:date="2025-08-11T14:40:00Z" w16du:dateUtc="2025-08-11T21:40:00Z">
        <w:r w:rsidDel="008C1321">
          <w:rPr>
            <w:rFonts w:ascii="Calibri" w:eastAsia="Calibri" w:hAnsi="Calibri" w:cs="Calibri"/>
          </w:rPr>
          <w:delText>from this pattern-describing study</w:delText>
        </w:r>
      </w:del>
      <w:ins w:id="462" w:author="Jason Fisher" w:date="2025-08-11T14:40:00Z" w16du:dateUtc="2025-08-11T21:40:00Z">
        <w:r w:rsidR="008C1321">
          <w:rPr>
            <w:rFonts w:ascii="Calibri" w:eastAsia="Calibri" w:hAnsi="Calibri" w:cs="Calibri"/>
          </w:rPr>
          <w:t>a</w:t>
        </w:r>
      </w:ins>
      <w:ins w:id="463" w:author="Jason Fisher" w:date="2025-08-11T14:41:00Z" w16du:dateUtc="2025-08-11T21:41:00Z">
        <w:r w:rsidR="00F26CAC">
          <w:rPr>
            <w:rFonts w:ascii="Calibri" w:eastAsia="Calibri" w:hAnsi="Calibri" w:cs="Calibri"/>
          </w:rPr>
          <w:t>nd</w:t>
        </w:r>
      </w:ins>
      <w:ins w:id="464" w:author="Jason Fisher" w:date="2025-08-11T14:40:00Z" w16du:dateUtc="2025-08-11T21:40:00Z">
        <w:r w:rsidR="008C1321">
          <w:rPr>
            <w:rFonts w:ascii="Calibri" w:eastAsia="Calibri" w:hAnsi="Calibri" w:cs="Calibri"/>
          </w:rPr>
          <w:t xml:space="preserve"> pose new questions for future research</w:t>
        </w:r>
      </w:ins>
      <w:r>
        <w:rPr>
          <w:rFonts w:ascii="Calibri" w:eastAsia="Calibri" w:hAnsi="Calibri" w:cs="Calibri"/>
        </w:rPr>
        <w:t xml:space="preserve">. </w:t>
      </w:r>
      <w:commentRangeEnd w:id="457"/>
      <w:r w:rsidR="002B782A">
        <w:rPr>
          <w:rStyle w:val="CommentReference"/>
        </w:rPr>
        <w:commentReference w:id="457"/>
      </w:r>
      <w:r>
        <w:rPr>
          <w:rFonts w:ascii="Calibri" w:eastAsia="Calibri" w:hAnsi="Calibri" w:cs="Calibri"/>
        </w:rPr>
        <w:t xml:space="preserve">We propose several potential explanations for this relationship. First, the negative effect of edge density could </w:t>
      </w:r>
      <w:r w:rsidR="00C603C5">
        <w:rPr>
          <w:rFonts w:ascii="Calibri" w:eastAsia="Calibri" w:hAnsi="Calibri" w:cs="Calibri"/>
        </w:rPr>
        <w:t>reflect</w:t>
      </w:r>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rPr>
          <w:rFonts w:ascii="Calibri" w:eastAsia="Calibri" w:hAnsi="Calibri" w:cs="Calibri"/>
        </w:rPr>
        <w:t>) and</w:t>
      </w:r>
      <w:r>
        <w:rPr>
          <w:rFonts w:ascii="Calibri" w:eastAsia="Calibri" w:hAnsi="Calibri" w:cs="Calibri"/>
        </w:rPr>
        <w:t xml:space="preserve"> disperse shorter distances in younger </w:t>
      </w:r>
      <w:r>
        <w:rPr>
          <w:rFonts w:ascii="Calibri" w:eastAsia="Calibri" w:hAnsi="Calibri" w:cs="Calibri"/>
        </w:rPr>
        <w:lastRenderedPageBreak/>
        <w:t>forest stands (Larsen, 2009). However, we note that in our second-supported model, the</w:t>
      </w:r>
      <w:r>
        <w:rPr>
          <w:rFonts w:ascii="Calibri" w:eastAsia="Calibri" w:hAnsi="Calibri" w:cs="Calibri"/>
        </w:rPr>
        <w:t xml:space="preserv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w:t>
      </w:r>
      <w:ins w:id="465" w:author="Jason Fisher" w:date="2025-08-11T14:41:00Z" w16du:dateUtc="2025-08-11T21:41:00Z">
        <w:r w:rsidR="00F26CAC">
          <w:rPr>
            <w:rFonts w:ascii="Calibri" w:eastAsia="Calibri" w:hAnsi="Calibri" w:cs="Calibri"/>
          </w:rPr>
          <w:t xml:space="preserve">our </w:t>
        </w:r>
      </w:ins>
      <w:r>
        <w:rPr>
          <w:rFonts w:ascii="Calibri" w:eastAsia="Calibri" w:hAnsi="Calibri" w:cs="Calibri"/>
        </w:rPr>
        <w:t>models, so we are cautious to accept this interpretation of edge density’s effect.</w:t>
      </w:r>
    </w:p>
    <w:p w14:paraId="36A7E3D3" w14:textId="77777777" w:rsidR="00512322" w:rsidRDefault="00512322">
      <w:pPr>
        <w:spacing w:line="360" w:lineRule="auto"/>
        <w:ind w:firstLine="720"/>
        <w:jc w:val="both"/>
        <w:rPr>
          <w:rFonts w:ascii="Calibri" w:eastAsia="Calibri" w:hAnsi="Calibri" w:cs="Calibri"/>
        </w:rPr>
      </w:pPr>
    </w:p>
    <w:p w14:paraId="61DBD62A" w14:textId="330199D5" w:rsidR="00512322" w:rsidRDefault="00E60473">
      <w:pPr>
        <w:spacing w:line="360" w:lineRule="auto"/>
        <w:ind w:firstLine="720"/>
        <w:jc w:val="both"/>
        <w:rPr>
          <w:rFonts w:ascii="Calibri" w:eastAsia="Calibri" w:hAnsi="Calibri" w:cs="Calibri"/>
        </w:rPr>
      </w:pPr>
      <w:r>
        <w:rPr>
          <w:rFonts w:ascii="Calibri" w:eastAsia="Calibri" w:hAnsi="Calibri" w:cs="Calibri"/>
        </w:rPr>
        <w:t xml:space="preserve">Alternatively, </w:t>
      </w:r>
      <w:r w:rsidR="00940BAD">
        <w:rPr>
          <w:rFonts w:ascii="Calibri" w:eastAsia="Calibri" w:hAnsi="Calibri" w:cs="Calibri"/>
        </w:rPr>
        <w:t xml:space="preserve">we hypothesize that the </w:t>
      </w:r>
      <w:r>
        <w:rPr>
          <w:rFonts w:ascii="Calibri" w:eastAsia="Calibri" w:hAnsi="Calibri" w:cs="Calibri"/>
        </w:rPr>
        <w:t xml:space="preserve">negative impact of edge density </w:t>
      </w:r>
      <w:r w:rsidR="00940BAD">
        <w:rPr>
          <w:rFonts w:ascii="Calibri" w:eastAsia="Calibri" w:hAnsi="Calibri" w:cs="Calibri"/>
        </w:rPr>
        <w:t xml:space="preserve">is </w:t>
      </w:r>
      <w:r>
        <w:rPr>
          <w:rFonts w:ascii="Calibri" w:eastAsia="Calibri" w:hAnsi="Calibri" w:cs="Calibri"/>
        </w:rPr>
        <w:t>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w:t>
      </w:r>
      <w:r>
        <w:rPr>
          <w:rFonts w:ascii="Calibri" w:eastAsia="Calibri" w:hAnsi="Calibri" w:cs="Calibri"/>
        </w:rPr>
        <w:t xml:space="preserve">sing cleared disturbance features. </w:t>
      </w:r>
      <w:proofErr w:type="gramStart"/>
      <w:r w:rsidR="00C603C5">
        <w:rPr>
          <w:rFonts w:ascii="Calibri" w:eastAsia="Calibri" w:hAnsi="Calibri" w:cs="Calibri"/>
        </w:rPr>
        <w:t>In particular, a</w:t>
      </w:r>
      <w:r>
        <w:rPr>
          <w:rFonts w:ascii="Calibri" w:eastAsia="Calibri" w:hAnsi="Calibri" w:cs="Calibri"/>
        </w:rPr>
        <w:t>vian</w:t>
      </w:r>
      <w:proofErr w:type="gramEnd"/>
      <w:r>
        <w:rPr>
          <w:rFonts w:ascii="Calibri" w:eastAsia="Calibri" w:hAnsi="Calibri" w:cs="Calibri"/>
        </w:rPr>
        <w:t xml:space="preserve"> predators 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commentRangeStart w:id="466"/>
      <w:commentRangeStart w:id="467"/>
      <w:proofErr w:type="spellStart"/>
      <w:r>
        <w:rPr>
          <w:rFonts w:ascii="Calibri" w:eastAsia="Calibri" w:hAnsi="Calibri" w:cs="Calibri"/>
        </w:rPr>
        <w:t>Opermanis</w:t>
      </w:r>
      <w:proofErr w:type="spellEnd"/>
      <w:r>
        <w:rPr>
          <w:rFonts w:ascii="Calibri" w:eastAsia="Calibri" w:hAnsi="Calibri" w:cs="Calibri"/>
        </w:rPr>
        <w:t xml:space="preserve">, </w:t>
      </w:r>
      <w:commentRangeStart w:id="468"/>
      <w:r>
        <w:rPr>
          <w:rFonts w:ascii="Calibri" w:eastAsia="Calibri" w:hAnsi="Calibri" w:cs="Calibri"/>
        </w:rPr>
        <w:t>2004</w:t>
      </w:r>
      <w:commentRangeEnd w:id="468"/>
      <w:r w:rsidR="00485D12">
        <w:rPr>
          <w:rStyle w:val="CommentReference"/>
        </w:rPr>
        <w:commentReference w:id="468"/>
      </w:r>
      <w:r>
        <w:rPr>
          <w:rFonts w:ascii="Calibri" w:eastAsia="Calibri" w:hAnsi="Calibri" w:cs="Calibri"/>
        </w:rPr>
        <w:t xml:space="preserve">). </w:t>
      </w:r>
      <w:commentRangeEnd w:id="466"/>
      <w:r w:rsidR="002B782A">
        <w:rPr>
          <w:rStyle w:val="CommentReference"/>
        </w:rPr>
        <w:commentReference w:id="466"/>
      </w:r>
      <w:commentRangeEnd w:id="467"/>
      <w:r w:rsidR="0009054F">
        <w:rPr>
          <w:rStyle w:val="CommentReference"/>
        </w:rPr>
        <w:commentReference w:id="467"/>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E60473">
      <w:pPr>
        <w:spacing w:line="360" w:lineRule="auto"/>
        <w:rPr>
          <w:rFonts w:ascii="Calibri" w:eastAsia="Calibri" w:hAnsi="Calibri" w:cs="Calibri"/>
          <w:highlight w:val="white"/>
        </w:rPr>
      </w:pPr>
      <w:r>
        <w:rPr>
          <w:rFonts w:ascii="Calibri" w:eastAsia="Calibri" w:hAnsi="Calibri" w:cs="Calibri"/>
        </w:rPr>
        <w:tab/>
      </w:r>
      <w:r>
        <w:rPr>
          <w:rFonts w:ascii="Calibri" w:eastAsia="Calibri" w:hAnsi="Calibri" w:cs="Calibri"/>
        </w:rPr>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w:t>
      </w:r>
      <w:commentRangeStart w:id="469"/>
      <w:commentRangeStart w:id="470"/>
      <w:commentRangeStart w:id="471"/>
      <w:r>
        <w:rPr>
          <w:rFonts w:ascii="Calibri" w:eastAsia="Calibri" w:hAnsi="Calibri" w:cs="Calibri"/>
        </w:rPr>
        <w:t>Fisher et al. (1999) demonstrated that red squirrels use a variety of food resources aside from conifer cones in western borea</w:t>
      </w:r>
      <w:r>
        <w:rPr>
          <w:rFonts w:ascii="Calibri" w:eastAsia="Calibri" w:hAnsi="Calibri" w:cs="Calibri"/>
        </w:rPr>
        <w:t>l systems, and that home range size decreased with increasing resource heterogeneity</w:t>
      </w:r>
      <w:commentRangeEnd w:id="469"/>
      <w:r w:rsidR="004143B1">
        <w:rPr>
          <w:rStyle w:val="CommentReference"/>
        </w:rPr>
        <w:commentReference w:id="469"/>
      </w:r>
      <w:commentRangeEnd w:id="470"/>
      <w:r w:rsidR="006E3DA2">
        <w:rPr>
          <w:rStyle w:val="CommentReference"/>
        </w:rPr>
        <w:commentReference w:id="470"/>
      </w:r>
      <w:commentRangeEnd w:id="471"/>
      <w:r w:rsidR="00A115E5">
        <w:rPr>
          <w:rStyle w:val="CommentReference"/>
        </w:rPr>
        <w:commentReference w:id="471"/>
      </w:r>
      <w:r>
        <w:rPr>
          <w:rFonts w:ascii="Calibri" w:eastAsia="Calibri" w:hAnsi="Calibri" w:cs="Calibri"/>
        </w:rPr>
        <w:t>.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w:t>
      </w:r>
      <w:r>
        <w:rPr>
          <w:rFonts w:ascii="Calibri" w:eastAsia="Calibri" w:hAnsi="Calibri" w:cs="Calibri"/>
        </w:rPr>
        <w:t xml:space="preserve">nd further into surrounding habitat (Franklin et al., 2021; Abib et al., 2019), in turn increasing their potential value as a resource complement. In addition, there is widespread evidence for mesocarnivore use of seismic lines, especially coyotes (Tattersall et al., 2020; Clare et al., 2023), a predator of red squirrels </w:t>
      </w:r>
      <w:r>
        <w:rPr>
          <w:rFonts w:ascii="Calibri" w:eastAsia="Calibri" w:hAnsi="Calibri" w:cs="Calibri"/>
        </w:rPr>
        <w:lastRenderedPageBreak/>
        <w:t xml:space="preserve">(O’Donoghue et al., 2001; Latham et al., 2013), but there is less evidence for predator use along more exposed features like transmission lines. </w:t>
      </w:r>
      <w:r>
        <w:rPr>
          <w:rFonts w:ascii="Calibri" w:eastAsia="Calibri" w:hAnsi="Calibri" w:cs="Calibri"/>
          <w:highlight w:val="white"/>
        </w:rPr>
        <w:t>As such, we suggest that pipelines and trans</w:t>
      </w:r>
      <w:r>
        <w:rPr>
          <w:rFonts w:ascii="Calibri" w:eastAsia="Calibri" w:hAnsi="Calibri" w:cs="Calibri"/>
          <w:highlight w:val="white"/>
        </w:rPr>
        <w:t xml:space="preserve">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w:t>
      </w:r>
      <w:r>
        <w:rPr>
          <w:rFonts w:ascii="Calibri" w:eastAsia="Calibri" w:hAnsi="Calibri" w:cs="Calibri"/>
        </w:rPr>
        <w:t xml:space="preserve">020). </w:t>
      </w:r>
    </w:p>
    <w:p w14:paraId="04AB7488" w14:textId="77777777" w:rsidR="00512322" w:rsidRDefault="00E60473">
      <w:pPr>
        <w:pStyle w:val="Heading3"/>
        <w:spacing w:line="360" w:lineRule="auto"/>
      </w:pPr>
      <w:bookmarkStart w:id="472" w:name="_22issswytjem" w:colFirst="0" w:colLast="0"/>
      <w:bookmarkEnd w:id="472"/>
      <w:commentRangeStart w:id="473"/>
      <w:r>
        <w:t>Caveats paragraph (collapsed into discussion)</w:t>
      </w:r>
      <w:commentRangeEnd w:id="473"/>
      <w:r w:rsidR="00074002">
        <w:rPr>
          <w:rStyle w:val="CommentReference"/>
          <w:color w:val="auto"/>
        </w:rPr>
        <w:commentReference w:id="473"/>
      </w:r>
    </w:p>
    <w:p w14:paraId="3423B30E" w14:textId="77777777" w:rsidR="000B4AB9" w:rsidRDefault="00E60473">
      <w:pPr>
        <w:spacing w:line="360" w:lineRule="auto"/>
        <w:rPr>
          <w:ins w:id="474" w:author="Jason Fisher" w:date="2025-08-11T15:01:00Z" w16du:dateUtc="2025-08-11T22:01:00Z"/>
          <w:rFonts w:ascii="Calibri" w:eastAsia="Calibri" w:hAnsi="Calibri" w:cs="Calibri"/>
        </w:rPr>
      </w:pPr>
      <w:r>
        <w:rPr>
          <w:rFonts w:ascii="Calibri" w:eastAsia="Calibri" w:hAnsi="Calibri" w:cs="Calibri"/>
        </w:rPr>
        <w:tab/>
      </w:r>
      <w:commentRangeStart w:id="475"/>
      <w:commentRangeStart w:id="476"/>
      <w:commentRangeStart w:id="477"/>
      <w:r>
        <w:rPr>
          <w:rFonts w:ascii="Calibri" w:eastAsia="Calibri" w:hAnsi="Calibri" w:cs="Calibri"/>
        </w:rPr>
        <w:t xml:space="preserve">Small, </w:t>
      </w:r>
      <w:commentRangeStart w:id="478"/>
      <w:r>
        <w:rPr>
          <w:rFonts w:ascii="Calibri" w:eastAsia="Calibri" w:hAnsi="Calibri" w:cs="Calibri"/>
        </w:rPr>
        <w:t>c</w:t>
      </w:r>
      <w:r w:rsidRPr="00A83C3A">
        <w:rPr>
          <w:rFonts w:ascii="Calibri" w:eastAsia="Calibri" w:hAnsi="Calibri" w:cs="Calibri"/>
          <w:strike/>
          <w:rPrChange w:id="479" w:author="Jason Fisher" w:date="2025-08-11T14:59:00Z" w16du:dateUtc="2025-08-11T21:59:00Z">
            <w:rPr>
              <w:rFonts w:ascii="Calibri" w:eastAsia="Calibri" w:hAnsi="Calibri" w:cs="Calibri"/>
            </w:rPr>
          </w:rPrChange>
        </w:rPr>
        <w:t>ursoria</w:t>
      </w:r>
      <w:r>
        <w:rPr>
          <w:rFonts w:ascii="Calibri" w:eastAsia="Calibri" w:hAnsi="Calibri" w:cs="Calibri"/>
        </w:rPr>
        <w:t>l</w:t>
      </w:r>
      <w:commentRangeEnd w:id="478"/>
      <w:r w:rsidR="00A83C3A">
        <w:rPr>
          <w:rStyle w:val="CommentReference"/>
        </w:rPr>
        <w:commentReference w:id="478"/>
      </w:r>
      <w:r>
        <w:rPr>
          <w:rFonts w:ascii="Calibri" w:eastAsia="Calibri" w:hAnsi="Calibri" w:cs="Calibri"/>
        </w:rPr>
        <w:t xml:space="preserve">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w:t>
      </w:r>
      <w:commentRangeEnd w:id="475"/>
      <w:r w:rsidR="00847DA0">
        <w:rPr>
          <w:rStyle w:val="CommentReference"/>
        </w:rPr>
        <w:commentReference w:id="475"/>
      </w:r>
      <w:commentRangeEnd w:id="476"/>
      <w:r w:rsidR="002A47FF">
        <w:rPr>
          <w:rStyle w:val="CommentReference"/>
        </w:rPr>
        <w:commentReference w:id="476"/>
      </w:r>
      <w:commentRangeEnd w:id="477"/>
      <w:r w:rsidR="00940BAD">
        <w:rPr>
          <w:rStyle w:val="CommentReference"/>
        </w:rPr>
        <w:commentReference w:id="477"/>
      </w:r>
      <w:r w:rsidR="00940BAD">
        <w:rPr>
          <w:rFonts w:ascii="Calibri" w:eastAsia="Calibri" w:hAnsi="Calibri" w:cs="Calibri"/>
        </w:rPr>
        <w:t>If non-detections of red squirrels, which we assumed were true absences, arose instead from poor detectability from camera trap set-up characteristics, our modelled estimates of red squirrel relative abundance may be biased.</w:t>
      </w:r>
      <w:ins w:id="480" w:author="Jason Fisher" w:date="2025-08-11T15:00:00Z" w16du:dateUtc="2025-08-11T22:00:00Z">
        <w:r w:rsidR="00013BFD">
          <w:rPr>
            <w:rFonts w:ascii="Calibri" w:eastAsia="Calibri" w:hAnsi="Calibri" w:cs="Calibri"/>
          </w:rPr>
          <w:t xml:space="preserve"> We do not think this likely</w:t>
        </w:r>
        <w:r w:rsidR="00594499">
          <w:rPr>
            <w:rFonts w:ascii="Calibri" w:eastAsia="Calibri" w:hAnsi="Calibri" w:cs="Calibri"/>
          </w:rPr>
          <w:t xml:space="preserve"> given our use of lures, game trails, and month-long sampler.</w:t>
        </w:r>
      </w:ins>
      <w:r w:rsidR="00940BAD">
        <w:rPr>
          <w:rFonts w:ascii="Calibri" w:eastAsia="Calibri" w:hAnsi="Calibri" w:cs="Calibri"/>
        </w:rPr>
        <w:t xml:space="preserve"> Additionally, a</w:t>
      </w:r>
      <w:r>
        <w:rPr>
          <w:rFonts w:ascii="Calibri" w:eastAsia="Calibri" w:hAnsi="Calibri" w:cs="Calibri"/>
        </w:rPr>
        <w:t xml:space="preserve">lthough we sampled a gradient of anthropogenic disturbance, camera traps were not directly deployed on anthropogenic disturbance features. Our stratified design was intended to measure </w:t>
      </w:r>
      <w:commentRangeStart w:id="481"/>
      <w:commentRangeStart w:id="482"/>
      <w:r w:rsidR="00847DA0">
        <w:rPr>
          <w:rFonts w:ascii="Calibri" w:eastAsia="Calibri" w:hAnsi="Calibri" w:cs="Calibri"/>
        </w:rPr>
        <w:t>mammal</w:t>
      </w:r>
      <w:r>
        <w:rPr>
          <w:rFonts w:ascii="Calibri" w:eastAsia="Calibri" w:hAnsi="Calibri" w:cs="Calibri"/>
        </w:rPr>
        <w:t xml:space="preserve"> </w:t>
      </w:r>
      <w:commentRangeEnd w:id="481"/>
      <w:r w:rsidR="00847DA0">
        <w:rPr>
          <w:rStyle w:val="CommentReference"/>
        </w:rPr>
        <w:commentReference w:id="481"/>
      </w:r>
      <w:commentRangeEnd w:id="482"/>
      <w:r w:rsidR="002A47FF">
        <w:rPr>
          <w:rStyle w:val="CommentReference"/>
        </w:rPr>
        <w:commentReference w:id="482"/>
      </w:r>
      <w:r>
        <w:rPr>
          <w:rFonts w:ascii="Calibri" w:eastAsia="Calibri" w:hAnsi="Calibri" w:cs="Calibri"/>
        </w:rPr>
        <w:t xml:space="preserve">distribution within the matrix of remaining boreal habitat. As a result, this study may not have captured localized, individual responses to disturbance features, such as the </w:t>
      </w:r>
      <w:del w:id="483" w:author="Jason Fisher" w:date="2025-08-11T15:00:00Z" w16du:dateUtc="2025-08-11T22:00:00Z">
        <w:r w:rsidDel="00594499">
          <w:rPr>
            <w:rFonts w:ascii="Calibri" w:eastAsia="Calibri" w:hAnsi="Calibri" w:cs="Calibri"/>
          </w:rPr>
          <w:delText>negative effect of</w:delText>
        </w:r>
      </w:del>
      <w:ins w:id="484" w:author="Jason Fisher" w:date="2025-08-11T15:00:00Z" w16du:dateUtc="2025-08-11T22:00:00Z">
        <w:r w:rsidR="00594499">
          <w:rPr>
            <w:rFonts w:ascii="Calibri" w:eastAsia="Calibri" w:hAnsi="Calibri" w:cs="Calibri"/>
          </w:rPr>
          <w:t>absence of squ</w:t>
        </w:r>
      </w:ins>
      <w:ins w:id="485" w:author="Jason Fisher" w:date="2025-08-11T15:01:00Z" w16du:dateUtc="2025-08-11T22:01:00Z">
        <w:r w:rsidR="00594499">
          <w:rPr>
            <w:rFonts w:ascii="Calibri" w:eastAsia="Calibri" w:hAnsi="Calibri" w:cs="Calibri"/>
          </w:rPr>
          <w:t>irrels within</w:t>
        </w:r>
      </w:ins>
      <w:r>
        <w:rPr>
          <w:rFonts w:ascii="Calibri" w:eastAsia="Calibri" w:hAnsi="Calibri" w:cs="Calibri"/>
        </w:rPr>
        <w:t xml:space="preserve"> timber</w:t>
      </w:r>
      <w:ins w:id="486" w:author="Jason Fisher" w:date="2025-08-11T15:01:00Z" w16du:dateUtc="2025-08-11T22:01:00Z">
        <w:r w:rsidR="00594499">
          <w:rPr>
            <w:rFonts w:ascii="Calibri" w:eastAsia="Calibri" w:hAnsi="Calibri" w:cs="Calibri"/>
          </w:rPr>
          <w:t>-</w:t>
        </w:r>
      </w:ins>
      <w:r>
        <w:rPr>
          <w:rFonts w:ascii="Calibri" w:eastAsia="Calibri" w:hAnsi="Calibri" w:cs="Calibri"/>
        </w:rPr>
        <w:t xml:space="preserve"> </w:t>
      </w:r>
      <w:del w:id="487" w:author="Jason Fisher" w:date="2025-08-11T15:01:00Z" w16du:dateUtc="2025-08-11T22:01:00Z">
        <w:r w:rsidDel="00594499">
          <w:rPr>
            <w:rFonts w:ascii="Calibri" w:eastAsia="Calibri" w:hAnsi="Calibri" w:cs="Calibri"/>
          </w:rPr>
          <w:delText xml:space="preserve">harvesting </w:delText>
        </w:r>
      </w:del>
      <w:ins w:id="488" w:author="Jason Fisher" w:date="2025-08-11T15:01:00Z" w16du:dateUtc="2025-08-11T22:01:00Z">
        <w:r w:rsidR="00594499">
          <w:rPr>
            <w:rFonts w:ascii="Calibri" w:eastAsia="Calibri" w:hAnsi="Calibri" w:cs="Calibri"/>
          </w:rPr>
          <w:t xml:space="preserve">harvest blocks </w:t>
        </w:r>
      </w:ins>
      <w:r>
        <w:rPr>
          <w:rFonts w:ascii="Calibri" w:eastAsia="Calibri" w:hAnsi="Calibri" w:cs="Calibri"/>
        </w:rPr>
        <w:t xml:space="preserve">documented in other studies (Fisher &amp; Wilkinson, 2005). </w:t>
      </w:r>
    </w:p>
    <w:p w14:paraId="2878DE47" w14:textId="4DE3B857" w:rsidR="00512322" w:rsidRDefault="00E60473">
      <w:pPr>
        <w:spacing w:line="360" w:lineRule="auto"/>
        <w:ind w:firstLine="720"/>
        <w:rPr>
          <w:rFonts w:ascii="Calibri" w:eastAsia="Calibri" w:hAnsi="Calibri" w:cs="Calibri"/>
        </w:rPr>
        <w:pPrChange w:id="489" w:author="Jason Fisher" w:date="2025-08-11T15:01:00Z" w16du:dateUtc="2025-08-11T22:01:00Z">
          <w:pPr>
            <w:spacing w:line="360" w:lineRule="auto"/>
          </w:pPr>
        </w:pPrChange>
      </w:pPr>
      <w:r>
        <w:rPr>
          <w:rFonts w:ascii="Calibri" w:eastAsia="Calibri" w:hAnsi="Calibri" w:cs="Calibri"/>
        </w:rPr>
        <w:t xml:space="preserve">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r w:rsidR="0009054F">
        <w:rPr>
          <w:rFonts w:ascii="Calibri" w:eastAsia="Calibri" w:hAnsi="Calibri" w:cs="Calibri"/>
        </w:rPr>
        <w:t xml:space="preserve">mammal-oriented </w:t>
      </w:r>
      <w:commentRangeStart w:id="490"/>
      <w:commentRangeStart w:id="491"/>
      <w:r>
        <w:rPr>
          <w:rFonts w:ascii="Calibri" w:eastAsia="Calibri" w:hAnsi="Calibri" w:cs="Calibri"/>
        </w:rPr>
        <w:t xml:space="preserve">camera traps generally do not reliably detect birds, </w:t>
      </w:r>
      <w:commentRangeEnd w:id="490"/>
      <w:r w:rsidR="00074002">
        <w:rPr>
          <w:rStyle w:val="CommentReference"/>
        </w:rPr>
        <w:commentReference w:id="490"/>
      </w:r>
      <w:commentRangeEnd w:id="491"/>
      <w:r w:rsidR="0009054F">
        <w:rPr>
          <w:rStyle w:val="CommentReference"/>
        </w:rPr>
        <w:commentReference w:id="491"/>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E60473">
      <w:pPr>
        <w:pStyle w:val="Heading2"/>
        <w:spacing w:line="360" w:lineRule="auto"/>
      </w:pPr>
      <w:bookmarkStart w:id="492" w:name="_9vhq2xeu7ytl" w:colFirst="0" w:colLast="0"/>
      <w:bookmarkEnd w:id="492"/>
      <w:r>
        <w:lastRenderedPageBreak/>
        <w:t>Conclusions</w:t>
      </w:r>
    </w:p>
    <w:p w14:paraId="123064BC" w14:textId="5E843C09" w:rsidR="00512322" w:rsidRDefault="000B4AB9">
      <w:pPr>
        <w:spacing w:line="360" w:lineRule="auto"/>
        <w:ind w:firstLine="720"/>
        <w:rPr>
          <w:rFonts w:ascii="Calibri" w:eastAsia="Calibri" w:hAnsi="Calibri" w:cs="Calibri"/>
          <w:b/>
        </w:rPr>
      </w:pPr>
      <w:ins w:id="493" w:author="Jason Fisher" w:date="2025-08-11T15:01:00Z" w16du:dateUtc="2025-08-11T22:01:00Z">
        <w:r>
          <w:rPr>
            <w:rFonts w:ascii="Calibri" w:eastAsia="Calibri" w:hAnsi="Calibri" w:cs="Calibri"/>
          </w:rPr>
          <w:t>The novel landscape configuration generated</w:t>
        </w:r>
      </w:ins>
      <w:ins w:id="494" w:author="Jason Fisher" w:date="2025-08-11T15:02:00Z" w16du:dateUtc="2025-08-11T22:02:00Z">
        <w:r>
          <w:rPr>
            <w:rFonts w:ascii="Calibri" w:eastAsia="Calibri" w:hAnsi="Calibri" w:cs="Calibri"/>
          </w:rPr>
          <w:t xml:space="preserve"> by industrial </w:t>
        </w:r>
        <w:r w:rsidR="003E4325">
          <w:rPr>
            <w:rFonts w:ascii="Calibri" w:eastAsia="Calibri" w:hAnsi="Calibri" w:cs="Calibri"/>
          </w:rPr>
          <w:t>resource extraction can create important</w:t>
        </w:r>
        <w:r w:rsidR="00C267FF">
          <w:rPr>
            <w:rFonts w:ascii="Calibri" w:eastAsia="Calibri" w:hAnsi="Calibri" w:cs="Calibri"/>
          </w:rPr>
          <w:t xml:space="preserve"> –</w:t>
        </w:r>
        <w:r w:rsidR="003E4325">
          <w:rPr>
            <w:rFonts w:ascii="Calibri" w:eastAsia="Calibri" w:hAnsi="Calibri" w:cs="Calibri"/>
          </w:rPr>
          <w:t xml:space="preserve"> heretofore latent</w:t>
        </w:r>
        <w:r w:rsidR="00C267FF">
          <w:rPr>
            <w:rFonts w:ascii="Calibri" w:eastAsia="Calibri" w:hAnsi="Calibri" w:cs="Calibri"/>
          </w:rPr>
          <w:t xml:space="preserve"> – </w:t>
        </w:r>
        <w:r w:rsidR="003E4325">
          <w:rPr>
            <w:rFonts w:ascii="Calibri" w:eastAsia="Calibri" w:hAnsi="Calibri" w:cs="Calibri"/>
          </w:rPr>
          <w:t xml:space="preserve">effects on wildlife species. </w:t>
        </w:r>
      </w:ins>
      <w:del w:id="495" w:author="Jason Fisher" w:date="2025-08-11T15:01:00Z" w16du:dateUtc="2025-08-11T22:01:00Z">
        <w:r w:rsidDel="000B4AB9">
          <w:rPr>
            <w:rFonts w:ascii="Calibri" w:eastAsia="Calibri" w:hAnsi="Calibri" w:cs="Calibri"/>
          </w:rPr>
          <w:delText>Our study demonstrates that r</w:delText>
        </w:r>
      </w:del>
      <w:ins w:id="496" w:author="Jason Fisher" w:date="2025-08-11T15:01:00Z" w16du:dateUtc="2025-08-11T22:01:00Z">
        <w:r>
          <w:rPr>
            <w:rFonts w:ascii="Calibri" w:eastAsia="Calibri" w:hAnsi="Calibri" w:cs="Calibri"/>
          </w:rPr>
          <w:t>R</w:t>
        </w:r>
      </w:ins>
      <w:r>
        <w:rPr>
          <w:rFonts w:ascii="Calibri" w:eastAsia="Calibri" w:hAnsi="Calibri" w:cs="Calibri"/>
        </w:rPr>
        <w:t xml:space="preserve">ed squirrel distribution in the Boreal Plains is influenced by landscape composition and configuration across </w:t>
      </w:r>
      <w:ins w:id="497" w:author="Jason Fisher" w:date="2025-08-11T15:03:00Z" w16du:dateUtc="2025-08-11T22:03:00Z">
        <w:r w:rsidR="00C267FF">
          <w:rPr>
            <w:rFonts w:ascii="Calibri" w:eastAsia="Calibri" w:hAnsi="Calibri" w:cs="Calibri"/>
          </w:rPr>
          <w:t xml:space="preserve">multiple landscapes and </w:t>
        </w:r>
      </w:ins>
      <w:r>
        <w:rPr>
          <w:rFonts w:ascii="Calibri" w:eastAsia="Calibri" w:hAnsi="Calibri" w:cs="Calibri"/>
        </w:rPr>
        <w:t xml:space="preserve">multiple spatial scales. Each type of disturbance </w:t>
      </w:r>
      <w:del w:id="498" w:author="Jason Fisher" w:date="2025-08-11T15:03:00Z" w16du:dateUtc="2025-08-11T22:03:00Z">
        <w:r w:rsidDel="00C539B6">
          <w:rPr>
            <w:rFonts w:ascii="Calibri" w:eastAsia="Calibri" w:hAnsi="Calibri" w:cs="Calibri"/>
          </w:rPr>
          <w:delText xml:space="preserve">in our study </w:delText>
        </w:r>
      </w:del>
      <w:r>
        <w:rPr>
          <w:rFonts w:ascii="Calibri" w:eastAsia="Calibri" w:hAnsi="Calibri" w:cs="Calibri"/>
        </w:rPr>
        <w:t xml:space="preserve">had different influences on red squirrel </w:t>
      </w:r>
      <w:del w:id="499" w:author="Jason Fisher" w:date="2025-08-11T15:03:00Z" w16du:dateUtc="2025-08-11T22:03:00Z">
        <w:r w:rsidDel="00C539B6">
          <w:rPr>
            <w:rFonts w:ascii="Calibri" w:eastAsia="Calibri" w:hAnsi="Calibri" w:cs="Calibri"/>
          </w:rPr>
          <w:delText>abundance</w:delText>
        </w:r>
      </w:del>
      <w:ins w:id="500" w:author="Jason Fisher" w:date="2025-08-11T15:03:00Z" w16du:dateUtc="2025-08-11T22:03:00Z">
        <w:r w:rsidR="00C539B6">
          <w:rPr>
            <w:rFonts w:ascii="Calibri" w:eastAsia="Calibri" w:hAnsi="Calibri" w:cs="Calibri"/>
          </w:rPr>
          <w:t>occurrence</w:t>
        </w:r>
      </w:ins>
      <w:r>
        <w:rPr>
          <w:rFonts w:ascii="Calibri" w:eastAsia="Calibri" w:hAnsi="Calibri" w:cs="Calibri"/>
        </w:rPr>
        <w:t>. We successfully generalized this relationship in</w:t>
      </w:r>
      <w:del w:id="501" w:author="Jason Fisher" w:date="2025-08-11T15:03:00Z" w16du:dateUtc="2025-08-11T22:03:00Z">
        <w:r w:rsidDel="00C539B6">
          <w:rPr>
            <w:rFonts w:ascii="Calibri" w:eastAsia="Calibri" w:hAnsi="Calibri" w:cs="Calibri"/>
          </w:rPr>
          <w:delText>to</w:delText>
        </w:r>
      </w:del>
      <w:r>
        <w:rPr>
          <w:rFonts w:ascii="Calibri" w:eastAsia="Calibri" w:hAnsi="Calibri" w:cs="Calibri"/>
        </w:rPr>
        <w:t xml:space="preserve">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w:t>
      </w:r>
      <w:del w:id="502" w:author="Jason Fisher" w:date="2025-08-11T15:04:00Z" w16du:dateUtc="2025-08-11T22:04:00Z">
        <w:r w:rsidDel="00570949">
          <w:rPr>
            <w:rFonts w:ascii="Calibri" w:eastAsia="Calibri" w:hAnsi="Calibri" w:cs="Calibri"/>
          </w:rPr>
          <w:delText xml:space="preserve">do not top the </w:delText>
        </w:r>
        <w:commentRangeStart w:id="503"/>
        <w:commentRangeStart w:id="504"/>
        <w:r w:rsidDel="00570949">
          <w:rPr>
            <w:rFonts w:ascii="Calibri" w:eastAsia="Calibri" w:hAnsi="Calibri" w:cs="Calibri"/>
          </w:rPr>
          <w:delText>list of</w:delText>
        </w:r>
      </w:del>
      <w:ins w:id="505" w:author="Jason Fisher" w:date="2025-08-11T15:04:00Z" w16du:dateUtc="2025-08-11T22:04:00Z">
        <w:r w:rsidR="00570949">
          <w:rPr>
            <w:rFonts w:ascii="Calibri" w:eastAsia="Calibri" w:hAnsi="Calibri" w:cs="Calibri"/>
          </w:rPr>
          <w:t>are not a</w:t>
        </w:r>
      </w:ins>
      <w:r>
        <w:rPr>
          <w:rFonts w:ascii="Calibri" w:eastAsia="Calibri" w:hAnsi="Calibri" w:cs="Calibri"/>
        </w:rPr>
        <w:t xml:space="preserve"> conservation </w:t>
      </w:r>
      <w:del w:id="506" w:author="Jason Fisher" w:date="2025-08-11T15:04:00Z" w16du:dateUtc="2025-08-11T22:04:00Z">
        <w:r w:rsidDel="00570949">
          <w:rPr>
            <w:rFonts w:ascii="Calibri" w:eastAsia="Calibri" w:hAnsi="Calibri" w:cs="Calibri"/>
          </w:rPr>
          <w:delText xml:space="preserve">priorities </w:delText>
        </w:r>
      </w:del>
      <w:ins w:id="507" w:author="Jason Fisher" w:date="2025-08-11T15:04:00Z" w16du:dateUtc="2025-08-11T22:04:00Z">
        <w:r w:rsidR="00570949">
          <w:rPr>
            <w:rFonts w:ascii="Calibri" w:eastAsia="Calibri" w:hAnsi="Calibri" w:cs="Calibri"/>
          </w:rPr>
          <w:t xml:space="preserve">concern </w:t>
        </w:r>
      </w:ins>
      <w:r>
        <w:rPr>
          <w:rFonts w:ascii="Calibri" w:eastAsia="Calibri" w:hAnsi="Calibri" w:cs="Calibri"/>
        </w:rPr>
        <w:t xml:space="preserve">in the Boreal Plains, </w:t>
      </w:r>
      <w:r w:rsidR="002A47FF">
        <w:rPr>
          <w:rFonts w:ascii="Calibri" w:eastAsia="Calibri" w:hAnsi="Calibri" w:cs="Calibri"/>
        </w:rPr>
        <w:t xml:space="preserve">they are an important prey species for many terrestrial and avian predators and </w:t>
      </w:r>
      <w:r>
        <w:rPr>
          <w:rFonts w:ascii="Calibri" w:eastAsia="Calibri" w:hAnsi="Calibri" w:cs="Calibri"/>
        </w:rPr>
        <w:t xml:space="preserve">their responses to industrial land-use underscore the importance of considering both configuration and composition of anthropogenic disturbances when assessing impacts to mammal populations. </w:t>
      </w:r>
      <w:commentRangeEnd w:id="503"/>
      <w:r w:rsidR="00847DA0">
        <w:rPr>
          <w:rStyle w:val="CommentReference"/>
        </w:rPr>
        <w:commentReference w:id="503"/>
      </w:r>
      <w:commentRangeEnd w:id="504"/>
      <w:r w:rsidR="002A47FF">
        <w:rPr>
          <w:rStyle w:val="CommentReference"/>
        </w:rPr>
        <w:commentReference w:id="504"/>
      </w:r>
      <w:r>
        <w:rPr>
          <w:rFonts w:ascii="Calibri" w:eastAsia="Calibri" w:hAnsi="Calibri" w:cs="Calibri"/>
        </w:rPr>
        <w:t xml:space="preserve">Habitat alteration via industrial development and fragmentation are often collinear—there are few industrial development scenarios in which cumulative site disturbance is high but impacts on configuration are low. </w:t>
      </w:r>
      <w:del w:id="508" w:author="Jason Fisher" w:date="2025-08-11T15:04:00Z" w16du:dateUtc="2025-08-11T22:04:00Z">
        <w:r w:rsidDel="003543AF">
          <w:rPr>
            <w:rFonts w:ascii="Calibri" w:eastAsia="Calibri" w:hAnsi="Calibri" w:cs="Calibri"/>
          </w:rPr>
          <w:delText>Our work</w:delText>
        </w:r>
      </w:del>
      <w:ins w:id="509" w:author="Jason Fisher" w:date="2025-08-11T15:04:00Z" w16du:dateUtc="2025-08-11T22:04:00Z">
        <w:r w:rsidR="003543AF">
          <w:rPr>
            <w:rFonts w:ascii="Calibri" w:eastAsia="Calibri" w:hAnsi="Calibri" w:cs="Calibri"/>
          </w:rPr>
          <w:t>We</w:t>
        </w:r>
      </w:ins>
      <w:r>
        <w:rPr>
          <w:rFonts w:ascii="Calibri" w:eastAsia="Calibri" w:hAnsi="Calibri" w:cs="Calibri"/>
        </w:rPr>
        <w:t xml:space="preserve"> provides evidence that a </w:t>
      </w:r>
      <w:del w:id="510" w:author="Jason Fisher" w:date="2025-08-11T15:04:00Z" w16du:dateUtc="2025-08-11T22:04:00Z">
        <w:r w:rsidDel="003543AF">
          <w:rPr>
            <w:rFonts w:ascii="Calibri" w:eastAsia="Calibri" w:hAnsi="Calibri" w:cs="Calibri"/>
          </w:rPr>
          <w:delText xml:space="preserve">strict </w:delText>
        </w:r>
      </w:del>
      <w:r>
        <w:rPr>
          <w:rFonts w:ascii="Calibri" w:eastAsia="Calibri" w:hAnsi="Calibri" w:cs="Calibri"/>
        </w:rPr>
        <w:t xml:space="preserve">focus on landscape composition </w:t>
      </w:r>
      <w:del w:id="511" w:author="Jason Fisher" w:date="2025-08-11T15:04:00Z" w16du:dateUtc="2025-08-11T22:04:00Z">
        <w:r w:rsidDel="003543AF">
          <w:rPr>
            <w:rFonts w:ascii="Calibri" w:eastAsia="Calibri" w:hAnsi="Calibri" w:cs="Calibri"/>
          </w:rPr>
          <w:delText xml:space="preserve">may </w:delText>
        </w:r>
      </w:del>
      <w:ins w:id="512" w:author="Jason Fisher" w:date="2025-08-11T15:04:00Z" w16du:dateUtc="2025-08-11T22:04:00Z">
        <w:r w:rsidR="003543AF">
          <w:rPr>
            <w:rFonts w:ascii="Calibri" w:eastAsia="Calibri" w:hAnsi="Calibri" w:cs="Calibri"/>
          </w:rPr>
          <w:t>has underestimated</w:t>
        </w:r>
      </w:ins>
      <w:del w:id="513" w:author="Jason Fisher" w:date="2025-08-11T15:04:00Z" w16du:dateUtc="2025-08-11T22:04:00Z">
        <w:r w:rsidDel="003543AF">
          <w:rPr>
            <w:rFonts w:ascii="Calibri" w:eastAsia="Calibri" w:hAnsi="Calibri" w:cs="Calibri"/>
          </w:rPr>
          <w:delText>underestimate</w:delText>
        </w:r>
      </w:del>
      <w:r>
        <w:rPr>
          <w:rFonts w:ascii="Calibri" w:eastAsia="Calibri" w:hAnsi="Calibri" w:cs="Calibri"/>
        </w:rPr>
        <w:t xml:space="preserv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E60473">
      <w:pPr>
        <w:pStyle w:val="Heading2"/>
        <w:spacing w:line="360" w:lineRule="auto"/>
      </w:pPr>
      <w:bookmarkStart w:id="514" w:name="_nxm74ocr671m" w:colFirst="0" w:colLast="0"/>
      <w:bookmarkEnd w:id="514"/>
      <w:r>
        <w:lastRenderedPageBreak/>
        <w:t>Author contributions</w:t>
      </w:r>
    </w:p>
    <w:p w14:paraId="2B6B1C83" w14:textId="3D288A94" w:rsidR="00512322" w:rsidRDefault="00E60473">
      <w:pPr>
        <w:spacing w:line="360" w:lineRule="auto"/>
        <w:rPr>
          <w:rFonts w:ascii="Calibri" w:eastAsia="Calibri" w:hAnsi="Calibri" w:cs="Calibri"/>
          <w:highlight w:val="white"/>
        </w:rPr>
      </w:pPr>
      <w:commentRangeStart w:id="515"/>
      <w:r>
        <w:rPr>
          <w:rFonts w:ascii="Calibri" w:eastAsia="Calibri" w:hAnsi="Calibri" w:cs="Calibri"/>
          <w:highlight w:val="white"/>
        </w:rPr>
        <w:t xml:space="preserve">Aidan Brushett and Emerald Arthurs conceived the study, designed the methodology, analyzed the data, and wrote the first draft of the manuscript; </w:t>
      </w:r>
      <w:del w:id="516" w:author="Aidan Brushett" w:date="2025-06-06T15:27:00Z" w16du:dateUtc="2025-06-06T22:27:00Z">
        <w:r w:rsidDel="00832812">
          <w:rPr>
            <w:rFonts w:ascii="Calibri" w:eastAsia="Calibri" w:hAnsi="Calibri" w:cs="Calibri"/>
            <w:highlight w:val="white"/>
          </w:rPr>
          <w:delText>Aidan Brushett, Emerald Arthurs,</w:delText>
        </w:r>
      </w:del>
      <w:del w:id="517" w:author="Aidan Brushett" w:date="2025-06-06T15:26:00Z" w16du:dateUtc="2025-06-06T22:26:00Z">
        <w:r w:rsidDel="00832812">
          <w:rPr>
            <w:rFonts w:ascii="Calibri" w:eastAsia="Calibri" w:hAnsi="Calibri" w:cs="Calibri"/>
            <w:highlight w:val="white"/>
          </w:rPr>
          <w:delText xml:space="preserve"> </w:delText>
        </w:r>
      </w:del>
      <w:del w:id="518" w:author="Aidan Brushett" w:date="2025-06-06T15:27:00Z" w16du:dateUtc="2025-06-06T22:27:00Z">
        <w:r w:rsidDel="00832812">
          <w:rPr>
            <w:rFonts w:ascii="Calibri" w:eastAsia="Calibri" w:hAnsi="Calibri" w:cs="Calibri"/>
            <w:highlight w:val="white"/>
          </w:rPr>
          <w:delText xml:space="preserve">and Jason Fisher </w:delText>
        </w:r>
      </w:del>
      <w:ins w:id="519" w:author="Aidan Brushett" w:date="2025-06-06T15:27:00Z" w16du:dateUtc="2025-06-06T22:27:00Z">
        <w:r w:rsidR="00832812">
          <w:rPr>
            <w:rFonts w:ascii="Calibri" w:eastAsia="Calibri" w:hAnsi="Calibri" w:cs="Calibri"/>
            <w:highlight w:val="white"/>
          </w:rPr>
          <w:t xml:space="preserve">All authors </w:t>
        </w:r>
      </w:ins>
      <w:r>
        <w:rPr>
          <w:rFonts w:ascii="Calibri" w:eastAsia="Calibri" w:hAnsi="Calibri" w:cs="Calibri"/>
          <w:highlight w:val="white"/>
        </w:rPr>
        <w:t>collected the data; Jason Fisher oversaw the experimental design; All authors contributed meaningfully to the final draft of the manuscript and gave final approval for publication.</w:t>
      </w:r>
      <w:commentRangeEnd w:id="515"/>
      <w:r w:rsidR="003579BE">
        <w:rPr>
          <w:rStyle w:val="CommentReference"/>
        </w:rPr>
        <w:commentReference w:id="515"/>
      </w:r>
    </w:p>
    <w:p w14:paraId="47319B71" w14:textId="77777777" w:rsidR="00512322" w:rsidRDefault="00E60473">
      <w:pPr>
        <w:pStyle w:val="Heading2"/>
        <w:spacing w:before="80" w:after="240" w:line="360" w:lineRule="auto"/>
      </w:pPr>
      <w:bookmarkStart w:id="520" w:name="_n50qcarm0yrg" w:colFirst="0" w:colLast="0"/>
      <w:bookmarkEnd w:id="520"/>
      <w:commentRangeStart w:id="521"/>
      <w:commentRangeStart w:id="522"/>
      <w:r>
        <w:t>Acknowledgements</w:t>
      </w:r>
      <w:commentRangeEnd w:id="521"/>
      <w:r w:rsidR="00847DA0">
        <w:rPr>
          <w:rStyle w:val="CommentReference"/>
        </w:rPr>
        <w:commentReference w:id="521"/>
      </w:r>
      <w:commentRangeEnd w:id="522"/>
      <w:r w:rsidR="003579BE">
        <w:rPr>
          <w:rStyle w:val="CommentReference"/>
        </w:rPr>
        <w:commentReference w:id="522"/>
      </w:r>
    </w:p>
    <w:p w14:paraId="55250D53" w14:textId="0C9471C2" w:rsidR="00512322" w:rsidRDefault="00E60473" w:rsidP="00071428">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w:t>
      </w:r>
      <w:r w:rsidR="00A869BF">
        <w:rPr>
          <w:rFonts w:ascii="Calibri" w:eastAsia="Calibri" w:hAnsi="Calibri" w:cs="Calibri"/>
          <w:highlight w:val="white"/>
        </w:rPr>
        <w:t xml:space="preserve">Millicent Gaston, Rebecca Smith, Andrew Barnas, MacGregor </w:t>
      </w:r>
      <w:r w:rsidR="003579BE">
        <w:rPr>
          <w:rFonts w:ascii="Calibri" w:eastAsia="Calibri" w:hAnsi="Calibri" w:cs="Calibri"/>
          <w:highlight w:val="white"/>
        </w:rPr>
        <w:t>Aubertin-</w:t>
      </w:r>
      <w:r w:rsidR="00A869BF">
        <w:rPr>
          <w:rFonts w:ascii="Calibri" w:eastAsia="Calibri" w:hAnsi="Calibri" w:cs="Calibri"/>
          <w:highlight w:val="white"/>
        </w:rPr>
        <w:t>Young, Laura</w:t>
      </w:r>
      <w:r w:rsidR="003579BE">
        <w:rPr>
          <w:rFonts w:ascii="Calibri" w:eastAsia="Calibri" w:hAnsi="Calibri" w:cs="Calibri"/>
          <w:highlight w:val="white"/>
        </w:rPr>
        <w:t xml:space="preserve"> Eliuk, Sandra Frey</w:t>
      </w:r>
      <w:r w:rsidR="00A869BF">
        <w:rPr>
          <w:rFonts w:ascii="Calibri" w:eastAsia="Calibri" w:hAnsi="Calibri" w:cs="Calibri"/>
          <w:highlight w:val="white"/>
        </w:rPr>
        <w:t xml:space="preserve">, </w:t>
      </w:r>
      <w:r w:rsidR="003579BE">
        <w:rPr>
          <w:rFonts w:ascii="Calibri" w:eastAsia="Calibri" w:hAnsi="Calibri" w:cs="Calibri"/>
          <w:highlight w:val="white"/>
        </w:rPr>
        <w:t>Nicole Boucher, Shay Marks, Emerald Arthurs, Aidan Brushett, Madison Carlson, Megan Braun, Jamie Clark</w:t>
      </w:r>
      <w:r w:rsidR="00AD2D6F">
        <w:rPr>
          <w:rFonts w:ascii="Calibri" w:eastAsia="Calibri" w:hAnsi="Calibri" w:cs="Calibri"/>
          <w:highlight w:val="white"/>
        </w:rPr>
        <w:t>e</w:t>
      </w:r>
      <w:r w:rsidR="003579BE">
        <w:rPr>
          <w:rFonts w:ascii="Calibri" w:eastAsia="Calibri" w:hAnsi="Calibri" w:cs="Calibri"/>
          <w:highlight w:val="white"/>
        </w:rPr>
        <w:t>, and Marissa Dyck</w:t>
      </w:r>
      <w:r w:rsidR="00A869BF">
        <w:rPr>
          <w:rFonts w:ascii="Calibri" w:eastAsia="Calibri" w:hAnsi="Calibri" w:cs="Calibri"/>
          <w:highlight w:val="white"/>
        </w:rPr>
        <w:t>.</w:t>
      </w:r>
      <w:r w:rsidR="00AD2D6F">
        <w:rPr>
          <w:rFonts w:ascii="Calibri" w:eastAsia="Calibri" w:hAnsi="Calibri" w:cs="Calibri"/>
          <w:highlight w:val="white"/>
        </w:rPr>
        <w:t xml:space="preserve"> W</w:t>
      </w:r>
      <w:r w:rsidR="00AD2D6F" w:rsidRPr="00AD2D6F">
        <w:rPr>
          <w:rFonts w:ascii="Calibri" w:eastAsia="Calibri" w:hAnsi="Calibri" w:cs="Calibri"/>
          <w:highlight w:val="white"/>
        </w:rPr>
        <w:t>e are grateful for land access provided by First Nations and private landowner</w:t>
      </w:r>
      <w:r w:rsidR="00AD2D6F">
        <w:rPr>
          <w:rFonts w:ascii="Calibri" w:eastAsia="Calibri" w:hAnsi="Calibri" w:cs="Calibri"/>
          <w:highlight w:val="white"/>
        </w:rPr>
        <w:t>s across the Boreal Plains to collect this data</w:t>
      </w:r>
      <w:r w:rsidR="00AD2D6F" w:rsidRPr="00AD2D6F">
        <w:rPr>
          <w:rFonts w:ascii="Calibri" w:eastAsia="Calibri" w:hAnsi="Calibri" w:cs="Calibri"/>
          <w:highlight w:val="white"/>
        </w:rPr>
        <w:t xml:space="preserve">.  </w:t>
      </w:r>
      <w:r w:rsidRPr="005647C4">
        <w:rPr>
          <w:rFonts w:ascii="Calibri" w:eastAsia="Calibri" w:hAnsi="Calibri" w:cs="Calibri"/>
          <w:highlight w:val="white"/>
        </w:rPr>
        <w:t xml:space="preserve">We are grateful for the comments of </w:t>
      </w:r>
      <w:r w:rsidR="003579BE" w:rsidRPr="005647C4">
        <w:rPr>
          <w:rFonts w:ascii="Calibri" w:eastAsia="Calibri" w:hAnsi="Calibri" w:cs="Calibri"/>
          <w:highlight w:val="white"/>
        </w:rPr>
        <w:t xml:space="preserve">Andrew Barnas </w:t>
      </w:r>
      <w:del w:id="523" w:author="Jason Fisher" w:date="2025-08-11T14:08:00Z" w16du:dateUtc="2025-08-11T21:08:00Z">
        <w:r w:rsidR="003579BE" w:rsidRPr="005647C4" w:rsidDel="005647C4">
          <w:rPr>
            <w:rFonts w:ascii="Calibri" w:eastAsia="Calibri" w:hAnsi="Calibri" w:cs="Calibri"/>
            <w:highlight w:val="white"/>
          </w:rPr>
          <w:delText>and Marissa Dyck</w:delText>
        </w:r>
        <w:r w:rsidR="00AD2D6F" w:rsidRPr="005647C4" w:rsidDel="005647C4">
          <w:rPr>
            <w:rFonts w:ascii="Calibri" w:eastAsia="Calibri" w:hAnsi="Calibri" w:cs="Calibri"/>
            <w:highlight w:val="white"/>
          </w:rPr>
          <w:delText xml:space="preserve"> </w:delText>
        </w:r>
      </w:del>
      <w:r w:rsidR="00AD2D6F" w:rsidRPr="005647C4">
        <w:rPr>
          <w:rFonts w:ascii="Calibri" w:eastAsia="Calibri" w:hAnsi="Calibri" w:cs="Calibri"/>
          <w:highlight w:val="white"/>
        </w:rPr>
        <w:t>on early versions of this manuscript</w:t>
      </w:r>
      <w:r w:rsidRPr="005647C4">
        <w:rPr>
          <w:rFonts w:ascii="Calibri" w:eastAsia="Calibri" w:hAnsi="Calibri" w:cs="Calibri"/>
          <w:highlight w:val="white"/>
        </w:rPr>
        <w:t>.</w:t>
      </w:r>
      <w:r>
        <w:rPr>
          <w:rFonts w:ascii="Calibri" w:eastAsia="Calibri" w:hAnsi="Calibri" w:cs="Calibri"/>
          <w:highlight w:val="white"/>
        </w:rPr>
        <w:t xml:space="preserve"> </w:t>
      </w:r>
      <w:commentRangeStart w:id="524"/>
      <w:r w:rsidR="002A47FF">
        <w:rPr>
          <w:rFonts w:ascii="Calibri" w:eastAsia="Calibri" w:hAnsi="Calibri" w:cs="Calibri"/>
          <w:highlight w:val="white"/>
        </w:rPr>
        <w:t xml:space="preserve">We are </w:t>
      </w:r>
      <w:r w:rsidR="00AD2D6F">
        <w:rPr>
          <w:rFonts w:ascii="Calibri" w:eastAsia="Calibri" w:hAnsi="Calibri" w:cs="Calibri"/>
          <w:highlight w:val="white"/>
        </w:rPr>
        <w:t>grateful</w:t>
      </w:r>
      <w:r w:rsidR="002A47FF">
        <w:rPr>
          <w:rFonts w:ascii="Calibri" w:eastAsia="Calibri" w:hAnsi="Calibri" w:cs="Calibri"/>
          <w:highlight w:val="white"/>
        </w:rPr>
        <w:t xml:space="preserve"> </w:t>
      </w:r>
      <w:r w:rsidR="00AD2D6F">
        <w:rPr>
          <w:rFonts w:ascii="Calibri" w:eastAsia="Calibri" w:hAnsi="Calibri" w:cs="Calibri"/>
          <w:highlight w:val="white"/>
        </w:rPr>
        <w:t>to</w:t>
      </w:r>
      <w:r w:rsidR="002A47FF">
        <w:rPr>
          <w:rFonts w:ascii="Calibri" w:eastAsia="Calibri" w:hAnsi="Calibri" w:cs="Calibri"/>
          <w:highlight w:val="white"/>
        </w:rPr>
        <w:t xml:space="preserve"> </w:t>
      </w:r>
      <w:r w:rsidR="00A869BF">
        <w:rPr>
          <w:rFonts w:ascii="Calibri" w:eastAsia="Calibri" w:hAnsi="Calibri" w:cs="Calibri"/>
          <w:highlight w:val="white"/>
        </w:rPr>
        <w:t>Millicent Gaston, Shay Marks, Madison Carlson, and Megan</w:t>
      </w:r>
      <w:r w:rsidR="003579BE">
        <w:rPr>
          <w:rFonts w:ascii="Calibri" w:eastAsia="Calibri" w:hAnsi="Calibri" w:cs="Calibri"/>
          <w:highlight w:val="white"/>
        </w:rPr>
        <w:t xml:space="preserve"> Braun</w:t>
      </w:r>
      <w:r w:rsidR="00A869BF">
        <w:rPr>
          <w:rFonts w:ascii="Calibri" w:eastAsia="Calibri" w:hAnsi="Calibri" w:cs="Calibri"/>
          <w:highlight w:val="white"/>
        </w:rPr>
        <w:t xml:space="preserve"> for </w:t>
      </w:r>
      <w:r w:rsidR="003579BE">
        <w:rPr>
          <w:rFonts w:ascii="Calibri" w:eastAsia="Calibri" w:hAnsi="Calibri" w:cs="Calibri"/>
          <w:highlight w:val="white"/>
        </w:rPr>
        <w:t>the many</w:t>
      </w:r>
      <w:r w:rsidR="00A869BF">
        <w:rPr>
          <w:rFonts w:ascii="Calibri" w:eastAsia="Calibri" w:hAnsi="Calibri" w:cs="Calibri"/>
          <w:highlight w:val="white"/>
        </w:rPr>
        <w:t xml:space="preserve"> hours spent image processing. </w:t>
      </w:r>
      <w:commentRangeEnd w:id="524"/>
      <w:r w:rsidR="00A869BF">
        <w:rPr>
          <w:rStyle w:val="CommentReference"/>
        </w:rPr>
        <w:commentReference w:id="524"/>
      </w:r>
      <w:r>
        <w:rPr>
          <w:rFonts w:ascii="Calibri" w:eastAsia="Calibri" w:hAnsi="Calibri" w:cs="Calibri"/>
          <w:highlight w:val="white"/>
        </w:rPr>
        <w:t xml:space="preserve">Funding was provided by the Oil Sands Monitoring (OSM) </w:t>
      </w:r>
      <w:del w:id="525" w:author="Jason Fisher" w:date="2025-08-11T14:09:00Z" w16du:dateUtc="2025-08-11T21:09:00Z">
        <w:r w:rsidDel="008C666E">
          <w:rPr>
            <w:rFonts w:ascii="Calibri" w:eastAsia="Calibri" w:hAnsi="Calibri" w:cs="Calibri"/>
            <w:highlight w:val="white"/>
          </w:rPr>
          <w:delText>program</w:delText>
        </w:r>
      </w:del>
      <w:ins w:id="526" w:author="Jason Fisher" w:date="2025-08-11T14:09:00Z" w16du:dateUtc="2025-08-11T21:09:00Z">
        <w:r w:rsidR="008C666E">
          <w:rPr>
            <w:rFonts w:ascii="Calibri" w:eastAsia="Calibri" w:hAnsi="Calibri" w:cs="Calibri"/>
            <w:highlight w:val="white"/>
          </w:rPr>
          <w:t>program,</w:t>
        </w:r>
      </w:ins>
      <w:ins w:id="527" w:author="Jason Fisher" w:date="2025-08-11T13:53:00Z" w16du:dateUtc="2025-08-11T20:53:00Z">
        <w:r w:rsidR="00AF61A5">
          <w:rPr>
            <w:rFonts w:ascii="Calibri" w:eastAsia="Calibri" w:hAnsi="Calibri" w:cs="Calibri"/>
            <w:highlight w:val="white"/>
          </w:rPr>
          <w:t xml:space="preserve"> but this paper does not represent the views of that program. Additional support was provided by </w:t>
        </w:r>
      </w:ins>
      <w:del w:id="528" w:author="Jason Fisher" w:date="2025-08-11T13:53:00Z" w16du:dateUtc="2025-08-11T20:53:00Z">
        <w:r w:rsidDel="00AF61A5">
          <w:rPr>
            <w:rFonts w:ascii="Calibri" w:eastAsia="Calibri" w:hAnsi="Calibri" w:cs="Calibri"/>
            <w:highlight w:val="white"/>
          </w:rPr>
          <w:delText xml:space="preserve">, </w:delText>
        </w:r>
      </w:del>
      <w:ins w:id="529" w:author="Jason Fisher" w:date="2025-08-11T13:53:00Z" w16du:dateUtc="2025-08-11T20:53:00Z">
        <w:r w:rsidR="00AF61A5">
          <w:rPr>
            <w:rFonts w:ascii="Calibri" w:eastAsia="Calibri" w:hAnsi="Calibri" w:cs="Calibri"/>
            <w:highlight w:val="white"/>
          </w:rPr>
          <w:t xml:space="preserve">the </w:t>
        </w:r>
      </w:ins>
      <w:r>
        <w:rPr>
          <w:rFonts w:ascii="Calibri" w:eastAsia="Calibri" w:hAnsi="Calibri" w:cs="Calibri"/>
          <w:highlight w:val="white"/>
        </w:rPr>
        <w:t>Natural Sciences and Engineering R</w:t>
      </w:r>
      <w:r w:rsidR="00AD2D6F">
        <w:rPr>
          <w:rFonts w:ascii="Calibri" w:eastAsia="Calibri" w:hAnsi="Calibri" w:cs="Calibri"/>
          <w:highlight w:val="white"/>
        </w:rPr>
        <w:t>e</w:t>
      </w:r>
      <w:r>
        <w:rPr>
          <w:rFonts w:ascii="Calibri" w:eastAsia="Calibri" w:hAnsi="Calibri" w:cs="Calibri"/>
          <w:highlight w:val="white"/>
        </w:rPr>
        <w:t>search Council (NSERC)</w:t>
      </w:r>
      <w:ins w:id="530" w:author="Jason Fisher" w:date="2025-08-11T13:53:00Z" w16du:dateUtc="2025-08-11T20:53:00Z">
        <w:r w:rsidR="00A1327D">
          <w:rPr>
            <w:rFonts w:ascii="Calibri" w:eastAsia="Calibri" w:hAnsi="Calibri" w:cs="Calibri"/>
            <w:highlight w:val="white"/>
          </w:rPr>
          <w:t xml:space="preserve"> Alliance Advant</w:t>
        </w:r>
      </w:ins>
      <w:ins w:id="531" w:author="Jason Fisher" w:date="2025-08-11T13:54:00Z" w16du:dateUtc="2025-08-11T20:54:00Z">
        <w:r w:rsidR="00A1327D">
          <w:rPr>
            <w:rFonts w:ascii="Calibri" w:eastAsia="Calibri" w:hAnsi="Calibri" w:cs="Calibri"/>
            <w:highlight w:val="white"/>
          </w:rPr>
          <w:t>ag</w:t>
        </w:r>
      </w:ins>
      <w:ins w:id="532" w:author="Jason Fisher" w:date="2025-08-11T13:53:00Z" w16du:dateUtc="2025-08-11T20:53:00Z">
        <w:r w:rsidR="00A1327D">
          <w:rPr>
            <w:rFonts w:ascii="Calibri" w:eastAsia="Calibri" w:hAnsi="Calibri" w:cs="Calibri"/>
            <w:highlight w:val="white"/>
          </w:rPr>
          <w:t>e Program</w:t>
        </w:r>
      </w:ins>
      <w:del w:id="533" w:author="Jason Fisher" w:date="2025-08-11T13:54:00Z" w16du:dateUtc="2025-08-11T20:54:00Z">
        <w:r w:rsidDel="00A1327D">
          <w:rPr>
            <w:rFonts w:ascii="Calibri" w:eastAsia="Calibri" w:hAnsi="Calibri" w:cs="Calibri"/>
            <w:highlight w:val="white"/>
          </w:rPr>
          <w:delText xml:space="preserve">, </w:delText>
        </w:r>
      </w:del>
      <w:ins w:id="534" w:author="Jason Fisher" w:date="2025-08-11T13:54:00Z" w16du:dateUtc="2025-08-11T20:54:00Z">
        <w:r w:rsidR="00A1327D">
          <w:rPr>
            <w:rFonts w:ascii="Calibri" w:eastAsia="Calibri" w:hAnsi="Calibri" w:cs="Calibri"/>
            <w:highlight w:val="white"/>
          </w:rPr>
          <w:t xml:space="preserve">. Student support was provided by NSERC’s Canada Graduate Scholarship program, </w:t>
        </w:r>
      </w:ins>
      <w:del w:id="535" w:author="Jason Fisher" w:date="2025-08-11T13:54:00Z" w16du:dateUtc="2025-08-11T20:54:00Z">
        <w:r w:rsidDel="00D126F4">
          <w:rPr>
            <w:rFonts w:ascii="Calibri" w:eastAsia="Calibri" w:hAnsi="Calibri" w:cs="Calibri"/>
            <w:highlight w:val="white"/>
          </w:rPr>
          <w:delText xml:space="preserve">and </w:delText>
        </w:r>
      </w:del>
      <w:ins w:id="536" w:author="Jason Fisher" w:date="2025-08-11T13:54:00Z" w16du:dateUtc="2025-08-11T20:54:00Z">
        <w:r w:rsidR="00D126F4">
          <w:rPr>
            <w:rFonts w:ascii="Calibri" w:eastAsia="Calibri" w:hAnsi="Calibri" w:cs="Calibri"/>
            <w:highlight w:val="white"/>
          </w:rPr>
          <w:t xml:space="preserve">the </w:t>
        </w:r>
      </w:ins>
      <w:r>
        <w:rPr>
          <w:rFonts w:ascii="Calibri" w:eastAsia="Calibri" w:hAnsi="Calibri" w:cs="Calibri"/>
          <w:highlight w:val="white"/>
        </w:rPr>
        <w:t>University of Victoria’s</w:t>
      </w:r>
      <w:ins w:id="537" w:author="Jason Fisher" w:date="2025-08-11T13:54:00Z" w16du:dateUtc="2025-08-11T20:54:00Z">
        <w:r w:rsidR="00D126F4">
          <w:rPr>
            <w:rFonts w:ascii="Calibri" w:eastAsia="Calibri" w:hAnsi="Calibri" w:cs="Calibri"/>
            <w:highlight w:val="white"/>
          </w:rPr>
          <w:t xml:space="preserve"> (UVIC) School of Environmental Studies, and UVIC’s</w:t>
        </w:r>
      </w:ins>
      <w:r>
        <w:rPr>
          <w:rFonts w:ascii="Calibri" w:eastAsia="Calibri" w:hAnsi="Calibri" w:cs="Calibri"/>
          <w:highlight w:val="white"/>
        </w:rPr>
        <w:t xml:space="preserve"> Applied Conservation Macro Ecology (ACME) lab. </w:t>
      </w:r>
      <w:r w:rsidR="00AD2D6F">
        <w:rPr>
          <w:rFonts w:ascii="Calibri" w:eastAsia="Calibri" w:hAnsi="Calibri" w:cs="Calibri"/>
          <w:highlight w:val="white"/>
        </w:rPr>
        <w:t>Red squirrel</w:t>
      </w:r>
      <w:r w:rsidR="00AD2D6F" w:rsidRPr="00AD2D6F">
        <w:rPr>
          <w:rFonts w:ascii="Calibri" w:eastAsia="Calibri" w:hAnsi="Calibri" w:cs="Calibri"/>
          <w:highlight w:val="white"/>
        </w:rPr>
        <w:t xml:space="preserve"> silhouettes </w:t>
      </w:r>
      <w:r w:rsidR="00EC512E">
        <w:rPr>
          <w:rFonts w:ascii="Calibri" w:eastAsia="Calibri" w:hAnsi="Calibri" w:cs="Calibri"/>
          <w:highlight w:val="white"/>
        </w:rPr>
        <w:t xml:space="preserve">are </w:t>
      </w:r>
      <w:r w:rsidR="00AD2D6F">
        <w:rPr>
          <w:rFonts w:ascii="Calibri" w:eastAsia="Calibri" w:hAnsi="Calibri" w:cs="Calibri"/>
          <w:highlight w:val="white"/>
        </w:rPr>
        <w:t>by</w:t>
      </w:r>
      <w:r w:rsidR="00AD2D6F" w:rsidRPr="00AD2D6F">
        <w:rPr>
          <w:rFonts w:ascii="Calibri" w:eastAsia="Calibri" w:hAnsi="Calibri" w:cs="Calibri"/>
          <w:highlight w:val="white"/>
        </w:rPr>
        <w:t> </w:t>
      </w:r>
      <w:hyperlink r:id="rId11" w:tgtFrame="_blank" w:history="1">
        <w:r w:rsidR="00AD2D6F" w:rsidRPr="00AD2D6F">
          <w:rPr>
            <w:rStyle w:val="Hyperlink"/>
            <w:rFonts w:ascii="Calibri" w:eastAsia="Calibri" w:hAnsi="Calibri" w:cs="Calibri"/>
            <w:highlight w:val="white"/>
          </w:rPr>
          <w:t>phylopic.org</w:t>
        </w:r>
      </w:hyperlink>
      <w:r w:rsidR="00AD2D6F" w:rsidRPr="00AD2D6F">
        <w:rPr>
          <w:rFonts w:ascii="Calibri" w:eastAsia="Calibri" w:hAnsi="Calibri" w:cs="Calibri"/>
          <w:highlight w:val="white"/>
        </w:rPr>
        <w:t xml:space="preserve"> (accessed </w:t>
      </w:r>
      <w:r w:rsidR="00AD2D6F">
        <w:rPr>
          <w:rFonts w:ascii="Calibri" w:eastAsia="Calibri" w:hAnsi="Calibri" w:cs="Calibri"/>
          <w:highlight w:val="white"/>
        </w:rPr>
        <w:t xml:space="preserve">May 01, 2025). </w:t>
      </w:r>
    </w:p>
    <w:p w14:paraId="097D09BD" w14:textId="77777777" w:rsidR="00512322" w:rsidRDefault="00E60473">
      <w:pPr>
        <w:pStyle w:val="Heading2"/>
        <w:spacing w:before="80" w:after="240" w:line="360" w:lineRule="auto"/>
      </w:pPr>
      <w:bookmarkStart w:id="538" w:name="_geax5ozcw9q5" w:colFirst="0" w:colLast="0"/>
      <w:bookmarkEnd w:id="538"/>
      <w:r>
        <w:t>Conflict of interest</w:t>
      </w:r>
    </w:p>
    <w:p w14:paraId="1CEB504F" w14:textId="77777777" w:rsidR="00512322" w:rsidRDefault="00E60473">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E60473">
      <w:pPr>
        <w:pStyle w:val="Heading2"/>
        <w:spacing w:line="360" w:lineRule="auto"/>
      </w:pPr>
      <w:bookmarkStart w:id="539" w:name="_r71kelrhzcb4" w:colFirst="0" w:colLast="0"/>
      <w:bookmarkEnd w:id="539"/>
      <w:r>
        <w:t>Data availability statement</w:t>
      </w:r>
    </w:p>
    <w:p w14:paraId="3822ECD0" w14:textId="77777777" w:rsidR="00512322" w:rsidRDefault="00E60473">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E60473">
      <w:pPr>
        <w:pStyle w:val="Heading2"/>
      </w:pPr>
      <w:bookmarkStart w:id="540" w:name="_qr3he6fkeia2" w:colFirst="0" w:colLast="0"/>
      <w:bookmarkEnd w:id="540"/>
      <w:r>
        <w:t>Graphical Abstract</w:t>
      </w:r>
    </w:p>
    <w:p w14:paraId="66B840F3" w14:textId="1A61987D" w:rsidR="00512322" w:rsidRDefault="00E60473" w:rsidP="000F0847">
      <w:pPr>
        <w:jc w:val="both"/>
      </w:pPr>
      <w:r>
        <w:rPr>
          <w:rFonts w:ascii="Calibri" w:eastAsia="Calibri" w:hAnsi="Calibri" w:cs="Calibri"/>
          <w:highlight w:val="yellow"/>
        </w:rPr>
        <w:t>Does anyone have any ideas?? Jeff Dixon??</w:t>
      </w:r>
    </w:p>
    <w:p w14:paraId="45A09965" w14:textId="77777777" w:rsidR="00512322" w:rsidRDefault="00E60473">
      <w:pPr>
        <w:pStyle w:val="Heading2"/>
      </w:pPr>
      <w:bookmarkStart w:id="541" w:name="_5ba5u8x12n52" w:colFirst="0" w:colLast="0"/>
      <w:bookmarkEnd w:id="541"/>
      <w:r>
        <w:lastRenderedPageBreak/>
        <w:t>Supporting Information</w:t>
      </w:r>
    </w:p>
    <w:tbl>
      <w:tblPr>
        <w:tblStyle w:val="TableGrid"/>
        <w:tblW w:w="0" w:type="auto"/>
        <w:tblLook w:val="04A0" w:firstRow="1" w:lastRow="0" w:firstColumn="1" w:lastColumn="0" w:noHBand="0" w:noVBand="1"/>
      </w:tblPr>
      <w:tblGrid>
        <w:gridCol w:w="4248"/>
        <w:gridCol w:w="5102"/>
      </w:tblGrid>
      <w:tr w:rsidR="00473424" w14:paraId="66ED017D" w14:textId="77777777" w:rsidTr="000F0847">
        <w:tc>
          <w:tcPr>
            <w:tcW w:w="4248" w:type="dxa"/>
          </w:tcPr>
          <w:p w14:paraId="3ED552CB" w14:textId="0E837B09" w:rsidR="00473424" w:rsidRPr="000F0847" w:rsidRDefault="00473424">
            <w:pPr>
              <w:rPr>
                <w:rFonts w:ascii="Calibri" w:eastAsia="Calibri" w:hAnsi="Calibri" w:cs="Calibri"/>
                <w:b/>
                <w:bCs/>
              </w:rPr>
            </w:pPr>
            <w:r>
              <w:rPr>
                <w:rFonts w:ascii="Calibri" w:eastAsia="Calibri" w:hAnsi="Calibri" w:cs="Calibri"/>
                <w:b/>
                <w:bCs/>
              </w:rPr>
              <w:t>File</w:t>
            </w:r>
          </w:p>
        </w:tc>
        <w:tc>
          <w:tcPr>
            <w:tcW w:w="5102" w:type="dxa"/>
          </w:tcPr>
          <w:p w14:paraId="18D60E3D" w14:textId="554ABA23" w:rsidR="00473424" w:rsidRPr="000F0847" w:rsidRDefault="00473424">
            <w:pPr>
              <w:rPr>
                <w:rFonts w:ascii="Calibri" w:eastAsia="Calibri" w:hAnsi="Calibri" w:cs="Calibri"/>
                <w:b/>
                <w:bCs/>
              </w:rPr>
            </w:pPr>
            <w:r>
              <w:rPr>
                <w:rFonts w:ascii="Calibri" w:eastAsia="Calibri" w:hAnsi="Calibri" w:cs="Calibri"/>
                <w:b/>
                <w:bCs/>
              </w:rPr>
              <w:t>Description</w:t>
            </w:r>
          </w:p>
        </w:tc>
      </w:tr>
      <w:tr w:rsidR="00473424" w14:paraId="5DCD3D84" w14:textId="77777777" w:rsidTr="000F0847">
        <w:tc>
          <w:tcPr>
            <w:tcW w:w="4248" w:type="dxa"/>
          </w:tcPr>
          <w:p w14:paraId="2D5F159E" w14:textId="3D18003C" w:rsidR="00473424" w:rsidRDefault="00473424">
            <w:pPr>
              <w:rPr>
                <w:rFonts w:ascii="Calibri" w:eastAsia="Calibri" w:hAnsi="Calibri" w:cs="Calibri"/>
              </w:rPr>
            </w:pPr>
            <w:r>
              <w:rPr>
                <w:rFonts w:ascii="Calibri" w:eastAsia="Calibri" w:hAnsi="Calibri" w:cs="Calibri"/>
              </w:rPr>
              <w:t>supporting_information.zip</w:t>
            </w:r>
          </w:p>
        </w:tc>
        <w:tc>
          <w:tcPr>
            <w:tcW w:w="5102" w:type="dxa"/>
          </w:tcPr>
          <w:p w14:paraId="648468BD" w14:textId="77777777" w:rsidR="00473424" w:rsidRDefault="00473424">
            <w:pPr>
              <w:rPr>
                <w:rFonts w:ascii="Calibri" w:eastAsia="Calibri" w:hAnsi="Calibri" w:cs="Calibri"/>
              </w:rPr>
            </w:pPr>
            <w:r>
              <w:rPr>
                <w:rFonts w:ascii="Calibri" w:eastAsia="Calibri" w:hAnsi="Calibri" w:cs="Calibri"/>
              </w:rPr>
              <w:t>Figure S1</w:t>
            </w:r>
          </w:p>
          <w:p w14:paraId="07143BCC" w14:textId="77777777" w:rsidR="00473424" w:rsidRDefault="00473424">
            <w:pPr>
              <w:rPr>
                <w:rFonts w:ascii="Calibri" w:eastAsia="Calibri" w:hAnsi="Calibri" w:cs="Calibri"/>
              </w:rPr>
            </w:pPr>
            <w:r>
              <w:rPr>
                <w:rFonts w:ascii="Calibri" w:eastAsia="Calibri" w:hAnsi="Calibri" w:cs="Calibri"/>
              </w:rPr>
              <w:t>Figure S2</w:t>
            </w:r>
          </w:p>
          <w:p w14:paraId="312B1B82" w14:textId="77777777" w:rsidR="00473424" w:rsidRDefault="00473424">
            <w:pPr>
              <w:rPr>
                <w:rFonts w:ascii="Calibri" w:eastAsia="Calibri" w:hAnsi="Calibri" w:cs="Calibri"/>
              </w:rPr>
            </w:pPr>
            <w:r>
              <w:rPr>
                <w:rFonts w:ascii="Calibri" w:eastAsia="Calibri" w:hAnsi="Calibri" w:cs="Calibri"/>
              </w:rPr>
              <w:t>Figure S3</w:t>
            </w:r>
          </w:p>
          <w:p w14:paraId="135B3BEF" w14:textId="77777777" w:rsidR="00473424" w:rsidRDefault="00473424">
            <w:pPr>
              <w:rPr>
                <w:rFonts w:ascii="Calibri" w:eastAsia="Calibri" w:hAnsi="Calibri" w:cs="Calibri"/>
              </w:rPr>
            </w:pPr>
            <w:r>
              <w:rPr>
                <w:rFonts w:ascii="Calibri" w:eastAsia="Calibri" w:hAnsi="Calibri" w:cs="Calibri"/>
              </w:rPr>
              <w:t>Table S1</w:t>
            </w:r>
          </w:p>
          <w:p w14:paraId="33CD15E2" w14:textId="5977B61B" w:rsidR="00473424" w:rsidRDefault="00473424">
            <w:pPr>
              <w:rPr>
                <w:rFonts w:ascii="Calibri" w:eastAsia="Calibri" w:hAnsi="Calibri" w:cs="Calibri"/>
              </w:rPr>
            </w:pPr>
            <w:r>
              <w:rPr>
                <w:rFonts w:ascii="Calibri" w:eastAsia="Calibri" w:hAnsi="Calibri" w:cs="Calibri"/>
              </w:rPr>
              <w:t>Full R Markdown code and statistical analysis</w:t>
            </w:r>
          </w:p>
        </w:tc>
      </w:tr>
    </w:tbl>
    <w:p w14:paraId="6C26D09C" w14:textId="7B9BD1FB" w:rsidR="00473424" w:rsidRDefault="00473424">
      <w:pPr>
        <w:rPr>
          <w:rFonts w:ascii="Calibri" w:eastAsia="Calibri" w:hAnsi="Calibri" w:cs="Calibri"/>
          <w:sz w:val="32"/>
          <w:szCs w:val="32"/>
        </w:rPr>
      </w:pPr>
      <w:r>
        <w:rPr>
          <w:rFonts w:ascii="Calibri" w:eastAsia="Calibri" w:hAnsi="Calibri" w:cs="Calibri"/>
        </w:rPr>
        <w:br w:type="page"/>
      </w:r>
    </w:p>
    <w:p w14:paraId="00E5E762" w14:textId="77777777" w:rsidR="00512322" w:rsidRDefault="00E60473">
      <w:pPr>
        <w:pStyle w:val="Heading2"/>
        <w:spacing w:line="360" w:lineRule="auto"/>
      </w:pPr>
      <w:bookmarkStart w:id="542" w:name="_lgnt7crpj5en" w:colFirst="0" w:colLast="0"/>
      <w:bookmarkEnd w:id="542"/>
      <w:r>
        <w:lastRenderedPageBreak/>
        <w:t>References</w:t>
      </w:r>
    </w:p>
    <w:p w14:paraId="0EEA39C6" w14:textId="77777777" w:rsidR="00512322" w:rsidRDefault="00E60473">
      <w:pPr>
        <w:spacing w:after="240"/>
        <w:ind w:left="630"/>
        <w:rPr>
          <w:rFonts w:ascii="Calibri" w:eastAsia="Calibri" w:hAnsi="Calibri" w:cs="Calibri"/>
          <w:sz w:val="20"/>
          <w:szCs w:val="20"/>
        </w:rPr>
      </w:pPr>
      <w:bookmarkStart w:id="543" w:name="_6a4kq0etjl5t" w:colFirst="0" w:colLast="0"/>
      <w:bookmarkEnd w:id="543"/>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245F2FB7" w14:textId="1431D845" w:rsidR="006B3800" w:rsidRPr="000F0847" w:rsidRDefault="006B3800" w:rsidP="006B3800">
      <w:pPr>
        <w:spacing w:after="240"/>
        <w:ind w:left="630"/>
        <w:rPr>
          <w:rFonts w:ascii="Calibri" w:eastAsia="Calibri" w:hAnsi="Calibri" w:cs="Calibri"/>
          <w:sz w:val="20"/>
          <w:szCs w:val="20"/>
          <w:lang w:val="en-CA"/>
        </w:rPr>
      </w:pPr>
      <w:r w:rsidRPr="006B3800">
        <w:rPr>
          <w:rFonts w:ascii="Calibri" w:eastAsia="Calibri" w:hAnsi="Calibri" w:cs="Calibri"/>
          <w:sz w:val="20"/>
          <w:szCs w:val="20"/>
          <w:lang w:val="en-CA"/>
        </w:rPr>
        <w:t xml:space="preserve">Akaike, H., 1998. Information theory and an extension of the maximum likelihood principle. In Selected papers of </w:t>
      </w:r>
      <w:proofErr w:type="spellStart"/>
      <w:r w:rsidRPr="006B3800">
        <w:rPr>
          <w:rFonts w:ascii="Calibri" w:eastAsia="Calibri" w:hAnsi="Calibri" w:cs="Calibri"/>
          <w:sz w:val="20"/>
          <w:szCs w:val="20"/>
          <w:lang w:val="en-CA"/>
        </w:rPr>
        <w:t>hirotugu</w:t>
      </w:r>
      <w:proofErr w:type="spellEnd"/>
      <w:r w:rsidRPr="006B3800">
        <w:rPr>
          <w:rFonts w:ascii="Calibri" w:eastAsia="Calibri" w:hAnsi="Calibri" w:cs="Calibri"/>
          <w:sz w:val="20"/>
          <w:szCs w:val="20"/>
          <w:lang w:val="en-CA"/>
        </w:rPr>
        <w:t xml:space="preserve"> </w:t>
      </w:r>
      <w:proofErr w:type="spellStart"/>
      <w:r w:rsidRPr="006B3800">
        <w:rPr>
          <w:rFonts w:ascii="Calibri" w:eastAsia="Calibri" w:hAnsi="Calibri" w:cs="Calibri"/>
          <w:sz w:val="20"/>
          <w:szCs w:val="20"/>
          <w:lang w:val="en-CA"/>
        </w:rPr>
        <w:t>akaike</w:t>
      </w:r>
      <w:proofErr w:type="spellEnd"/>
      <w:r w:rsidRPr="006B3800">
        <w:rPr>
          <w:rFonts w:ascii="Calibri" w:eastAsia="Calibri" w:hAnsi="Calibri" w:cs="Calibri"/>
          <w:sz w:val="20"/>
          <w:szCs w:val="20"/>
          <w:lang w:val="en-CA"/>
        </w:rPr>
        <w:t xml:space="preserve"> (pp. 199-213). New York, NY: Springer New York.</w:t>
      </w:r>
    </w:p>
    <w:p w14:paraId="4AB729FC" w14:textId="77777777" w:rsidR="00512322" w:rsidRDefault="00E60473">
      <w:pPr>
        <w:spacing w:after="240"/>
        <w:ind w:left="630"/>
        <w:rPr>
          <w:rFonts w:ascii="Calibri" w:eastAsia="Calibri" w:hAnsi="Calibri" w:cs="Calibri"/>
          <w:sz w:val="20"/>
          <w:szCs w:val="20"/>
        </w:rPr>
      </w:pPr>
      <w:bookmarkStart w:id="544" w:name="_otzho7fg7dfk" w:colFirst="0" w:colLast="0"/>
      <w:bookmarkEnd w:id="544"/>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Anderson, E. M., &amp; Boutin, S. (2002). Edge effects on survival and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juvenile red squirrels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E60473">
      <w:pPr>
        <w:spacing w:after="240"/>
        <w:ind w:left="630"/>
        <w:rPr>
          <w:rFonts w:ascii="Calibri" w:eastAsia="Calibri" w:hAnsi="Calibri" w:cs="Calibri"/>
          <w:i/>
          <w:sz w:val="20"/>
          <w:szCs w:val="20"/>
        </w:rPr>
      </w:pPr>
      <w:r w:rsidRPr="00CE3AC8">
        <w:rPr>
          <w:rFonts w:ascii="Calibri" w:eastAsia="Calibri" w:hAnsi="Calibri" w:cs="Calibri"/>
          <w:sz w:val="20"/>
          <w:szCs w:val="20"/>
        </w:rPr>
        <w:t>Barton, K. (2015). Package ‘</w:t>
      </w:r>
      <w:proofErr w:type="spellStart"/>
      <w:r w:rsidRPr="00CE3AC8">
        <w:rPr>
          <w:rFonts w:ascii="Calibri" w:eastAsia="Calibri" w:hAnsi="Calibri" w:cs="Calibri"/>
          <w:sz w:val="20"/>
          <w:szCs w:val="20"/>
        </w:rPr>
        <w:t>mumin</w:t>
      </w:r>
      <w:proofErr w:type="spellEnd"/>
      <w:r w:rsidRPr="00CE3AC8">
        <w:rPr>
          <w:rFonts w:ascii="Calibri" w:eastAsia="Calibri" w:hAnsi="Calibri" w:cs="Calibri"/>
          <w:sz w:val="20"/>
          <w:szCs w:val="20"/>
        </w:rPr>
        <w:t xml:space="preserve">.’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w:t>
      </w:r>
      <w:proofErr w:type="spellStart"/>
      <w:r w:rsidRPr="00CE3AC8">
        <w:rPr>
          <w:rFonts w:ascii="Calibri" w:eastAsia="Calibri" w:hAnsi="Calibri" w:cs="Calibri"/>
          <w:iCs/>
          <w:sz w:val="20"/>
          <w:szCs w:val="20"/>
          <w:lang w:val="en-CA"/>
        </w:rPr>
        <w:t>Burgar</w:t>
      </w:r>
      <w:proofErr w:type="spellEnd"/>
      <w:r w:rsidRPr="00CE3AC8">
        <w:rPr>
          <w:rFonts w:ascii="Calibri" w:eastAsia="Calibri" w:hAnsi="Calibri" w:cs="Calibri"/>
          <w:iCs/>
          <w:sz w:val="20"/>
          <w:szCs w:val="20"/>
          <w:lang w:val="en-CA"/>
        </w:rPr>
        <w:t xml:space="preserve">, J. M., Burton, A. C., Boyce, M. S., </w:t>
      </w:r>
      <w:proofErr w:type="spellStart"/>
      <w:r w:rsidRPr="00CE3AC8">
        <w:rPr>
          <w:rFonts w:ascii="Calibri" w:eastAsia="Calibri" w:hAnsi="Calibri" w:cs="Calibri"/>
          <w:iCs/>
          <w:sz w:val="20"/>
          <w:szCs w:val="20"/>
          <w:lang w:val="en-CA"/>
        </w:rPr>
        <w:t>Eliuk</w:t>
      </w:r>
      <w:proofErr w:type="spellEnd"/>
      <w:r w:rsidRPr="00CE3AC8">
        <w:rPr>
          <w:rFonts w:ascii="Calibri" w:eastAsia="Calibri" w:hAnsi="Calibri" w:cs="Calibri"/>
          <w:iCs/>
          <w:sz w:val="20"/>
          <w:szCs w:val="20"/>
          <w:lang w:val="en-CA"/>
        </w:rPr>
        <w:t xml:space="preserve">,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9234E47" w:rsidR="00512322" w:rsidRDefault="00E60473">
      <w:pPr>
        <w:spacing w:after="240"/>
        <w:ind w:left="630"/>
        <w:rPr>
          <w:rFonts w:ascii="Calibri" w:eastAsia="Calibri" w:hAnsi="Calibri" w:cs="Calibri"/>
          <w:sz w:val="20"/>
          <w:szCs w:val="20"/>
        </w:rPr>
      </w:pPr>
      <w:r w:rsidRPr="00CE3AC8">
        <w:rPr>
          <w:rFonts w:ascii="Calibri" w:eastAsia="Calibri" w:hAnsi="Calibri" w:cs="Calibri"/>
          <w:sz w:val="20"/>
          <w:szCs w:val="20"/>
        </w:rPr>
        <w:t xml:space="preserve">Bayne, E., Dennett, J., Kohler, M., Ball, J., Bidwell, M., Braid, A., Chetelat, J., </w:t>
      </w:r>
      <w:proofErr w:type="spellStart"/>
      <w:r w:rsidRPr="00CE3AC8">
        <w:rPr>
          <w:rFonts w:ascii="Calibri" w:eastAsia="Calibri" w:hAnsi="Calibri" w:cs="Calibri"/>
          <w:sz w:val="20"/>
          <w:szCs w:val="20"/>
        </w:rPr>
        <w:t>Dillegeard</w:t>
      </w:r>
      <w:proofErr w:type="spellEnd"/>
      <w:r w:rsidRPr="00CE3AC8">
        <w:rPr>
          <w:rFonts w:ascii="Calibri" w:eastAsia="Calibri" w:hAnsi="Calibri" w:cs="Calibri"/>
          <w:sz w:val="20"/>
          <w:szCs w:val="20"/>
        </w:rPr>
        <w:t>, E., Farr, D., Fisher, J., Freemark, M., Foster, K., Godwin, C</w:t>
      </w:r>
      <w:r>
        <w:rPr>
          <w:rFonts w:ascii="Calibri" w:eastAsia="Calibri" w:hAnsi="Calibri" w:cs="Calibri"/>
          <w:sz w:val="20"/>
          <w:szCs w:val="20"/>
        </w:rPr>
        <w:t xml:space="preserve">.,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Oil Sands Monitoring Program: A Before-After Dose</w:t>
      </w:r>
      <w:r w:rsidR="006B06FC">
        <w:rPr>
          <w:rFonts w:ascii="Calibri" w:eastAsia="Calibri" w:hAnsi="Calibri" w:cs="Calibri"/>
          <w:i/>
          <w:sz w:val="20"/>
          <w:szCs w:val="20"/>
        </w:rPr>
        <w:t xml:space="preserve"> </w:t>
      </w:r>
      <w:r>
        <w:rPr>
          <w:rFonts w:ascii="Calibri" w:eastAsia="Calibri" w:hAnsi="Calibri" w:cs="Calibri"/>
          <w:i/>
          <w:sz w:val="20"/>
          <w:szCs w:val="20"/>
        </w:rPr>
        <w:t>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Bayne, E., &amp; Hobson, K. (2000). Relative use of contiguous and fragmented boreal forest by red squirrels (Tamiasciurus hudsonicus).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r>
        <w:rPr>
          <w:rFonts w:ascii="Calibri" w:eastAsia="Calibri" w:hAnsi="Calibri" w:cs="Calibri"/>
          <w:i/>
          <w:sz w:val="20"/>
          <w:szCs w:val="20"/>
        </w:rPr>
        <w:t>Tamiasciurus hudsonicus</w:t>
      </w:r>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23E0406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Clare, J. D. J., Zuckerberg, B., Liu, N., Stenglein, J. L., Van Deelen,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Curveira-Santos,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lastRenderedPageBreak/>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proofErr w:type="gramStart"/>
      <w:r>
        <w:rPr>
          <w:rFonts w:ascii="Calibri" w:eastAsia="Calibri" w:hAnsi="Calibri" w:cs="Calibri"/>
          <w:sz w:val="20"/>
          <w:szCs w:val="20"/>
        </w:rPr>
        <w:t>Master’s</w:t>
      </w:r>
      <w:proofErr w:type="gramEnd"/>
      <w:r>
        <w:rPr>
          <w:rFonts w:ascii="Calibri" w:eastAsia="Calibri" w:hAnsi="Calibri" w:cs="Calibri"/>
          <w:sz w:val="20"/>
          <w:szCs w:val="20"/>
        </w:rPr>
        <w:t xml:space="preserve"> thesis, University of Alberta] </w:t>
      </w:r>
      <w:r w:rsidRPr="00291338">
        <w:rPr>
          <w:rFonts w:ascii="Calibri" w:eastAsia="Calibri" w:hAnsi="Calibri" w:cs="Calibri"/>
          <w:sz w:val="20"/>
          <w:szCs w:val="20"/>
        </w:rPr>
        <w:t>10.13140/RG.2.1.4533.4486.</w:t>
      </w:r>
    </w:p>
    <w:p w14:paraId="005AA86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Evol</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Syntopic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Rosindell,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A Landscape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Guangchun,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Larsen, K. W. (2009). Dispersal in a gradient of habitats: Activity by juvenile North American red squirrels (Tamiasciurus hudsonicus)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t xml:space="preserve">Larsen, K. W., &amp; Boutin, S. (1994). Movements, Survival, and Settlement of Red Squirrel (Tamiasciurus Hudsonicus)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CCE2BC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Lüdecke, D., Ben-Shachar, M., Patil, I., Waggoner, P., &amp; Makowski, D. (2021). performance: An R Package for Assessment, Comparison and Testing of Statistical Models. </w:t>
      </w:r>
      <w:r>
        <w:rPr>
          <w:rFonts w:ascii="Calibri" w:eastAsia="Calibri" w:hAnsi="Calibri" w:cs="Calibri"/>
          <w:i/>
          <w:sz w:val="20"/>
          <w:szCs w:val="20"/>
        </w:rPr>
        <w:t xml:space="preserve">Journal of </w:t>
      </w:r>
      <w:proofErr w:type="gramStart"/>
      <w:r>
        <w:rPr>
          <w:rFonts w:ascii="Calibri" w:eastAsia="Calibri" w:hAnsi="Calibri" w:cs="Calibri"/>
          <w:i/>
          <w:sz w:val="20"/>
          <w:szCs w:val="20"/>
        </w:rPr>
        <w:t>Open Source</w:t>
      </w:r>
      <w:proofErr w:type="gramEnd"/>
      <w:r>
        <w:rPr>
          <w:rFonts w:ascii="Calibri" w:eastAsia="Calibri" w:hAnsi="Calibri" w:cs="Calibri"/>
          <w:i/>
          <w:sz w:val="20"/>
          <w:szCs w:val="20"/>
        </w:rPr>
        <w:t xml:space="preserv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2DD55D1E"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 xml:space="preserve">(8), 2248–2255. </w:t>
      </w:r>
      <w:r w:rsidR="005B45B6" w:rsidRPr="000F0847">
        <w:rPr>
          <w:rFonts w:ascii="Calibri" w:eastAsia="Calibri" w:hAnsi="Calibri" w:cs="Calibri"/>
          <w:sz w:val="20"/>
          <w:szCs w:val="20"/>
        </w:rPr>
        <w:t>https://doi.org/10.1890/0012-9658(2002)083[</w:t>
      </w:r>
      <w:proofErr w:type="gramStart"/>
      <w:r w:rsidR="005B45B6" w:rsidRPr="000F0847">
        <w:rPr>
          <w:rFonts w:ascii="Calibri" w:eastAsia="Calibri" w:hAnsi="Calibri" w:cs="Calibri"/>
          <w:sz w:val="20"/>
          <w:szCs w:val="20"/>
        </w:rPr>
        <w:t>2248:ESORWD</w:t>
      </w:r>
      <w:proofErr w:type="gramEnd"/>
      <w:r w:rsidR="005B45B6" w:rsidRPr="000F0847">
        <w:rPr>
          <w:rFonts w:ascii="Calibri" w:eastAsia="Calibri" w:hAnsi="Calibri" w:cs="Calibri"/>
          <w:sz w:val="20"/>
          <w:szCs w:val="20"/>
        </w:rPr>
        <w:t>]2.0.CO;2</w:t>
      </w:r>
    </w:p>
    <w:p w14:paraId="13B5CB1C" w14:textId="1932702C" w:rsidR="005B45B6" w:rsidRDefault="005B45B6">
      <w:pPr>
        <w:spacing w:after="240"/>
        <w:ind w:left="630"/>
        <w:rPr>
          <w:rFonts w:ascii="Calibri" w:eastAsia="Calibri" w:hAnsi="Calibri" w:cs="Calibri"/>
          <w:sz w:val="20"/>
          <w:szCs w:val="20"/>
        </w:rPr>
      </w:pPr>
      <w:r w:rsidRPr="005B45B6">
        <w:rPr>
          <w:rFonts w:ascii="Calibri" w:eastAsia="Calibri" w:hAnsi="Calibri" w:cs="Calibri"/>
          <w:sz w:val="20"/>
          <w:szCs w:val="20"/>
        </w:rPr>
        <w:t xml:space="preserve">Magnusson, A., Skaug, H., Nielsen, A., Berg, C., Kristensen, K., </w:t>
      </w:r>
      <w:proofErr w:type="spellStart"/>
      <w:r w:rsidRPr="005B45B6">
        <w:rPr>
          <w:rFonts w:ascii="Calibri" w:eastAsia="Calibri" w:hAnsi="Calibri" w:cs="Calibri"/>
          <w:sz w:val="20"/>
          <w:szCs w:val="20"/>
        </w:rPr>
        <w:t>Maechler</w:t>
      </w:r>
      <w:proofErr w:type="spellEnd"/>
      <w:r w:rsidRPr="005B45B6">
        <w:rPr>
          <w:rFonts w:ascii="Calibri" w:eastAsia="Calibri" w:hAnsi="Calibri" w:cs="Calibri"/>
          <w:sz w:val="20"/>
          <w:szCs w:val="20"/>
        </w:rPr>
        <w:t>, M., &amp; Brooks, M. M. (2017). Package ‘</w:t>
      </w:r>
      <w:proofErr w:type="spellStart"/>
      <w:r w:rsidRPr="005B45B6">
        <w:rPr>
          <w:rFonts w:ascii="Calibri" w:eastAsia="Calibri" w:hAnsi="Calibri" w:cs="Calibri"/>
          <w:sz w:val="20"/>
          <w:szCs w:val="20"/>
        </w:rPr>
        <w:t>glmmtmb</w:t>
      </w:r>
      <w:proofErr w:type="spellEnd"/>
      <w:r w:rsidRPr="005B45B6">
        <w:rPr>
          <w:rFonts w:ascii="Calibri" w:eastAsia="Calibri" w:hAnsi="Calibri" w:cs="Calibri"/>
          <w:sz w:val="20"/>
          <w:szCs w:val="20"/>
        </w:rPr>
        <w:t xml:space="preserve">’. </w:t>
      </w:r>
      <w:r w:rsidRPr="000F0847">
        <w:rPr>
          <w:rFonts w:ascii="Calibri" w:eastAsia="Calibri" w:hAnsi="Calibri" w:cs="Calibri"/>
          <w:i/>
          <w:iCs/>
          <w:sz w:val="20"/>
          <w:szCs w:val="20"/>
        </w:rPr>
        <w:t>R Package Version 0.2. 0, 25.</w:t>
      </w:r>
    </w:p>
    <w:p w14:paraId="1A81D2F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McDermott, J. P. B., Whitaker, D. M., &amp; Warkentin, I. G. (2020). Constraints on range expansion of introduced red squirrels (</w:t>
      </w:r>
      <w:r>
        <w:rPr>
          <w:rFonts w:ascii="Calibri" w:eastAsia="Calibri" w:hAnsi="Calibri" w:cs="Calibri"/>
          <w:i/>
          <w:sz w:val="20"/>
          <w:szCs w:val="20"/>
        </w:rPr>
        <w:t>Tamiasciurus hudsonicus</w:t>
      </w:r>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E60473">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lynx.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Tamiasciurus hudsonicus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Schmoeller,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Brancalion,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w:t>
      </w:r>
      <w:r>
        <w:rPr>
          <w:rFonts w:ascii="Calibri" w:eastAsia="Calibri" w:hAnsi="Calibri" w:cs="Calibri"/>
          <w:sz w:val="20"/>
          <w:szCs w:val="20"/>
        </w:rPr>
        <w:t>.108368</w:t>
      </w:r>
    </w:p>
    <w:p w14:paraId="538B750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Salafsky,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E60473">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EF105C8" w14:textId="1C96BBB8" w:rsidR="00781279" w:rsidRPr="000F0847" w:rsidRDefault="00781279" w:rsidP="00781279">
      <w:pPr>
        <w:spacing w:after="240"/>
        <w:ind w:left="630"/>
        <w:rPr>
          <w:rFonts w:ascii="Calibri" w:eastAsia="Calibri" w:hAnsi="Calibri" w:cs="Calibri"/>
          <w:sz w:val="20"/>
          <w:szCs w:val="20"/>
          <w:lang w:val="en-CA"/>
        </w:rPr>
      </w:pPr>
      <w:r w:rsidRPr="00781279">
        <w:rPr>
          <w:rFonts w:ascii="Calibri" w:eastAsia="Calibri" w:hAnsi="Calibri" w:cs="Calibri"/>
          <w:sz w:val="20"/>
          <w:szCs w:val="20"/>
          <w:lang w:val="en-CA"/>
        </w:rPr>
        <w:t>S</w:t>
      </w:r>
      <w:r>
        <w:rPr>
          <w:rFonts w:ascii="Calibri" w:eastAsia="Calibri" w:hAnsi="Calibri" w:cs="Calibri"/>
          <w:sz w:val="20"/>
          <w:szCs w:val="20"/>
          <w:lang w:val="en-CA"/>
        </w:rPr>
        <w:t>tewart</w:t>
      </w:r>
      <w:r w:rsidRPr="00781279">
        <w:rPr>
          <w:rFonts w:ascii="Calibri" w:eastAsia="Calibri" w:hAnsi="Calibri" w:cs="Calibri"/>
          <w:sz w:val="20"/>
          <w:szCs w:val="20"/>
          <w:lang w:val="en-CA"/>
        </w:rPr>
        <w:t>, F. E. C., V</w:t>
      </w:r>
      <w:r>
        <w:rPr>
          <w:rFonts w:ascii="Calibri" w:eastAsia="Calibri" w:hAnsi="Calibri" w:cs="Calibri"/>
          <w:sz w:val="20"/>
          <w:szCs w:val="20"/>
          <w:lang w:val="en-CA"/>
        </w:rPr>
        <w:t>olpe</w:t>
      </w:r>
      <w:r w:rsidRPr="00781279">
        <w:rPr>
          <w:rFonts w:ascii="Calibri" w:eastAsia="Calibri" w:hAnsi="Calibri" w:cs="Calibri"/>
          <w:sz w:val="20"/>
          <w:szCs w:val="20"/>
          <w:lang w:val="en-CA"/>
        </w:rPr>
        <w:t>, J. P., &amp; F</w:t>
      </w:r>
      <w:r>
        <w:rPr>
          <w:rFonts w:ascii="Calibri" w:eastAsia="Calibri" w:hAnsi="Calibri" w:cs="Calibri"/>
          <w:sz w:val="20"/>
          <w:szCs w:val="20"/>
          <w:lang w:val="en-CA"/>
        </w:rPr>
        <w:t>isher</w:t>
      </w:r>
      <w:r w:rsidRPr="00781279">
        <w:rPr>
          <w:rFonts w:ascii="Calibri" w:eastAsia="Calibri" w:hAnsi="Calibri" w:cs="Calibri"/>
          <w:sz w:val="20"/>
          <w:szCs w:val="20"/>
          <w:lang w:val="en-CA"/>
        </w:rPr>
        <w:t xml:space="preserve">, J. T. (2019). The Debate About Bait: A Red Herring in Wildlife Research. </w:t>
      </w:r>
      <w:r w:rsidRPr="00781279">
        <w:rPr>
          <w:rFonts w:ascii="Calibri" w:eastAsia="Calibri" w:hAnsi="Calibri" w:cs="Calibri"/>
          <w:i/>
          <w:iCs/>
          <w:sz w:val="20"/>
          <w:szCs w:val="20"/>
          <w:lang w:val="en-CA"/>
        </w:rPr>
        <w:t>The Journal of Wildlife Management</w:t>
      </w:r>
      <w:r w:rsidRPr="00781279">
        <w:rPr>
          <w:rFonts w:ascii="Calibri" w:eastAsia="Calibri" w:hAnsi="Calibri" w:cs="Calibri"/>
          <w:sz w:val="20"/>
          <w:szCs w:val="20"/>
          <w:lang w:val="en-CA"/>
        </w:rPr>
        <w:t xml:space="preserve">, </w:t>
      </w:r>
      <w:r w:rsidRPr="00781279">
        <w:rPr>
          <w:rFonts w:ascii="Calibri" w:eastAsia="Calibri" w:hAnsi="Calibri" w:cs="Calibri"/>
          <w:i/>
          <w:iCs/>
          <w:sz w:val="20"/>
          <w:szCs w:val="20"/>
          <w:lang w:val="en-CA"/>
        </w:rPr>
        <w:t>83</w:t>
      </w:r>
      <w:r w:rsidRPr="00781279">
        <w:rPr>
          <w:rFonts w:ascii="Calibri" w:eastAsia="Calibri" w:hAnsi="Calibri" w:cs="Calibri"/>
          <w:sz w:val="20"/>
          <w:szCs w:val="20"/>
          <w:lang w:val="en-CA"/>
        </w:rPr>
        <w:t>(4), 985–992. https://doi.org/10.1002/jwmg.21657</w:t>
      </w:r>
    </w:p>
    <w:p w14:paraId="1B55BCD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Tscharntke,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Photopoulou, T., Pirotta, E., Rolland, R. M., Schwacke,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Grandpré,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Villette, P., Krebs, C. J., &amp; Jung, T. S. (2016). Evaluating camera traps as an alternative to live trapping for estimating the density of snowshoe hares (Lepus americanus) and red squirrels (Tamiasciurus hudsonicus).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2EC9D20E" w14:textId="5E92C053" w:rsidR="00A17607"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Wulder,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58E748B0" w14:textId="40CB1CCA" w:rsidR="00512322" w:rsidRDefault="00E60473" w:rsidP="000F0847">
      <w:pPr>
        <w:spacing w:after="240"/>
        <w:ind w:left="630"/>
        <w:rPr>
          <w:rFonts w:ascii="Calibri" w:eastAsia="Calibri" w:hAnsi="Calibri" w:cs="Calibri"/>
          <w:b/>
          <w:u w:val="single"/>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r>
        <w:br w:type="page"/>
      </w:r>
    </w:p>
    <w:p w14:paraId="3BDC6B71" w14:textId="77777777" w:rsidR="00512322" w:rsidRDefault="00E60473">
      <w:pPr>
        <w:pStyle w:val="Heading2"/>
        <w:spacing w:line="312" w:lineRule="auto"/>
        <w:jc w:val="both"/>
      </w:pPr>
      <w:bookmarkStart w:id="545" w:name="_4cznrppnwhre" w:colFirst="0" w:colLast="0"/>
      <w:bookmarkEnd w:id="545"/>
      <w: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10712493">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546"/>
      <w:commentRangeStart w:id="547"/>
      <w:commentRangeStart w:id="548"/>
      <w:commentRangeEnd w:id="546"/>
      <w:r w:rsidR="00CF2830">
        <w:rPr>
          <w:rStyle w:val="CommentReference"/>
        </w:rPr>
        <w:commentReference w:id="546"/>
      </w:r>
      <w:commentRangeEnd w:id="547"/>
      <w:r w:rsidR="00847DA0">
        <w:rPr>
          <w:rStyle w:val="CommentReference"/>
        </w:rPr>
        <w:commentReference w:id="547"/>
      </w:r>
      <w:commentRangeEnd w:id="548"/>
      <w:r w:rsidR="009903D1">
        <w:rPr>
          <w:rStyle w:val="CommentReference"/>
        </w:rPr>
        <w:commentReference w:id="548"/>
      </w:r>
    </w:p>
    <w:p w14:paraId="1A8191D8" w14:textId="316C0491" w:rsidR="007424BC" w:rsidRPr="00636173" w:rsidRDefault="00E60473"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425806A5" w14:textId="07E34F94" w:rsidR="00512322" w:rsidRDefault="009E6471" w:rsidP="00EC512E">
      <w:pPr>
        <w:spacing w:after="240" w:line="312" w:lineRule="auto"/>
        <w:jc w:val="center"/>
        <w:rPr>
          <w:rFonts w:ascii="Calibri" w:eastAsia="Calibri" w:hAnsi="Calibri" w:cs="Calibri"/>
          <w:sz w:val="20"/>
          <w:szCs w:val="20"/>
        </w:rPr>
      </w:pPr>
      <w:commentRangeStart w:id="549"/>
      <w:commentRangeStart w:id="550"/>
      <w:commentRangeEnd w:id="549"/>
      <w:r>
        <w:rPr>
          <w:rStyle w:val="CommentReference"/>
        </w:rPr>
        <w:lastRenderedPageBreak/>
        <w:commentReference w:id="549"/>
      </w:r>
      <w:commentRangeEnd w:id="550"/>
      <w:r w:rsidR="009903D1">
        <w:rPr>
          <w:rStyle w:val="CommentReference"/>
        </w:rPr>
        <w:commentReference w:id="550"/>
      </w:r>
      <w:r w:rsidR="00DB04C4">
        <w:rPr>
          <w:noProof/>
        </w:rPr>
        <w:drawing>
          <wp:inline distT="0" distB="0" distL="0" distR="0" wp14:anchorId="2D7C51CA" wp14:editId="0DF3245A">
            <wp:extent cx="4572000" cy="3200400"/>
            <wp:effectExtent l="0" t="0" r="0" b="0"/>
            <wp:docPr id="111733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commentRangeStart w:id="551"/>
      <w:commentRangeEnd w:id="551"/>
      <w:r>
        <w:rPr>
          <w:rStyle w:val="CommentReference"/>
        </w:rPr>
        <w:commentReference w:id="551"/>
      </w:r>
    </w:p>
    <w:p w14:paraId="4603B9D7" w14:textId="5C6AA403" w:rsidR="00512322" w:rsidRDefault="00E60473">
      <w:pPr>
        <w:spacing w:after="240" w:line="312" w:lineRule="auto"/>
        <w:rPr>
          <w:rFonts w:ascii="Calibri" w:eastAsia="Calibri" w:hAnsi="Calibri" w:cs="Calibri"/>
          <w:sz w:val="24"/>
          <w:szCs w:val="24"/>
        </w:rPr>
      </w:pPr>
      <w:r>
        <w:rPr>
          <w:rFonts w:ascii="Calibri" w:eastAsia="Calibri" w:hAnsi="Calibri" w:cs="Calibri"/>
        </w:rPr>
        <w:t xml:space="preserve">Figure </w:t>
      </w:r>
      <w:r w:rsidR="00DB04C4">
        <w:rPr>
          <w:rFonts w:ascii="Calibri" w:eastAsia="Calibri" w:hAnsi="Calibri" w:cs="Calibri"/>
        </w:rPr>
        <w:t>2</w:t>
      </w:r>
      <w:r>
        <w:rPr>
          <w:rFonts w:ascii="Calibri" w:eastAsia="Calibri" w:hAnsi="Calibri" w:cs="Calibri"/>
        </w:rPr>
        <w:t xml:space="preserve">. </w:t>
      </w:r>
      <w:r w:rsidR="00DD5161">
        <w:rPr>
          <w:rFonts w:ascii="Calibri" w:eastAsia="Calibri" w:hAnsi="Calibri" w:cs="Calibri"/>
        </w:rPr>
        <w:t>Small sample corrected Akaike Information Criterion (</w:t>
      </w:r>
      <w:r>
        <w:rPr>
          <w:rFonts w:ascii="Calibri" w:eastAsia="Calibri" w:hAnsi="Calibri" w:cs="Calibri"/>
        </w:rPr>
        <w:t>AIC</w:t>
      </w:r>
      <w:r w:rsidR="00DD5161">
        <w:rPr>
          <w:rFonts w:ascii="Calibri" w:eastAsia="Calibri" w:hAnsi="Calibri" w:cs="Calibri"/>
        </w:rPr>
        <w:t>c)</w:t>
      </w:r>
      <w:r>
        <w:rPr>
          <w:rFonts w:ascii="Calibri" w:eastAsia="Calibri" w:hAnsi="Calibri" w:cs="Calibri"/>
        </w:rPr>
        <w:t xml:space="preserve"> model weight as a function of spatial scale for categories of covariates including the composition of natural </w:t>
      </w:r>
      <w:r w:rsidR="00DD5161">
        <w:rPr>
          <w:rFonts w:ascii="Calibri" w:eastAsia="Calibri" w:hAnsi="Calibri" w:cs="Calibri"/>
        </w:rPr>
        <w:t>landcover</w:t>
      </w:r>
      <w:r>
        <w:rPr>
          <w:rFonts w:ascii="Calibri" w:eastAsia="Calibri" w:hAnsi="Calibri" w:cs="Calibri"/>
        </w:rPr>
        <w:t xml:space="preserve">, composition of anthropogenic disturbance, and landscape configuration. </w:t>
      </w:r>
      <w:r w:rsidR="00DD5161">
        <w:rPr>
          <w:rFonts w:ascii="Calibri" w:eastAsia="Calibri" w:hAnsi="Calibri" w:cs="Calibri"/>
        </w:rPr>
        <w:t xml:space="preserve">Covariates were extracted from concentric circular buffers around camera sites with radii from 50 m to 5000 m. </w:t>
      </w:r>
      <w:r>
        <w:rPr>
          <w:rFonts w:ascii="Calibri" w:eastAsia="Calibri" w:hAnsi="Calibri" w:cs="Calibri"/>
        </w:rPr>
        <w:t>The spatial scale with the highest model weight was identified as the best-fit scale for that category of covariates and used during model fitting to describe the effect of landscape structure on red squirrel</w:t>
      </w:r>
      <w:r>
        <w:rPr>
          <w:rFonts w:ascii="Calibri" w:eastAsia="Calibri" w:hAnsi="Calibri" w:cs="Calibri"/>
        </w:rPr>
        <w:t xml:space="preserve"> abundance in the Boreal Plains.</w:t>
      </w:r>
      <w:r>
        <w:br w:type="page"/>
      </w:r>
    </w:p>
    <w:p w14:paraId="17FD350A" w14:textId="2BF311A2" w:rsidR="00512322" w:rsidRDefault="00B853FC">
      <w:pPr>
        <w:spacing w:after="200" w:line="312" w:lineRule="auto"/>
        <w:jc w:val="both"/>
        <w:rPr>
          <w:rFonts w:ascii="Calibri" w:eastAsia="Calibri" w:hAnsi="Calibri" w:cs="Calibri"/>
          <w:b/>
        </w:rPr>
      </w:pPr>
      <w:ins w:id="552" w:author="Aidan Brushett" w:date="2025-05-23T10:31:00Z" w16du:dateUtc="2025-05-23T17:31:00Z">
        <w:r>
          <w:rPr>
            <w:noProof/>
          </w:rPr>
          <w:lastRenderedPageBreak/>
          <w:drawing>
            <wp:anchor distT="0" distB="0" distL="114300" distR="114300" simplePos="0" relativeHeight="251659264" behindDoc="1" locked="0" layoutInCell="1" allowOverlap="1" wp14:anchorId="1721150F" wp14:editId="56779F7B">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del w:id="553" w:author="Aidan Brushett" w:date="2025-05-23T10:31:00Z" w16du:dateUtc="2025-05-23T17:31:00Z">
        <w:r w:rsidR="00DB04C4" w:rsidDel="00B853FC">
          <w:rPr>
            <w:noProof/>
          </w:rPr>
          <w:drawing>
            <wp:inline distT="0" distB="0" distL="0" distR="0" wp14:anchorId="38F7232E" wp14:editId="1D695B29">
              <wp:extent cx="5939790" cy="3564255"/>
              <wp:effectExtent l="0" t="0" r="3810" b="0"/>
              <wp:docPr id="166173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inline>
          </w:drawing>
        </w:r>
      </w:del>
      <w:commentRangeStart w:id="554"/>
      <w:commentRangeEnd w:id="554"/>
      <w:r w:rsidR="009E6471">
        <w:rPr>
          <w:rStyle w:val="CommentReference"/>
        </w:rPr>
        <w:commentReference w:id="554"/>
      </w:r>
    </w:p>
    <w:p w14:paraId="67E8827E" w14:textId="311E378B" w:rsidR="00512322" w:rsidRDefault="00E60473">
      <w:pPr>
        <w:spacing w:after="200" w:line="312" w:lineRule="auto"/>
        <w:jc w:val="both"/>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3</w:t>
      </w:r>
      <w:r>
        <w:rPr>
          <w:rFonts w:ascii="Calibri" w:eastAsia="Calibri" w:hAnsi="Calibri" w:cs="Calibri"/>
        </w:rPr>
        <w:t xml:space="preserve">. </w:t>
      </w:r>
      <w:del w:id="555" w:author="Aidan Brushett" w:date="2025-05-23T10:31:00Z" w16du:dateUtc="2025-05-23T17:31:00Z">
        <w:r w:rsidDel="00B853FC">
          <w:rPr>
            <w:rFonts w:ascii="Calibri" w:eastAsia="Calibri" w:hAnsi="Calibri" w:cs="Calibri"/>
          </w:rPr>
          <w:delText xml:space="preserve">Odds </w:delText>
        </w:r>
      </w:del>
      <w:ins w:id="556" w:author="Aidan Brushett" w:date="2025-05-23T10:31:00Z" w16du:dateUtc="2025-05-23T17:31:00Z">
        <w:r w:rsidR="00B853FC">
          <w:rPr>
            <w:rFonts w:ascii="Calibri" w:eastAsia="Calibri" w:hAnsi="Calibri" w:cs="Calibri"/>
          </w:rPr>
          <w:t xml:space="preserve">Rate </w:t>
        </w:r>
      </w:ins>
      <w:r>
        <w:rPr>
          <w:rFonts w:ascii="Calibri" w:eastAsia="Calibri" w:hAnsi="Calibri" w:cs="Calibri"/>
        </w:rPr>
        <w:t xml:space="preserve">ratios with 95% confidence intervals for standardized coefficients for [A] </w:t>
      </w:r>
      <w:bookmarkStart w:id="557" w:name="_Hlk197111585"/>
      <w:r>
        <w:rPr>
          <w:rFonts w:ascii="Calibri" w:eastAsia="Calibri" w:hAnsi="Calibri" w:cs="Calibri"/>
        </w:rPr>
        <w:t xml:space="preserve">the top-ranked model explaining red squirrel detections as a function of edge density and cumulative site disturbance, </w:t>
      </w:r>
      <w:bookmarkEnd w:id="557"/>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w:t>
      </w:r>
      <w:r w:rsidR="00DB04C4">
        <w:rPr>
          <w:rFonts w:ascii="Calibri" w:eastAsia="Calibri" w:hAnsi="Calibri" w:cs="Calibri"/>
        </w:rPr>
        <w:t>59</w:t>
      </w:r>
      <w:r>
        <w:rPr>
          <w:rFonts w:ascii="Calibri" w:eastAsia="Calibri" w:hAnsi="Calibri" w:cs="Calibri"/>
        </w:rPr>
        <w:t xml:space="preserv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w:t>
      </w:r>
      <w:r w:rsidR="00DB04C4">
        <w:rPr>
          <w:rFonts w:ascii="Calibri" w:eastAsia="Calibri" w:hAnsi="Calibri" w:cs="Calibri"/>
        </w:rPr>
        <w:t>3</w:t>
      </w:r>
      <w:r>
        <w:rPr>
          <w:rFonts w:ascii="Calibri" w:eastAsia="Calibri" w:hAnsi="Calibri" w:cs="Calibri"/>
        </w:rPr>
        <w:t xml:space="preserve">) explaining red squirrel detections as a function of anthropogenic disturbance type. Both </w:t>
      </w:r>
      <w:bookmarkStart w:id="558" w:name="_Hlk197111612"/>
      <w:r>
        <w:rPr>
          <w:rFonts w:ascii="Calibri" w:eastAsia="Calibri" w:hAnsi="Calibri" w:cs="Calibri"/>
        </w:rPr>
        <w:t>models were fit using mixed-effect negative binomial models</w:t>
      </w:r>
      <w:r w:rsidR="00EC512E">
        <w:rPr>
          <w:rFonts w:ascii="Calibri" w:eastAsia="Calibri" w:hAnsi="Calibri" w:cs="Calibri"/>
        </w:rPr>
        <w:t xml:space="preserve"> with nested random effects for camera site and camera array. </w:t>
      </w:r>
      <w:bookmarkEnd w:id="558"/>
      <w:r>
        <w:br w:type="page"/>
      </w:r>
    </w:p>
    <w:p w14:paraId="5DE30F03" w14:textId="05ED5F38" w:rsidR="00512322" w:rsidRDefault="009F38B4" w:rsidP="00A17607">
      <w:pPr>
        <w:spacing w:after="200" w:line="312" w:lineRule="auto"/>
        <w:jc w:val="center"/>
        <w:rPr>
          <w:rFonts w:ascii="Calibri" w:eastAsia="Calibri" w:hAnsi="Calibri" w:cs="Calibri"/>
        </w:rPr>
      </w:pPr>
      <w:commentRangeStart w:id="559"/>
      <w:commentRangeStart w:id="560"/>
      <w:commentRangeStart w:id="561"/>
      <w:commentRangeEnd w:id="559"/>
      <w:r>
        <w:rPr>
          <w:rStyle w:val="CommentReference"/>
        </w:rPr>
        <w:lastRenderedPageBreak/>
        <w:commentReference w:id="559"/>
      </w:r>
      <w:commentRangeEnd w:id="560"/>
      <w:r w:rsidR="00697500">
        <w:rPr>
          <w:rStyle w:val="CommentReference"/>
        </w:rPr>
        <w:commentReference w:id="560"/>
      </w:r>
      <w:commentRangeEnd w:id="561"/>
      <w:r w:rsidR="00F305EA">
        <w:rPr>
          <w:rStyle w:val="CommentReference"/>
        </w:rPr>
        <w:commentReference w:id="561"/>
      </w:r>
      <w:r w:rsidR="00A17607">
        <w:rPr>
          <w:noProof/>
        </w:rPr>
        <w:drawing>
          <wp:inline distT="0" distB="0" distL="0" distR="0" wp14:anchorId="3972B4B0" wp14:editId="3CEBD42A">
            <wp:extent cx="5941695" cy="3961130"/>
            <wp:effectExtent l="0" t="0" r="1905" b="1270"/>
            <wp:docPr id="98717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695" cy="3961130"/>
                    </a:xfrm>
                    <a:prstGeom prst="rect">
                      <a:avLst/>
                    </a:prstGeom>
                    <a:noFill/>
                    <a:ln>
                      <a:noFill/>
                    </a:ln>
                  </pic:spPr>
                </pic:pic>
              </a:graphicData>
            </a:graphic>
          </wp:inline>
        </w:drawing>
      </w:r>
      <w:commentRangeStart w:id="562"/>
      <w:commentRangeEnd w:id="562"/>
      <w:r w:rsidR="009E6471">
        <w:rPr>
          <w:rStyle w:val="CommentReference"/>
        </w:rPr>
        <w:commentReference w:id="562"/>
      </w:r>
    </w:p>
    <w:p w14:paraId="74BD8713" w14:textId="46F17C68" w:rsidR="00512322" w:rsidRDefault="00E60473" w:rsidP="000F0847">
      <w:pPr>
        <w:spacing w:after="200" w:line="312" w:lineRule="auto"/>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4</w:t>
      </w:r>
      <w:r>
        <w:rPr>
          <w:rFonts w:ascii="Calibri" w:eastAsia="Calibri" w:hAnsi="Calibri" w:cs="Calibri"/>
        </w:rPr>
        <w:t>. Conditional effect</w:t>
      </w:r>
      <w:r w:rsidR="00EC512E">
        <w:rPr>
          <w:rFonts w:ascii="Calibri" w:eastAsia="Calibri" w:hAnsi="Calibri" w:cs="Calibri"/>
        </w:rPr>
        <w:t xml:space="preserve">s of landscape </w:t>
      </w:r>
      <w:r w:rsidR="00A17607">
        <w:rPr>
          <w:rFonts w:ascii="Calibri" w:eastAsia="Calibri" w:hAnsi="Calibri" w:cs="Calibri"/>
        </w:rPr>
        <w:t>covariate</w:t>
      </w:r>
      <w:r w:rsidR="00EC512E">
        <w:rPr>
          <w:rFonts w:ascii="Calibri" w:eastAsia="Calibri" w:hAnsi="Calibri" w:cs="Calibri"/>
        </w:rPr>
        <w:t xml:space="preserve"> on the expected monthly count of red squirrels </w:t>
      </w:r>
      <w:r>
        <w:rPr>
          <w:rFonts w:ascii="Calibri" w:eastAsia="Calibri" w:hAnsi="Calibri" w:cs="Calibri"/>
        </w:rPr>
        <w:t>from</w:t>
      </w:r>
      <w:r w:rsidR="00EC512E">
        <w:rPr>
          <w:rFonts w:ascii="Calibri" w:eastAsia="Calibri" w:hAnsi="Calibri" w:cs="Calibri"/>
        </w:rPr>
        <w:t xml:space="preserve"> the</w:t>
      </w:r>
      <w:r>
        <w:rPr>
          <w:rFonts w:ascii="Calibri" w:eastAsia="Calibri" w:hAnsi="Calibri" w:cs="Calibri"/>
        </w:rPr>
        <w:t xml:space="preserve"> </w:t>
      </w:r>
      <w:r w:rsidR="00EC512E">
        <w:rPr>
          <w:rFonts w:ascii="Calibri" w:eastAsia="Calibri" w:hAnsi="Calibri" w:cs="Calibri"/>
        </w:rPr>
        <w:t xml:space="preserve">top-performing negative binomial model. </w:t>
      </w:r>
      <w:r w:rsidR="00A17607">
        <w:rPr>
          <w:rFonts w:ascii="Calibri" w:eastAsia="Calibri" w:hAnsi="Calibri" w:cs="Calibri"/>
        </w:rPr>
        <w:t>The interaction plot represents the effect of edge density at</w:t>
      </w:r>
      <w:r>
        <w:rPr>
          <w:rFonts w:ascii="Calibri" w:eastAsia="Calibri" w:hAnsi="Calibri" w:cs="Calibri"/>
        </w:rPr>
        <w:t xml:space="preserve"> high (90% quantile) and low (10% quantile) cumulative site disturbance. Density of lines along the x-axis indicates the frequency of the data value. </w:t>
      </w:r>
      <w:r w:rsidR="00EC512E">
        <w:rPr>
          <w:rFonts w:ascii="Calibri" w:eastAsia="Calibri" w:hAnsi="Calibri" w:cs="Calibri"/>
        </w:rPr>
        <w:t>All predictors represent the proportion of area covered within a set radius of camera trap locations (i.e. landscape composition), except edge density, which represents</w:t>
      </w:r>
      <w:r w:rsidR="00A17607">
        <w:rPr>
          <w:rFonts w:ascii="Calibri" w:eastAsia="Calibri" w:hAnsi="Calibri" w:cs="Calibri"/>
        </w:rPr>
        <w:t xml:space="preserve"> the density of anthropogenic edges in m/Ha</w:t>
      </w:r>
      <w:r w:rsidR="00EC512E">
        <w:rPr>
          <w:rFonts w:ascii="Calibri" w:eastAsia="Calibri" w:hAnsi="Calibri" w:cs="Calibri"/>
        </w:rPr>
        <w:t xml:space="preserve">. Note different y-axis </w:t>
      </w:r>
      <w:r w:rsidR="00A17607">
        <w:rPr>
          <w:rFonts w:ascii="Calibri" w:eastAsia="Calibri" w:hAnsi="Calibri" w:cs="Calibri"/>
        </w:rPr>
        <w:t xml:space="preserve">scales for each landscape covariate. </w:t>
      </w:r>
      <w:r>
        <w:br w:type="page"/>
      </w:r>
    </w:p>
    <w:p w14:paraId="25F3E468" w14:textId="2D727BE4" w:rsidR="00512322" w:rsidRDefault="00E60473">
      <w:pPr>
        <w:spacing w:line="312" w:lineRule="auto"/>
        <w:rPr>
          <w:rFonts w:ascii="Calibri" w:eastAsia="Calibri" w:hAnsi="Calibri" w:cs="Calibri"/>
        </w:rPr>
      </w:pPr>
      <w:commentRangeStart w:id="563"/>
      <w:r>
        <w:rPr>
          <w:rFonts w:ascii="Calibri" w:eastAsia="Calibri" w:hAnsi="Calibri" w:cs="Calibri"/>
        </w:rPr>
        <w:lastRenderedPageBreak/>
        <w:t xml:space="preserve">Table 1. Covariates </w:t>
      </w:r>
      <w:r w:rsidR="00A047D7">
        <w:rPr>
          <w:rFonts w:ascii="Calibri" w:eastAsia="Calibri" w:hAnsi="Calibri" w:cs="Calibri"/>
        </w:rPr>
        <w:t>describing</w:t>
      </w:r>
      <w:r>
        <w:rPr>
          <w:rFonts w:ascii="Calibri" w:eastAsia="Calibri" w:hAnsi="Calibri" w:cs="Calibri"/>
        </w:rPr>
        <w:t xml:space="preserve"> the composition of natural habitat, composition of anthropogenic features, and landscape configuration </w:t>
      </w:r>
      <w:r w:rsidR="00DD5161">
        <w:rPr>
          <w:rFonts w:ascii="Calibri" w:eastAsia="Calibri" w:hAnsi="Calibri" w:cs="Calibri"/>
        </w:rPr>
        <w:t xml:space="preserve">in negative binomial models of </w:t>
      </w:r>
      <w:r>
        <w:rPr>
          <w:rFonts w:ascii="Calibri" w:eastAsia="Calibri" w:hAnsi="Calibri" w:cs="Calibri"/>
        </w:rPr>
        <w:t>red squirrel abundance in the Boreal Plains</w:t>
      </w:r>
      <w:r w:rsidR="00F305EA">
        <w:rPr>
          <w:rFonts w:ascii="Calibri" w:eastAsia="Calibri" w:hAnsi="Calibri" w:cs="Calibri"/>
        </w:rPr>
        <w:t>.</w:t>
      </w:r>
      <w:commentRangeEnd w:id="563"/>
      <w:r w:rsidR="009E6471">
        <w:rPr>
          <w:rStyle w:val="CommentReference"/>
        </w:rPr>
        <w:commentReference w:id="563"/>
      </w:r>
      <w:r w:rsidR="00DD5161">
        <w:rPr>
          <w:rFonts w:ascii="Calibri" w:eastAsia="Calibri" w:hAnsi="Calibri" w:cs="Calibri"/>
        </w:rPr>
        <w:t xml:space="preserve"> Each category of covariates </w:t>
      </w:r>
      <w:r w:rsidR="00A047D7">
        <w:rPr>
          <w:rFonts w:ascii="Calibri" w:eastAsia="Calibri" w:hAnsi="Calibri" w:cs="Calibri"/>
        </w:rPr>
        <w:t>was</w:t>
      </w:r>
      <w:r w:rsidR="00DD5161">
        <w:rPr>
          <w:rFonts w:ascii="Calibri" w:eastAsia="Calibri" w:hAnsi="Calibri" w:cs="Calibri"/>
        </w:rPr>
        <w:t xml:space="preserve"> included in models at </w:t>
      </w:r>
      <w:r w:rsidR="00A047D7">
        <w:rPr>
          <w:rFonts w:ascii="Calibri" w:eastAsia="Calibri" w:hAnsi="Calibri" w:cs="Calibri"/>
        </w:rPr>
        <w:t xml:space="preserve">a </w:t>
      </w:r>
      <w:r w:rsidR="00DD5161">
        <w:rPr>
          <w:rFonts w:ascii="Calibri" w:eastAsia="Calibri" w:hAnsi="Calibri" w:cs="Calibri"/>
        </w:rPr>
        <w:t>separate spatial scale</w:t>
      </w:r>
      <w:r w:rsidR="00A047D7">
        <w:rPr>
          <w:rFonts w:ascii="Calibri" w:eastAsia="Calibri" w:hAnsi="Calibri" w:cs="Calibri"/>
        </w:rPr>
        <w:t xml:space="preserve">. Within each category of predictors, we fit a model using all predictors at 22 spatial scales (50 m–5000 m) and compared the Akaike Information Criterion corrected for small sample </w:t>
      </w:r>
      <w:commentRangeStart w:id="564"/>
      <w:r w:rsidR="00A047D7">
        <w:rPr>
          <w:rFonts w:ascii="Calibri" w:eastAsia="Calibri" w:hAnsi="Calibri" w:cs="Calibri"/>
        </w:rPr>
        <w:t xml:space="preserve">size (AICc) </w:t>
      </w:r>
      <w:commentRangeEnd w:id="564"/>
      <w:r w:rsidR="00A047D7">
        <w:rPr>
          <w:rStyle w:val="CommentReference"/>
        </w:rPr>
        <w:commentReference w:id="564"/>
      </w:r>
      <w:r w:rsidR="00A047D7">
        <w:rPr>
          <w:rFonts w:ascii="Calibri" w:eastAsia="Calibri" w:hAnsi="Calibri" w:cs="Calibri"/>
        </w:rPr>
        <w:t xml:space="preserve">scores across spatial scales to determine which one was best supported for </w:t>
      </w:r>
      <w:commentRangeStart w:id="565"/>
      <w:commentRangeStart w:id="566"/>
      <w:r w:rsidR="00A047D7">
        <w:rPr>
          <w:rFonts w:ascii="Calibri" w:eastAsia="Calibri" w:hAnsi="Calibri" w:cs="Calibri"/>
        </w:rPr>
        <w:t>statistical modelling</w:t>
      </w:r>
      <w:commentRangeEnd w:id="565"/>
      <w:r w:rsidR="00A047D7">
        <w:rPr>
          <w:rStyle w:val="CommentReference"/>
        </w:rPr>
        <w:commentReference w:id="565"/>
      </w:r>
      <w:commentRangeEnd w:id="566"/>
      <w:r w:rsidR="00A047D7">
        <w:rPr>
          <w:rStyle w:val="CommentReference"/>
        </w:rPr>
        <w:commentReference w:id="566"/>
      </w:r>
      <w:r w:rsidR="00A047D7">
        <w:rPr>
          <w:rFonts w:ascii="Calibri" w:eastAsia="Calibri" w:hAnsi="Calibri" w:cs="Calibri"/>
        </w:rPr>
        <w:t>.</w:t>
      </w:r>
    </w:p>
    <w:tbl>
      <w:tblPr>
        <w:tblW w:w="9781" w:type="dxa"/>
        <w:tblLook w:val="04A0" w:firstRow="1" w:lastRow="0" w:firstColumn="1" w:lastColumn="0" w:noHBand="0" w:noVBand="1"/>
      </w:tblPr>
      <w:tblGrid>
        <w:gridCol w:w="1843"/>
        <w:gridCol w:w="992"/>
        <w:gridCol w:w="1701"/>
        <w:gridCol w:w="5245"/>
      </w:tblGrid>
      <w:tr w:rsidR="00805B2A" w:rsidRPr="00805B2A" w14:paraId="58F319D1" w14:textId="77777777" w:rsidTr="000F084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786FB71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70CFC757" w14:textId="77777777" w:rsidR="00805B2A" w:rsidRPr="000F0847" w:rsidRDefault="00805B2A" w:rsidP="00805B2A">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6E1F5AA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43E590DC"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B2A" w:rsidRPr="00805B2A" w14:paraId="4028DB98" w14:textId="77777777" w:rsidTr="000F0847">
        <w:trPr>
          <w:trHeight w:val="300"/>
        </w:trPr>
        <w:tc>
          <w:tcPr>
            <w:tcW w:w="1843" w:type="dxa"/>
            <w:tcBorders>
              <w:top w:val="nil"/>
              <w:left w:val="nil"/>
              <w:bottom w:val="single" w:sz="4" w:space="0" w:color="auto"/>
              <w:right w:val="nil"/>
            </w:tcBorders>
            <w:shd w:val="clear" w:color="000000" w:fill="FFFFFF"/>
            <w:noWrap/>
            <w:hideMark/>
          </w:tcPr>
          <w:p w14:paraId="01325539"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02FC2D93"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1F6D06E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4AF324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6C230947" w14:textId="77777777" w:rsidTr="000F0847">
        <w:trPr>
          <w:trHeight w:val="300"/>
        </w:trPr>
        <w:tc>
          <w:tcPr>
            <w:tcW w:w="1843" w:type="dxa"/>
            <w:tcBorders>
              <w:top w:val="nil"/>
              <w:left w:val="nil"/>
              <w:bottom w:val="nil"/>
              <w:right w:val="nil"/>
            </w:tcBorders>
            <w:shd w:val="clear" w:color="000000" w:fill="FFFFFF"/>
            <w:noWrap/>
            <w:hideMark/>
          </w:tcPr>
          <w:p w14:paraId="7A7D39D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3120A03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AEE69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0FD151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B2A" w:rsidRPr="00805B2A" w14:paraId="562F16BB" w14:textId="77777777" w:rsidTr="000F0847">
        <w:trPr>
          <w:trHeight w:val="300"/>
        </w:trPr>
        <w:tc>
          <w:tcPr>
            <w:tcW w:w="1843" w:type="dxa"/>
            <w:tcBorders>
              <w:top w:val="nil"/>
              <w:left w:val="nil"/>
              <w:bottom w:val="nil"/>
              <w:right w:val="nil"/>
            </w:tcBorders>
            <w:shd w:val="clear" w:color="000000" w:fill="FFFFFF"/>
            <w:noWrap/>
            <w:hideMark/>
          </w:tcPr>
          <w:p w14:paraId="1727C6E8"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6C066B2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D498BD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1986747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B2A" w:rsidRPr="00805B2A" w14:paraId="72A8952F" w14:textId="77777777" w:rsidTr="000F0847">
        <w:trPr>
          <w:trHeight w:val="300"/>
        </w:trPr>
        <w:tc>
          <w:tcPr>
            <w:tcW w:w="1843" w:type="dxa"/>
            <w:tcBorders>
              <w:top w:val="nil"/>
              <w:left w:val="nil"/>
              <w:bottom w:val="nil"/>
              <w:right w:val="nil"/>
            </w:tcBorders>
            <w:shd w:val="clear" w:color="000000" w:fill="FFFFFF"/>
            <w:noWrap/>
            <w:hideMark/>
          </w:tcPr>
          <w:p w14:paraId="6787D66D"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613A134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C02520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50128C9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B2A" w:rsidRPr="00805B2A" w14:paraId="1F00E7C5" w14:textId="77777777" w:rsidTr="000F0847">
        <w:trPr>
          <w:trHeight w:val="300"/>
        </w:trPr>
        <w:tc>
          <w:tcPr>
            <w:tcW w:w="1843" w:type="dxa"/>
            <w:tcBorders>
              <w:top w:val="nil"/>
              <w:left w:val="nil"/>
              <w:bottom w:val="nil"/>
              <w:right w:val="nil"/>
            </w:tcBorders>
            <w:shd w:val="clear" w:color="000000" w:fill="FFFFFF"/>
            <w:noWrap/>
            <w:hideMark/>
          </w:tcPr>
          <w:p w14:paraId="4870107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0E35017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285463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6DE255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B2A" w:rsidRPr="00805B2A" w14:paraId="1CAB031E" w14:textId="77777777" w:rsidTr="000F0847">
        <w:trPr>
          <w:trHeight w:val="300"/>
        </w:trPr>
        <w:tc>
          <w:tcPr>
            <w:tcW w:w="1843" w:type="dxa"/>
            <w:tcBorders>
              <w:top w:val="nil"/>
              <w:left w:val="nil"/>
              <w:bottom w:val="nil"/>
              <w:right w:val="nil"/>
            </w:tcBorders>
            <w:shd w:val="clear" w:color="000000" w:fill="FFFFFF"/>
            <w:noWrap/>
            <w:hideMark/>
          </w:tcPr>
          <w:p w14:paraId="00C82073"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Mixedwood</w:t>
            </w:r>
          </w:p>
        </w:tc>
        <w:tc>
          <w:tcPr>
            <w:tcW w:w="992" w:type="dxa"/>
            <w:tcBorders>
              <w:top w:val="nil"/>
              <w:left w:val="nil"/>
              <w:bottom w:val="nil"/>
              <w:right w:val="nil"/>
            </w:tcBorders>
            <w:shd w:val="clear" w:color="000000" w:fill="FFFFFF"/>
            <w:noWrap/>
            <w:hideMark/>
          </w:tcPr>
          <w:p w14:paraId="189191E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961DC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5100899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mixedwood forest.</w:t>
            </w:r>
          </w:p>
        </w:tc>
      </w:tr>
      <w:tr w:rsidR="00805B2A" w:rsidRPr="00805B2A" w14:paraId="0402CE20" w14:textId="77777777" w:rsidTr="000F0847">
        <w:trPr>
          <w:trHeight w:val="300"/>
        </w:trPr>
        <w:tc>
          <w:tcPr>
            <w:tcW w:w="1843" w:type="dxa"/>
            <w:tcBorders>
              <w:top w:val="nil"/>
              <w:left w:val="nil"/>
              <w:bottom w:val="nil"/>
              <w:right w:val="nil"/>
            </w:tcBorders>
            <w:shd w:val="clear" w:color="000000" w:fill="FFFFFF"/>
            <w:noWrap/>
            <w:hideMark/>
          </w:tcPr>
          <w:p w14:paraId="67A359E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00BDFCF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9E731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40B1E74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B2A" w:rsidRPr="00805B2A" w14:paraId="1493A9D6" w14:textId="77777777" w:rsidTr="000F0847">
        <w:trPr>
          <w:trHeight w:val="300"/>
        </w:trPr>
        <w:tc>
          <w:tcPr>
            <w:tcW w:w="1843" w:type="dxa"/>
            <w:tcBorders>
              <w:top w:val="nil"/>
              <w:left w:val="nil"/>
              <w:bottom w:val="nil"/>
              <w:right w:val="nil"/>
            </w:tcBorders>
            <w:shd w:val="clear" w:color="000000" w:fill="FFFFFF"/>
            <w:noWrap/>
            <w:hideMark/>
          </w:tcPr>
          <w:p w14:paraId="7AAA615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7564230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DA0FC8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4405261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B2A" w:rsidRPr="00805B2A" w14:paraId="7313C4B8" w14:textId="77777777" w:rsidTr="000F0847">
        <w:trPr>
          <w:trHeight w:val="300"/>
        </w:trPr>
        <w:tc>
          <w:tcPr>
            <w:tcW w:w="1843" w:type="dxa"/>
            <w:tcBorders>
              <w:top w:val="nil"/>
              <w:left w:val="nil"/>
              <w:bottom w:val="nil"/>
              <w:right w:val="nil"/>
            </w:tcBorders>
            <w:shd w:val="clear" w:color="000000" w:fill="FFFFFF"/>
            <w:noWrap/>
            <w:hideMark/>
          </w:tcPr>
          <w:p w14:paraId="7FE729E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623FF88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2E636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4DA94DA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B2A" w:rsidRPr="00805B2A" w14:paraId="5C2759F6" w14:textId="77777777" w:rsidTr="000F0847">
        <w:trPr>
          <w:trHeight w:val="300"/>
        </w:trPr>
        <w:tc>
          <w:tcPr>
            <w:tcW w:w="1843" w:type="dxa"/>
            <w:tcBorders>
              <w:top w:val="single" w:sz="4" w:space="0" w:color="auto"/>
              <w:left w:val="nil"/>
              <w:bottom w:val="single" w:sz="4" w:space="0" w:color="auto"/>
              <w:right w:val="nil"/>
            </w:tcBorders>
            <w:shd w:val="clear" w:color="000000" w:fill="FFFFFF"/>
            <w:noWrap/>
            <w:hideMark/>
          </w:tcPr>
          <w:p w14:paraId="586EBFA1"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2BBA55D6"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267BBE1F"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74397A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23756641" w14:textId="77777777" w:rsidTr="000F0847">
        <w:trPr>
          <w:trHeight w:val="300"/>
        </w:trPr>
        <w:tc>
          <w:tcPr>
            <w:tcW w:w="1843" w:type="dxa"/>
            <w:tcBorders>
              <w:top w:val="nil"/>
              <w:left w:val="nil"/>
              <w:bottom w:val="nil"/>
              <w:right w:val="nil"/>
            </w:tcBorders>
            <w:shd w:val="clear" w:color="000000" w:fill="FFFFFF"/>
            <w:noWrap/>
            <w:hideMark/>
          </w:tcPr>
          <w:p w14:paraId="6CB32B6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3093E92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56356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3EECF4B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B2A" w:rsidRPr="00805B2A" w14:paraId="671D622B" w14:textId="77777777" w:rsidTr="000F0847">
        <w:trPr>
          <w:trHeight w:val="300"/>
        </w:trPr>
        <w:tc>
          <w:tcPr>
            <w:tcW w:w="1843" w:type="dxa"/>
            <w:tcBorders>
              <w:top w:val="nil"/>
              <w:left w:val="nil"/>
              <w:bottom w:val="nil"/>
              <w:right w:val="nil"/>
            </w:tcBorders>
            <w:shd w:val="clear" w:color="000000" w:fill="FFFFFF"/>
            <w:noWrap/>
            <w:hideMark/>
          </w:tcPr>
          <w:p w14:paraId="69E0878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5BD386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72A0E9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137E15F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B2A" w:rsidRPr="00805B2A" w14:paraId="43012069" w14:textId="77777777" w:rsidTr="000F0847">
        <w:trPr>
          <w:trHeight w:val="300"/>
        </w:trPr>
        <w:tc>
          <w:tcPr>
            <w:tcW w:w="1843" w:type="dxa"/>
            <w:tcBorders>
              <w:top w:val="nil"/>
              <w:left w:val="nil"/>
              <w:bottom w:val="nil"/>
              <w:right w:val="nil"/>
            </w:tcBorders>
            <w:shd w:val="clear" w:color="000000" w:fill="FFFFFF"/>
            <w:noWrap/>
            <w:hideMark/>
          </w:tcPr>
          <w:p w14:paraId="6D4C09B9"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191DF2F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CFE07C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87C48C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B2A" w:rsidRPr="00805B2A" w14:paraId="38AB6AB4" w14:textId="77777777" w:rsidTr="000F0847">
        <w:trPr>
          <w:trHeight w:val="300"/>
        </w:trPr>
        <w:tc>
          <w:tcPr>
            <w:tcW w:w="1843" w:type="dxa"/>
            <w:tcBorders>
              <w:top w:val="nil"/>
              <w:left w:val="nil"/>
              <w:bottom w:val="nil"/>
              <w:right w:val="nil"/>
            </w:tcBorders>
            <w:shd w:val="clear" w:color="000000" w:fill="FFFFFF"/>
            <w:noWrap/>
            <w:hideMark/>
          </w:tcPr>
          <w:p w14:paraId="1D452A5F"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01774A45"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68DEA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A339A1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B2A" w:rsidRPr="00805B2A" w14:paraId="3A9BECB4" w14:textId="77777777" w:rsidTr="000F0847">
        <w:trPr>
          <w:trHeight w:val="300"/>
        </w:trPr>
        <w:tc>
          <w:tcPr>
            <w:tcW w:w="2835" w:type="dxa"/>
            <w:gridSpan w:val="2"/>
            <w:tcBorders>
              <w:top w:val="nil"/>
              <w:left w:val="nil"/>
              <w:bottom w:val="nil"/>
              <w:right w:val="nil"/>
            </w:tcBorders>
            <w:shd w:val="clear" w:color="000000" w:fill="FFFFFF"/>
            <w:noWrap/>
            <w:hideMark/>
          </w:tcPr>
          <w:p w14:paraId="2329490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01E2FF3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C649B0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B2A" w:rsidRPr="00805B2A" w14:paraId="21321BC4" w14:textId="77777777" w:rsidTr="000F0847">
        <w:trPr>
          <w:trHeight w:val="300"/>
        </w:trPr>
        <w:tc>
          <w:tcPr>
            <w:tcW w:w="1843" w:type="dxa"/>
            <w:tcBorders>
              <w:top w:val="nil"/>
              <w:left w:val="nil"/>
              <w:bottom w:val="nil"/>
              <w:right w:val="nil"/>
            </w:tcBorders>
            <w:shd w:val="clear" w:color="000000" w:fill="FFFFFF"/>
            <w:noWrap/>
            <w:hideMark/>
          </w:tcPr>
          <w:p w14:paraId="0AD496B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18A70F2D"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noWrap/>
            <w:hideMark/>
          </w:tcPr>
          <w:p w14:paraId="5BFDEE4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37AA740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B2A" w:rsidRPr="00805B2A" w14:paraId="0B5F6451" w14:textId="77777777" w:rsidTr="000F0847">
        <w:trPr>
          <w:trHeight w:val="300"/>
        </w:trPr>
        <w:tc>
          <w:tcPr>
            <w:tcW w:w="2835" w:type="dxa"/>
            <w:gridSpan w:val="2"/>
            <w:tcBorders>
              <w:top w:val="nil"/>
              <w:left w:val="nil"/>
              <w:bottom w:val="single" w:sz="4" w:space="0" w:color="auto"/>
              <w:right w:val="nil"/>
            </w:tcBorders>
            <w:shd w:val="clear" w:color="000000" w:fill="FFFFFF"/>
            <w:noWrap/>
            <w:hideMark/>
          </w:tcPr>
          <w:p w14:paraId="1A600546"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70B7047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3832AE8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B2A" w:rsidRPr="00805B2A" w14:paraId="269EE4E6" w14:textId="77777777" w:rsidTr="000F0847">
        <w:trPr>
          <w:trHeight w:val="300"/>
        </w:trPr>
        <w:tc>
          <w:tcPr>
            <w:tcW w:w="1843" w:type="dxa"/>
            <w:tcBorders>
              <w:top w:val="nil"/>
              <w:left w:val="nil"/>
              <w:bottom w:val="single" w:sz="4" w:space="0" w:color="auto"/>
              <w:right w:val="nil"/>
            </w:tcBorders>
            <w:shd w:val="clear" w:color="000000" w:fill="FFFFFF"/>
            <w:noWrap/>
            <w:hideMark/>
          </w:tcPr>
          <w:p w14:paraId="65982C06"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19DDCFA7"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D73FB9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15883D2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0E51F60B" w14:textId="77777777" w:rsidTr="000F0847">
        <w:trPr>
          <w:trHeight w:val="300"/>
        </w:trPr>
        <w:tc>
          <w:tcPr>
            <w:tcW w:w="2835" w:type="dxa"/>
            <w:gridSpan w:val="2"/>
            <w:tcBorders>
              <w:top w:val="nil"/>
              <w:left w:val="nil"/>
              <w:bottom w:val="nil"/>
              <w:right w:val="nil"/>
            </w:tcBorders>
            <w:shd w:val="clear" w:color="000000" w:fill="FFFFFF"/>
            <w:noWrap/>
            <w:hideMark/>
          </w:tcPr>
          <w:p w14:paraId="38C01C54"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3D0B950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00606D6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B2A" w:rsidRPr="00805B2A" w14:paraId="699E90C2" w14:textId="77777777" w:rsidTr="000F0847">
        <w:trPr>
          <w:trHeight w:val="300"/>
        </w:trPr>
        <w:tc>
          <w:tcPr>
            <w:tcW w:w="1843" w:type="dxa"/>
            <w:tcBorders>
              <w:top w:val="nil"/>
              <w:left w:val="nil"/>
              <w:bottom w:val="nil"/>
              <w:right w:val="nil"/>
            </w:tcBorders>
            <w:shd w:val="clear" w:color="000000" w:fill="FFFFFF"/>
            <w:noWrap/>
            <w:hideMark/>
          </w:tcPr>
          <w:p w14:paraId="7958AD8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5A052E32"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CA1BA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4B93367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B2A" w:rsidRPr="00805B2A" w14:paraId="5DED0ACA" w14:textId="77777777" w:rsidTr="000F0847">
        <w:trPr>
          <w:trHeight w:val="300"/>
        </w:trPr>
        <w:tc>
          <w:tcPr>
            <w:tcW w:w="1843" w:type="dxa"/>
            <w:tcBorders>
              <w:top w:val="nil"/>
              <w:left w:val="nil"/>
              <w:bottom w:val="nil"/>
              <w:right w:val="nil"/>
            </w:tcBorders>
            <w:shd w:val="clear" w:color="000000" w:fill="FFFFFF"/>
            <w:noWrap/>
            <w:hideMark/>
          </w:tcPr>
          <w:p w14:paraId="03244E87"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22E541AC"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01538E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5934E97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B2A" w:rsidRPr="00805B2A" w14:paraId="3B60672C" w14:textId="77777777" w:rsidTr="000F0847">
        <w:trPr>
          <w:trHeight w:val="300"/>
        </w:trPr>
        <w:tc>
          <w:tcPr>
            <w:tcW w:w="1843" w:type="dxa"/>
            <w:tcBorders>
              <w:top w:val="nil"/>
              <w:left w:val="nil"/>
              <w:bottom w:val="nil"/>
              <w:right w:val="nil"/>
            </w:tcBorders>
            <w:shd w:val="clear" w:color="000000" w:fill="FFFFFF"/>
            <w:noWrap/>
            <w:hideMark/>
          </w:tcPr>
          <w:p w14:paraId="69C3C6B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16AA4FF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EC989A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34B2688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B2A" w:rsidRPr="00805B2A" w14:paraId="2383A855" w14:textId="77777777" w:rsidTr="000F0847">
        <w:trPr>
          <w:trHeight w:val="315"/>
        </w:trPr>
        <w:tc>
          <w:tcPr>
            <w:tcW w:w="2835" w:type="dxa"/>
            <w:gridSpan w:val="2"/>
            <w:tcBorders>
              <w:top w:val="nil"/>
              <w:left w:val="nil"/>
              <w:bottom w:val="single" w:sz="8" w:space="0" w:color="auto"/>
              <w:right w:val="nil"/>
            </w:tcBorders>
            <w:shd w:val="clear" w:color="000000" w:fill="FFFFFF"/>
            <w:noWrap/>
            <w:hideMark/>
          </w:tcPr>
          <w:p w14:paraId="7C62C6F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7477021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1497ED9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51F47045" w14:textId="77777777" w:rsidR="00805B2A" w:rsidRDefault="00805B2A">
      <w:pPr>
        <w:spacing w:line="312" w:lineRule="auto"/>
        <w:rPr>
          <w:rFonts w:ascii="Calibri" w:eastAsia="Calibri" w:hAnsi="Calibri" w:cs="Calibri"/>
        </w:rPr>
      </w:pPr>
    </w:p>
    <w:p w14:paraId="188E310A" w14:textId="77777777" w:rsidR="00512322" w:rsidRDefault="00E60473">
      <w:pPr>
        <w:spacing w:line="312" w:lineRule="auto"/>
        <w:jc w:val="both"/>
        <w:rPr>
          <w:rFonts w:ascii="Calibri" w:eastAsia="Calibri" w:hAnsi="Calibri" w:cs="Calibri"/>
          <w:b/>
        </w:rPr>
      </w:pPr>
      <w:commentRangeStart w:id="567"/>
      <w:r>
        <w:rPr>
          <w:noProof/>
        </w:rPr>
        <w:lastRenderedPageBreak/>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r="6143"/>
                    <a:stretch>
                      <a:fillRect/>
                    </a:stretch>
                  </pic:blipFill>
                  <pic:spPr>
                    <a:xfrm>
                      <a:off x="0" y="0"/>
                      <a:ext cx="6062907" cy="3228032"/>
                    </a:xfrm>
                    <a:prstGeom prst="rect">
                      <a:avLst/>
                    </a:prstGeom>
                    <a:ln/>
                  </pic:spPr>
                </pic:pic>
              </a:graphicData>
            </a:graphic>
          </wp:inline>
        </w:drawing>
      </w:r>
      <w:commentRangeEnd w:id="567"/>
      <w:r w:rsidR="0025118F">
        <w:rPr>
          <w:rStyle w:val="CommentReference"/>
        </w:rPr>
        <w:commentReference w:id="567"/>
      </w:r>
      <w:r>
        <w:br w:type="page"/>
      </w:r>
    </w:p>
    <w:p w14:paraId="3D378513" w14:textId="6B59DD43" w:rsidR="00805B2A" w:rsidRDefault="00E60473">
      <w:pPr>
        <w:spacing w:line="312" w:lineRule="auto"/>
        <w:rPr>
          <w:rFonts w:ascii="Calibri" w:eastAsia="Calibri" w:hAnsi="Calibri" w:cs="Calibri"/>
        </w:rPr>
      </w:pPr>
      <w:commentRangeStart w:id="568"/>
      <w:commentRangeStart w:id="569"/>
      <w:commentRangeStart w:id="570"/>
      <w:commentRangeStart w:id="571"/>
      <w:commentRangeStart w:id="572"/>
      <w:commentRangeStart w:id="573"/>
      <w:r>
        <w:rPr>
          <w:rFonts w:ascii="Calibri" w:eastAsia="Calibri" w:hAnsi="Calibri" w:cs="Calibri"/>
        </w:rPr>
        <w:lastRenderedPageBreak/>
        <w:t>Table 2.</w:t>
      </w:r>
      <w:commentRangeEnd w:id="568"/>
      <w:r w:rsidR="00847DA0">
        <w:rPr>
          <w:rStyle w:val="CommentReference"/>
        </w:rPr>
        <w:commentReference w:id="568"/>
      </w:r>
      <w:commentRangeEnd w:id="569"/>
      <w:r w:rsidR="00191996">
        <w:rPr>
          <w:rStyle w:val="CommentReference"/>
        </w:rPr>
        <w:commentReference w:id="569"/>
      </w:r>
      <w:r>
        <w:rPr>
          <w:rFonts w:ascii="Calibri" w:eastAsia="Calibri" w:hAnsi="Calibri" w:cs="Calibri"/>
        </w:rPr>
        <w:t xml:space="preserve">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570"/>
      <w:r w:rsidR="008B2310">
        <w:rPr>
          <w:rStyle w:val="CommentReference"/>
        </w:rPr>
        <w:commentReference w:id="570"/>
      </w:r>
      <w:commentRangeEnd w:id="571"/>
      <w:r w:rsidR="0027170B">
        <w:rPr>
          <w:rStyle w:val="CommentReference"/>
        </w:rPr>
        <w:commentReference w:id="571"/>
      </w:r>
      <w:commentRangeEnd w:id="572"/>
      <w:r w:rsidR="0027170B">
        <w:rPr>
          <w:rStyle w:val="CommentReference"/>
        </w:rPr>
        <w:commentReference w:id="572"/>
      </w:r>
      <w:commentRangeEnd w:id="573"/>
      <w:r w:rsidR="001D1A6E">
        <w:rPr>
          <w:rStyle w:val="CommentReference"/>
        </w:rPr>
        <w:commentReference w:id="573"/>
      </w:r>
      <w:r w:rsidR="001D1A6E">
        <w:rPr>
          <w:rFonts w:ascii="Calibri" w:eastAsia="Calibri" w:hAnsi="Calibri" w:cs="Calibri"/>
        </w:rPr>
        <w:t xml:space="preserve">The ‘core’ land cover model, which contained only the best-supported natural </w:t>
      </w:r>
      <w:r w:rsidR="000B22C2">
        <w:rPr>
          <w:rFonts w:ascii="Calibri" w:eastAsia="Calibri" w:hAnsi="Calibri" w:cs="Calibri"/>
        </w:rPr>
        <w:t xml:space="preserve">land cover </w:t>
      </w:r>
      <w:r w:rsidR="001D1A6E">
        <w:rPr>
          <w:rFonts w:ascii="Calibri" w:eastAsia="Calibri" w:hAnsi="Calibri" w:cs="Calibri"/>
        </w:rPr>
        <w:t>predictors, is shown in italics.</w:t>
      </w:r>
      <w:r w:rsidR="000B22C2">
        <w:rPr>
          <w:rFonts w:ascii="Calibri" w:eastAsia="Calibri" w:hAnsi="Calibri" w:cs="Calibri"/>
        </w:rPr>
        <w:t xml:space="preserve"> The ‘core’ metrics we </w:t>
      </w:r>
      <w:r w:rsidR="000B22C2" w:rsidRPr="000B22C2">
        <w:rPr>
          <w:rFonts w:ascii="Calibri" w:eastAsia="Calibri" w:hAnsi="Calibri" w:cs="Calibri"/>
        </w:rPr>
        <w:t>Degrees of freedom (</w:t>
      </w:r>
      <w:proofErr w:type="spellStart"/>
      <w:r w:rsidR="000B22C2" w:rsidRPr="000B22C2">
        <w:rPr>
          <w:rFonts w:ascii="Calibri" w:eastAsia="Calibri" w:hAnsi="Calibri" w:cs="Calibri"/>
        </w:rPr>
        <w:t>df</w:t>
      </w:r>
      <w:proofErr w:type="spellEnd"/>
      <w:r w:rsidR="000B22C2" w:rsidRPr="000B22C2">
        <w:rPr>
          <w:rFonts w:ascii="Calibri" w:eastAsia="Calibri" w:hAnsi="Calibri" w:cs="Calibri"/>
        </w:rPr>
        <w:t>),</w:t>
      </w:r>
      <w:r w:rsidR="000B22C2">
        <w:rPr>
          <w:rFonts w:ascii="Calibri" w:eastAsia="Calibri" w:hAnsi="Calibri" w:cs="Calibri"/>
        </w:rPr>
        <w:t xml:space="preserve"> small sample corrected Akaike Information Criterion (AICc), differences in AICc from the top model (</w:t>
      </w:r>
      <w:proofErr w:type="spellStart"/>
      <w:r w:rsidR="000B22C2" w:rsidRPr="000B22C2">
        <w:rPr>
          <w:rFonts w:ascii="Calibri" w:eastAsia="Calibri" w:hAnsi="Calibri" w:cs="Calibri"/>
        </w:rPr>
        <w:t>ΔAICc</w:t>
      </w:r>
      <w:proofErr w:type="spellEnd"/>
      <w:r w:rsidR="000B22C2">
        <w:rPr>
          <w:rFonts w:ascii="Calibri" w:eastAsia="Calibri" w:hAnsi="Calibri" w:cs="Calibri"/>
        </w:rPr>
        <w:t xml:space="preserve">), </w:t>
      </w:r>
      <w:r w:rsidR="000B22C2" w:rsidRPr="000B22C2">
        <w:rPr>
          <w:rFonts w:ascii="Calibri" w:eastAsia="Calibri" w:hAnsi="Calibri" w:cs="Calibri"/>
        </w:rPr>
        <w:t xml:space="preserve">and AICc </w:t>
      </w:r>
      <w:r w:rsidR="000B22C2">
        <w:rPr>
          <w:rFonts w:ascii="Calibri" w:eastAsia="Calibri" w:hAnsi="Calibri" w:cs="Calibri"/>
        </w:rPr>
        <w:t xml:space="preserve">model </w:t>
      </w:r>
      <w:r w:rsidR="000B22C2" w:rsidRPr="000B22C2">
        <w:rPr>
          <w:rFonts w:ascii="Calibri" w:eastAsia="Calibri" w:hAnsi="Calibri" w:cs="Calibri"/>
        </w:rPr>
        <w:t xml:space="preserve">weights </w:t>
      </w:r>
      <w:r w:rsidR="000B22C2">
        <w:rPr>
          <w:rFonts w:ascii="Calibri" w:eastAsia="Calibri" w:hAnsi="Calibri" w:cs="Calibri"/>
        </w:rPr>
        <w:t>(</w:t>
      </w:r>
      <w:proofErr w:type="spellStart"/>
      <w:r w:rsidR="000B22C2">
        <w:rPr>
          <w:rFonts w:ascii="Calibri" w:eastAsia="Calibri" w:hAnsi="Calibri" w:cs="Calibri"/>
        </w:rPr>
        <w:t>AICw</w:t>
      </w:r>
      <w:proofErr w:type="spellEnd"/>
      <w:r w:rsidR="000B22C2">
        <w:rPr>
          <w:rFonts w:ascii="Calibri" w:eastAsia="Calibri" w:hAnsi="Calibri" w:cs="Calibri"/>
        </w:rPr>
        <w:t xml:space="preserve">) </w:t>
      </w:r>
      <w:r w:rsidR="000B22C2" w:rsidRPr="000B22C2">
        <w:rPr>
          <w:rFonts w:ascii="Calibri" w:eastAsia="Calibri" w:hAnsi="Calibri" w:cs="Calibri"/>
        </w:rPr>
        <w:t>are reported for each mode</w:t>
      </w:r>
      <w:r w:rsidR="000B22C2">
        <w:rPr>
          <w:rFonts w:ascii="Calibri" w:eastAsia="Calibri" w:hAnsi="Calibri" w:cs="Calibri"/>
        </w:rPr>
        <w:t xml:space="preserve">l. </w:t>
      </w:r>
      <w:r w:rsidR="000B22C2" w:rsidRPr="000B22C2">
        <w:rPr>
          <w:rFonts w:ascii="Calibri" w:eastAsia="Calibri" w:hAnsi="Calibri" w:cs="Calibri"/>
        </w:rPr>
        <w:t xml:space="preserve">Models with </w:t>
      </w:r>
      <w:proofErr w:type="spellStart"/>
      <w:r w:rsidR="000B22C2" w:rsidRPr="000B22C2">
        <w:rPr>
          <w:rFonts w:ascii="Calibri" w:eastAsia="Calibri" w:hAnsi="Calibri" w:cs="Calibri"/>
        </w:rPr>
        <w:t>ΔAICc</w:t>
      </w:r>
      <w:proofErr w:type="spellEnd"/>
      <w:r w:rsidR="000B22C2" w:rsidRPr="000B22C2">
        <w:rPr>
          <w:rFonts w:ascii="Calibri" w:eastAsia="Calibri" w:hAnsi="Calibri" w:cs="Calibri"/>
        </w:rPr>
        <w:t xml:space="preserve"> ≤ 2 </w:t>
      </w:r>
      <w:r w:rsidR="000B22C2">
        <w:rPr>
          <w:rFonts w:ascii="Calibri" w:eastAsia="Calibri" w:hAnsi="Calibri" w:cs="Calibri"/>
        </w:rPr>
        <w:t>were</w:t>
      </w:r>
      <w:r w:rsidR="000B22C2" w:rsidRPr="000B22C2">
        <w:rPr>
          <w:rFonts w:ascii="Calibri" w:eastAsia="Calibri" w:hAnsi="Calibri" w:cs="Calibri"/>
        </w:rPr>
        <w:t xml:space="preserve"> considered </w:t>
      </w:r>
      <w:r w:rsidR="000B22C2">
        <w:rPr>
          <w:rFonts w:ascii="Calibri" w:eastAsia="Calibri" w:hAnsi="Calibri" w:cs="Calibri"/>
        </w:rPr>
        <w:t>as well-</w:t>
      </w:r>
      <w:commentRangeStart w:id="574"/>
      <w:r w:rsidR="000B22C2">
        <w:rPr>
          <w:rFonts w:ascii="Calibri" w:eastAsia="Calibri" w:hAnsi="Calibri" w:cs="Calibri"/>
        </w:rPr>
        <w:t>supported</w:t>
      </w:r>
      <w:commentRangeEnd w:id="574"/>
      <w:r w:rsidR="008E533D">
        <w:rPr>
          <w:rStyle w:val="CommentReference"/>
        </w:rPr>
        <w:commentReference w:id="574"/>
      </w:r>
      <w:r w:rsidR="000B22C2" w:rsidRPr="000B22C2">
        <w:rPr>
          <w:rFonts w:ascii="Calibri" w:eastAsia="Calibri" w:hAnsi="Calibri" w:cs="Calibri"/>
        </w:rPr>
        <w:t>.</w:t>
      </w:r>
    </w:p>
    <w:p w14:paraId="1B3D105D" w14:textId="718A37F7" w:rsidR="00805B2A" w:rsidRDefault="00805B2A" w:rsidP="00636173">
      <w:pPr>
        <w:spacing w:line="312" w:lineRule="auto"/>
        <w:jc w:val="center"/>
      </w:pPr>
    </w:p>
    <w:tbl>
      <w:tblPr>
        <w:tblW w:w="9204" w:type="dxa"/>
        <w:tblLook w:val="04A0" w:firstRow="1" w:lastRow="0" w:firstColumn="1" w:lastColumn="0" w:noHBand="0" w:noVBand="1"/>
      </w:tblPr>
      <w:tblGrid>
        <w:gridCol w:w="1560"/>
        <w:gridCol w:w="4819"/>
        <w:gridCol w:w="425"/>
        <w:gridCol w:w="900"/>
        <w:gridCol w:w="660"/>
        <w:gridCol w:w="840"/>
      </w:tblGrid>
      <w:tr w:rsidR="00805B2A" w:rsidRPr="00805B2A" w14:paraId="1959BB06" w14:textId="77777777" w:rsidTr="000F0847">
        <w:trPr>
          <w:trHeight w:val="300"/>
        </w:trPr>
        <w:tc>
          <w:tcPr>
            <w:tcW w:w="1560" w:type="dxa"/>
            <w:tcBorders>
              <w:top w:val="single" w:sz="8" w:space="0" w:color="auto"/>
              <w:left w:val="nil"/>
              <w:bottom w:val="single" w:sz="4" w:space="0" w:color="auto"/>
              <w:right w:val="nil"/>
            </w:tcBorders>
            <w:shd w:val="clear" w:color="000000" w:fill="FFFFFF"/>
            <w:noWrap/>
            <w:vAlign w:val="bottom"/>
            <w:hideMark/>
          </w:tcPr>
          <w:p w14:paraId="10A98373"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Main Hypothesis</w:t>
            </w:r>
          </w:p>
        </w:tc>
        <w:tc>
          <w:tcPr>
            <w:tcW w:w="4819" w:type="dxa"/>
            <w:tcBorders>
              <w:top w:val="single" w:sz="8" w:space="0" w:color="auto"/>
              <w:left w:val="nil"/>
              <w:bottom w:val="single" w:sz="4" w:space="0" w:color="auto"/>
              <w:right w:val="nil"/>
            </w:tcBorders>
            <w:shd w:val="clear" w:color="000000" w:fill="FFFFFF"/>
            <w:noWrap/>
            <w:vAlign w:val="bottom"/>
            <w:hideMark/>
          </w:tcPr>
          <w:p w14:paraId="5224871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Covariates</w:t>
            </w:r>
          </w:p>
        </w:tc>
        <w:tc>
          <w:tcPr>
            <w:tcW w:w="425" w:type="dxa"/>
            <w:tcBorders>
              <w:top w:val="single" w:sz="8" w:space="0" w:color="auto"/>
              <w:left w:val="nil"/>
              <w:bottom w:val="single" w:sz="4" w:space="0" w:color="auto"/>
              <w:right w:val="nil"/>
            </w:tcBorders>
            <w:shd w:val="clear" w:color="000000" w:fill="FFFFFF"/>
            <w:noWrap/>
            <w:vAlign w:val="bottom"/>
            <w:hideMark/>
          </w:tcPr>
          <w:p w14:paraId="5E5EDBDC"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df</w:t>
            </w:r>
            <w:proofErr w:type="spellEnd"/>
          </w:p>
        </w:tc>
        <w:tc>
          <w:tcPr>
            <w:tcW w:w="900" w:type="dxa"/>
            <w:tcBorders>
              <w:top w:val="single" w:sz="8" w:space="0" w:color="auto"/>
              <w:left w:val="nil"/>
              <w:bottom w:val="single" w:sz="4" w:space="0" w:color="auto"/>
              <w:right w:val="nil"/>
            </w:tcBorders>
            <w:shd w:val="clear" w:color="000000" w:fill="FFFFFF"/>
            <w:noWrap/>
            <w:vAlign w:val="bottom"/>
            <w:hideMark/>
          </w:tcPr>
          <w:p w14:paraId="78257FB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AICc</w:t>
            </w:r>
          </w:p>
        </w:tc>
        <w:tc>
          <w:tcPr>
            <w:tcW w:w="660" w:type="dxa"/>
            <w:tcBorders>
              <w:top w:val="single" w:sz="8" w:space="0" w:color="auto"/>
              <w:left w:val="nil"/>
              <w:bottom w:val="single" w:sz="4" w:space="0" w:color="auto"/>
              <w:right w:val="nil"/>
            </w:tcBorders>
            <w:shd w:val="clear" w:color="000000" w:fill="FFFFFF"/>
            <w:noWrap/>
            <w:vAlign w:val="bottom"/>
            <w:hideMark/>
          </w:tcPr>
          <w:p w14:paraId="51A1151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ΔAICc</w:t>
            </w:r>
            <w:proofErr w:type="spellEnd"/>
          </w:p>
        </w:tc>
        <w:tc>
          <w:tcPr>
            <w:tcW w:w="840" w:type="dxa"/>
            <w:tcBorders>
              <w:top w:val="single" w:sz="8" w:space="0" w:color="auto"/>
              <w:left w:val="nil"/>
              <w:bottom w:val="single" w:sz="4" w:space="0" w:color="auto"/>
              <w:right w:val="nil"/>
            </w:tcBorders>
            <w:shd w:val="clear" w:color="000000" w:fill="FFFFFF"/>
            <w:noWrap/>
            <w:vAlign w:val="bottom"/>
            <w:hideMark/>
          </w:tcPr>
          <w:p w14:paraId="2BB351E6"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AICw</w:t>
            </w:r>
            <w:proofErr w:type="spellEnd"/>
          </w:p>
        </w:tc>
      </w:tr>
      <w:tr w:rsidR="00805B2A" w:rsidRPr="00805B2A" w14:paraId="4DCC9127" w14:textId="77777777" w:rsidTr="000F0847">
        <w:trPr>
          <w:trHeight w:val="690"/>
        </w:trPr>
        <w:tc>
          <w:tcPr>
            <w:tcW w:w="1560" w:type="dxa"/>
            <w:tcBorders>
              <w:top w:val="nil"/>
              <w:left w:val="nil"/>
              <w:bottom w:val="nil"/>
              <w:right w:val="nil"/>
            </w:tcBorders>
            <w:shd w:val="clear" w:color="000000" w:fill="FFFFFF"/>
            <w:hideMark/>
          </w:tcPr>
          <w:p w14:paraId="2268A02F"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Context-dependent configuration</w:t>
            </w:r>
          </w:p>
        </w:tc>
        <w:tc>
          <w:tcPr>
            <w:tcW w:w="4819" w:type="dxa"/>
            <w:tcBorders>
              <w:top w:val="nil"/>
              <w:left w:val="nil"/>
              <w:bottom w:val="nil"/>
              <w:right w:val="nil"/>
            </w:tcBorders>
            <w:shd w:val="clear" w:color="000000" w:fill="FFFFFF"/>
            <w:hideMark/>
          </w:tcPr>
          <w:p w14:paraId="22D5FE19"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CORE + Edge Density × CFI</w:t>
            </w:r>
          </w:p>
        </w:tc>
        <w:tc>
          <w:tcPr>
            <w:tcW w:w="425" w:type="dxa"/>
            <w:tcBorders>
              <w:top w:val="nil"/>
              <w:left w:val="nil"/>
              <w:bottom w:val="nil"/>
              <w:right w:val="nil"/>
            </w:tcBorders>
            <w:shd w:val="clear" w:color="000000" w:fill="FFFFFF"/>
            <w:hideMark/>
          </w:tcPr>
          <w:p w14:paraId="0681C27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11</w:t>
            </w:r>
          </w:p>
        </w:tc>
        <w:tc>
          <w:tcPr>
            <w:tcW w:w="900" w:type="dxa"/>
            <w:tcBorders>
              <w:top w:val="nil"/>
              <w:left w:val="nil"/>
              <w:bottom w:val="nil"/>
              <w:right w:val="nil"/>
            </w:tcBorders>
            <w:shd w:val="clear" w:color="000000" w:fill="FFFFFF"/>
            <w:hideMark/>
          </w:tcPr>
          <w:p w14:paraId="3B0D868D"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9394.44</w:t>
            </w:r>
          </w:p>
        </w:tc>
        <w:tc>
          <w:tcPr>
            <w:tcW w:w="660" w:type="dxa"/>
            <w:tcBorders>
              <w:top w:val="nil"/>
              <w:left w:val="nil"/>
              <w:bottom w:val="nil"/>
              <w:right w:val="nil"/>
            </w:tcBorders>
            <w:shd w:val="clear" w:color="000000" w:fill="FFFFFF"/>
            <w:hideMark/>
          </w:tcPr>
          <w:p w14:paraId="10EFA1B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0.00</w:t>
            </w:r>
          </w:p>
        </w:tc>
        <w:tc>
          <w:tcPr>
            <w:tcW w:w="840" w:type="dxa"/>
            <w:tcBorders>
              <w:top w:val="nil"/>
              <w:left w:val="nil"/>
              <w:bottom w:val="nil"/>
              <w:right w:val="nil"/>
            </w:tcBorders>
            <w:shd w:val="clear" w:color="000000" w:fill="FFFFFF"/>
            <w:hideMark/>
          </w:tcPr>
          <w:p w14:paraId="541BE928"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0.559</w:t>
            </w:r>
          </w:p>
        </w:tc>
      </w:tr>
      <w:tr w:rsidR="00805B2A" w:rsidRPr="00805B2A" w14:paraId="0D26642C" w14:textId="77777777" w:rsidTr="000F0847">
        <w:trPr>
          <w:trHeight w:val="690"/>
        </w:trPr>
        <w:tc>
          <w:tcPr>
            <w:tcW w:w="1560" w:type="dxa"/>
            <w:tcBorders>
              <w:top w:val="nil"/>
              <w:left w:val="nil"/>
              <w:bottom w:val="nil"/>
              <w:right w:val="nil"/>
            </w:tcBorders>
            <w:shd w:val="clear" w:color="000000" w:fill="FFFFFF"/>
            <w:noWrap/>
            <w:hideMark/>
          </w:tcPr>
          <w:p w14:paraId="3BE9550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0170529A"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Pipelines &amp; Transmission Lines + Seismic Lines +                 Inactive Well Sites</w:t>
            </w:r>
          </w:p>
        </w:tc>
        <w:tc>
          <w:tcPr>
            <w:tcW w:w="425" w:type="dxa"/>
            <w:tcBorders>
              <w:top w:val="nil"/>
              <w:left w:val="nil"/>
              <w:bottom w:val="nil"/>
              <w:right w:val="nil"/>
            </w:tcBorders>
            <w:shd w:val="clear" w:color="000000" w:fill="FFFFFF"/>
            <w:noWrap/>
            <w:hideMark/>
          </w:tcPr>
          <w:p w14:paraId="4D1D9B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03F5FB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9397.03</w:t>
            </w:r>
          </w:p>
        </w:tc>
        <w:tc>
          <w:tcPr>
            <w:tcW w:w="660" w:type="dxa"/>
            <w:tcBorders>
              <w:top w:val="nil"/>
              <w:left w:val="nil"/>
              <w:bottom w:val="nil"/>
              <w:right w:val="nil"/>
            </w:tcBorders>
            <w:shd w:val="clear" w:color="000000" w:fill="FFFFFF"/>
            <w:noWrap/>
            <w:hideMark/>
          </w:tcPr>
          <w:p w14:paraId="0EC4D4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2.59</w:t>
            </w:r>
          </w:p>
        </w:tc>
        <w:tc>
          <w:tcPr>
            <w:tcW w:w="840" w:type="dxa"/>
            <w:tcBorders>
              <w:top w:val="nil"/>
              <w:left w:val="nil"/>
              <w:bottom w:val="nil"/>
              <w:right w:val="nil"/>
            </w:tcBorders>
            <w:shd w:val="clear" w:color="000000" w:fill="FFFFFF"/>
            <w:noWrap/>
            <w:hideMark/>
          </w:tcPr>
          <w:p w14:paraId="30216B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0.153</w:t>
            </w:r>
          </w:p>
        </w:tc>
      </w:tr>
      <w:tr w:rsidR="00805B2A" w:rsidRPr="00805B2A" w14:paraId="253CA432" w14:textId="77777777" w:rsidTr="000F0847">
        <w:trPr>
          <w:trHeight w:val="690"/>
        </w:trPr>
        <w:tc>
          <w:tcPr>
            <w:tcW w:w="1560" w:type="dxa"/>
            <w:tcBorders>
              <w:top w:val="nil"/>
              <w:left w:val="nil"/>
              <w:bottom w:val="nil"/>
              <w:right w:val="nil"/>
            </w:tcBorders>
            <w:shd w:val="clear" w:color="000000" w:fill="FFFFFF"/>
            <w:noWrap/>
            <w:hideMark/>
          </w:tcPr>
          <w:p w14:paraId="14DDAED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7888908"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6BFDAA1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w:t>
            </w:r>
          </w:p>
        </w:tc>
        <w:tc>
          <w:tcPr>
            <w:tcW w:w="900" w:type="dxa"/>
            <w:tcBorders>
              <w:top w:val="nil"/>
              <w:left w:val="nil"/>
              <w:bottom w:val="nil"/>
              <w:right w:val="nil"/>
            </w:tcBorders>
            <w:shd w:val="clear" w:color="000000" w:fill="FFFFFF"/>
            <w:noWrap/>
            <w:hideMark/>
          </w:tcPr>
          <w:p w14:paraId="7D73C2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9398.56</w:t>
            </w:r>
          </w:p>
        </w:tc>
        <w:tc>
          <w:tcPr>
            <w:tcW w:w="660" w:type="dxa"/>
            <w:tcBorders>
              <w:top w:val="nil"/>
              <w:left w:val="nil"/>
              <w:bottom w:val="nil"/>
              <w:right w:val="nil"/>
            </w:tcBorders>
            <w:shd w:val="clear" w:color="000000" w:fill="FFFFFF"/>
            <w:noWrap/>
            <w:hideMark/>
          </w:tcPr>
          <w:p w14:paraId="5CF86E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4.12</w:t>
            </w:r>
          </w:p>
        </w:tc>
        <w:tc>
          <w:tcPr>
            <w:tcW w:w="840" w:type="dxa"/>
            <w:tcBorders>
              <w:top w:val="nil"/>
              <w:left w:val="nil"/>
              <w:bottom w:val="nil"/>
              <w:right w:val="nil"/>
            </w:tcBorders>
            <w:shd w:val="clear" w:color="000000" w:fill="FFFFFF"/>
            <w:noWrap/>
            <w:hideMark/>
          </w:tcPr>
          <w:p w14:paraId="41BDB10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0.071</w:t>
            </w:r>
          </w:p>
        </w:tc>
      </w:tr>
      <w:tr w:rsidR="00805B2A" w:rsidRPr="00805B2A" w14:paraId="5BCFAA44" w14:textId="77777777" w:rsidTr="000F0847">
        <w:trPr>
          <w:trHeight w:val="405"/>
        </w:trPr>
        <w:tc>
          <w:tcPr>
            <w:tcW w:w="1560" w:type="dxa"/>
            <w:tcBorders>
              <w:top w:val="nil"/>
              <w:left w:val="nil"/>
              <w:bottom w:val="nil"/>
              <w:right w:val="nil"/>
            </w:tcBorders>
            <w:shd w:val="clear" w:color="000000" w:fill="FFFFFF"/>
            <w:noWrap/>
            <w:hideMark/>
          </w:tcPr>
          <w:p w14:paraId="2273DF6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24EC9C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CORE + Edge Density + Site </w:t>
            </w:r>
          </w:p>
        </w:tc>
        <w:tc>
          <w:tcPr>
            <w:tcW w:w="425" w:type="dxa"/>
            <w:tcBorders>
              <w:top w:val="nil"/>
              <w:left w:val="nil"/>
              <w:bottom w:val="nil"/>
              <w:right w:val="nil"/>
            </w:tcBorders>
            <w:shd w:val="clear" w:color="000000" w:fill="FFFFFF"/>
            <w:noWrap/>
            <w:hideMark/>
          </w:tcPr>
          <w:p w14:paraId="339F19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798FFD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9399.35</w:t>
            </w:r>
          </w:p>
        </w:tc>
        <w:tc>
          <w:tcPr>
            <w:tcW w:w="660" w:type="dxa"/>
            <w:tcBorders>
              <w:top w:val="nil"/>
              <w:left w:val="nil"/>
              <w:bottom w:val="nil"/>
              <w:right w:val="nil"/>
            </w:tcBorders>
            <w:shd w:val="clear" w:color="000000" w:fill="FFFFFF"/>
            <w:noWrap/>
            <w:hideMark/>
          </w:tcPr>
          <w:p w14:paraId="23FF0C8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4.91</w:t>
            </w:r>
          </w:p>
        </w:tc>
        <w:tc>
          <w:tcPr>
            <w:tcW w:w="840" w:type="dxa"/>
            <w:tcBorders>
              <w:top w:val="nil"/>
              <w:left w:val="nil"/>
              <w:bottom w:val="nil"/>
              <w:right w:val="nil"/>
            </w:tcBorders>
            <w:shd w:val="clear" w:color="000000" w:fill="FFFFFF"/>
            <w:noWrap/>
            <w:hideMark/>
          </w:tcPr>
          <w:p w14:paraId="0A9045B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0.048</w:t>
            </w:r>
          </w:p>
        </w:tc>
      </w:tr>
      <w:tr w:rsidR="00805B2A" w:rsidRPr="00805B2A" w14:paraId="3DB046E1" w14:textId="77777777" w:rsidTr="000F0847">
        <w:trPr>
          <w:trHeight w:val="405"/>
        </w:trPr>
        <w:tc>
          <w:tcPr>
            <w:tcW w:w="1560" w:type="dxa"/>
            <w:tcBorders>
              <w:top w:val="nil"/>
              <w:left w:val="nil"/>
              <w:bottom w:val="nil"/>
              <w:right w:val="nil"/>
            </w:tcBorders>
            <w:shd w:val="clear" w:color="000000" w:fill="FFFFFF"/>
            <w:noWrap/>
            <w:hideMark/>
          </w:tcPr>
          <w:p w14:paraId="48C3C74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9C18B3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Edge Density</w:t>
            </w:r>
          </w:p>
        </w:tc>
        <w:tc>
          <w:tcPr>
            <w:tcW w:w="425" w:type="dxa"/>
            <w:tcBorders>
              <w:top w:val="nil"/>
              <w:left w:val="nil"/>
              <w:bottom w:val="nil"/>
              <w:right w:val="nil"/>
            </w:tcBorders>
            <w:shd w:val="clear" w:color="000000" w:fill="FFFFFF"/>
            <w:noWrap/>
            <w:hideMark/>
          </w:tcPr>
          <w:p w14:paraId="3106D0A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D7FE41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9399.79</w:t>
            </w:r>
          </w:p>
        </w:tc>
        <w:tc>
          <w:tcPr>
            <w:tcW w:w="660" w:type="dxa"/>
            <w:tcBorders>
              <w:top w:val="nil"/>
              <w:left w:val="nil"/>
              <w:bottom w:val="nil"/>
              <w:right w:val="nil"/>
            </w:tcBorders>
            <w:shd w:val="clear" w:color="000000" w:fill="FFFFFF"/>
            <w:noWrap/>
            <w:hideMark/>
          </w:tcPr>
          <w:p w14:paraId="5E5F555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5.35</w:t>
            </w:r>
          </w:p>
        </w:tc>
        <w:tc>
          <w:tcPr>
            <w:tcW w:w="840" w:type="dxa"/>
            <w:tcBorders>
              <w:top w:val="nil"/>
              <w:left w:val="nil"/>
              <w:bottom w:val="nil"/>
              <w:right w:val="nil"/>
            </w:tcBorders>
            <w:shd w:val="clear" w:color="000000" w:fill="FFFFFF"/>
            <w:noWrap/>
            <w:hideMark/>
          </w:tcPr>
          <w:p w14:paraId="0A5A1A5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0.039</w:t>
            </w:r>
          </w:p>
        </w:tc>
      </w:tr>
      <w:tr w:rsidR="00805B2A" w:rsidRPr="00805B2A" w14:paraId="57C1144D" w14:textId="77777777" w:rsidTr="000F0847">
        <w:trPr>
          <w:trHeight w:val="690"/>
        </w:trPr>
        <w:tc>
          <w:tcPr>
            <w:tcW w:w="1560" w:type="dxa"/>
            <w:tcBorders>
              <w:top w:val="nil"/>
              <w:left w:val="nil"/>
              <w:bottom w:val="nil"/>
              <w:right w:val="nil"/>
            </w:tcBorders>
            <w:shd w:val="clear" w:color="000000" w:fill="FFFFFF"/>
            <w:noWrap/>
            <w:hideMark/>
          </w:tcPr>
          <w:p w14:paraId="2E9BFB1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0FC2A3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Pipelines &amp; Transmission Lines + Seismic Lines + Inactive Well Sites</w:t>
            </w:r>
          </w:p>
        </w:tc>
        <w:tc>
          <w:tcPr>
            <w:tcW w:w="425" w:type="dxa"/>
            <w:tcBorders>
              <w:top w:val="nil"/>
              <w:left w:val="nil"/>
              <w:bottom w:val="nil"/>
              <w:right w:val="nil"/>
            </w:tcBorders>
            <w:shd w:val="clear" w:color="000000" w:fill="FFFFFF"/>
            <w:noWrap/>
            <w:hideMark/>
          </w:tcPr>
          <w:p w14:paraId="54EBAA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w:t>
            </w:r>
          </w:p>
        </w:tc>
        <w:tc>
          <w:tcPr>
            <w:tcW w:w="900" w:type="dxa"/>
            <w:tcBorders>
              <w:top w:val="nil"/>
              <w:left w:val="nil"/>
              <w:bottom w:val="nil"/>
              <w:right w:val="nil"/>
            </w:tcBorders>
            <w:shd w:val="clear" w:color="000000" w:fill="FFFFFF"/>
            <w:noWrap/>
            <w:hideMark/>
          </w:tcPr>
          <w:p w14:paraId="6FFE0D5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9399.81</w:t>
            </w:r>
          </w:p>
        </w:tc>
        <w:tc>
          <w:tcPr>
            <w:tcW w:w="660" w:type="dxa"/>
            <w:tcBorders>
              <w:top w:val="nil"/>
              <w:left w:val="nil"/>
              <w:bottom w:val="nil"/>
              <w:right w:val="nil"/>
            </w:tcBorders>
            <w:shd w:val="clear" w:color="000000" w:fill="FFFFFF"/>
            <w:noWrap/>
            <w:hideMark/>
          </w:tcPr>
          <w:p w14:paraId="005208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5.36</w:t>
            </w:r>
          </w:p>
        </w:tc>
        <w:tc>
          <w:tcPr>
            <w:tcW w:w="840" w:type="dxa"/>
            <w:tcBorders>
              <w:top w:val="nil"/>
              <w:left w:val="nil"/>
              <w:bottom w:val="nil"/>
              <w:right w:val="nil"/>
            </w:tcBorders>
            <w:shd w:val="clear" w:color="000000" w:fill="FFFFFF"/>
            <w:noWrap/>
            <w:hideMark/>
          </w:tcPr>
          <w:p w14:paraId="661892B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0.038</w:t>
            </w:r>
          </w:p>
        </w:tc>
      </w:tr>
      <w:tr w:rsidR="00805B2A" w:rsidRPr="00805B2A" w14:paraId="79D7E8E1" w14:textId="77777777" w:rsidTr="000F0847">
        <w:trPr>
          <w:trHeight w:val="405"/>
        </w:trPr>
        <w:tc>
          <w:tcPr>
            <w:tcW w:w="1560" w:type="dxa"/>
            <w:tcBorders>
              <w:top w:val="nil"/>
              <w:left w:val="nil"/>
              <w:bottom w:val="nil"/>
              <w:right w:val="nil"/>
            </w:tcBorders>
            <w:shd w:val="clear" w:color="000000" w:fill="FFFFFF"/>
            <w:noWrap/>
            <w:hideMark/>
          </w:tcPr>
          <w:p w14:paraId="2534C17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3EDBC0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 + Edge Density</w:t>
            </w:r>
          </w:p>
        </w:tc>
        <w:tc>
          <w:tcPr>
            <w:tcW w:w="425" w:type="dxa"/>
            <w:tcBorders>
              <w:top w:val="nil"/>
              <w:left w:val="nil"/>
              <w:bottom w:val="nil"/>
              <w:right w:val="nil"/>
            </w:tcBorders>
            <w:shd w:val="clear" w:color="000000" w:fill="FFFFFF"/>
            <w:noWrap/>
            <w:hideMark/>
          </w:tcPr>
          <w:p w14:paraId="025255C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2BB2281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9400.87</w:t>
            </w:r>
          </w:p>
        </w:tc>
        <w:tc>
          <w:tcPr>
            <w:tcW w:w="660" w:type="dxa"/>
            <w:tcBorders>
              <w:top w:val="nil"/>
              <w:left w:val="nil"/>
              <w:bottom w:val="nil"/>
              <w:right w:val="nil"/>
            </w:tcBorders>
            <w:shd w:val="clear" w:color="000000" w:fill="FFFFFF"/>
            <w:noWrap/>
            <w:hideMark/>
          </w:tcPr>
          <w:p w14:paraId="6CB8979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6.43</w:t>
            </w:r>
          </w:p>
        </w:tc>
        <w:tc>
          <w:tcPr>
            <w:tcW w:w="840" w:type="dxa"/>
            <w:tcBorders>
              <w:top w:val="nil"/>
              <w:left w:val="nil"/>
              <w:bottom w:val="nil"/>
              <w:right w:val="nil"/>
            </w:tcBorders>
            <w:shd w:val="clear" w:color="000000" w:fill="FFFFFF"/>
            <w:noWrap/>
            <w:hideMark/>
          </w:tcPr>
          <w:p w14:paraId="009BF3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0.022</w:t>
            </w:r>
          </w:p>
        </w:tc>
      </w:tr>
      <w:tr w:rsidR="00805B2A" w:rsidRPr="00805B2A" w14:paraId="61F51F60" w14:textId="77777777" w:rsidTr="000F0847">
        <w:trPr>
          <w:trHeight w:val="780"/>
        </w:trPr>
        <w:tc>
          <w:tcPr>
            <w:tcW w:w="1560" w:type="dxa"/>
            <w:tcBorders>
              <w:top w:val="nil"/>
              <w:left w:val="nil"/>
              <w:bottom w:val="nil"/>
              <w:right w:val="nil"/>
            </w:tcBorders>
            <w:shd w:val="clear" w:color="000000" w:fill="FFFFFF"/>
            <w:noWrap/>
            <w:hideMark/>
          </w:tcPr>
          <w:p w14:paraId="6B0DF8F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21549C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55BCA26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w:t>
            </w:r>
          </w:p>
        </w:tc>
        <w:tc>
          <w:tcPr>
            <w:tcW w:w="900" w:type="dxa"/>
            <w:tcBorders>
              <w:top w:val="nil"/>
              <w:left w:val="nil"/>
              <w:bottom w:val="nil"/>
              <w:right w:val="nil"/>
            </w:tcBorders>
            <w:shd w:val="clear" w:color="000000" w:fill="FFFFFF"/>
            <w:noWrap/>
            <w:hideMark/>
          </w:tcPr>
          <w:p w14:paraId="40AFF37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9401.30</w:t>
            </w:r>
          </w:p>
        </w:tc>
        <w:tc>
          <w:tcPr>
            <w:tcW w:w="660" w:type="dxa"/>
            <w:tcBorders>
              <w:top w:val="nil"/>
              <w:left w:val="nil"/>
              <w:bottom w:val="nil"/>
              <w:right w:val="nil"/>
            </w:tcBorders>
            <w:shd w:val="clear" w:color="000000" w:fill="FFFFFF"/>
            <w:noWrap/>
            <w:hideMark/>
          </w:tcPr>
          <w:p w14:paraId="391CA54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6.86</w:t>
            </w:r>
          </w:p>
        </w:tc>
        <w:tc>
          <w:tcPr>
            <w:tcW w:w="840" w:type="dxa"/>
            <w:tcBorders>
              <w:top w:val="nil"/>
              <w:left w:val="nil"/>
              <w:bottom w:val="nil"/>
              <w:right w:val="nil"/>
            </w:tcBorders>
            <w:shd w:val="clear" w:color="000000" w:fill="FFFFFF"/>
            <w:noWrap/>
            <w:hideMark/>
          </w:tcPr>
          <w:p w14:paraId="1AFC73D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0.018</w:t>
            </w:r>
          </w:p>
        </w:tc>
      </w:tr>
      <w:tr w:rsidR="00805B2A" w:rsidRPr="00805B2A" w14:paraId="4A879AF9" w14:textId="77777777" w:rsidTr="000F0847">
        <w:trPr>
          <w:trHeight w:val="405"/>
        </w:trPr>
        <w:tc>
          <w:tcPr>
            <w:tcW w:w="1560" w:type="dxa"/>
            <w:tcBorders>
              <w:top w:val="nil"/>
              <w:left w:val="nil"/>
              <w:bottom w:val="nil"/>
              <w:right w:val="nil"/>
            </w:tcBorders>
            <w:shd w:val="clear" w:color="000000" w:fill="FFFFFF"/>
            <w:noWrap/>
            <w:hideMark/>
          </w:tcPr>
          <w:p w14:paraId="13C1940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04585E1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 + Edge Density</w:t>
            </w:r>
          </w:p>
        </w:tc>
        <w:tc>
          <w:tcPr>
            <w:tcW w:w="425" w:type="dxa"/>
            <w:tcBorders>
              <w:top w:val="nil"/>
              <w:left w:val="nil"/>
              <w:bottom w:val="nil"/>
              <w:right w:val="nil"/>
            </w:tcBorders>
            <w:shd w:val="clear" w:color="000000" w:fill="FFFFFF"/>
            <w:noWrap/>
            <w:hideMark/>
          </w:tcPr>
          <w:p w14:paraId="4D1F06E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A59992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9402.07</w:t>
            </w:r>
          </w:p>
        </w:tc>
        <w:tc>
          <w:tcPr>
            <w:tcW w:w="660" w:type="dxa"/>
            <w:tcBorders>
              <w:top w:val="nil"/>
              <w:left w:val="nil"/>
              <w:bottom w:val="nil"/>
              <w:right w:val="nil"/>
            </w:tcBorders>
            <w:shd w:val="clear" w:color="000000" w:fill="FFFFFF"/>
            <w:noWrap/>
            <w:hideMark/>
          </w:tcPr>
          <w:p w14:paraId="1A54311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7.63</w:t>
            </w:r>
          </w:p>
        </w:tc>
        <w:tc>
          <w:tcPr>
            <w:tcW w:w="840" w:type="dxa"/>
            <w:tcBorders>
              <w:top w:val="nil"/>
              <w:left w:val="nil"/>
              <w:bottom w:val="nil"/>
              <w:right w:val="nil"/>
            </w:tcBorders>
            <w:shd w:val="clear" w:color="000000" w:fill="FFFFFF"/>
            <w:noWrap/>
            <w:hideMark/>
          </w:tcPr>
          <w:p w14:paraId="2AEC691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0.012</w:t>
            </w:r>
          </w:p>
        </w:tc>
      </w:tr>
      <w:tr w:rsidR="00805B2A" w:rsidRPr="00805B2A" w14:paraId="684C018E" w14:textId="77777777" w:rsidTr="000F0847">
        <w:trPr>
          <w:trHeight w:val="405"/>
        </w:trPr>
        <w:tc>
          <w:tcPr>
            <w:tcW w:w="1560" w:type="dxa"/>
            <w:tcBorders>
              <w:top w:val="nil"/>
              <w:left w:val="nil"/>
              <w:bottom w:val="nil"/>
              <w:right w:val="nil"/>
            </w:tcBorders>
            <w:shd w:val="clear" w:color="000000" w:fill="FFFFFF"/>
            <w:noWrap/>
            <w:hideMark/>
          </w:tcPr>
          <w:p w14:paraId="4F512E9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874C1B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Edge Density</w:t>
            </w:r>
          </w:p>
        </w:tc>
        <w:tc>
          <w:tcPr>
            <w:tcW w:w="425" w:type="dxa"/>
            <w:tcBorders>
              <w:top w:val="nil"/>
              <w:left w:val="nil"/>
              <w:bottom w:val="nil"/>
              <w:right w:val="nil"/>
            </w:tcBorders>
            <w:shd w:val="clear" w:color="000000" w:fill="FFFFFF"/>
            <w:noWrap/>
            <w:hideMark/>
          </w:tcPr>
          <w:p w14:paraId="3238CD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83E9AA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9402.24</w:t>
            </w:r>
          </w:p>
        </w:tc>
        <w:tc>
          <w:tcPr>
            <w:tcW w:w="660" w:type="dxa"/>
            <w:tcBorders>
              <w:top w:val="nil"/>
              <w:left w:val="nil"/>
              <w:bottom w:val="nil"/>
              <w:right w:val="nil"/>
            </w:tcBorders>
            <w:shd w:val="clear" w:color="000000" w:fill="FFFFFF"/>
            <w:noWrap/>
            <w:hideMark/>
          </w:tcPr>
          <w:p w14:paraId="24BF22A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7.80</w:t>
            </w:r>
          </w:p>
        </w:tc>
        <w:tc>
          <w:tcPr>
            <w:tcW w:w="840" w:type="dxa"/>
            <w:tcBorders>
              <w:top w:val="nil"/>
              <w:left w:val="nil"/>
              <w:bottom w:val="nil"/>
              <w:right w:val="nil"/>
            </w:tcBorders>
            <w:shd w:val="clear" w:color="000000" w:fill="FFFFFF"/>
            <w:noWrap/>
            <w:hideMark/>
          </w:tcPr>
          <w:p w14:paraId="53A126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0.011</w:t>
            </w:r>
          </w:p>
        </w:tc>
      </w:tr>
      <w:tr w:rsidR="00805B2A" w:rsidRPr="00805B2A" w14:paraId="23BFAE5E" w14:textId="77777777" w:rsidTr="000F0847">
        <w:trPr>
          <w:trHeight w:val="405"/>
        </w:trPr>
        <w:tc>
          <w:tcPr>
            <w:tcW w:w="1560" w:type="dxa"/>
            <w:tcBorders>
              <w:top w:val="nil"/>
              <w:left w:val="nil"/>
              <w:bottom w:val="nil"/>
              <w:right w:val="nil"/>
            </w:tcBorders>
            <w:shd w:val="clear" w:color="000000" w:fill="FFFFFF"/>
            <w:noWrap/>
            <w:hideMark/>
          </w:tcPr>
          <w:p w14:paraId="46E49C3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4B4AF9C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Mesh Index</w:t>
            </w:r>
          </w:p>
        </w:tc>
        <w:tc>
          <w:tcPr>
            <w:tcW w:w="425" w:type="dxa"/>
            <w:tcBorders>
              <w:top w:val="nil"/>
              <w:left w:val="nil"/>
              <w:bottom w:val="nil"/>
              <w:right w:val="nil"/>
            </w:tcBorders>
            <w:shd w:val="clear" w:color="000000" w:fill="FFFFFF"/>
            <w:noWrap/>
            <w:hideMark/>
          </w:tcPr>
          <w:p w14:paraId="165DE9F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2BE48C6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9402.88</w:t>
            </w:r>
          </w:p>
        </w:tc>
        <w:tc>
          <w:tcPr>
            <w:tcW w:w="660" w:type="dxa"/>
            <w:tcBorders>
              <w:top w:val="nil"/>
              <w:left w:val="nil"/>
              <w:bottom w:val="nil"/>
              <w:right w:val="nil"/>
            </w:tcBorders>
            <w:shd w:val="clear" w:color="000000" w:fill="FFFFFF"/>
            <w:noWrap/>
            <w:hideMark/>
          </w:tcPr>
          <w:p w14:paraId="79EC358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8.44</w:t>
            </w:r>
          </w:p>
        </w:tc>
        <w:tc>
          <w:tcPr>
            <w:tcW w:w="840" w:type="dxa"/>
            <w:tcBorders>
              <w:top w:val="nil"/>
              <w:left w:val="nil"/>
              <w:bottom w:val="nil"/>
              <w:right w:val="nil"/>
            </w:tcBorders>
            <w:shd w:val="clear" w:color="000000" w:fill="FFFFFF"/>
            <w:noWrap/>
            <w:hideMark/>
          </w:tcPr>
          <w:p w14:paraId="75CF10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0.008</w:t>
            </w:r>
          </w:p>
        </w:tc>
      </w:tr>
      <w:tr w:rsidR="00805B2A" w:rsidRPr="00805B2A" w14:paraId="12960DB4" w14:textId="77777777" w:rsidTr="000F0847">
        <w:trPr>
          <w:trHeight w:val="405"/>
        </w:trPr>
        <w:tc>
          <w:tcPr>
            <w:tcW w:w="1560" w:type="dxa"/>
            <w:tcBorders>
              <w:top w:val="nil"/>
              <w:left w:val="nil"/>
              <w:bottom w:val="nil"/>
              <w:right w:val="nil"/>
            </w:tcBorders>
            <w:shd w:val="clear" w:color="000000" w:fill="FFFFFF"/>
            <w:noWrap/>
            <w:hideMark/>
          </w:tcPr>
          <w:p w14:paraId="0B9106D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5BF626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w:t>
            </w:r>
          </w:p>
        </w:tc>
        <w:tc>
          <w:tcPr>
            <w:tcW w:w="425" w:type="dxa"/>
            <w:tcBorders>
              <w:top w:val="nil"/>
              <w:left w:val="nil"/>
              <w:bottom w:val="nil"/>
              <w:right w:val="nil"/>
            </w:tcBorders>
            <w:shd w:val="clear" w:color="000000" w:fill="FFFFFF"/>
            <w:noWrap/>
            <w:hideMark/>
          </w:tcPr>
          <w:p w14:paraId="2A2E170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5354D3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9404.17</w:t>
            </w:r>
          </w:p>
        </w:tc>
        <w:tc>
          <w:tcPr>
            <w:tcW w:w="660" w:type="dxa"/>
            <w:tcBorders>
              <w:top w:val="nil"/>
              <w:left w:val="nil"/>
              <w:bottom w:val="nil"/>
              <w:right w:val="nil"/>
            </w:tcBorders>
            <w:shd w:val="clear" w:color="000000" w:fill="FFFFFF"/>
            <w:noWrap/>
            <w:hideMark/>
          </w:tcPr>
          <w:p w14:paraId="28DF23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9.73</w:t>
            </w:r>
          </w:p>
        </w:tc>
        <w:tc>
          <w:tcPr>
            <w:tcW w:w="840" w:type="dxa"/>
            <w:tcBorders>
              <w:top w:val="nil"/>
              <w:left w:val="nil"/>
              <w:bottom w:val="nil"/>
              <w:right w:val="nil"/>
            </w:tcBorders>
            <w:shd w:val="clear" w:color="000000" w:fill="FFFFFF"/>
            <w:noWrap/>
            <w:hideMark/>
          </w:tcPr>
          <w:p w14:paraId="136B33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C0EAB6D" w14:textId="77777777" w:rsidTr="000F0847">
        <w:trPr>
          <w:trHeight w:val="405"/>
        </w:trPr>
        <w:tc>
          <w:tcPr>
            <w:tcW w:w="1560" w:type="dxa"/>
            <w:tcBorders>
              <w:top w:val="nil"/>
              <w:left w:val="nil"/>
              <w:bottom w:val="nil"/>
              <w:right w:val="nil"/>
            </w:tcBorders>
            <w:shd w:val="clear" w:color="000000" w:fill="FFFFFF"/>
            <w:noWrap/>
            <w:hideMark/>
          </w:tcPr>
          <w:p w14:paraId="21985E27"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6D60B4A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Shannon's Evenness</w:t>
            </w:r>
          </w:p>
        </w:tc>
        <w:tc>
          <w:tcPr>
            <w:tcW w:w="425" w:type="dxa"/>
            <w:tcBorders>
              <w:top w:val="nil"/>
              <w:left w:val="nil"/>
              <w:bottom w:val="nil"/>
              <w:right w:val="nil"/>
            </w:tcBorders>
            <w:shd w:val="clear" w:color="000000" w:fill="FFFFFF"/>
            <w:noWrap/>
            <w:hideMark/>
          </w:tcPr>
          <w:p w14:paraId="31FED37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802643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9404.37</w:t>
            </w:r>
          </w:p>
        </w:tc>
        <w:tc>
          <w:tcPr>
            <w:tcW w:w="660" w:type="dxa"/>
            <w:tcBorders>
              <w:top w:val="nil"/>
              <w:left w:val="nil"/>
              <w:bottom w:val="nil"/>
              <w:right w:val="nil"/>
            </w:tcBorders>
            <w:shd w:val="clear" w:color="000000" w:fill="FFFFFF"/>
            <w:noWrap/>
            <w:hideMark/>
          </w:tcPr>
          <w:p w14:paraId="2ECAE3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9.92</w:t>
            </w:r>
          </w:p>
        </w:tc>
        <w:tc>
          <w:tcPr>
            <w:tcW w:w="840" w:type="dxa"/>
            <w:tcBorders>
              <w:top w:val="nil"/>
              <w:left w:val="nil"/>
              <w:bottom w:val="nil"/>
              <w:right w:val="nil"/>
            </w:tcBorders>
            <w:shd w:val="clear" w:color="000000" w:fill="FFFFFF"/>
            <w:noWrap/>
            <w:hideMark/>
          </w:tcPr>
          <w:p w14:paraId="388D33F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B300D22" w14:textId="77777777" w:rsidTr="000F0847">
        <w:trPr>
          <w:trHeight w:val="405"/>
        </w:trPr>
        <w:tc>
          <w:tcPr>
            <w:tcW w:w="1560" w:type="dxa"/>
            <w:tcBorders>
              <w:top w:val="nil"/>
              <w:left w:val="nil"/>
              <w:bottom w:val="nil"/>
              <w:right w:val="nil"/>
            </w:tcBorders>
            <w:shd w:val="clear" w:color="000000" w:fill="FFFFFF"/>
            <w:noWrap/>
            <w:hideMark/>
          </w:tcPr>
          <w:p w14:paraId="79D3264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47035A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w:t>
            </w:r>
          </w:p>
        </w:tc>
        <w:tc>
          <w:tcPr>
            <w:tcW w:w="425" w:type="dxa"/>
            <w:tcBorders>
              <w:top w:val="nil"/>
              <w:left w:val="nil"/>
              <w:bottom w:val="nil"/>
              <w:right w:val="nil"/>
            </w:tcBorders>
            <w:shd w:val="clear" w:color="000000" w:fill="FFFFFF"/>
            <w:noWrap/>
            <w:hideMark/>
          </w:tcPr>
          <w:p w14:paraId="4FC81D9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B231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9405.30</w:t>
            </w:r>
          </w:p>
        </w:tc>
        <w:tc>
          <w:tcPr>
            <w:tcW w:w="660" w:type="dxa"/>
            <w:tcBorders>
              <w:top w:val="nil"/>
              <w:left w:val="nil"/>
              <w:bottom w:val="nil"/>
              <w:right w:val="nil"/>
            </w:tcBorders>
            <w:shd w:val="clear" w:color="000000" w:fill="FFFFFF"/>
            <w:noWrap/>
            <w:hideMark/>
          </w:tcPr>
          <w:p w14:paraId="1C304E2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10.86</w:t>
            </w:r>
          </w:p>
        </w:tc>
        <w:tc>
          <w:tcPr>
            <w:tcW w:w="840" w:type="dxa"/>
            <w:tcBorders>
              <w:top w:val="nil"/>
              <w:left w:val="nil"/>
              <w:bottom w:val="nil"/>
              <w:right w:val="nil"/>
            </w:tcBorders>
            <w:shd w:val="clear" w:color="000000" w:fill="FFFFFF"/>
            <w:noWrap/>
            <w:hideMark/>
          </w:tcPr>
          <w:p w14:paraId="04325D4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0.002</w:t>
            </w:r>
          </w:p>
        </w:tc>
      </w:tr>
      <w:tr w:rsidR="00805B2A" w:rsidRPr="00805B2A" w14:paraId="4494C06E" w14:textId="77777777" w:rsidTr="000F0847">
        <w:trPr>
          <w:trHeight w:val="405"/>
        </w:trPr>
        <w:tc>
          <w:tcPr>
            <w:tcW w:w="1560" w:type="dxa"/>
            <w:tcBorders>
              <w:top w:val="nil"/>
              <w:left w:val="nil"/>
              <w:bottom w:val="nil"/>
              <w:right w:val="nil"/>
            </w:tcBorders>
            <w:shd w:val="clear" w:color="000000" w:fill="FFFFFF"/>
            <w:hideMark/>
          </w:tcPr>
          <w:p w14:paraId="1D74A3A0"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Natural habitat (CORE)</w:t>
            </w:r>
          </w:p>
        </w:tc>
        <w:tc>
          <w:tcPr>
            <w:tcW w:w="4819" w:type="dxa"/>
            <w:tcBorders>
              <w:top w:val="nil"/>
              <w:left w:val="nil"/>
              <w:bottom w:val="nil"/>
              <w:right w:val="nil"/>
            </w:tcBorders>
            <w:shd w:val="clear" w:color="000000" w:fill="FFFFFF"/>
            <w:hideMark/>
          </w:tcPr>
          <w:p w14:paraId="1EB5F589"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Fire &lt;15 + Broadleaf + Coniferous + Mixedwood</w:t>
            </w:r>
          </w:p>
        </w:tc>
        <w:tc>
          <w:tcPr>
            <w:tcW w:w="425" w:type="dxa"/>
            <w:tcBorders>
              <w:top w:val="nil"/>
              <w:left w:val="nil"/>
              <w:bottom w:val="nil"/>
              <w:right w:val="nil"/>
            </w:tcBorders>
            <w:shd w:val="clear" w:color="000000" w:fill="FFFFFF"/>
            <w:noWrap/>
            <w:hideMark/>
          </w:tcPr>
          <w:p w14:paraId="45995C6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8</w:t>
            </w:r>
          </w:p>
        </w:tc>
        <w:tc>
          <w:tcPr>
            <w:tcW w:w="900" w:type="dxa"/>
            <w:tcBorders>
              <w:top w:val="nil"/>
              <w:left w:val="nil"/>
              <w:bottom w:val="nil"/>
              <w:right w:val="nil"/>
            </w:tcBorders>
            <w:shd w:val="clear" w:color="000000" w:fill="FFFFFF"/>
            <w:noWrap/>
            <w:hideMark/>
          </w:tcPr>
          <w:p w14:paraId="277A371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9405.71</w:t>
            </w:r>
          </w:p>
        </w:tc>
        <w:tc>
          <w:tcPr>
            <w:tcW w:w="660" w:type="dxa"/>
            <w:tcBorders>
              <w:top w:val="nil"/>
              <w:left w:val="nil"/>
              <w:bottom w:val="nil"/>
              <w:right w:val="nil"/>
            </w:tcBorders>
            <w:shd w:val="clear" w:color="000000" w:fill="FFFFFF"/>
            <w:noWrap/>
            <w:hideMark/>
          </w:tcPr>
          <w:p w14:paraId="169FD070"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11.27</w:t>
            </w:r>
          </w:p>
        </w:tc>
        <w:tc>
          <w:tcPr>
            <w:tcW w:w="840" w:type="dxa"/>
            <w:tcBorders>
              <w:top w:val="nil"/>
              <w:left w:val="nil"/>
              <w:bottom w:val="nil"/>
              <w:right w:val="nil"/>
            </w:tcBorders>
            <w:shd w:val="clear" w:color="000000" w:fill="FFFFFF"/>
            <w:noWrap/>
            <w:hideMark/>
          </w:tcPr>
          <w:p w14:paraId="0C0C07D2"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0.002</w:t>
            </w:r>
          </w:p>
        </w:tc>
      </w:tr>
      <w:tr w:rsidR="00805B2A" w:rsidRPr="00805B2A" w14:paraId="776FCA90" w14:textId="77777777" w:rsidTr="000F0847">
        <w:trPr>
          <w:trHeight w:val="405"/>
        </w:trPr>
        <w:tc>
          <w:tcPr>
            <w:tcW w:w="1560" w:type="dxa"/>
            <w:tcBorders>
              <w:top w:val="nil"/>
              <w:left w:val="nil"/>
              <w:bottom w:val="nil"/>
              <w:right w:val="nil"/>
            </w:tcBorders>
            <w:shd w:val="clear" w:color="000000" w:fill="FFFFFF"/>
            <w:noWrap/>
            <w:hideMark/>
          </w:tcPr>
          <w:p w14:paraId="19A71E3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B3E1CA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w:t>
            </w:r>
          </w:p>
        </w:tc>
        <w:tc>
          <w:tcPr>
            <w:tcW w:w="425" w:type="dxa"/>
            <w:tcBorders>
              <w:top w:val="nil"/>
              <w:left w:val="nil"/>
              <w:bottom w:val="nil"/>
              <w:right w:val="nil"/>
            </w:tcBorders>
            <w:shd w:val="clear" w:color="000000" w:fill="FFFFFF"/>
            <w:noWrap/>
            <w:hideMark/>
          </w:tcPr>
          <w:p w14:paraId="58DE579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64D2E75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9406.58</w:t>
            </w:r>
          </w:p>
        </w:tc>
        <w:tc>
          <w:tcPr>
            <w:tcW w:w="660" w:type="dxa"/>
            <w:tcBorders>
              <w:top w:val="nil"/>
              <w:left w:val="nil"/>
              <w:bottom w:val="nil"/>
              <w:right w:val="nil"/>
            </w:tcBorders>
            <w:shd w:val="clear" w:color="000000" w:fill="FFFFFF"/>
            <w:noWrap/>
            <w:hideMark/>
          </w:tcPr>
          <w:p w14:paraId="0A00CF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12.14</w:t>
            </w:r>
          </w:p>
        </w:tc>
        <w:tc>
          <w:tcPr>
            <w:tcW w:w="840" w:type="dxa"/>
            <w:tcBorders>
              <w:top w:val="nil"/>
              <w:left w:val="nil"/>
              <w:bottom w:val="nil"/>
              <w:right w:val="nil"/>
            </w:tcBorders>
            <w:shd w:val="clear" w:color="000000" w:fill="FFFFFF"/>
            <w:noWrap/>
            <w:hideMark/>
          </w:tcPr>
          <w:p w14:paraId="5C20F5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6B56F00A" w14:textId="77777777" w:rsidTr="000F0847">
        <w:trPr>
          <w:trHeight w:val="405"/>
        </w:trPr>
        <w:tc>
          <w:tcPr>
            <w:tcW w:w="1560" w:type="dxa"/>
            <w:tcBorders>
              <w:top w:val="nil"/>
              <w:left w:val="nil"/>
              <w:bottom w:val="nil"/>
              <w:right w:val="nil"/>
            </w:tcBorders>
            <w:shd w:val="clear" w:color="000000" w:fill="FFFFFF"/>
            <w:noWrap/>
            <w:hideMark/>
          </w:tcPr>
          <w:p w14:paraId="16BAE19D"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A6DFBB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w:t>
            </w:r>
          </w:p>
        </w:tc>
        <w:tc>
          <w:tcPr>
            <w:tcW w:w="425" w:type="dxa"/>
            <w:tcBorders>
              <w:top w:val="nil"/>
              <w:left w:val="nil"/>
              <w:bottom w:val="nil"/>
              <w:right w:val="nil"/>
            </w:tcBorders>
            <w:shd w:val="clear" w:color="000000" w:fill="FFFFFF"/>
            <w:noWrap/>
            <w:hideMark/>
          </w:tcPr>
          <w:p w14:paraId="085E270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1F0BC39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9406.80</w:t>
            </w:r>
          </w:p>
        </w:tc>
        <w:tc>
          <w:tcPr>
            <w:tcW w:w="660" w:type="dxa"/>
            <w:tcBorders>
              <w:top w:val="nil"/>
              <w:left w:val="nil"/>
              <w:bottom w:val="nil"/>
              <w:right w:val="nil"/>
            </w:tcBorders>
            <w:shd w:val="clear" w:color="000000" w:fill="FFFFFF"/>
            <w:noWrap/>
            <w:hideMark/>
          </w:tcPr>
          <w:p w14:paraId="215BF4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12.36</w:t>
            </w:r>
          </w:p>
        </w:tc>
        <w:tc>
          <w:tcPr>
            <w:tcW w:w="840" w:type="dxa"/>
            <w:tcBorders>
              <w:top w:val="nil"/>
              <w:left w:val="nil"/>
              <w:bottom w:val="nil"/>
              <w:right w:val="nil"/>
            </w:tcBorders>
            <w:shd w:val="clear" w:color="000000" w:fill="FFFFFF"/>
            <w:noWrap/>
            <w:hideMark/>
          </w:tcPr>
          <w:p w14:paraId="5FC032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DBBE7B9" w14:textId="77777777" w:rsidTr="000F0847">
        <w:trPr>
          <w:trHeight w:val="405"/>
        </w:trPr>
        <w:tc>
          <w:tcPr>
            <w:tcW w:w="1560" w:type="dxa"/>
            <w:tcBorders>
              <w:top w:val="nil"/>
              <w:left w:val="nil"/>
              <w:bottom w:val="nil"/>
              <w:right w:val="nil"/>
            </w:tcBorders>
            <w:shd w:val="clear" w:color="000000" w:fill="FFFFFF"/>
            <w:noWrap/>
            <w:hideMark/>
          </w:tcPr>
          <w:p w14:paraId="0143ACB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C44BBE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w:t>
            </w:r>
          </w:p>
        </w:tc>
        <w:tc>
          <w:tcPr>
            <w:tcW w:w="425" w:type="dxa"/>
            <w:tcBorders>
              <w:top w:val="nil"/>
              <w:left w:val="nil"/>
              <w:bottom w:val="nil"/>
              <w:right w:val="nil"/>
            </w:tcBorders>
            <w:shd w:val="clear" w:color="000000" w:fill="FFFFFF"/>
            <w:noWrap/>
            <w:hideMark/>
          </w:tcPr>
          <w:p w14:paraId="13EA1A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70227A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9406.89</w:t>
            </w:r>
          </w:p>
        </w:tc>
        <w:tc>
          <w:tcPr>
            <w:tcW w:w="660" w:type="dxa"/>
            <w:tcBorders>
              <w:top w:val="nil"/>
              <w:left w:val="nil"/>
              <w:bottom w:val="nil"/>
              <w:right w:val="nil"/>
            </w:tcBorders>
            <w:shd w:val="clear" w:color="000000" w:fill="FFFFFF"/>
            <w:noWrap/>
            <w:hideMark/>
          </w:tcPr>
          <w:p w14:paraId="48B82D4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12.45</w:t>
            </w:r>
          </w:p>
        </w:tc>
        <w:tc>
          <w:tcPr>
            <w:tcW w:w="840" w:type="dxa"/>
            <w:tcBorders>
              <w:top w:val="nil"/>
              <w:left w:val="nil"/>
              <w:bottom w:val="nil"/>
              <w:right w:val="nil"/>
            </w:tcBorders>
            <w:shd w:val="clear" w:color="000000" w:fill="FFFFFF"/>
            <w:noWrap/>
            <w:hideMark/>
          </w:tcPr>
          <w:p w14:paraId="5CAD41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112090B2" w14:textId="77777777" w:rsidTr="000F0847">
        <w:trPr>
          <w:trHeight w:val="405"/>
        </w:trPr>
        <w:tc>
          <w:tcPr>
            <w:tcW w:w="1560" w:type="dxa"/>
            <w:tcBorders>
              <w:top w:val="nil"/>
              <w:left w:val="nil"/>
              <w:bottom w:val="nil"/>
              <w:right w:val="nil"/>
            </w:tcBorders>
            <w:shd w:val="clear" w:color="000000" w:fill="FFFFFF"/>
            <w:noWrap/>
            <w:hideMark/>
          </w:tcPr>
          <w:p w14:paraId="2CB598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4DA5369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w:t>
            </w:r>
          </w:p>
        </w:tc>
        <w:tc>
          <w:tcPr>
            <w:tcW w:w="425" w:type="dxa"/>
            <w:tcBorders>
              <w:top w:val="nil"/>
              <w:left w:val="nil"/>
              <w:bottom w:val="nil"/>
              <w:right w:val="nil"/>
            </w:tcBorders>
            <w:shd w:val="clear" w:color="000000" w:fill="FFFFFF"/>
            <w:noWrap/>
            <w:hideMark/>
          </w:tcPr>
          <w:p w14:paraId="562BD9A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B4AC31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9407.02</w:t>
            </w:r>
          </w:p>
        </w:tc>
        <w:tc>
          <w:tcPr>
            <w:tcW w:w="660" w:type="dxa"/>
            <w:tcBorders>
              <w:top w:val="nil"/>
              <w:left w:val="nil"/>
              <w:bottom w:val="nil"/>
              <w:right w:val="nil"/>
            </w:tcBorders>
            <w:shd w:val="clear" w:color="000000" w:fill="FFFFFF"/>
            <w:noWrap/>
            <w:hideMark/>
          </w:tcPr>
          <w:p w14:paraId="2E2B7C9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12.58</w:t>
            </w:r>
          </w:p>
        </w:tc>
        <w:tc>
          <w:tcPr>
            <w:tcW w:w="840" w:type="dxa"/>
            <w:tcBorders>
              <w:top w:val="nil"/>
              <w:left w:val="nil"/>
              <w:bottom w:val="nil"/>
              <w:right w:val="nil"/>
            </w:tcBorders>
            <w:shd w:val="clear" w:color="000000" w:fill="FFFFFF"/>
            <w:noWrap/>
            <w:hideMark/>
          </w:tcPr>
          <w:p w14:paraId="55574C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C08F71F" w14:textId="77777777" w:rsidTr="000F0847">
        <w:trPr>
          <w:trHeight w:val="405"/>
        </w:trPr>
        <w:tc>
          <w:tcPr>
            <w:tcW w:w="1560" w:type="dxa"/>
            <w:tcBorders>
              <w:top w:val="nil"/>
              <w:left w:val="nil"/>
              <w:bottom w:val="nil"/>
              <w:right w:val="nil"/>
            </w:tcBorders>
            <w:shd w:val="clear" w:color="000000" w:fill="FFFFFF"/>
            <w:noWrap/>
            <w:hideMark/>
          </w:tcPr>
          <w:p w14:paraId="295BB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F80CFB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w:t>
            </w:r>
          </w:p>
        </w:tc>
        <w:tc>
          <w:tcPr>
            <w:tcW w:w="425" w:type="dxa"/>
            <w:tcBorders>
              <w:top w:val="nil"/>
              <w:left w:val="nil"/>
              <w:bottom w:val="nil"/>
              <w:right w:val="nil"/>
            </w:tcBorders>
            <w:shd w:val="clear" w:color="000000" w:fill="FFFFFF"/>
            <w:noWrap/>
            <w:hideMark/>
          </w:tcPr>
          <w:p w14:paraId="4BAE0D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6F4F906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9407.78</w:t>
            </w:r>
          </w:p>
        </w:tc>
        <w:tc>
          <w:tcPr>
            <w:tcW w:w="660" w:type="dxa"/>
            <w:tcBorders>
              <w:top w:val="nil"/>
              <w:left w:val="nil"/>
              <w:bottom w:val="nil"/>
              <w:right w:val="nil"/>
            </w:tcBorders>
            <w:shd w:val="clear" w:color="000000" w:fill="FFFFFF"/>
            <w:noWrap/>
            <w:hideMark/>
          </w:tcPr>
          <w:p w14:paraId="5A6357C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13.33</w:t>
            </w:r>
          </w:p>
        </w:tc>
        <w:tc>
          <w:tcPr>
            <w:tcW w:w="840" w:type="dxa"/>
            <w:tcBorders>
              <w:top w:val="nil"/>
              <w:left w:val="nil"/>
              <w:bottom w:val="nil"/>
              <w:right w:val="nil"/>
            </w:tcBorders>
            <w:shd w:val="clear" w:color="000000" w:fill="FFFFFF"/>
            <w:noWrap/>
            <w:hideMark/>
          </w:tcPr>
          <w:p w14:paraId="302AFBC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049E1641" w14:textId="77777777" w:rsidTr="000F0847">
        <w:trPr>
          <w:trHeight w:val="405"/>
        </w:trPr>
        <w:tc>
          <w:tcPr>
            <w:tcW w:w="1560" w:type="dxa"/>
            <w:tcBorders>
              <w:top w:val="nil"/>
              <w:left w:val="nil"/>
              <w:bottom w:val="nil"/>
              <w:right w:val="nil"/>
            </w:tcBorders>
            <w:shd w:val="clear" w:color="000000" w:fill="FFFFFF"/>
            <w:hideMark/>
          </w:tcPr>
          <w:p w14:paraId="7EFD628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lastRenderedPageBreak/>
              <w:t>Natural habitat</w:t>
            </w:r>
          </w:p>
        </w:tc>
        <w:tc>
          <w:tcPr>
            <w:tcW w:w="4819" w:type="dxa"/>
            <w:tcBorders>
              <w:top w:val="nil"/>
              <w:left w:val="nil"/>
              <w:bottom w:val="nil"/>
              <w:right w:val="nil"/>
            </w:tcBorders>
            <w:shd w:val="clear" w:color="000000" w:fill="FFFFFF"/>
            <w:hideMark/>
          </w:tcPr>
          <w:p w14:paraId="59BB035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Broadleaf + Coniferous + Mixedwood</w:t>
            </w:r>
          </w:p>
        </w:tc>
        <w:tc>
          <w:tcPr>
            <w:tcW w:w="425" w:type="dxa"/>
            <w:tcBorders>
              <w:top w:val="nil"/>
              <w:left w:val="nil"/>
              <w:bottom w:val="nil"/>
              <w:right w:val="nil"/>
            </w:tcBorders>
            <w:shd w:val="clear" w:color="000000" w:fill="FFFFFF"/>
            <w:noWrap/>
            <w:hideMark/>
          </w:tcPr>
          <w:p w14:paraId="767C9A3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w:t>
            </w:r>
          </w:p>
        </w:tc>
        <w:tc>
          <w:tcPr>
            <w:tcW w:w="900" w:type="dxa"/>
            <w:tcBorders>
              <w:top w:val="nil"/>
              <w:left w:val="nil"/>
              <w:bottom w:val="nil"/>
              <w:right w:val="nil"/>
            </w:tcBorders>
            <w:shd w:val="clear" w:color="000000" w:fill="FFFFFF"/>
            <w:noWrap/>
            <w:hideMark/>
          </w:tcPr>
          <w:p w14:paraId="253425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9408.66</w:t>
            </w:r>
          </w:p>
        </w:tc>
        <w:tc>
          <w:tcPr>
            <w:tcW w:w="660" w:type="dxa"/>
            <w:tcBorders>
              <w:top w:val="nil"/>
              <w:left w:val="nil"/>
              <w:bottom w:val="nil"/>
              <w:right w:val="nil"/>
            </w:tcBorders>
            <w:shd w:val="clear" w:color="000000" w:fill="FFFFFF"/>
            <w:noWrap/>
            <w:hideMark/>
          </w:tcPr>
          <w:p w14:paraId="5C8A39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14.22</w:t>
            </w:r>
          </w:p>
        </w:tc>
        <w:tc>
          <w:tcPr>
            <w:tcW w:w="840" w:type="dxa"/>
            <w:tcBorders>
              <w:top w:val="nil"/>
              <w:left w:val="nil"/>
              <w:bottom w:val="nil"/>
              <w:right w:val="nil"/>
            </w:tcBorders>
            <w:shd w:val="clear" w:color="000000" w:fill="FFFFFF"/>
            <w:noWrap/>
            <w:hideMark/>
          </w:tcPr>
          <w:p w14:paraId="3DC9DF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DD59716" w14:textId="77777777" w:rsidTr="000F0847">
        <w:trPr>
          <w:trHeight w:val="690"/>
        </w:trPr>
        <w:tc>
          <w:tcPr>
            <w:tcW w:w="1560" w:type="dxa"/>
            <w:tcBorders>
              <w:top w:val="nil"/>
              <w:left w:val="nil"/>
              <w:bottom w:val="nil"/>
              <w:right w:val="nil"/>
            </w:tcBorders>
            <w:shd w:val="clear" w:color="000000" w:fill="FFFFFF"/>
            <w:hideMark/>
          </w:tcPr>
          <w:p w14:paraId="3FC85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04B715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Fire &lt;15 + Broadleaf + Coniferous + Mixedwood + Shrubland +       Wetland + Treed Wetland</w:t>
            </w:r>
          </w:p>
        </w:tc>
        <w:tc>
          <w:tcPr>
            <w:tcW w:w="425" w:type="dxa"/>
            <w:tcBorders>
              <w:top w:val="nil"/>
              <w:left w:val="nil"/>
              <w:bottom w:val="nil"/>
              <w:right w:val="nil"/>
            </w:tcBorders>
            <w:shd w:val="clear" w:color="000000" w:fill="FFFFFF"/>
            <w:noWrap/>
            <w:hideMark/>
          </w:tcPr>
          <w:p w14:paraId="7EBD8CA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48C8BF6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9409.88</w:t>
            </w:r>
          </w:p>
        </w:tc>
        <w:tc>
          <w:tcPr>
            <w:tcW w:w="660" w:type="dxa"/>
            <w:tcBorders>
              <w:top w:val="nil"/>
              <w:left w:val="nil"/>
              <w:bottom w:val="nil"/>
              <w:right w:val="nil"/>
            </w:tcBorders>
            <w:shd w:val="clear" w:color="000000" w:fill="FFFFFF"/>
            <w:noWrap/>
            <w:hideMark/>
          </w:tcPr>
          <w:p w14:paraId="58638DD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15.44</w:t>
            </w:r>
          </w:p>
        </w:tc>
        <w:tc>
          <w:tcPr>
            <w:tcW w:w="840" w:type="dxa"/>
            <w:tcBorders>
              <w:top w:val="nil"/>
              <w:left w:val="nil"/>
              <w:bottom w:val="nil"/>
              <w:right w:val="nil"/>
            </w:tcBorders>
            <w:shd w:val="clear" w:color="000000" w:fill="FFFFFF"/>
            <w:noWrap/>
            <w:hideMark/>
          </w:tcPr>
          <w:p w14:paraId="7E4526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6BE5180A" w14:textId="77777777" w:rsidTr="000F0847">
        <w:trPr>
          <w:trHeight w:val="690"/>
        </w:trPr>
        <w:tc>
          <w:tcPr>
            <w:tcW w:w="1560" w:type="dxa"/>
            <w:tcBorders>
              <w:top w:val="nil"/>
              <w:left w:val="nil"/>
              <w:bottom w:val="nil"/>
              <w:right w:val="nil"/>
            </w:tcBorders>
            <w:shd w:val="clear" w:color="000000" w:fill="FFFFFF"/>
            <w:hideMark/>
          </w:tcPr>
          <w:p w14:paraId="4611F6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3A2FCE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Broadleaf + Coniferous + Mixedwood + Shrubland + Wetland +           Treed Wetland</w:t>
            </w:r>
          </w:p>
        </w:tc>
        <w:tc>
          <w:tcPr>
            <w:tcW w:w="425" w:type="dxa"/>
            <w:tcBorders>
              <w:top w:val="nil"/>
              <w:left w:val="nil"/>
              <w:bottom w:val="nil"/>
              <w:right w:val="nil"/>
            </w:tcBorders>
            <w:shd w:val="clear" w:color="000000" w:fill="FFFFFF"/>
            <w:noWrap/>
            <w:hideMark/>
          </w:tcPr>
          <w:p w14:paraId="571733F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0320C2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9411.74</w:t>
            </w:r>
          </w:p>
        </w:tc>
        <w:tc>
          <w:tcPr>
            <w:tcW w:w="660" w:type="dxa"/>
            <w:tcBorders>
              <w:top w:val="nil"/>
              <w:left w:val="nil"/>
              <w:bottom w:val="nil"/>
              <w:right w:val="nil"/>
            </w:tcBorders>
            <w:shd w:val="clear" w:color="000000" w:fill="FFFFFF"/>
            <w:noWrap/>
            <w:hideMark/>
          </w:tcPr>
          <w:p w14:paraId="0B0A456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17.30</w:t>
            </w:r>
          </w:p>
        </w:tc>
        <w:tc>
          <w:tcPr>
            <w:tcW w:w="840" w:type="dxa"/>
            <w:tcBorders>
              <w:top w:val="nil"/>
              <w:left w:val="nil"/>
              <w:bottom w:val="nil"/>
              <w:right w:val="nil"/>
            </w:tcBorders>
            <w:shd w:val="clear" w:color="000000" w:fill="FFFFFF"/>
            <w:noWrap/>
            <w:hideMark/>
          </w:tcPr>
          <w:p w14:paraId="24159AE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23BCE389" w14:textId="77777777" w:rsidTr="000F0847">
        <w:trPr>
          <w:trHeight w:val="405"/>
        </w:trPr>
        <w:tc>
          <w:tcPr>
            <w:tcW w:w="1560" w:type="dxa"/>
            <w:tcBorders>
              <w:top w:val="nil"/>
              <w:left w:val="nil"/>
              <w:bottom w:val="nil"/>
              <w:right w:val="nil"/>
            </w:tcBorders>
            <w:shd w:val="clear" w:color="000000" w:fill="FFFFFF"/>
            <w:hideMark/>
          </w:tcPr>
          <w:p w14:paraId="4ED81C5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53C3EDE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Fire &lt;15</w:t>
            </w:r>
          </w:p>
        </w:tc>
        <w:tc>
          <w:tcPr>
            <w:tcW w:w="425" w:type="dxa"/>
            <w:tcBorders>
              <w:top w:val="nil"/>
              <w:left w:val="nil"/>
              <w:bottom w:val="nil"/>
              <w:right w:val="nil"/>
            </w:tcBorders>
            <w:shd w:val="clear" w:color="000000" w:fill="FFFFFF"/>
            <w:noWrap/>
            <w:hideMark/>
          </w:tcPr>
          <w:p w14:paraId="1E8994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w:t>
            </w:r>
          </w:p>
        </w:tc>
        <w:tc>
          <w:tcPr>
            <w:tcW w:w="900" w:type="dxa"/>
            <w:tcBorders>
              <w:top w:val="nil"/>
              <w:left w:val="nil"/>
              <w:bottom w:val="nil"/>
              <w:right w:val="nil"/>
            </w:tcBorders>
            <w:shd w:val="clear" w:color="000000" w:fill="FFFFFF"/>
            <w:noWrap/>
            <w:hideMark/>
          </w:tcPr>
          <w:p w14:paraId="1F00885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9418.76</w:t>
            </w:r>
          </w:p>
        </w:tc>
        <w:tc>
          <w:tcPr>
            <w:tcW w:w="660" w:type="dxa"/>
            <w:tcBorders>
              <w:top w:val="nil"/>
              <w:left w:val="nil"/>
              <w:bottom w:val="nil"/>
              <w:right w:val="nil"/>
            </w:tcBorders>
            <w:shd w:val="clear" w:color="000000" w:fill="FFFFFF"/>
            <w:noWrap/>
            <w:hideMark/>
          </w:tcPr>
          <w:p w14:paraId="727C3D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24.32</w:t>
            </w:r>
          </w:p>
        </w:tc>
        <w:tc>
          <w:tcPr>
            <w:tcW w:w="840" w:type="dxa"/>
            <w:tcBorders>
              <w:top w:val="nil"/>
              <w:left w:val="nil"/>
              <w:bottom w:val="nil"/>
              <w:right w:val="nil"/>
            </w:tcBorders>
            <w:shd w:val="clear" w:color="000000" w:fill="FFFFFF"/>
            <w:noWrap/>
            <w:hideMark/>
          </w:tcPr>
          <w:p w14:paraId="2362E37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3D4072B" w14:textId="77777777" w:rsidTr="000F0847">
        <w:trPr>
          <w:trHeight w:val="405"/>
        </w:trPr>
        <w:tc>
          <w:tcPr>
            <w:tcW w:w="1560" w:type="dxa"/>
            <w:tcBorders>
              <w:top w:val="nil"/>
              <w:left w:val="nil"/>
              <w:bottom w:val="single" w:sz="8" w:space="0" w:color="auto"/>
              <w:right w:val="nil"/>
            </w:tcBorders>
            <w:shd w:val="clear" w:color="000000" w:fill="FFFFFF"/>
            <w:noWrap/>
            <w:hideMark/>
          </w:tcPr>
          <w:p w14:paraId="2071C50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Null</w:t>
            </w:r>
          </w:p>
        </w:tc>
        <w:tc>
          <w:tcPr>
            <w:tcW w:w="4819" w:type="dxa"/>
            <w:tcBorders>
              <w:top w:val="nil"/>
              <w:left w:val="nil"/>
              <w:bottom w:val="single" w:sz="8" w:space="0" w:color="auto"/>
              <w:right w:val="nil"/>
            </w:tcBorders>
            <w:shd w:val="clear" w:color="000000" w:fill="FFFFFF"/>
            <w:hideMark/>
          </w:tcPr>
          <w:p w14:paraId="47A16C1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w:t>
            </w:r>
          </w:p>
        </w:tc>
        <w:tc>
          <w:tcPr>
            <w:tcW w:w="425" w:type="dxa"/>
            <w:tcBorders>
              <w:top w:val="nil"/>
              <w:left w:val="nil"/>
              <w:bottom w:val="single" w:sz="8" w:space="0" w:color="auto"/>
              <w:right w:val="nil"/>
            </w:tcBorders>
            <w:shd w:val="clear" w:color="000000" w:fill="FFFFFF"/>
            <w:noWrap/>
            <w:hideMark/>
          </w:tcPr>
          <w:p w14:paraId="16BCD5E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w:t>
            </w:r>
          </w:p>
        </w:tc>
        <w:tc>
          <w:tcPr>
            <w:tcW w:w="900" w:type="dxa"/>
            <w:tcBorders>
              <w:top w:val="nil"/>
              <w:left w:val="nil"/>
              <w:bottom w:val="single" w:sz="8" w:space="0" w:color="auto"/>
              <w:right w:val="nil"/>
            </w:tcBorders>
            <w:shd w:val="clear" w:color="000000" w:fill="FFFFFF"/>
            <w:noWrap/>
            <w:hideMark/>
          </w:tcPr>
          <w:p w14:paraId="656691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9423.79</w:t>
            </w:r>
          </w:p>
        </w:tc>
        <w:tc>
          <w:tcPr>
            <w:tcW w:w="660" w:type="dxa"/>
            <w:tcBorders>
              <w:top w:val="nil"/>
              <w:left w:val="nil"/>
              <w:bottom w:val="single" w:sz="8" w:space="0" w:color="auto"/>
              <w:right w:val="nil"/>
            </w:tcBorders>
            <w:shd w:val="clear" w:color="000000" w:fill="FFFFFF"/>
            <w:noWrap/>
            <w:hideMark/>
          </w:tcPr>
          <w:p w14:paraId="2AF156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29.35</w:t>
            </w:r>
          </w:p>
        </w:tc>
        <w:tc>
          <w:tcPr>
            <w:tcW w:w="840" w:type="dxa"/>
            <w:tcBorders>
              <w:top w:val="nil"/>
              <w:left w:val="nil"/>
              <w:bottom w:val="single" w:sz="8" w:space="0" w:color="auto"/>
              <w:right w:val="nil"/>
            </w:tcBorders>
            <w:shd w:val="clear" w:color="000000" w:fill="FFFFFF"/>
            <w:noWrap/>
            <w:hideMark/>
          </w:tcPr>
          <w:p w14:paraId="0799D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bl>
    <w:p w14:paraId="5FDE72D4" w14:textId="1DDAA099" w:rsidR="00512322" w:rsidRDefault="00805B2A" w:rsidP="00805B2A">
      <w:pPr>
        <w:spacing w:line="312" w:lineRule="auto"/>
        <w:jc w:val="center"/>
        <w:rPr>
          <w:rFonts w:ascii="Calibri" w:eastAsia="Calibri" w:hAnsi="Calibri" w:cs="Calibri"/>
          <w:b/>
        </w:rPr>
      </w:pPr>
      <w:commentRangeStart w:id="575"/>
      <w:commentRangeStart w:id="576"/>
      <w:r w:rsidRPr="00805B2A">
        <w:rPr>
          <w:noProof/>
        </w:rPr>
        <w:drawing>
          <wp:inline distT="0" distB="0" distL="0" distR="0" wp14:anchorId="1426DDD5" wp14:editId="67FC952E">
            <wp:extent cx="5184250" cy="5245730"/>
            <wp:effectExtent l="0" t="0" r="0" b="0"/>
            <wp:docPr id="606022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6469" cy="5247975"/>
                    </a:xfrm>
                    <a:prstGeom prst="rect">
                      <a:avLst/>
                    </a:prstGeom>
                    <a:noFill/>
                    <a:ln>
                      <a:noFill/>
                    </a:ln>
                  </pic:spPr>
                </pic:pic>
              </a:graphicData>
            </a:graphic>
          </wp:inline>
        </w:drawing>
      </w:r>
      <w:commentRangeEnd w:id="575"/>
      <w:r w:rsidR="00A34375">
        <w:rPr>
          <w:rStyle w:val="CommentReference"/>
        </w:rPr>
        <w:commentReference w:id="575"/>
      </w:r>
      <w:commentRangeEnd w:id="576"/>
      <w:r w:rsidR="00CF767A">
        <w:rPr>
          <w:rStyle w:val="CommentReference"/>
        </w:rPr>
        <w:commentReference w:id="576"/>
      </w:r>
      <w:r w:rsidR="001D1A6E">
        <w:br w:type="page"/>
      </w:r>
    </w:p>
    <w:p w14:paraId="73E8136B" w14:textId="49F34B51" w:rsidR="00512322" w:rsidRDefault="00E60473">
      <w:pPr>
        <w:jc w:val="both"/>
        <w:rPr>
          <w:rFonts w:ascii="Calibri" w:eastAsia="Calibri" w:hAnsi="Calibri" w:cs="Calibri"/>
          <w:color w:val="000000" w:themeColor="text1"/>
        </w:rPr>
      </w:pPr>
      <w:commentRangeStart w:id="577"/>
      <w:commentRangeStart w:id="578"/>
      <w:r>
        <w:rPr>
          <w:rFonts w:ascii="Calibri" w:eastAsia="Calibri" w:hAnsi="Calibri" w:cs="Calibri"/>
        </w:rPr>
        <w:lastRenderedPageBreak/>
        <w:t>Table 3. Coefficient estimates</w:t>
      </w:r>
      <w:r w:rsidR="00A047D7">
        <w:rPr>
          <w:rFonts w:ascii="Calibri" w:eastAsia="Calibri" w:hAnsi="Calibri" w:cs="Calibri"/>
        </w:rPr>
        <w:t>, standard errors (SE), p-values (p)</w:t>
      </w:r>
      <w:r w:rsidR="000B22C2">
        <w:rPr>
          <w:rFonts w:ascii="Calibri" w:eastAsia="Calibri" w:hAnsi="Calibri" w:cs="Calibri"/>
        </w:rPr>
        <w:t>, and standard deviations of random intercepts</w:t>
      </w:r>
      <w:r>
        <w:rPr>
          <w:rFonts w:ascii="Calibri" w:eastAsia="Calibri" w:hAnsi="Calibri" w:cs="Calibri"/>
        </w:rPr>
        <w:t xml:space="preserve"> for the top-performing model explaining red squirrel detections as a function of </w:t>
      </w:r>
      <w:r w:rsidR="000B22C2">
        <w:rPr>
          <w:rFonts w:ascii="Calibri" w:eastAsia="Calibri" w:hAnsi="Calibri" w:cs="Calibri"/>
        </w:rPr>
        <w:t xml:space="preserve">landscape structure. </w:t>
      </w:r>
      <w:r>
        <w:rPr>
          <w:rFonts w:ascii="Calibri" w:eastAsia="Calibri" w:hAnsi="Calibri" w:cs="Calibri"/>
        </w:rPr>
        <w:t xml:space="preserve">Models were fit using mixed-effect negative binomial models. </w:t>
      </w:r>
      <w:commentRangeEnd w:id="577"/>
      <w:r w:rsidR="009E6471">
        <w:rPr>
          <w:rStyle w:val="CommentReference"/>
        </w:rPr>
        <w:commentReference w:id="577"/>
      </w:r>
      <w:commentRangeEnd w:id="578"/>
      <w:r w:rsidR="00DA1DC1">
        <w:rPr>
          <w:rStyle w:val="CommentReference"/>
        </w:rPr>
        <w:commentReference w:id="578"/>
      </w:r>
      <w:r w:rsidR="00A047D7">
        <w:rPr>
          <w:rFonts w:ascii="Calibri" w:eastAsia="Calibri" w:hAnsi="Calibri" w:cs="Calibri"/>
        </w:rPr>
        <w:t xml:space="preserve">Predictors were included in models at separate spatial scales, which were identified </w:t>
      </w:r>
      <w:r w:rsidR="00A047D7">
        <w:rPr>
          <w:rFonts w:ascii="Calibri" w:eastAsia="Calibri" w:hAnsi="Calibri" w:cs="Calibri"/>
          <w:i/>
          <w:iCs/>
        </w:rPr>
        <w:t xml:space="preserve">a priori </w:t>
      </w:r>
      <w:r w:rsidR="00A047D7">
        <w:rPr>
          <w:rFonts w:ascii="Calibri" w:eastAsia="Calibri" w:hAnsi="Calibri" w:cs="Calibri"/>
        </w:rPr>
        <w:t xml:space="preserve">by fitting models of natural land cover, disturbance, and configuration represented at 22 spatial scales (50 m–5000 m) and comparing the </w:t>
      </w:r>
      <w:r w:rsidR="00AD2D6F">
        <w:rPr>
          <w:rFonts w:ascii="Calibri" w:eastAsia="Calibri" w:hAnsi="Calibri" w:cs="Calibri"/>
        </w:rPr>
        <w:t xml:space="preserve">small sample corrected </w:t>
      </w:r>
      <w:r w:rsidR="00A047D7">
        <w:rPr>
          <w:rFonts w:ascii="Calibri" w:eastAsia="Calibri" w:hAnsi="Calibri" w:cs="Calibri"/>
        </w:rPr>
        <w:t>Akaike Information Criterion (AICc).</w:t>
      </w:r>
      <w:r w:rsidR="000B22C2">
        <w:rPr>
          <w:rFonts w:ascii="Calibri" w:eastAsia="Calibri" w:hAnsi="Calibri" w:cs="Calibri"/>
        </w:rPr>
        <w:t xml:space="preserve"> All models included </w:t>
      </w:r>
      <w:r w:rsidR="000B22C2" w:rsidRPr="00636173">
        <w:rPr>
          <w:rFonts w:ascii="Calibri" w:eastAsia="Calibri" w:hAnsi="Calibri" w:cs="Calibri"/>
          <w:color w:val="000000" w:themeColor="text1"/>
        </w:rPr>
        <w:t>nested random intercepts of site and array, which were assumed to have a normally distributed variance</w:t>
      </w:r>
      <w:r w:rsidR="000B22C2">
        <w:rPr>
          <w:rFonts w:ascii="Calibri" w:eastAsia="Calibri" w:hAnsi="Calibri" w:cs="Calibri"/>
          <w:color w:val="000000" w:themeColor="text1"/>
        </w:rPr>
        <w:t>.</w:t>
      </w:r>
    </w:p>
    <w:tbl>
      <w:tblPr>
        <w:tblW w:w="7059" w:type="dxa"/>
        <w:tblLook w:val="04A0" w:firstRow="1" w:lastRow="0" w:firstColumn="1" w:lastColumn="0" w:noHBand="0" w:noVBand="1"/>
      </w:tblPr>
      <w:tblGrid>
        <w:gridCol w:w="2020"/>
        <w:gridCol w:w="1949"/>
        <w:gridCol w:w="944"/>
        <w:gridCol w:w="6"/>
        <w:gridCol w:w="1174"/>
        <w:gridCol w:w="6"/>
        <w:gridCol w:w="954"/>
        <w:gridCol w:w="6"/>
      </w:tblGrid>
      <w:tr w:rsidR="0044377E" w:rsidRPr="0044377E" w14:paraId="462F3EBB" w14:textId="77777777" w:rsidTr="000F0847">
        <w:trPr>
          <w:gridAfter w:val="1"/>
          <w:wAfter w:w="6" w:type="dxa"/>
          <w:trHeight w:val="300"/>
        </w:trPr>
        <w:tc>
          <w:tcPr>
            <w:tcW w:w="2020" w:type="dxa"/>
            <w:tcBorders>
              <w:top w:val="single" w:sz="8" w:space="0" w:color="auto"/>
              <w:left w:val="nil"/>
              <w:bottom w:val="single" w:sz="4" w:space="0" w:color="auto"/>
              <w:right w:val="nil"/>
            </w:tcBorders>
            <w:shd w:val="clear" w:color="000000" w:fill="FFFFFF"/>
            <w:noWrap/>
            <w:vAlign w:val="bottom"/>
            <w:hideMark/>
          </w:tcPr>
          <w:p w14:paraId="551D6EE2"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Fixed effects</w:t>
            </w:r>
          </w:p>
        </w:tc>
        <w:tc>
          <w:tcPr>
            <w:tcW w:w="1949" w:type="dxa"/>
            <w:tcBorders>
              <w:top w:val="single" w:sz="8" w:space="0" w:color="auto"/>
              <w:left w:val="nil"/>
              <w:bottom w:val="single" w:sz="4" w:space="0" w:color="auto"/>
              <w:right w:val="nil"/>
            </w:tcBorders>
            <w:shd w:val="clear" w:color="000000" w:fill="FFFFFF"/>
            <w:noWrap/>
            <w:vAlign w:val="bottom"/>
            <w:hideMark/>
          </w:tcPr>
          <w:p w14:paraId="6533AC24"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Modeled scale (m)</w:t>
            </w:r>
          </w:p>
        </w:tc>
        <w:tc>
          <w:tcPr>
            <w:tcW w:w="944" w:type="dxa"/>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Estimate</w:t>
            </w:r>
          </w:p>
        </w:tc>
        <w:tc>
          <w:tcPr>
            <w:tcW w:w="1180" w:type="dxa"/>
            <w:gridSpan w:val="2"/>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SE</w:t>
            </w:r>
          </w:p>
        </w:tc>
        <w:tc>
          <w:tcPr>
            <w:tcW w:w="960" w:type="dxa"/>
            <w:gridSpan w:val="2"/>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p</w:t>
            </w:r>
          </w:p>
        </w:tc>
      </w:tr>
      <w:tr w:rsidR="0044377E" w:rsidRPr="0044377E" w14:paraId="4E390D8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328B3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Intercept</w:t>
            </w:r>
          </w:p>
        </w:tc>
        <w:tc>
          <w:tcPr>
            <w:tcW w:w="1949" w:type="dxa"/>
            <w:tcBorders>
              <w:top w:val="nil"/>
              <w:left w:val="nil"/>
              <w:bottom w:val="nil"/>
              <w:right w:val="nil"/>
            </w:tcBorders>
            <w:shd w:val="clear" w:color="000000" w:fill="FFFFFF"/>
            <w:noWrap/>
            <w:vAlign w:val="bottom"/>
            <w:hideMark/>
          </w:tcPr>
          <w:p w14:paraId="6B75D11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21E29B0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-1.428</w:t>
            </w:r>
          </w:p>
        </w:tc>
        <w:tc>
          <w:tcPr>
            <w:tcW w:w="1180" w:type="dxa"/>
            <w:gridSpan w:val="2"/>
            <w:tcBorders>
              <w:top w:val="nil"/>
              <w:left w:val="nil"/>
              <w:bottom w:val="nil"/>
              <w:right w:val="nil"/>
            </w:tcBorders>
            <w:shd w:val="clear" w:color="000000" w:fill="FFFFFF"/>
            <w:noWrap/>
            <w:vAlign w:val="bottom"/>
            <w:hideMark/>
          </w:tcPr>
          <w:p w14:paraId="0D61F5D9"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0.230</w:t>
            </w:r>
          </w:p>
        </w:tc>
        <w:tc>
          <w:tcPr>
            <w:tcW w:w="960" w:type="dxa"/>
            <w:gridSpan w:val="2"/>
            <w:tcBorders>
              <w:top w:val="nil"/>
              <w:left w:val="nil"/>
              <w:bottom w:val="nil"/>
              <w:right w:val="nil"/>
            </w:tcBorders>
            <w:shd w:val="clear" w:color="000000" w:fill="FFFFFF"/>
            <w:noWrap/>
            <w:vAlign w:val="bottom"/>
            <w:hideMark/>
          </w:tcPr>
          <w:p w14:paraId="02212FF2"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68ACB92F"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7DC92A91"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Fire &lt;15</w:t>
            </w:r>
          </w:p>
        </w:tc>
        <w:tc>
          <w:tcPr>
            <w:tcW w:w="1949" w:type="dxa"/>
            <w:tcBorders>
              <w:top w:val="nil"/>
              <w:left w:val="nil"/>
              <w:bottom w:val="nil"/>
              <w:right w:val="nil"/>
            </w:tcBorders>
            <w:shd w:val="clear" w:color="000000" w:fill="FFFFFF"/>
            <w:noWrap/>
            <w:vAlign w:val="bottom"/>
            <w:hideMark/>
          </w:tcPr>
          <w:p w14:paraId="2972FFCD"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BCC308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0.158</w:t>
            </w:r>
          </w:p>
        </w:tc>
        <w:tc>
          <w:tcPr>
            <w:tcW w:w="1180" w:type="dxa"/>
            <w:gridSpan w:val="2"/>
            <w:tcBorders>
              <w:top w:val="nil"/>
              <w:left w:val="nil"/>
              <w:bottom w:val="nil"/>
              <w:right w:val="nil"/>
            </w:tcBorders>
            <w:shd w:val="clear" w:color="000000" w:fill="FFFFFF"/>
            <w:noWrap/>
            <w:vAlign w:val="bottom"/>
            <w:hideMark/>
          </w:tcPr>
          <w:p w14:paraId="236E18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0.112</w:t>
            </w:r>
          </w:p>
        </w:tc>
        <w:tc>
          <w:tcPr>
            <w:tcW w:w="960" w:type="dxa"/>
            <w:gridSpan w:val="2"/>
            <w:tcBorders>
              <w:top w:val="nil"/>
              <w:left w:val="nil"/>
              <w:bottom w:val="nil"/>
              <w:right w:val="nil"/>
            </w:tcBorders>
            <w:shd w:val="clear" w:color="000000" w:fill="FFFFFF"/>
            <w:noWrap/>
            <w:vAlign w:val="bottom"/>
            <w:hideMark/>
          </w:tcPr>
          <w:p w14:paraId="519BFF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w:t>
            </w:r>
          </w:p>
        </w:tc>
      </w:tr>
      <w:tr w:rsidR="0044377E" w:rsidRPr="0044377E" w14:paraId="3FF8BE63"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5492D6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Broadleaf</w:t>
            </w:r>
          </w:p>
        </w:tc>
        <w:tc>
          <w:tcPr>
            <w:tcW w:w="1949" w:type="dxa"/>
            <w:tcBorders>
              <w:top w:val="nil"/>
              <w:left w:val="nil"/>
              <w:bottom w:val="nil"/>
              <w:right w:val="nil"/>
            </w:tcBorders>
            <w:shd w:val="clear" w:color="000000" w:fill="FFFFFF"/>
            <w:noWrap/>
            <w:vAlign w:val="bottom"/>
            <w:hideMark/>
          </w:tcPr>
          <w:p w14:paraId="235F560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1B7533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-0.518</w:t>
            </w:r>
          </w:p>
        </w:tc>
        <w:tc>
          <w:tcPr>
            <w:tcW w:w="1180" w:type="dxa"/>
            <w:gridSpan w:val="2"/>
            <w:tcBorders>
              <w:top w:val="nil"/>
              <w:left w:val="nil"/>
              <w:bottom w:val="nil"/>
              <w:right w:val="nil"/>
            </w:tcBorders>
            <w:shd w:val="clear" w:color="000000" w:fill="FFFFFF"/>
            <w:noWrap/>
            <w:vAlign w:val="bottom"/>
            <w:hideMark/>
          </w:tcPr>
          <w:p w14:paraId="7A3901E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0.128</w:t>
            </w:r>
          </w:p>
        </w:tc>
        <w:tc>
          <w:tcPr>
            <w:tcW w:w="960" w:type="dxa"/>
            <w:gridSpan w:val="2"/>
            <w:tcBorders>
              <w:top w:val="nil"/>
              <w:left w:val="nil"/>
              <w:bottom w:val="nil"/>
              <w:right w:val="nil"/>
            </w:tcBorders>
            <w:shd w:val="clear" w:color="000000" w:fill="FFFFFF"/>
            <w:noWrap/>
            <w:vAlign w:val="bottom"/>
            <w:hideMark/>
          </w:tcPr>
          <w:p w14:paraId="780A58A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338FE9B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4ACB8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Coniferous</w:t>
            </w:r>
          </w:p>
        </w:tc>
        <w:tc>
          <w:tcPr>
            <w:tcW w:w="1949" w:type="dxa"/>
            <w:tcBorders>
              <w:top w:val="nil"/>
              <w:left w:val="nil"/>
              <w:bottom w:val="nil"/>
              <w:right w:val="nil"/>
            </w:tcBorders>
            <w:shd w:val="clear" w:color="000000" w:fill="FFFFFF"/>
            <w:noWrap/>
            <w:vAlign w:val="bottom"/>
            <w:hideMark/>
          </w:tcPr>
          <w:p w14:paraId="31236D5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7279E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-0.032</w:t>
            </w:r>
          </w:p>
        </w:tc>
        <w:tc>
          <w:tcPr>
            <w:tcW w:w="1180" w:type="dxa"/>
            <w:gridSpan w:val="2"/>
            <w:tcBorders>
              <w:top w:val="nil"/>
              <w:left w:val="nil"/>
              <w:bottom w:val="nil"/>
              <w:right w:val="nil"/>
            </w:tcBorders>
            <w:shd w:val="clear" w:color="000000" w:fill="FFFFFF"/>
            <w:noWrap/>
            <w:vAlign w:val="bottom"/>
            <w:hideMark/>
          </w:tcPr>
          <w:p w14:paraId="05E9BF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0.111</w:t>
            </w:r>
          </w:p>
        </w:tc>
        <w:tc>
          <w:tcPr>
            <w:tcW w:w="960" w:type="dxa"/>
            <w:gridSpan w:val="2"/>
            <w:tcBorders>
              <w:top w:val="nil"/>
              <w:left w:val="nil"/>
              <w:bottom w:val="nil"/>
              <w:right w:val="nil"/>
            </w:tcBorders>
            <w:shd w:val="clear" w:color="000000" w:fill="FFFFFF"/>
            <w:noWrap/>
            <w:vAlign w:val="bottom"/>
            <w:hideMark/>
          </w:tcPr>
          <w:p w14:paraId="735589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0.771</w:t>
            </w:r>
          </w:p>
        </w:tc>
      </w:tr>
      <w:tr w:rsidR="0044377E" w:rsidRPr="0044377E" w14:paraId="1C4D3418"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33062E7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Mixedwood</w:t>
            </w:r>
          </w:p>
        </w:tc>
        <w:tc>
          <w:tcPr>
            <w:tcW w:w="1949" w:type="dxa"/>
            <w:tcBorders>
              <w:top w:val="nil"/>
              <w:left w:val="nil"/>
              <w:bottom w:val="nil"/>
              <w:right w:val="nil"/>
            </w:tcBorders>
            <w:shd w:val="clear" w:color="000000" w:fill="FFFFFF"/>
            <w:noWrap/>
            <w:vAlign w:val="bottom"/>
            <w:hideMark/>
          </w:tcPr>
          <w:p w14:paraId="0F310697"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66D6784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0.164</w:t>
            </w:r>
          </w:p>
        </w:tc>
        <w:tc>
          <w:tcPr>
            <w:tcW w:w="1180" w:type="dxa"/>
            <w:gridSpan w:val="2"/>
            <w:tcBorders>
              <w:top w:val="nil"/>
              <w:left w:val="nil"/>
              <w:bottom w:val="nil"/>
              <w:right w:val="nil"/>
            </w:tcBorders>
            <w:shd w:val="clear" w:color="000000" w:fill="FFFFFF"/>
            <w:noWrap/>
            <w:vAlign w:val="bottom"/>
            <w:hideMark/>
          </w:tcPr>
          <w:p w14:paraId="4CD199E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0.092</w:t>
            </w:r>
          </w:p>
        </w:tc>
        <w:tc>
          <w:tcPr>
            <w:tcW w:w="960" w:type="dxa"/>
            <w:gridSpan w:val="2"/>
            <w:tcBorders>
              <w:top w:val="nil"/>
              <w:left w:val="nil"/>
              <w:bottom w:val="nil"/>
              <w:right w:val="nil"/>
            </w:tcBorders>
            <w:shd w:val="clear" w:color="000000" w:fill="FFFFFF"/>
            <w:noWrap/>
            <w:vAlign w:val="bottom"/>
            <w:hideMark/>
          </w:tcPr>
          <w:p w14:paraId="2009354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0.076</w:t>
            </w:r>
          </w:p>
        </w:tc>
      </w:tr>
      <w:tr w:rsidR="0044377E" w:rsidRPr="0044377E" w14:paraId="4398688D"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58D42DA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w:t>
            </w:r>
          </w:p>
        </w:tc>
        <w:tc>
          <w:tcPr>
            <w:tcW w:w="1949" w:type="dxa"/>
            <w:tcBorders>
              <w:top w:val="nil"/>
              <w:left w:val="nil"/>
              <w:bottom w:val="nil"/>
              <w:right w:val="nil"/>
            </w:tcBorders>
            <w:shd w:val="clear" w:color="000000" w:fill="FFFFFF"/>
            <w:noWrap/>
            <w:vAlign w:val="bottom"/>
            <w:hideMark/>
          </w:tcPr>
          <w:p w14:paraId="5EE8043B"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05F73DD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-0.089</w:t>
            </w:r>
          </w:p>
        </w:tc>
        <w:tc>
          <w:tcPr>
            <w:tcW w:w="1180" w:type="dxa"/>
            <w:gridSpan w:val="2"/>
            <w:tcBorders>
              <w:top w:val="nil"/>
              <w:left w:val="nil"/>
              <w:bottom w:val="nil"/>
              <w:right w:val="nil"/>
            </w:tcBorders>
            <w:shd w:val="clear" w:color="000000" w:fill="FFFFFF"/>
            <w:noWrap/>
            <w:vAlign w:val="bottom"/>
            <w:hideMark/>
          </w:tcPr>
          <w:p w14:paraId="790C95A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0.166</w:t>
            </w:r>
          </w:p>
        </w:tc>
        <w:tc>
          <w:tcPr>
            <w:tcW w:w="960" w:type="dxa"/>
            <w:gridSpan w:val="2"/>
            <w:tcBorders>
              <w:top w:val="nil"/>
              <w:left w:val="nil"/>
              <w:bottom w:val="nil"/>
              <w:right w:val="nil"/>
            </w:tcBorders>
            <w:shd w:val="clear" w:color="000000" w:fill="FFFFFF"/>
            <w:noWrap/>
            <w:vAlign w:val="bottom"/>
            <w:hideMark/>
          </w:tcPr>
          <w:p w14:paraId="72D72AF8"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0.593</w:t>
            </w:r>
          </w:p>
        </w:tc>
      </w:tr>
      <w:tr w:rsidR="0044377E" w:rsidRPr="0044377E" w14:paraId="2F8816DA"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8EFB7D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Disturbance</w:t>
            </w:r>
          </w:p>
        </w:tc>
        <w:tc>
          <w:tcPr>
            <w:tcW w:w="1949" w:type="dxa"/>
            <w:tcBorders>
              <w:top w:val="nil"/>
              <w:left w:val="nil"/>
              <w:bottom w:val="nil"/>
              <w:right w:val="nil"/>
            </w:tcBorders>
            <w:shd w:val="clear" w:color="000000" w:fill="FFFFFF"/>
            <w:noWrap/>
            <w:vAlign w:val="bottom"/>
            <w:hideMark/>
          </w:tcPr>
          <w:p w14:paraId="2F6BE1E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58C578D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0.295</w:t>
            </w:r>
          </w:p>
        </w:tc>
        <w:tc>
          <w:tcPr>
            <w:tcW w:w="1180" w:type="dxa"/>
            <w:gridSpan w:val="2"/>
            <w:tcBorders>
              <w:top w:val="nil"/>
              <w:left w:val="nil"/>
              <w:bottom w:val="nil"/>
              <w:right w:val="nil"/>
            </w:tcBorders>
            <w:shd w:val="clear" w:color="000000" w:fill="FFFFFF"/>
            <w:noWrap/>
            <w:vAlign w:val="bottom"/>
            <w:hideMark/>
          </w:tcPr>
          <w:p w14:paraId="2AB98C8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0.121</w:t>
            </w:r>
          </w:p>
        </w:tc>
        <w:tc>
          <w:tcPr>
            <w:tcW w:w="960" w:type="dxa"/>
            <w:gridSpan w:val="2"/>
            <w:tcBorders>
              <w:top w:val="nil"/>
              <w:left w:val="nil"/>
              <w:bottom w:val="nil"/>
              <w:right w:val="nil"/>
            </w:tcBorders>
            <w:shd w:val="clear" w:color="000000" w:fill="FFFFFF"/>
            <w:noWrap/>
            <w:vAlign w:val="bottom"/>
            <w:hideMark/>
          </w:tcPr>
          <w:p w14:paraId="2B4FCD6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0.014</w:t>
            </w:r>
          </w:p>
        </w:tc>
      </w:tr>
      <w:tr w:rsidR="0044377E" w:rsidRPr="0044377E" w14:paraId="5EFE78F6" w14:textId="77777777" w:rsidTr="000F0847">
        <w:trPr>
          <w:gridAfter w:val="1"/>
          <w:wAfter w:w="6" w:type="dxa"/>
          <w:trHeight w:val="615"/>
        </w:trPr>
        <w:tc>
          <w:tcPr>
            <w:tcW w:w="2020" w:type="dxa"/>
            <w:tcBorders>
              <w:top w:val="nil"/>
              <w:left w:val="nil"/>
              <w:bottom w:val="single" w:sz="8" w:space="0" w:color="auto"/>
              <w:right w:val="nil"/>
            </w:tcBorders>
            <w:shd w:val="clear" w:color="000000" w:fill="FFFFFF"/>
            <w:vAlign w:val="bottom"/>
            <w:hideMark/>
          </w:tcPr>
          <w:p w14:paraId="12E17DA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 × Site Disturbance</w:t>
            </w:r>
          </w:p>
        </w:tc>
        <w:tc>
          <w:tcPr>
            <w:tcW w:w="1949" w:type="dxa"/>
            <w:tcBorders>
              <w:top w:val="nil"/>
              <w:left w:val="nil"/>
              <w:bottom w:val="single" w:sz="8" w:space="0" w:color="auto"/>
              <w:right w:val="nil"/>
            </w:tcBorders>
            <w:shd w:val="clear" w:color="000000" w:fill="FFFFFF"/>
            <w:noWrap/>
            <w:hideMark/>
          </w:tcPr>
          <w:p w14:paraId="6F9DCB40"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single" w:sz="8" w:space="0" w:color="auto"/>
              <w:right w:val="nil"/>
            </w:tcBorders>
            <w:shd w:val="clear" w:color="000000" w:fill="FFFFFF"/>
            <w:noWrap/>
            <w:hideMark/>
          </w:tcPr>
          <w:p w14:paraId="138B4BD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-0.256</w:t>
            </w:r>
          </w:p>
        </w:tc>
        <w:tc>
          <w:tcPr>
            <w:tcW w:w="1180" w:type="dxa"/>
            <w:gridSpan w:val="2"/>
            <w:tcBorders>
              <w:top w:val="nil"/>
              <w:left w:val="nil"/>
              <w:bottom w:val="single" w:sz="8" w:space="0" w:color="auto"/>
              <w:right w:val="nil"/>
            </w:tcBorders>
            <w:shd w:val="clear" w:color="000000" w:fill="FFFFFF"/>
            <w:noWrap/>
            <w:hideMark/>
          </w:tcPr>
          <w:p w14:paraId="61E8444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0.100</w:t>
            </w:r>
          </w:p>
        </w:tc>
        <w:tc>
          <w:tcPr>
            <w:tcW w:w="960" w:type="dxa"/>
            <w:gridSpan w:val="2"/>
            <w:tcBorders>
              <w:top w:val="nil"/>
              <w:left w:val="nil"/>
              <w:bottom w:val="single" w:sz="8" w:space="0" w:color="auto"/>
              <w:right w:val="nil"/>
            </w:tcBorders>
            <w:shd w:val="clear" w:color="000000" w:fill="FFFFFF"/>
            <w:noWrap/>
            <w:hideMark/>
          </w:tcPr>
          <w:p w14:paraId="268F355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0.010</w:t>
            </w:r>
          </w:p>
        </w:tc>
      </w:tr>
      <w:tr w:rsidR="0044377E" w:rsidRPr="0044377E" w14:paraId="0AE9E59C"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637369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949" w:type="dxa"/>
            <w:tcBorders>
              <w:top w:val="nil"/>
              <w:left w:val="nil"/>
              <w:bottom w:val="single" w:sz="8" w:space="0" w:color="auto"/>
              <w:right w:val="nil"/>
            </w:tcBorders>
            <w:shd w:val="clear" w:color="000000" w:fill="FFFFFF"/>
            <w:noWrap/>
            <w:vAlign w:val="bottom"/>
            <w:hideMark/>
          </w:tcPr>
          <w:p w14:paraId="5D97E90C"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44" w:type="dxa"/>
            <w:tcBorders>
              <w:top w:val="nil"/>
              <w:left w:val="nil"/>
              <w:bottom w:val="single" w:sz="8" w:space="0" w:color="auto"/>
              <w:right w:val="nil"/>
            </w:tcBorders>
            <w:shd w:val="clear" w:color="000000" w:fill="FFFFFF"/>
            <w:noWrap/>
            <w:vAlign w:val="bottom"/>
            <w:hideMark/>
          </w:tcPr>
          <w:p w14:paraId="27D4668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A6EE5F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2B7A39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8357B73" w14:textId="77777777" w:rsidTr="000F0847">
        <w:trPr>
          <w:trHeight w:val="300"/>
        </w:trPr>
        <w:tc>
          <w:tcPr>
            <w:tcW w:w="2020" w:type="dxa"/>
            <w:tcBorders>
              <w:top w:val="nil"/>
              <w:left w:val="nil"/>
              <w:bottom w:val="single" w:sz="4" w:space="0" w:color="auto"/>
              <w:right w:val="nil"/>
            </w:tcBorders>
            <w:shd w:val="clear" w:color="000000" w:fill="FFFFFF"/>
            <w:noWrap/>
            <w:vAlign w:val="bottom"/>
            <w:hideMark/>
          </w:tcPr>
          <w:p w14:paraId="4A1A4A05"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Random effects</w:t>
            </w:r>
          </w:p>
        </w:tc>
        <w:tc>
          <w:tcPr>
            <w:tcW w:w="2899" w:type="dxa"/>
            <w:gridSpan w:val="3"/>
            <w:tcBorders>
              <w:top w:val="single" w:sz="8" w:space="0" w:color="auto"/>
              <w:left w:val="nil"/>
              <w:bottom w:val="single" w:sz="4" w:space="0" w:color="auto"/>
              <w:right w:val="nil"/>
            </w:tcBorders>
            <w:shd w:val="clear" w:color="000000" w:fill="FFFFFF"/>
            <w:noWrap/>
            <w:vAlign w:val="bottom"/>
            <w:hideMark/>
          </w:tcPr>
          <w:p w14:paraId="6D966C11"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St. Dev. (intercept)</w:t>
            </w:r>
          </w:p>
        </w:tc>
        <w:tc>
          <w:tcPr>
            <w:tcW w:w="1180" w:type="dxa"/>
            <w:gridSpan w:val="2"/>
            <w:tcBorders>
              <w:top w:val="nil"/>
              <w:left w:val="nil"/>
              <w:bottom w:val="nil"/>
              <w:right w:val="nil"/>
            </w:tcBorders>
            <w:shd w:val="clear" w:color="000000" w:fill="FFFFFF"/>
            <w:noWrap/>
            <w:vAlign w:val="bottom"/>
            <w:hideMark/>
          </w:tcPr>
          <w:p w14:paraId="3EBCC89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6B68A2AB"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0492327C"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6CDB209"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[nested]</w:t>
            </w:r>
          </w:p>
        </w:tc>
        <w:tc>
          <w:tcPr>
            <w:tcW w:w="1949" w:type="dxa"/>
            <w:tcBorders>
              <w:top w:val="nil"/>
              <w:left w:val="nil"/>
              <w:bottom w:val="nil"/>
              <w:right w:val="nil"/>
            </w:tcBorders>
            <w:shd w:val="clear" w:color="000000" w:fill="FFFFFF"/>
            <w:noWrap/>
            <w:vAlign w:val="bottom"/>
            <w:hideMark/>
          </w:tcPr>
          <w:p w14:paraId="3C33D325"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1.582</w:t>
            </w:r>
          </w:p>
        </w:tc>
        <w:tc>
          <w:tcPr>
            <w:tcW w:w="944" w:type="dxa"/>
            <w:tcBorders>
              <w:top w:val="nil"/>
              <w:left w:val="nil"/>
              <w:bottom w:val="nil"/>
              <w:right w:val="nil"/>
            </w:tcBorders>
            <w:shd w:val="clear" w:color="000000" w:fill="FFFFFF"/>
            <w:noWrap/>
            <w:vAlign w:val="bottom"/>
            <w:hideMark/>
          </w:tcPr>
          <w:p w14:paraId="2B37FE0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E19D067"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5F5CC2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603BB66"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77A775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Array</w:t>
            </w:r>
          </w:p>
        </w:tc>
        <w:tc>
          <w:tcPr>
            <w:tcW w:w="1949" w:type="dxa"/>
            <w:tcBorders>
              <w:top w:val="nil"/>
              <w:left w:val="nil"/>
              <w:bottom w:val="single" w:sz="8" w:space="0" w:color="auto"/>
              <w:right w:val="nil"/>
            </w:tcBorders>
            <w:shd w:val="clear" w:color="000000" w:fill="FFFFFF"/>
            <w:noWrap/>
            <w:vAlign w:val="bottom"/>
            <w:hideMark/>
          </w:tcPr>
          <w:p w14:paraId="6E4E8B6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0.640</w:t>
            </w:r>
          </w:p>
        </w:tc>
        <w:tc>
          <w:tcPr>
            <w:tcW w:w="944" w:type="dxa"/>
            <w:tcBorders>
              <w:top w:val="nil"/>
              <w:left w:val="nil"/>
              <w:bottom w:val="single" w:sz="8" w:space="0" w:color="auto"/>
              <w:right w:val="nil"/>
            </w:tcBorders>
            <w:shd w:val="clear" w:color="000000" w:fill="FFFFFF"/>
            <w:noWrap/>
            <w:vAlign w:val="bottom"/>
            <w:hideMark/>
          </w:tcPr>
          <w:p w14:paraId="56481DE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27B1100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4EBF8FF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bl>
    <w:p w14:paraId="1B7F94D0" w14:textId="77777777" w:rsidR="0044377E" w:rsidRDefault="0044377E">
      <w:pPr>
        <w:jc w:val="both"/>
        <w:rPr>
          <w:rFonts w:ascii="Calibri" w:eastAsia="Calibri" w:hAnsi="Calibri" w:cs="Calibri"/>
        </w:rPr>
      </w:pPr>
    </w:p>
    <w:p w14:paraId="422C8C57" w14:textId="4CA7C82B" w:rsidR="00512322" w:rsidRDefault="00E60473">
      <w:pPr>
        <w:pBdr>
          <w:top w:val="nil"/>
          <w:left w:val="nil"/>
          <w:bottom w:val="nil"/>
          <w:right w:val="nil"/>
          <w:between w:val="nil"/>
        </w:pBdr>
      </w:pPr>
      <w:r>
        <w:rPr>
          <w:noProof/>
        </w:rPr>
        <w:drawing>
          <wp:inline distT="0" distB="0" distL="0" distR="0" wp14:anchorId="73B844F9" wp14:editId="25AF3FA7">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9"/>
                    <a:srcRect/>
                    <a:stretch>
                      <a:fillRect/>
                    </a:stretch>
                  </pic:blipFill>
                  <pic:spPr>
                    <a:xfrm>
                      <a:off x="0" y="0"/>
                      <a:ext cx="3962300" cy="2612064"/>
                    </a:xfrm>
                    <a:prstGeom prst="rect">
                      <a:avLst/>
                    </a:prstGeom>
                    <a:ln/>
                  </pic:spPr>
                </pic:pic>
              </a:graphicData>
            </a:graphic>
          </wp:inline>
        </w:drawing>
      </w:r>
    </w:p>
    <w:sectPr w:rsidR="00512322" w:rsidSect="007028A3">
      <w:headerReference w:type="default" r:id="rId20"/>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4" w:author="Aidan Brushett" w:date="2025-05-02T11:37:00Z" w:initials="AB">
    <w:p w14:paraId="6A51AEE4" w14:textId="77777777" w:rsidR="00596814" w:rsidRDefault="00ED55F6" w:rsidP="00596814">
      <w:pPr>
        <w:pStyle w:val="CommentText"/>
      </w:pPr>
      <w:r>
        <w:rPr>
          <w:rStyle w:val="CommentReference"/>
        </w:rPr>
        <w:annotationRef/>
      </w:r>
      <w:r w:rsidR="00596814">
        <w:t>J Appl Ecol has a harsh word limit and Becca also went there, I am thinking Ecology and Evolution or something??</w:t>
      </w:r>
    </w:p>
  </w:comment>
  <w:comment w:id="5" w:author="Jason Fisher" w:date="2025-08-01T10:17:00Z" w:initials="JF">
    <w:p w14:paraId="3A58A4B5" w14:textId="77777777" w:rsidR="00306D4D" w:rsidRDefault="00A83BB8" w:rsidP="00306D4D">
      <w:r>
        <w:rPr>
          <w:rStyle w:val="CommentReference"/>
        </w:rPr>
        <w:annotationRef/>
      </w:r>
      <w:r w:rsidR="00306D4D">
        <w:rPr>
          <w:sz w:val="20"/>
          <w:szCs w:val="20"/>
        </w:rPr>
        <w:t>Suggest in order:</w:t>
      </w:r>
    </w:p>
    <w:p w14:paraId="75B392AF" w14:textId="77777777" w:rsidR="00306D4D" w:rsidRDefault="00306D4D" w:rsidP="00306D4D">
      <w:r>
        <w:rPr>
          <w:sz w:val="20"/>
          <w:szCs w:val="20"/>
        </w:rPr>
        <w:t>Ecology</w:t>
      </w:r>
    </w:p>
    <w:p w14:paraId="050F491A" w14:textId="77777777" w:rsidR="00306D4D" w:rsidRDefault="00306D4D" w:rsidP="00306D4D">
      <w:r>
        <w:rPr>
          <w:sz w:val="20"/>
          <w:szCs w:val="20"/>
        </w:rPr>
        <w:t>Ecol Appl</w:t>
      </w:r>
    </w:p>
    <w:p w14:paraId="367411C9" w14:textId="77777777" w:rsidR="00306D4D" w:rsidRDefault="00306D4D" w:rsidP="00306D4D">
      <w:r>
        <w:rPr>
          <w:sz w:val="20"/>
          <w:szCs w:val="20"/>
        </w:rPr>
        <w:t>J Animal Ecol</w:t>
      </w:r>
    </w:p>
    <w:p w14:paraId="1DDB0D5C" w14:textId="77777777" w:rsidR="00306D4D" w:rsidRDefault="00306D4D" w:rsidP="00306D4D">
      <w:r>
        <w:rPr>
          <w:sz w:val="20"/>
          <w:szCs w:val="20"/>
        </w:rPr>
        <w:t>P Roy Soc B</w:t>
      </w:r>
    </w:p>
    <w:p w14:paraId="3F84684F" w14:textId="77777777" w:rsidR="00306D4D" w:rsidRDefault="00306D4D" w:rsidP="00306D4D"/>
  </w:comment>
  <w:comment w:id="6" w:author="Jason Fisher" w:date="2025-08-01T10:34:00Z" w:initials="JF">
    <w:p w14:paraId="1BD503C7" w14:textId="410B705D" w:rsidR="00F4461B" w:rsidRDefault="00F4461B" w:rsidP="00F4461B">
      <w:r>
        <w:rPr>
          <w:rStyle w:val="CommentReference"/>
        </w:rPr>
        <w:annotationRef/>
      </w:r>
      <w:r>
        <w:rPr>
          <w:sz w:val="20"/>
          <w:szCs w:val="20"/>
        </w:rPr>
        <w:t>Also consider Diversity and Distributions</w:t>
      </w:r>
    </w:p>
  </w:comment>
  <w:comment w:id="25" w:author="Jason Fisher" w:date="2025-08-01T10:37:00Z" w:initials="JF">
    <w:p w14:paraId="5C0BFFEB" w14:textId="77777777" w:rsidR="0046287F" w:rsidRDefault="0046287F" w:rsidP="0046287F">
      <w:r>
        <w:rPr>
          <w:rStyle w:val="CommentReference"/>
        </w:rPr>
        <w:annotationRef/>
      </w:r>
      <w:r>
        <w:rPr>
          <w:sz w:val="20"/>
          <w:szCs w:val="20"/>
        </w:rPr>
        <w:t>Very nice</w:t>
      </w:r>
    </w:p>
  </w:comment>
  <w:comment w:id="31" w:author="Jason Fisher" w:date="2025-08-11T09:38:00Z" w:initials="JF">
    <w:p w14:paraId="5FC6764F" w14:textId="77777777" w:rsidR="002D142A" w:rsidRDefault="002D142A" w:rsidP="002D142A">
      <w:r>
        <w:rPr>
          <w:rStyle w:val="CommentReference"/>
        </w:rPr>
        <w:annotationRef/>
      </w:r>
      <w:r>
        <w:rPr>
          <w:sz w:val="20"/>
          <w:szCs w:val="20"/>
        </w:rPr>
        <w:t>NO ENDOTE?!?!?!?!?!?</w:t>
      </w:r>
    </w:p>
  </w:comment>
  <w:comment w:id="32" w:author="Jason Fisher" w:date="2025-08-11T09:38:00Z" w:initials="JF">
    <w:p w14:paraId="2CE13E0C" w14:textId="77777777" w:rsidR="00C26D46" w:rsidRDefault="00C26D46" w:rsidP="00C26D46">
      <w:r>
        <w:rPr>
          <w:rStyle w:val="CommentReference"/>
        </w:rPr>
        <w:annotationRef/>
      </w:r>
      <w:r>
        <w:rPr>
          <w:sz w:val="20"/>
          <w:szCs w:val="20"/>
        </w:rPr>
        <w:t>Nice setup</w:t>
      </w:r>
    </w:p>
  </w:comment>
  <w:comment w:id="37" w:author="Barnas, Andrew" w:date="2025-04-25T15:42:00Z" w:initials="BA">
    <w:p w14:paraId="39648987" w14:textId="6B7CD26F"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38"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39"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40"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41"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42"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49" w:author="Jason Fisher" w:date="2025-08-11T09:44:00Z" w:initials="JF">
    <w:p w14:paraId="38D70FCE" w14:textId="77777777" w:rsidR="00F02ACE" w:rsidRDefault="00F02ACE" w:rsidP="00F02ACE">
      <w:r>
        <w:rPr>
          <w:rStyle w:val="CommentReference"/>
        </w:rPr>
        <w:annotationRef/>
      </w:r>
      <w:r>
        <w:rPr>
          <w:sz w:val="20"/>
          <w:szCs w:val="20"/>
        </w:rPr>
        <w:t>feels like a natural place for fisher and ladle, and barnas et al</w:t>
      </w:r>
    </w:p>
  </w:comment>
  <w:comment w:id="56" w:author="Jason Fisher" w:date="2025-08-11T09:42:00Z" w:initials="JF">
    <w:p w14:paraId="4CBB56BB" w14:textId="67CC803A" w:rsidR="0027099F" w:rsidRDefault="0027099F" w:rsidP="0027099F">
      <w:r>
        <w:rPr>
          <w:rStyle w:val="CommentReference"/>
        </w:rPr>
        <w:annotationRef/>
      </w:r>
      <w:r>
        <w:rPr>
          <w:sz w:val="20"/>
          <w:szCs w:val="20"/>
        </w:rPr>
        <w:t>General advice, reviewers and editor dislike "freight-train" adjectives, preferring a gentler touch.</w:t>
      </w:r>
    </w:p>
  </w:comment>
  <w:comment w:id="61" w:author="Jason Fisher" w:date="2025-08-11T09:43:00Z" w:initials="JF">
    <w:p w14:paraId="76E10C96" w14:textId="77777777" w:rsidR="008B1955" w:rsidRDefault="008B1955" w:rsidP="008B1955">
      <w:r>
        <w:rPr>
          <w:rStyle w:val="CommentReference"/>
        </w:rPr>
        <w:annotationRef/>
      </w:r>
      <w:r>
        <w:rPr>
          <w:sz w:val="20"/>
          <w:szCs w:val="20"/>
        </w:rPr>
        <w:t>Throughout I'm cutting repetition and redundancies with my editor hat.</w:t>
      </w:r>
    </w:p>
  </w:comment>
  <w:comment w:id="70" w:author="Jason Fisher" w:date="2025-08-11T10:21:00Z" w:initials="JF">
    <w:p w14:paraId="2523E14E" w14:textId="77777777" w:rsidR="00F267CD" w:rsidRDefault="00F267CD" w:rsidP="00F267CD">
      <w:r>
        <w:rPr>
          <w:rStyle w:val="CommentReference"/>
        </w:rPr>
        <w:annotationRef/>
      </w:r>
      <w:r>
        <w:rPr>
          <w:sz w:val="20"/>
          <w:szCs w:val="20"/>
        </w:rPr>
        <w:t>Tattersall, bierne refs</w:t>
      </w:r>
    </w:p>
  </w:comment>
  <w:comment w:id="79" w:author="Barnas, Andrew" w:date="2025-04-25T15:50:00Z" w:initials="BA">
    <w:p w14:paraId="5B3181B6" w14:textId="3FE462C8"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80"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81" w:author="Marissa Dyck" w:date="2025-05-01T10:12:00Z" w:initials="MOU">
    <w:p w14:paraId="265FFE3D" w14:textId="77777777" w:rsidR="00847DA0" w:rsidRDefault="00847DA0" w:rsidP="00847DA0">
      <w:r>
        <w:rPr>
          <w:rStyle w:val="CommentReference"/>
        </w:rPr>
        <w:annotationRef/>
      </w:r>
      <w:r>
        <w:rPr>
          <w:sz w:val="20"/>
          <w:szCs w:val="20"/>
        </w:rPr>
        <w:t>As a compromise  I might suggest: granivores (seed predators) I’m usually against unnecessary jargon but granivores is pretty well-known term</w:t>
      </w:r>
    </w:p>
  </w:comment>
  <w:comment w:id="82" w:author="Emerald Arthurs" w:date="2025-05-02T09:52:00Z" w:initials="EA">
    <w:p w14:paraId="6F4A6DD0" w14:textId="77777777" w:rsidR="00DD3158" w:rsidRDefault="00DD3158" w:rsidP="00DD3158">
      <w:pPr>
        <w:pStyle w:val="CommentText"/>
      </w:pPr>
      <w:r>
        <w:rPr>
          <w:rStyle w:val="CommentReference"/>
        </w:rPr>
        <w:annotationRef/>
      </w:r>
      <w:r>
        <w:t>Cool!</w:t>
      </w:r>
    </w:p>
  </w:comment>
  <w:comment w:id="83" w:author="Jason Fisher" w:date="2025-08-11T10:24:00Z" w:initials="JF">
    <w:p w14:paraId="6A983B3F" w14:textId="77777777" w:rsidR="007402C8" w:rsidRDefault="007402C8" w:rsidP="007402C8">
      <w:r>
        <w:rPr>
          <w:rStyle w:val="CommentReference"/>
        </w:rPr>
        <w:annotationRef/>
      </w:r>
      <w:r>
        <w:rPr>
          <w:sz w:val="20"/>
          <w:szCs w:val="20"/>
        </w:rPr>
        <w:t>Red squirrels are actually omnivores that rely on cones for overwinter survvival</w:t>
      </w:r>
    </w:p>
  </w:comment>
  <w:comment w:id="94" w:author="Jason Fisher" w:date="2025-08-11T10:25:00Z" w:initials="JF">
    <w:p w14:paraId="5597E3A4" w14:textId="77777777" w:rsidR="00E7643E" w:rsidRDefault="00E7643E" w:rsidP="00E7643E">
      <w:r>
        <w:rPr>
          <w:rStyle w:val="CommentReference"/>
        </w:rPr>
        <w:annotationRef/>
      </w:r>
      <w:r>
        <w:rPr>
          <w:sz w:val="20"/>
          <w:szCs w:val="20"/>
        </w:rPr>
        <w:t>This argument is weak, I'd cut it as unnecessary</w:t>
      </w:r>
    </w:p>
  </w:comment>
  <w:comment w:id="111" w:author="Marissa Dyck" w:date="2025-05-01T10:17:00Z" w:initials="MOU">
    <w:p w14:paraId="70EA69B0" w14:textId="690B25DE" w:rsidR="00847DA0" w:rsidRDefault="00847DA0" w:rsidP="00847DA0">
      <w:r>
        <w:rPr>
          <w:rStyle w:val="CommentReference"/>
        </w:rPr>
        <w:annotationRef/>
      </w:r>
      <w:r>
        <w:rPr>
          <w:sz w:val="20"/>
          <w:szCs w:val="20"/>
        </w:rPr>
        <w:t>I’m not sure including a citation in this manner is super conventional and also I think it’s a bit unclear what the ‘but’ refes to. If you’re providing an example where it hasn’t been explored in the context of agricultural matrices, I’d just state that in another or compound sentence and ref this separately form the others</w:t>
      </w:r>
    </w:p>
  </w:comment>
  <w:comment w:id="112" w:author="Emerald Arthurs" w:date="2025-05-02T09:53:00Z" w:initials="EA">
    <w:p w14:paraId="47A9F4B1" w14:textId="77777777" w:rsidR="00DD3158" w:rsidRDefault="00DD3158" w:rsidP="00DD3158">
      <w:pPr>
        <w:pStyle w:val="CommentText"/>
      </w:pPr>
      <w:r>
        <w:rPr>
          <w:rStyle w:val="CommentReference"/>
        </w:rPr>
        <w:annotationRef/>
      </w:r>
      <w:r>
        <w:t xml:space="preserve">Changed. </w:t>
      </w:r>
    </w:p>
  </w:comment>
  <w:comment w:id="113" w:author="Aidan Brushett" w:date="2025-05-02T11:49:00Z" w:initials="AB">
    <w:p w14:paraId="7F58E1A6" w14:textId="77777777" w:rsidR="00ED55F6" w:rsidRDefault="00ED55F6" w:rsidP="00ED55F6">
      <w:pPr>
        <w:pStyle w:val="CommentText"/>
      </w:pPr>
      <w:r>
        <w:rPr>
          <w:rStyle w:val="CommentReference"/>
        </w:rPr>
        <w:annotationRef/>
      </w:r>
      <w:r>
        <w:t>Found a more concise way to say this</w:t>
      </w:r>
    </w:p>
  </w:comment>
  <w:comment w:id="114" w:author="Jason Fisher" w:date="2025-08-11T10:27:00Z" w:initials="JF">
    <w:p w14:paraId="40BBDCA8" w14:textId="77777777" w:rsidR="006E6A3C" w:rsidRDefault="006E6A3C" w:rsidP="006E6A3C">
      <w:r>
        <w:rPr>
          <w:rStyle w:val="CommentReference"/>
        </w:rPr>
        <w:annotationRef/>
      </w:r>
      <w:r>
        <w:rPr>
          <w:sz w:val="20"/>
          <w:szCs w:val="20"/>
        </w:rPr>
        <w:t>format</w:t>
      </w:r>
    </w:p>
  </w:comment>
  <w:comment w:id="115" w:author="Jason Fisher" w:date="2025-08-11T10:31:00Z" w:initials="JF">
    <w:p w14:paraId="73223ADC" w14:textId="77777777" w:rsidR="00DF0A92" w:rsidRDefault="00DF0A92" w:rsidP="00DF0A92">
      <w:r>
        <w:rPr>
          <w:rStyle w:val="CommentReference"/>
        </w:rPr>
        <w:annotationRef/>
      </w:r>
      <w:r>
        <w:rPr>
          <w:sz w:val="20"/>
          <w:szCs w:val="20"/>
        </w:rPr>
        <w:t>This bounces to seismic lines from general features, would cut</w:t>
      </w:r>
    </w:p>
  </w:comment>
  <w:comment w:id="120" w:author="Jason Fisher" w:date="2025-08-11T10:31:00Z" w:initials="JF">
    <w:p w14:paraId="6F7DC725" w14:textId="77777777" w:rsidR="00B7219E" w:rsidRDefault="00B7219E" w:rsidP="00B7219E">
      <w:r>
        <w:rPr>
          <w:rStyle w:val="CommentReference"/>
        </w:rPr>
        <w:annotationRef/>
      </w:r>
      <w:r>
        <w:rPr>
          <w:sz w:val="20"/>
          <w:szCs w:val="20"/>
        </w:rPr>
        <w:t>repeats from above several times</w:t>
      </w:r>
    </w:p>
  </w:comment>
  <w:comment w:id="125" w:author="Barnas, Andrew" w:date="2025-04-25T15:54:00Z" w:initials="BA">
    <w:p w14:paraId="070B5143" w14:textId="3ED6D929" w:rsidR="002A405E" w:rsidRDefault="002A405E">
      <w:pPr>
        <w:pStyle w:val="CommentText"/>
      </w:pPr>
      <w:r>
        <w:rPr>
          <w:rStyle w:val="CommentReference"/>
        </w:rPr>
        <w:annotationRef/>
      </w:r>
      <w:r>
        <w:t>negatively? Positively? Give a directionality to your hypothesis.</w:t>
      </w:r>
    </w:p>
  </w:comment>
  <w:comment w:id="126"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128" w:author="Marissa Dyck" w:date="2025-05-01T10:22:00Z" w:initials="MOU">
    <w:p w14:paraId="70DA397F" w14:textId="77777777" w:rsidR="00847DA0" w:rsidRDefault="00847DA0" w:rsidP="00847DA0">
      <w:r>
        <w:rPr>
          <w:rStyle w:val="CommentReference"/>
        </w:rPr>
        <w:annotationRef/>
      </w:r>
      <w:r>
        <w:rPr>
          <w:sz w:val="20"/>
          <w:szCs w:val="20"/>
        </w:rPr>
        <w:t>I’d suggest a succinct justification for your hypotheses immediately following that nicely ties up the background you’ve provided for the reader, hold their hand and make the connections clear for them</w:t>
      </w:r>
    </w:p>
  </w:comment>
  <w:comment w:id="129" w:author="Emerald Arthurs" w:date="2025-05-02T10:03:00Z" w:initials="EA">
    <w:p w14:paraId="55DF65C3" w14:textId="77777777" w:rsidR="00781279" w:rsidRDefault="00781279" w:rsidP="00781279">
      <w:pPr>
        <w:pStyle w:val="CommentText"/>
      </w:pPr>
      <w:r>
        <w:rPr>
          <w:rStyle w:val="CommentReference"/>
        </w:rPr>
        <w:annotationRef/>
      </w:r>
      <w:r>
        <w:t xml:space="preserve">Added. This was reworded from our class intros. </w:t>
      </w:r>
    </w:p>
  </w:comment>
  <w:comment w:id="151" w:author="Marissa Dyck" w:date="2025-05-01T10:24:00Z" w:initials="MOU">
    <w:p w14:paraId="5309B480" w14:textId="1105DBD8" w:rsidR="00847DA0" w:rsidRDefault="00847DA0" w:rsidP="00847DA0">
      <w:r>
        <w:rPr>
          <w:rStyle w:val="CommentReference"/>
        </w:rPr>
        <w:annotationRef/>
      </w:r>
      <w:r>
        <w:rPr>
          <w:sz w:val="20"/>
          <w:szCs w:val="20"/>
        </w:rPr>
        <w:t>Re, earlier comment you could also add justification here. You’ve nicely added some info and context but still don’t fully provide clear rationale for your hypotheses</w:t>
      </w:r>
    </w:p>
  </w:comment>
  <w:comment w:id="152" w:author="Emerald Arthurs" w:date="2025-05-02T10:04:00Z" w:initials="EA">
    <w:p w14:paraId="182E8B2F" w14:textId="77777777" w:rsidR="00781279" w:rsidRDefault="00781279" w:rsidP="00781279">
      <w:pPr>
        <w:pStyle w:val="CommentText"/>
      </w:pPr>
      <w:r>
        <w:rPr>
          <w:rStyle w:val="CommentReference"/>
        </w:rPr>
        <w:annotationRef/>
      </w:r>
      <w:r>
        <w:t xml:space="preserve">Adding in the same justification here might be a bit repetitive. I think its ok to leave as is - we now have a sentence earlier in the paragraph that justifies this. </w:t>
      </w:r>
    </w:p>
  </w:comment>
  <w:comment w:id="155" w:author="Barnas, Andrew" w:date="2025-04-28T09:42:00Z" w:initials="BA">
    <w:p w14:paraId="485BF984" w14:textId="792378FD" w:rsidR="00CF2830" w:rsidRDefault="00CF2830">
      <w:pPr>
        <w:pStyle w:val="CommentText"/>
      </w:pPr>
      <w:r>
        <w:rPr>
          <w:rStyle w:val="CommentReference"/>
        </w:rPr>
        <w:annotationRef/>
      </w:r>
      <w:r>
        <w:t xml:space="preserve">Should mention this is Alberta Canada. Help reference readers who don’t know where this is. </w:t>
      </w:r>
    </w:p>
  </w:comment>
  <w:comment w:id="156"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190" w:author="Marissa Dyck" w:date="2025-05-01T10:27:00Z" w:initials="MOU">
    <w:p w14:paraId="3BDDB9EF" w14:textId="77777777" w:rsidR="00847DA0" w:rsidRDefault="00847DA0" w:rsidP="00847DA0">
      <w:r>
        <w:rPr>
          <w:rStyle w:val="CommentReference"/>
        </w:rPr>
        <w:annotationRef/>
      </w:r>
      <w:r>
        <w:rPr>
          <w:sz w:val="20"/>
          <w:szCs w:val="20"/>
        </w:rPr>
        <w:t>Should ref the BADR doc e.g. Bayne, Erin, Jacqueline Dennett, Jenet Dooley, Monica Kohler, Jeff Ball, Mark Bidwell, Andrew Braid</w:t>
      </w:r>
      <w:r>
        <w:rPr>
          <w:i/>
          <w:iCs/>
          <w:sz w:val="20"/>
          <w:szCs w:val="20"/>
        </w:rPr>
        <w:t>, et al.</w:t>
      </w:r>
      <w:r>
        <w:rPr>
          <w:sz w:val="20"/>
          <w:szCs w:val="20"/>
        </w:rPr>
        <w:t xml:space="preserve"> </w:t>
      </w:r>
      <w:r>
        <w:rPr>
          <w:i/>
          <w:iCs/>
          <w:sz w:val="20"/>
          <w:szCs w:val="20"/>
        </w:rPr>
        <w:t xml:space="preserve">A before-after Dose-Response (Badr) Terrestrial Biological Monitoring Framework for the Oil Sands. </w:t>
      </w:r>
      <w:r>
        <w:rPr>
          <w:sz w:val="20"/>
          <w:szCs w:val="20"/>
        </w:rPr>
        <w:t>(2021 2021). https://open.alberta.ca/publications/9781460151341.</w:t>
      </w:r>
    </w:p>
    <w:p w14:paraId="4432C8BC" w14:textId="77777777" w:rsidR="00847DA0" w:rsidRDefault="00847DA0" w:rsidP="00847DA0"/>
    <w:p w14:paraId="3CEE2EE3" w14:textId="77777777" w:rsidR="00847DA0" w:rsidRDefault="00847DA0" w:rsidP="00847DA0">
      <w:r>
        <w:rPr>
          <w:sz w:val="20"/>
          <w:szCs w:val="20"/>
        </w:rPr>
        <w:t xml:space="preserve">Somewhere in methods </w:t>
      </w:r>
    </w:p>
  </w:comment>
  <w:comment w:id="191" w:author="Emerald Arthurs" w:date="2025-05-02T10:06:00Z" w:initials="EA">
    <w:p w14:paraId="3ACEA856" w14:textId="77777777" w:rsidR="00781279" w:rsidRDefault="00781279" w:rsidP="00781279">
      <w:pPr>
        <w:pStyle w:val="CommentText"/>
      </w:pPr>
      <w:r>
        <w:rPr>
          <w:rStyle w:val="CommentReference"/>
        </w:rPr>
        <w:annotationRef/>
      </w:r>
      <w:r>
        <w:t xml:space="preserve">Added to this sentence to explain how landscapes were chosen. I have not read that paper thoroughly so Aidan can you make sure this is correct? </w:t>
      </w:r>
    </w:p>
  </w:comment>
  <w:comment w:id="192" w:author="Aidan Brushett" w:date="2025-05-02T11:41:00Z" w:initials="AB">
    <w:p w14:paraId="65218C16" w14:textId="77777777" w:rsidR="00ED55F6" w:rsidRDefault="00ED55F6" w:rsidP="00ED55F6">
      <w:pPr>
        <w:pStyle w:val="CommentText"/>
      </w:pPr>
      <w:r>
        <w:rPr>
          <w:rStyle w:val="CommentReference"/>
        </w:rPr>
        <w:annotationRef/>
      </w:r>
      <w:r>
        <w:t xml:space="preserve">The classification of low-high is not totally applicable for our study and the stratification is not from Bayne et al. 2021. See above “Study Area” section where the BADR paper is cited. Suggest reverting this to as it was before. </w:t>
      </w:r>
    </w:p>
  </w:comment>
  <w:comment w:id="193" w:author="Barnas, Andrew" w:date="2025-04-28T09:52:00Z" w:initials="BA">
    <w:p w14:paraId="67419EF3" w14:textId="6C94B656" w:rsidR="00CF2830" w:rsidRDefault="00CF2830">
      <w:pPr>
        <w:pStyle w:val="CommentText"/>
      </w:pPr>
      <w:r>
        <w:rPr>
          <w:rStyle w:val="CommentReference"/>
        </w:rPr>
        <w:annotationRef/>
      </w:r>
      <w:r>
        <w:t>evidenced by?</w:t>
      </w:r>
    </w:p>
  </w:comment>
  <w:comment w:id="194"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195" w:author="Marissa Dyck" w:date="2025-05-01T18:19:00Z" w:initials="MOU">
    <w:p w14:paraId="7C4A5F92" w14:textId="77777777" w:rsidR="00847DA0" w:rsidRDefault="00847DA0" w:rsidP="00847DA0">
      <w:r>
        <w:rPr>
          <w:rStyle w:val="CommentReference"/>
        </w:rPr>
        <w:annotationRef/>
      </w:r>
      <w:r>
        <w:rPr>
          <w:sz w:val="20"/>
          <w:szCs w:val="20"/>
        </w:rPr>
        <w:t xml:space="preserve">Good citation for this: Stewart, Frances E. C., John P. Volpe, and Jason T. Fisher. "The Debate About Bait: A Red Herring in Wildlife Research." [In en]. </w:t>
      </w:r>
      <w:r>
        <w:rPr>
          <w:i/>
          <w:iCs/>
          <w:sz w:val="20"/>
          <w:szCs w:val="20"/>
        </w:rPr>
        <w:t xml:space="preserve">The Journal of Wildlife Management </w:t>
      </w:r>
      <w:r>
        <w:rPr>
          <w:sz w:val="20"/>
          <w:szCs w:val="20"/>
        </w:rPr>
        <w:t>83, no. 4 (2019 2019): 985-92. https://doi.org/10.1002/jwmg.21657. https://onlinelibrary.wiley.com/doi/abs/10.1002/jwmg.21657</w:t>
      </w:r>
    </w:p>
    <w:p w14:paraId="4C416717" w14:textId="77777777" w:rsidR="00847DA0" w:rsidRDefault="00847DA0" w:rsidP="00847DA0">
      <w:r>
        <w:rPr>
          <w:sz w:val="20"/>
          <w:szCs w:val="20"/>
        </w:rPr>
        <w:t>files/2623/jwmg.html.</w:t>
      </w:r>
    </w:p>
    <w:p w14:paraId="5DC5D125" w14:textId="77777777" w:rsidR="00847DA0" w:rsidRDefault="00847DA0" w:rsidP="00847DA0"/>
  </w:comment>
  <w:comment w:id="196" w:author="Emerald Arthurs" w:date="2025-05-02T10:07:00Z" w:initials="EA">
    <w:p w14:paraId="3558B555" w14:textId="77777777" w:rsidR="00781279" w:rsidRDefault="00781279" w:rsidP="00781279">
      <w:pPr>
        <w:pStyle w:val="CommentText"/>
      </w:pPr>
      <w:r>
        <w:rPr>
          <w:rStyle w:val="CommentReference"/>
        </w:rPr>
        <w:annotationRef/>
      </w:r>
      <w:r>
        <w:t xml:space="preserve">Added. Added in reference list too. </w:t>
      </w:r>
    </w:p>
  </w:comment>
  <w:comment w:id="197" w:author="Barnas, Andrew" w:date="2025-04-28T09:52:00Z" w:initials="BA">
    <w:p w14:paraId="001972F7" w14:textId="16DE9E34"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198"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199"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200"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201"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206" w:author="Jason Fisher" w:date="2025-08-11T11:49:00Z" w:initials="JF">
    <w:p w14:paraId="3AC39AB9" w14:textId="77777777" w:rsidR="008B762C" w:rsidRDefault="008B762C" w:rsidP="008B762C">
      <w:r>
        <w:rPr>
          <w:rStyle w:val="CommentReference"/>
        </w:rPr>
        <w:annotationRef/>
      </w:r>
      <w:r>
        <w:rPr>
          <w:sz w:val="20"/>
          <w:szCs w:val="20"/>
        </w:rPr>
        <w:t>Fun fact, this is irrelevant when binning to month</w:t>
      </w:r>
    </w:p>
  </w:comment>
  <w:comment w:id="230" w:author="Jason Fisher" w:date="2025-08-11T11:57:00Z" w:initials="JF">
    <w:p w14:paraId="0BBF2A8F" w14:textId="77777777" w:rsidR="007B7A51" w:rsidRDefault="007B7A51" w:rsidP="007B7A51">
      <w:r>
        <w:rPr>
          <w:rStyle w:val="CommentReference"/>
        </w:rPr>
        <w:annotationRef/>
      </w:r>
      <w:r>
        <w:rPr>
          <w:sz w:val="20"/>
          <w:szCs w:val="20"/>
        </w:rPr>
        <w:t>Rota, Christopher T., et al. "Occupancy estimation and the closure assumption." Journal of Applied Ecology 46.6 (2009): 1173-1181.</w:t>
      </w:r>
    </w:p>
  </w:comment>
  <w:comment w:id="217" w:author="Marissa Dyck" w:date="2025-05-01T18:23:00Z" w:initials="MOU">
    <w:p w14:paraId="6C99623F" w14:textId="74A289F8" w:rsidR="00847DA0" w:rsidRDefault="00847DA0" w:rsidP="00847DA0">
      <w:r>
        <w:rPr>
          <w:rStyle w:val="CommentReference"/>
        </w:rPr>
        <w:annotationRef/>
      </w:r>
      <w:r>
        <w:rPr>
          <w:sz w:val="20"/>
          <w:szCs w:val="20"/>
        </w:rPr>
        <w:t>Just putting my reviewer 2 hat on here, and given my experience reviewing lots of cam trap photos for various projects. Squirrels are easy to miss and our design, as you stated above, is not explicitly designed to maximize detections of smaller mammals, thus you may need to be prepared to defend this decision with a bit more detail than you’ve presented here</w:t>
      </w:r>
    </w:p>
    <w:p w14:paraId="1E999DAC" w14:textId="77777777" w:rsidR="00847DA0" w:rsidRDefault="00847DA0" w:rsidP="00847DA0"/>
  </w:comment>
  <w:comment w:id="218" w:author="Emerald Arthurs" w:date="2025-05-02T10:11:00Z" w:initials="EA">
    <w:p w14:paraId="3D7FA5A8" w14:textId="77777777" w:rsidR="006B06FC" w:rsidRDefault="006B06FC" w:rsidP="006B06FC">
      <w:pPr>
        <w:pStyle w:val="CommentText"/>
      </w:pPr>
      <w:r>
        <w:rPr>
          <w:rStyle w:val="CommentReference"/>
        </w:rPr>
        <w:annotationRef/>
      </w:r>
      <w:r>
        <w:t xml:space="preserve">Left as is. Will address this further if a reviewer wants more justification. </w:t>
      </w:r>
    </w:p>
  </w:comment>
  <w:comment w:id="219" w:author="Jason Fisher" w:date="2025-08-11T11:55:00Z" w:initials="JF">
    <w:p w14:paraId="2244BAF4" w14:textId="77777777" w:rsidR="00DC4B4A" w:rsidRDefault="00DC4B4A" w:rsidP="00DC4B4A">
      <w:r>
        <w:rPr>
          <w:rStyle w:val="CommentReference"/>
        </w:rPr>
        <w:annotationRef/>
      </w:r>
      <w:r>
        <w:rPr>
          <w:sz w:val="20"/>
          <w:szCs w:val="20"/>
        </w:rPr>
        <w:t>An editor may reject this paper is "wrong" on this basis. Suggest hitting this hard now. Made suggestions.</w:t>
      </w:r>
    </w:p>
  </w:comment>
  <w:comment w:id="235" w:author="Marissa Dyck" w:date="2025-05-01T18:29:00Z" w:initials="MOU">
    <w:p w14:paraId="40200A0B" w14:textId="43D9BF83" w:rsidR="00847DA0" w:rsidRDefault="00847DA0" w:rsidP="00847DA0">
      <w:r>
        <w:rPr>
          <w:rStyle w:val="CommentReference"/>
        </w:rPr>
        <w:annotationRef/>
      </w:r>
      <w:r>
        <w:rPr>
          <w:sz w:val="20"/>
          <w:szCs w:val="20"/>
        </w:rPr>
        <w:t>Generally numbers large than ten are written numerically</w:t>
      </w:r>
    </w:p>
  </w:comment>
  <w:comment w:id="236" w:author="Barnas, Andrew" w:date="2025-04-28T10:01:00Z" w:initials="BA">
    <w:p w14:paraId="1E246215" w14:textId="669BAB0D"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237"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239" w:author="Emerald Arthurs" w:date="2025-04-29T09:39:00Z" w:initials="EA">
    <w:p w14:paraId="61AB3066" w14:textId="1CEA025B"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240" w:author="Aidan Brushett" w:date="2025-05-02T11:43:00Z" w:initials="AB">
    <w:p w14:paraId="5FA407F2" w14:textId="77777777" w:rsidR="00ED55F6" w:rsidRDefault="00ED55F6" w:rsidP="00ED55F6">
      <w:pPr>
        <w:pStyle w:val="CommentText"/>
      </w:pPr>
      <w:r>
        <w:rPr>
          <w:rStyle w:val="CommentReference"/>
        </w:rPr>
        <w:annotationRef/>
      </w:r>
      <w:r>
        <w:t>Implemented</w:t>
      </w:r>
    </w:p>
  </w:comment>
  <w:comment w:id="243"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244"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245" w:author="Marissa Dyck" w:date="2025-05-01T18:37:00Z" w:initials="MOU">
    <w:p w14:paraId="3F3C1410" w14:textId="77777777" w:rsidR="00847DA0" w:rsidRDefault="00847DA0" w:rsidP="00847DA0">
      <w:r>
        <w:rPr>
          <w:rStyle w:val="CommentReference"/>
        </w:rPr>
        <w:annotationRef/>
      </w:r>
      <w:r>
        <w:rPr>
          <w:sz w:val="20"/>
          <w:szCs w:val="20"/>
        </w:rPr>
        <w:t>Write out fully first time</w:t>
      </w:r>
    </w:p>
  </w:comment>
  <w:comment w:id="246" w:author="Marissa Dyck" w:date="2025-05-01T18:38:00Z" w:initials="MOU">
    <w:p w14:paraId="4786562D" w14:textId="77777777" w:rsidR="00847DA0" w:rsidRDefault="00847DA0" w:rsidP="00847DA0">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247" w:author="Emerald Arthurs" w:date="2025-05-02T10:31:00Z" w:initials="EA">
    <w:p w14:paraId="6A7F95C7" w14:textId="77777777" w:rsidR="006B3800" w:rsidRDefault="006B3800" w:rsidP="006B3800">
      <w:pPr>
        <w:pStyle w:val="CommentText"/>
      </w:pPr>
      <w:r>
        <w:rPr>
          <w:rStyle w:val="CommentReference"/>
        </w:rPr>
        <w:annotationRef/>
      </w:r>
      <w:r>
        <w:t>Added here and in reference list.</w:t>
      </w:r>
    </w:p>
  </w:comment>
  <w:comment w:id="248" w:author="Barnas, Andrew" w:date="2025-04-28T10:35:00Z" w:initials="BA">
    <w:p w14:paraId="25A40A5C" w14:textId="29EECC03" w:rsidR="00E87405" w:rsidRDefault="00E87405">
      <w:pPr>
        <w:pStyle w:val="CommentText"/>
      </w:pPr>
      <w:r>
        <w:rPr>
          <w:rStyle w:val="CommentReference"/>
        </w:rPr>
        <w:annotationRef/>
      </w:r>
      <w:r>
        <w:t xml:space="preserve">Evidence? </w:t>
      </w:r>
    </w:p>
  </w:comment>
  <w:comment w:id="249"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250" w:author="Marissa Dyck" w:date="2025-05-01T18:40:00Z" w:initials="MOU">
    <w:p w14:paraId="5955EC27" w14:textId="77777777" w:rsidR="00847DA0" w:rsidRDefault="00847DA0" w:rsidP="00847DA0">
      <w:r>
        <w:rPr>
          <w:rStyle w:val="CommentReference"/>
        </w:rPr>
        <w:annotationRef/>
      </w:r>
      <w:r>
        <w:rPr>
          <w:sz w:val="20"/>
          <w:szCs w:val="20"/>
        </w:rPr>
        <w:t>If this is in your knitted code you can also ref the supporting information</w:t>
      </w:r>
    </w:p>
  </w:comment>
  <w:comment w:id="251" w:author="Barnas, Andrew" w:date="2025-04-28T10:39:00Z" w:initials="BA">
    <w:p w14:paraId="4C0CB57A" w14:textId="7773BEA2"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252"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263" w:author="Jason Fisher" w:date="2025-08-11T12:21:00Z" w:initials="JF">
    <w:p w14:paraId="39D7CCFB" w14:textId="77777777" w:rsidR="00890E94" w:rsidRDefault="00890E94" w:rsidP="00890E94">
      <w:r>
        <w:rPr>
          <w:rStyle w:val="CommentReference"/>
        </w:rPr>
        <w:annotationRef/>
      </w:r>
      <w:r>
        <w:rPr>
          <w:sz w:val="20"/>
          <w:szCs w:val="20"/>
        </w:rPr>
        <w:t>what was your VIF tolerance?</w:t>
      </w:r>
    </w:p>
  </w:comment>
  <w:comment w:id="265" w:author="Andrew Barnas" w:date="2025-04-28T16:30:00Z" w:initials="AB">
    <w:p w14:paraId="56A4A00F" w14:textId="1CFC4198"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266"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268"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269"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270" w:author="Jason Fisher" w:date="2025-08-11T13:59:00Z" w:initials="JF">
    <w:p w14:paraId="2612729B" w14:textId="77777777" w:rsidR="008D78FF" w:rsidRDefault="008D78FF" w:rsidP="008D78FF">
      <w:r>
        <w:rPr>
          <w:rStyle w:val="CommentReference"/>
        </w:rPr>
        <w:annotationRef/>
      </w:r>
      <w:r>
        <w:rPr>
          <w:sz w:val="20"/>
          <w:szCs w:val="20"/>
        </w:rPr>
        <w:t>As some one has to do 100s of reviews I HATE searching for tables and figures. given them to me in-line, immediately following their citation, so I can see them evidence easily. Reviewers and editors will thank you.</w:t>
      </w:r>
    </w:p>
    <w:p w14:paraId="6AFECC3C" w14:textId="77777777" w:rsidR="008D78FF" w:rsidRDefault="008D78FF" w:rsidP="008D78FF"/>
  </w:comment>
  <w:comment w:id="271" w:author="Barnas, Andrew" w:date="2025-04-28T10:53:00Z" w:initials="BA">
    <w:p w14:paraId="20316AE8" w14:textId="609AC2B2"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272"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273"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274"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288" w:author="Jason Fisher" w:date="2025-08-11T13:43:00Z" w:initials="JF">
    <w:p w14:paraId="3BE4BAC1" w14:textId="77777777" w:rsidR="00FF36C7" w:rsidRDefault="00FF36C7" w:rsidP="00FF36C7">
      <w:r>
        <w:rPr>
          <w:rStyle w:val="CommentReference"/>
        </w:rPr>
        <w:annotationRef/>
      </w:r>
      <w:r>
        <w:rPr>
          <w:sz w:val="20"/>
          <w:szCs w:val="20"/>
        </w:rPr>
        <w:t>Advice throughout: write about the ecological relationships first, and the cite model support as evidence. I've started you off here, continue throughout.</w:t>
      </w:r>
    </w:p>
  </w:comment>
  <w:comment w:id="291" w:author="Jason Fisher" w:date="2025-08-11T14:03:00Z" w:initials="JF">
    <w:p w14:paraId="427561C2" w14:textId="77777777" w:rsidR="007F3E14" w:rsidRDefault="007F3E14" w:rsidP="007F3E14">
      <w:r>
        <w:rPr>
          <w:rStyle w:val="CommentReference"/>
        </w:rPr>
        <w:annotationRef/>
      </w:r>
      <w:r>
        <w:rPr>
          <w:sz w:val="20"/>
          <w:szCs w:val="20"/>
        </w:rPr>
        <w:t>Greenland and other references, for the uninformed reviewer who will go after you.</w:t>
      </w:r>
    </w:p>
  </w:comment>
  <w:comment w:id="296" w:author="Jason Fisher" w:date="2025-08-11T13:48:00Z" w:initials="JF">
    <w:p w14:paraId="120702ED" w14:textId="4C48F330" w:rsidR="00FD55E5" w:rsidRDefault="00FD55E5" w:rsidP="00FD55E5">
      <w:r>
        <w:rPr>
          <w:rStyle w:val="CommentReference"/>
        </w:rPr>
        <w:annotationRef/>
      </w:r>
      <w:r>
        <w:rPr>
          <w:sz w:val="20"/>
          <w:szCs w:val="20"/>
        </w:rPr>
        <w:t>Include a coefficient table for your core model</w:t>
      </w:r>
    </w:p>
  </w:comment>
  <w:comment w:id="293" w:author="Barnas, Andrew" w:date="2025-04-28T11:05:00Z" w:initials="BA">
    <w:p w14:paraId="4A32F4C0" w14:textId="1F66FEB3"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294"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295" w:author="Aidan Brushett" w:date="2025-05-02T11:54:00Z" w:initials="AB">
    <w:p w14:paraId="1CE3D4DB" w14:textId="77777777" w:rsidR="009903D1" w:rsidRDefault="009903D1" w:rsidP="009903D1">
      <w:pPr>
        <w:pStyle w:val="CommentText"/>
      </w:pPr>
      <w:r>
        <w:rPr>
          <w:rStyle w:val="CommentReference"/>
        </w:rPr>
        <w:annotationRef/>
      </w:r>
      <w:r>
        <w:t>Clarified further</w:t>
      </w:r>
    </w:p>
  </w:comment>
  <w:comment w:id="308" w:author="Jason Fisher" w:date="2025-08-11T13:50:00Z" w:initials="JF">
    <w:p w14:paraId="6AE54092" w14:textId="77777777" w:rsidR="00947778" w:rsidRDefault="00947778" w:rsidP="00947778">
      <w:r>
        <w:rPr>
          <w:rStyle w:val="CommentReference"/>
        </w:rPr>
        <w:annotationRef/>
      </w:r>
      <w:r>
        <w:rPr>
          <w:sz w:val="20"/>
          <w:szCs w:val="20"/>
        </w:rPr>
        <w:t>stay consistent in how you refer to the response variable, using synonyms drives reviewers crazy</w:t>
      </w:r>
    </w:p>
  </w:comment>
  <w:comment w:id="307" w:author="Jason Fisher" w:date="2025-08-11T13:51:00Z" w:initials="JF">
    <w:p w14:paraId="39DA1E9F" w14:textId="77777777" w:rsidR="007A1A4B" w:rsidRDefault="007A1A4B" w:rsidP="007A1A4B">
      <w:r>
        <w:rPr>
          <w:rStyle w:val="CommentReference"/>
        </w:rPr>
        <w:annotationRef/>
      </w:r>
      <w:r>
        <w:rPr>
          <w:sz w:val="20"/>
          <w:szCs w:val="20"/>
        </w:rPr>
        <w:t>which scale is this?</w:t>
      </w:r>
    </w:p>
  </w:comment>
  <w:comment w:id="318" w:author="Jason Fisher" w:date="2025-08-11T14:01:00Z" w:initials="JF">
    <w:p w14:paraId="64BB20B5" w14:textId="77777777" w:rsidR="0074753D" w:rsidRDefault="0074753D" w:rsidP="0074753D">
      <w:r>
        <w:rPr>
          <w:rStyle w:val="CommentReference"/>
        </w:rPr>
        <w:annotationRef/>
      </w:r>
      <w:r>
        <w:rPr>
          <w:sz w:val="20"/>
          <w:szCs w:val="20"/>
        </w:rPr>
        <w:t>Going to have to explain this hard later, or red squirrel reviewers will kill you.</w:t>
      </w:r>
    </w:p>
    <w:p w14:paraId="79E2A6A1" w14:textId="77777777" w:rsidR="0074753D" w:rsidRDefault="0074753D" w:rsidP="0074753D"/>
    <w:p w14:paraId="05640A29" w14:textId="77777777" w:rsidR="0074753D" w:rsidRDefault="0074753D" w:rsidP="0074753D">
      <w:r>
        <w:rPr>
          <w:sz w:val="20"/>
          <w:szCs w:val="20"/>
        </w:rPr>
        <w:t>What spatial scale is this? Still small, or is this now the larger scale?? Make sure you state the scales you are using clearly and throughout, for the reader to follow along.</w:t>
      </w:r>
    </w:p>
  </w:comment>
  <w:comment w:id="333" w:author="Jason Fisher" w:date="2025-08-11T14:06:00Z" w:initials="JF">
    <w:p w14:paraId="1BC8156D" w14:textId="77777777" w:rsidR="00B3107F" w:rsidRDefault="00B3107F" w:rsidP="00B3107F">
      <w:r>
        <w:rPr>
          <w:rStyle w:val="CommentReference"/>
        </w:rPr>
        <w:annotationRef/>
      </w:r>
      <w:r>
        <w:rPr>
          <w:sz w:val="20"/>
          <w:szCs w:val="20"/>
        </w:rPr>
        <w:t>Throughout try to frame your results in plain, squirrel-centric language. They are the stars of the show here, not your models, which are only supporting actors.</w:t>
      </w:r>
    </w:p>
  </w:comment>
  <w:comment w:id="350" w:author="Jason Fisher" w:date="2025-08-11T14:12:00Z" w:initials="JF">
    <w:p w14:paraId="19FE274D" w14:textId="77777777" w:rsidR="00CE2B23" w:rsidRDefault="00CE2B23" w:rsidP="00CE2B23">
      <w:r>
        <w:rPr>
          <w:rStyle w:val="CommentReference"/>
        </w:rPr>
        <w:annotationRef/>
      </w:r>
      <w:r>
        <w:rPr>
          <w:sz w:val="20"/>
          <w:szCs w:val="20"/>
        </w:rPr>
        <w:t xml:space="preserve">Come at this again after reading the 5 pivotal paragraphs blog. Make sure you connect your exciting findings to the widest flare of your conceptual hourglass, and  do it in media-friendly sound bite language. </w:t>
      </w:r>
    </w:p>
    <w:p w14:paraId="46367663" w14:textId="77777777" w:rsidR="00CE2B23" w:rsidRDefault="00CE2B23" w:rsidP="00CE2B23"/>
    <w:p w14:paraId="0F6C84C1" w14:textId="77777777" w:rsidR="00CE2B23" w:rsidRDefault="00CE2B23" w:rsidP="00CE2B23">
      <w:r>
        <w:rPr>
          <w:sz w:val="20"/>
          <w:szCs w:val="20"/>
        </w:rPr>
        <w:t>made an attempt.</w:t>
      </w:r>
    </w:p>
  </w:comment>
  <w:comment w:id="385" w:author="Jason Fisher" w:date="2025-08-11T14:21:00Z" w:initials="JF">
    <w:p w14:paraId="0C4AE972" w14:textId="77777777" w:rsidR="002E7D29" w:rsidRDefault="002E7D29" w:rsidP="002E7D29">
      <w:r>
        <w:rPr>
          <w:rStyle w:val="CommentReference"/>
        </w:rPr>
        <w:annotationRef/>
      </w:r>
      <w:r>
        <w:rPr>
          <w:sz w:val="20"/>
          <w:szCs w:val="20"/>
        </w:rPr>
        <w:t>Fisher and wilkinson 2005, other non-fisher refs</w:t>
      </w:r>
    </w:p>
  </w:comment>
  <w:comment w:id="390" w:author="Andrew Barnas" w:date="2025-04-28T16:49:00Z" w:initials="AB">
    <w:p w14:paraId="418FAFBA" w14:textId="408DC95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391"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412" w:author="Jason Fisher" w:date="2025-08-11T14:27:00Z" w:initials="JF">
    <w:p w14:paraId="6D944738" w14:textId="77777777" w:rsidR="004D1D92" w:rsidRDefault="004D1D92" w:rsidP="004D1D92">
      <w:r>
        <w:rPr>
          <w:rStyle w:val="CommentReference"/>
        </w:rPr>
        <w:annotationRef/>
      </w:r>
      <w:r>
        <w:rPr>
          <w:sz w:val="20"/>
          <w:szCs w:val="20"/>
        </w:rPr>
        <w:t>fisher and merriam 2000</w:t>
      </w:r>
    </w:p>
    <w:p w14:paraId="3C836547" w14:textId="77777777" w:rsidR="004D1D92" w:rsidRDefault="004D1D92" w:rsidP="004D1D92">
      <w:r>
        <w:rPr>
          <w:sz w:val="20"/>
          <w:szCs w:val="20"/>
        </w:rPr>
        <w:t>Pulliam and Danielson populaiton processes in complex landscapes</w:t>
      </w:r>
    </w:p>
  </w:comment>
  <w:comment w:id="418" w:author="Andrew Barnas" w:date="2025-04-28T16:38:00Z" w:initials="AB">
    <w:p w14:paraId="24CD2AB6" w14:textId="195F41FE"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419"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420"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424" w:author="Jason Fisher" w:date="2025-08-11T14:30:00Z" w:initials="JF">
    <w:p w14:paraId="1B90FEF7" w14:textId="77777777" w:rsidR="003025FD" w:rsidRDefault="003025FD" w:rsidP="003025FD">
      <w:r>
        <w:rPr>
          <w:rStyle w:val="CommentReference"/>
        </w:rPr>
        <w:annotationRef/>
      </w:r>
      <w:r>
        <w:rPr>
          <w:sz w:val="20"/>
          <w:szCs w:val="20"/>
        </w:rPr>
        <w:t>pulliam, levin, etc etc</w:t>
      </w:r>
    </w:p>
  </w:comment>
  <w:comment w:id="425" w:author="Jason Fisher" w:date="2025-08-11T14:30:00Z" w:initials="JF">
    <w:p w14:paraId="092401D4" w14:textId="77777777" w:rsidR="003025FD" w:rsidRDefault="003025FD" w:rsidP="003025FD">
      <w:r>
        <w:rPr>
          <w:rStyle w:val="CommentReference"/>
        </w:rPr>
        <w:annotationRef/>
      </w:r>
      <w:r>
        <w:rPr>
          <w:sz w:val="20"/>
          <w:szCs w:val="20"/>
        </w:rPr>
        <w:t>?? remind us what this is exactly</w:t>
      </w:r>
    </w:p>
  </w:comment>
  <w:comment w:id="428" w:author="Jason Fisher" w:date="2025-08-11T14:31:00Z" w:initials="JF">
    <w:p w14:paraId="58C7B009" w14:textId="77777777" w:rsidR="00EF579C" w:rsidRDefault="00EF579C" w:rsidP="00EF579C">
      <w:r>
        <w:rPr>
          <w:rStyle w:val="CommentReference"/>
        </w:rPr>
        <w:annotationRef/>
      </w:r>
      <w:r>
        <w:rPr>
          <w:sz w:val="20"/>
          <w:szCs w:val="20"/>
        </w:rPr>
        <w:t>check for per-reviewed pubs instead</w:t>
      </w:r>
    </w:p>
  </w:comment>
  <w:comment w:id="429" w:author="Jason Fisher" w:date="2025-08-11T14:32:00Z" w:initials="JF">
    <w:p w14:paraId="7260F41C" w14:textId="77777777" w:rsidR="00C951B9" w:rsidRDefault="00C951B9" w:rsidP="00C951B9">
      <w:r>
        <w:rPr>
          <w:rStyle w:val="CommentReference"/>
        </w:rPr>
        <w:annotationRef/>
      </w:r>
      <w:hyperlink r:id="rId3" w:history="1">
        <w:r w:rsidRPr="00586A50">
          <w:rPr>
            <w:rStyle w:val="Hyperlink"/>
            <w:sz w:val="20"/>
            <w:szCs w:val="20"/>
          </w:rPr>
          <w:t>https://www.noslangues-ourlanguages.gc.ca/en/writing-tips-plus/hyphens-compound-adjectives</w:t>
        </w:r>
      </w:hyperlink>
    </w:p>
  </w:comment>
  <w:comment w:id="436" w:author="Jason Fisher" w:date="2025-08-11T14:33:00Z" w:initials="JF">
    <w:p w14:paraId="5636BFCA" w14:textId="77777777" w:rsidR="00001907" w:rsidRDefault="00001907" w:rsidP="00001907">
      <w:r>
        <w:rPr>
          <w:rStyle w:val="CommentReference"/>
        </w:rPr>
        <w:annotationRef/>
      </w:r>
      <w:r>
        <w:rPr>
          <w:sz w:val="20"/>
          <w:szCs w:val="20"/>
        </w:rPr>
        <w:t>hazel mast, other animals, etc etc - worth delineating more fully with citations</w:t>
      </w:r>
    </w:p>
  </w:comment>
  <w:comment w:id="449" w:author="Jason Fisher" w:date="2025-08-11T14:51:00Z" w:initials="JF">
    <w:p w14:paraId="7817E7B2" w14:textId="77777777" w:rsidR="002F4EFB" w:rsidRDefault="002F4EFB" w:rsidP="002F4EFB">
      <w:r>
        <w:rPr>
          <w:rStyle w:val="CommentReference"/>
        </w:rPr>
        <w:annotationRef/>
      </w:r>
      <w:r>
        <w:rPr>
          <w:sz w:val="20"/>
          <w:szCs w:val="20"/>
        </w:rPr>
        <w:t xml:space="preserve">Hey check this out: </w:t>
      </w:r>
      <w:hyperlink r:id="rId4" w:history="1">
        <w:r w:rsidRPr="00013EDE">
          <w:rPr>
            <w:rStyle w:val="Hyperlink"/>
            <w:sz w:val="20"/>
            <w:szCs w:val="20"/>
          </w:rPr>
          <w:t>https://academic.oup.com/jmammal/article-abstract/78/1/192/872196?login=false</w:t>
        </w:r>
      </w:hyperlink>
    </w:p>
  </w:comment>
  <w:comment w:id="453" w:author="Andrew Barnas" w:date="2025-04-28T16:40:00Z" w:initials="AB">
    <w:p w14:paraId="6CD276DC" w14:textId="6869F89A" w:rsidR="002B782A" w:rsidRDefault="002B782A" w:rsidP="002B782A">
      <w:pPr>
        <w:pStyle w:val="CommentText"/>
      </w:pPr>
      <w:r>
        <w:rPr>
          <w:rStyle w:val="CommentReference"/>
        </w:rPr>
        <w:annotationRef/>
      </w:r>
      <w:r>
        <w:rPr>
          <w:lang w:val="en-CA"/>
        </w:rPr>
        <w:t>Excellent paragraph</w:t>
      </w:r>
    </w:p>
  </w:comment>
  <w:comment w:id="454" w:author="Jason Fisher" w:date="2025-08-11T14:39:00Z" w:initials="JF">
    <w:p w14:paraId="78C07D29" w14:textId="77777777" w:rsidR="005F6A4C" w:rsidRDefault="005F6A4C" w:rsidP="005F6A4C">
      <w:r>
        <w:rPr>
          <w:rStyle w:val="CommentReference"/>
        </w:rPr>
        <w:annotationRef/>
      </w:r>
      <w:r>
        <w:rPr>
          <w:sz w:val="20"/>
          <w:szCs w:val="20"/>
        </w:rPr>
        <w:t>agreed</w:t>
      </w:r>
    </w:p>
  </w:comment>
  <w:comment w:id="457" w:author="Andrew Barnas" w:date="2025-04-28T16:39:00Z" w:initials="AB">
    <w:p w14:paraId="3560E9A7" w14:textId="7E7BD8E1"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468" w:author="Jason Fisher" w:date="2025-08-11T14:42:00Z" w:initials="JF">
    <w:p w14:paraId="24496F94" w14:textId="77777777" w:rsidR="00485D12" w:rsidRDefault="00485D12" w:rsidP="00485D12">
      <w:r>
        <w:rPr>
          <w:rStyle w:val="CommentReference"/>
        </w:rPr>
        <w:annotationRef/>
      </w:r>
      <w:r>
        <w:rPr>
          <w:sz w:val="20"/>
          <w:szCs w:val="20"/>
        </w:rPr>
        <w:t xml:space="preserve">don;t forget owly boys </w:t>
      </w:r>
      <w:hyperlink r:id="rId5" w:history="1">
        <w:r w:rsidRPr="00BD0877">
          <w:rPr>
            <w:rStyle w:val="Hyperlink"/>
            <w:sz w:val="20"/>
            <w:szCs w:val="20"/>
          </w:rPr>
          <w:t>https://ace-eco.org/vol18/iss1/art9/</w:t>
        </w:r>
      </w:hyperlink>
    </w:p>
  </w:comment>
  <w:comment w:id="466" w:author="Andrew Barnas" w:date="2025-04-28T16:41:00Z" w:initials="AB">
    <w:p w14:paraId="4ED2AFFF" w14:textId="1F2A06F8" w:rsidR="002B782A" w:rsidRDefault="002B782A" w:rsidP="002B782A">
      <w:pPr>
        <w:pStyle w:val="CommentText"/>
      </w:pPr>
      <w:r>
        <w:rPr>
          <w:rStyle w:val="CommentReference"/>
        </w:rPr>
        <w:annotationRef/>
      </w:r>
      <w:r>
        <w:rPr>
          <w:lang w:val="en-CA"/>
        </w:rPr>
        <w:t>Sick reference</w:t>
      </w:r>
    </w:p>
  </w:comment>
  <w:comment w:id="467"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469" w:author="Jason Fisher" w:date="2025-08-11T14:47:00Z" w:initials="JF">
    <w:p w14:paraId="389A4A73" w14:textId="77777777" w:rsidR="002C0FA8" w:rsidRDefault="004143B1" w:rsidP="002C0FA8">
      <w:r>
        <w:rPr>
          <w:rStyle w:val="CommentReference"/>
        </w:rPr>
        <w:annotationRef/>
      </w:r>
      <w:r w:rsidR="002C0FA8">
        <w:rPr>
          <w:sz w:val="20"/>
          <w:szCs w:val="20"/>
        </w:rPr>
        <w:t>If you can cite a paper on boreal red squirrel diets instead that'd be much better, or in addition to my space-use paper...</w:t>
      </w:r>
    </w:p>
  </w:comment>
  <w:comment w:id="470" w:author="Jason Fisher" w:date="2025-08-11T14:48:00Z" w:initials="JF">
    <w:p w14:paraId="37AEAE6B" w14:textId="2D803E39" w:rsidR="006E3DA2" w:rsidRDefault="006E3DA2" w:rsidP="006E3DA2">
      <w:r>
        <w:rPr>
          <w:rStyle w:val="CommentReference"/>
        </w:rPr>
        <w:annotationRef/>
      </w:r>
      <w:hyperlink r:id="rId6" w:history="1">
        <w:r w:rsidRPr="00023A0E">
          <w:rPr>
            <w:rStyle w:val="Hyperlink"/>
            <w:sz w:val="20"/>
            <w:szCs w:val="20"/>
          </w:rPr>
          <w:t>https://harvest.usask.ca/items/ad77ef3f-4d96-4746-8a8a-99c9bdaf0980</w:t>
        </w:r>
      </w:hyperlink>
    </w:p>
    <w:p w14:paraId="3DDFB34E" w14:textId="77777777" w:rsidR="006E3DA2" w:rsidRDefault="006E3DA2" w:rsidP="006E3DA2">
      <w:r>
        <w:rPr>
          <w:sz w:val="20"/>
          <w:szCs w:val="20"/>
        </w:rPr>
        <w:t>maybe?</w:t>
      </w:r>
    </w:p>
  </w:comment>
  <w:comment w:id="471" w:author="Jason Fisher" w:date="2025-08-11T14:54:00Z" w:initials="JF">
    <w:p w14:paraId="07A95D4C" w14:textId="77777777" w:rsidR="00A115E5" w:rsidRDefault="00A115E5" w:rsidP="00A115E5">
      <w:r>
        <w:rPr>
          <w:rStyle w:val="CommentReference"/>
        </w:rPr>
        <w:annotationRef/>
      </w:r>
      <w:hyperlink r:id="rId7" w:history="1">
        <w:r w:rsidRPr="00715E41">
          <w:rPr>
            <w:rStyle w:val="Hyperlink"/>
            <w:sz w:val="20"/>
            <w:szCs w:val="20"/>
          </w:rPr>
          <w:t>https://www.jstor.org/stable/3798975</w:t>
        </w:r>
      </w:hyperlink>
      <w:r>
        <w:rPr>
          <w:sz w:val="20"/>
          <w:szCs w:val="20"/>
        </w:rPr>
        <w:t xml:space="preserve"> and refs therein</w:t>
      </w:r>
    </w:p>
  </w:comment>
  <w:comment w:id="473" w:author="Andrew Barnas" w:date="2025-04-28T16:47:00Z" w:initials="AB">
    <w:p w14:paraId="31B70B66" w14:textId="4BED0D37"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478" w:author="Jason Fisher" w:date="2025-08-11T14:59:00Z" w:initials="JF">
    <w:p w14:paraId="6052DC84" w14:textId="77777777" w:rsidR="00A83C3A" w:rsidRDefault="00A83C3A" w:rsidP="00A83C3A">
      <w:r>
        <w:rPr>
          <w:rStyle w:val="CommentReference"/>
        </w:rPr>
        <w:annotationRef/>
      </w:r>
      <w:r>
        <w:rPr>
          <w:sz w:val="20"/>
          <w:szCs w:val="20"/>
        </w:rPr>
        <w:t>squirrels are hardly cursorial, they are arboreal</w:t>
      </w:r>
    </w:p>
  </w:comment>
  <w:comment w:id="475" w:author="Marissa Dyck" w:date="2025-05-01T19:17:00Z" w:initials="MOU">
    <w:p w14:paraId="68DE3FEA" w14:textId="5A5CEC17" w:rsidR="00847DA0" w:rsidRDefault="00847DA0" w:rsidP="00847DA0">
      <w:r>
        <w:rPr>
          <w:rStyle w:val="CommentReference"/>
        </w:rPr>
        <w:annotationRef/>
      </w:r>
      <w:r>
        <w:rPr>
          <w:sz w:val="20"/>
          <w:szCs w:val="20"/>
        </w:rPr>
        <w:t>Explain what this means for your models specifically e.g., assume true absences may be false absences and how that could impact results</w:t>
      </w:r>
    </w:p>
  </w:comment>
  <w:comment w:id="476" w:author="Emerald Arthurs" w:date="2025-05-02T10:39:00Z" w:initials="EA">
    <w:p w14:paraId="1B20F292" w14:textId="77777777" w:rsidR="002A47FF" w:rsidRDefault="002A47FF" w:rsidP="002A47FF">
      <w:pPr>
        <w:pStyle w:val="CommentText"/>
      </w:pPr>
      <w:r>
        <w:rPr>
          <w:rStyle w:val="CommentReference"/>
        </w:rPr>
        <w:annotationRef/>
      </w:r>
      <w:r>
        <w:t>Added</w:t>
      </w:r>
    </w:p>
  </w:comment>
  <w:comment w:id="477" w:author="Aidan Brushett" w:date="2025-05-02T21:59:00Z" w:initials="AB">
    <w:p w14:paraId="63F5BC8D" w14:textId="77777777" w:rsidR="00940BAD" w:rsidRDefault="00940BAD" w:rsidP="00940BAD">
      <w:pPr>
        <w:pStyle w:val="CommentText"/>
      </w:pPr>
      <w:r>
        <w:rPr>
          <w:rStyle w:val="CommentReference"/>
        </w:rPr>
        <w:annotationRef/>
      </w:r>
      <w:r>
        <w:t>Cleaned it up</w:t>
      </w:r>
    </w:p>
  </w:comment>
  <w:comment w:id="481" w:author="Marissa Dyck" w:date="2025-05-01T19:17:00Z" w:initials="MOU">
    <w:p w14:paraId="6E9F7C69" w14:textId="167165D2" w:rsidR="00847DA0" w:rsidRDefault="00847DA0" w:rsidP="00847DA0">
      <w:r>
        <w:rPr>
          <w:rStyle w:val="CommentReference"/>
        </w:rPr>
        <w:annotationRef/>
      </w:r>
      <w:r>
        <w:rPr>
          <w:sz w:val="20"/>
          <w:szCs w:val="20"/>
        </w:rPr>
        <w:t>Be consistent since you state above the design wasn’t intended for red squirrels at all</w:t>
      </w:r>
    </w:p>
  </w:comment>
  <w:comment w:id="482" w:author="Emerald Arthurs" w:date="2025-05-02T10:40:00Z" w:initials="EA">
    <w:p w14:paraId="6153C903" w14:textId="77777777" w:rsidR="002A47FF" w:rsidRDefault="002A47FF" w:rsidP="002A47FF">
      <w:pPr>
        <w:pStyle w:val="CommentText"/>
      </w:pPr>
      <w:r>
        <w:rPr>
          <w:rStyle w:val="CommentReference"/>
        </w:rPr>
        <w:annotationRef/>
      </w:r>
      <w:r>
        <w:t>agreed</w:t>
      </w:r>
    </w:p>
  </w:comment>
  <w:comment w:id="490" w:author="Andrew Barnas" w:date="2025-04-28T16:45:00Z" w:initials="AB">
    <w:p w14:paraId="23BA286B" w14:textId="7AB09268"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491"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503" w:author="Marissa Dyck" w:date="2025-05-01T19:20:00Z" w:initials="MOU">
    <w:p w14:paraId="668226A8" w14:textId="77777777" w:rsidR="00847DA0" w:rsidRDefault="00847DA0" w:rsidP="00847DA0">
      <w:r>
        <w:rPr>
          <w:rStyle w:val="CommentReference"/>
        </w:rPr>
        <w:annotationRef/>
      </w:r>
      <w:r>
        <w:rPr>
          <w:sz w:val="20"/>
          <w:szCs w:val="20"/>
        </w:rPr>
        <w:t>Also they are an important food source for many species</w:t>
      </w:r>
    </w:p>
  </w:comment>
  <w:comment w:id="504" w:author="Emerald Arthurs" w:date="2025-05-02T10:42:00Z" w:initials="EA">
    <w:p w14:paraId="3E3E880E" w14:textId="77777777" w:rsidR="002A47FF" w:rsidRDefault="002A47FF" w:rsidP="002A47FF">
      <w:pPr>
        <w:pStyle w:val="CommentText"/>
      </w:pPr>
      <w:r>
        <w:rPr>
          <w:rStyle w:val="CommentReference"/>
        </w:rPr>
        <w:annotationRef/>
      </w:r>
      <w:r>
        <w:t xml:space="preserve">Added. Ties into out discussion as well. </w:t>
      </w:r>
    </w:p>
  </w:comment>
  <w:comment w:id="515" w:author="Emerald Arthurs" w:date="2025-05-02T10:57:00Z" w:initials="EA">
    <w:p w14:paraId="2EFA3F6A" w14:textId="77777777" w:rsidR="003579BE" w:rsidRDefault="003579BE" w:rsidP="003579BE">
      <w:pPr>
        <w:pStyle w:val="CommentText"/>
      </w:pPr>
      <w:r>
        <w:rPr>
          <w:rStyle w:val="CommentReference"/>
        </w:rPr>
        <w:annotationRef/>
      </w:r>
      <w:r>
        <w:t>This is usually just inputted to the credit taxonomy thing?</w:t>
      </w:r>
    </w:p>
  </w:comment>
  <w:comment w:id="521" w:author="Marissa Dyck" w:date="2025-05-01T19:21:00Z" w:initials="MOU">
    <w:p w14:paraId="47BD6C17" w14:textId="56D2FAE2" w:rsidR="00847DA0" w:rsidRDefault="00847DA0" w:rsidP="00847DA0">
      <w:r>
        <w:rPr>
          <w:rStyle w:val="CommentReference"/>
        </w:rPr>
        <w:annotationRef/>
      </w:r>
      <w:r>
        <w:rPr>
          <w:sz w:val="20"/>
          <w:szCs w:val="20"/>
        </w:rPr>
        <w:t>Ref field techs and image taggers by name</w:t>
      </w:r>
    </w:p>
  </w:comment>
  <w:comment w:id="522" w:author="Emerald Arthurs" w:date="2025-05-02T10:58:00Z" w:initials="EA">
    <w:p w14:paraId="26A2B8CA" w14:textId="77777777" w:rsidR="003579BE" w:rsidRDefault="003579BE" w:rsidP="003579BE">
      <w:pPr>
        <w:pStyle w:val="CommentText"/>
      </w:pPr>
      <w:r>
        <w:rPr>
          <w:rStyle w:val="CommentReference"/>
        </w:rPr>
        <w:annotationRef/>
      </w:r>
      <w:r>
        <w:t>Done. Think I got everyone?</w:t>
      </w:r>
    </w:p>
  </w:comment>
  <w:comment w:id="524" w:author="Emerald Arthurs" w:date="2025-05-02T10:45:00Z" w:initials="EA">
    <w:p w14:paraId="11F62BAE" w14:textId="538256BC" w:rsidR="00A869BF" w:rsidRDefault="00A869BF" w:rsidP="00A869BF">
      <w:pPr>
        <w:pStyle w:val="CommentText"/>
      </w:pPr>
      <w:r>
        <w:rPr>
          <w:rStyle w:val="CommentReference"/>
        </w:rPr>
        <w:annotationRef/>
      </w:r>
      <w:r>
        <w:t>Did I miss anyone? I didn’t include us because it seemed weird to thank ourselves</w:t>
      </w:r>
    </w:p>
  </w:comment>
  <w:comment w:id="546" w:author="Barnas, Andrew" w:date="2025-04-28T09:46:00Z" w:initials="BA">
    <w:p w14:paraId="066A0107" w14:textId="79DD136C"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547" w:author="Marissa Dyck" w:date="2025-05-01T18:26:00Z" w:initials="MOU">
    <w:p w14:paraId="076EE088" w14:textId="77777777" w:rsidR="00847DA0" w:rsidRDefault="00847DA0" w:rsidP="00847DA0">
      <w:r>
        <w:rPr>
          <w:rStyle w:val="CommentReference"/>
        </w:rPr>
        <w:annotationRef/>
      </w:r>
      <w:r>
        <w:rPr>
          <w:sz w:val="20"/>
          <w:szCs w:val="20"/>
        </w:rPr>
        <w:t>Great notes from Andrew! My only addition might be to run it by Jake or online check for a colorblind friendly test on your panel c map</w:t>
      </w:r>
    </w:p>
  </w:comment>
  <w:comment w:id="548" w:author="Aidan Brushett" w:date="2025-05-02T11:56:00Z" w:initials="AB">
    <w:p w14:paraId="5B2ACF0B" w14:textId="77777777" w:rsidR="009903D1" w:rsidRDefault="009903D1" w:rsidP="009903D1">
      <w:pPr>
        <w:pStyle w:val="CommentText"/>
      </w:pPr>
      <w:r>
        <w:rPr>
          <w:rStyle w:val="CommentReference"/>
        </w:rPr>
        <w:annotationRef/>
      </w:r>
      <w:r>
        <w:t>Have done this, good to go:)</w:t>
      </w:r>
    </w:p>
  </w:comment>
  <w:comment w:id="549" w:author="Marissa Dyck" w:date="2025-05-01T19:34:00Z" w:initials="MOU">
    <w:p w14:paraId="4A1BA636" w14:textId="7B142D3E"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550" w:author="Aidan Brushett" w:date="2025-05-02T11:56:00Z" w:initials="AB">
    <w:p w14:paraId="701876CF" w14:textId="77777777" w:rsidR="00DB04C4" w:rsidRDefault="009903D1" w:rsidP="00DB04C4">
      <w:pPr>
        <w:pStyle w:val="CommentText"/>
      </w:pPr>
      <w:r>
        <w:rPr>
          <w:rStyle w:val="CommentReference"/>
        </w:rPr>
        <w:annotationRef/>
      </w:r>
      <w:r w:rsidR="00DB04C4">
        <w:t>I agree, we added this as per advice from Barnas but I’m not sure it adds a ton of information that’s critical for the main manuscript. Will move to SI</w:t>
      </w:r>
    </w:p>
  </w:comment>
  <w:comment w:id="551" w:author="Marissa Dyck" w:date="2025-05-01T19:33:00Z" w:initials="MOU">
    <w:p w14:paraId="3E54B0C7" w14:textId="1607D5CF" w:rsidR="009E6471" w:rsidRDefault="009E6471" w:rsidP="009E6471">
      <w:r>
        <w:rPr>
          <w:rStyle w:val="CommentReference"/>
        </w:rPr>
        <w:annotationRef/>
      </w:r>
      <w:r>
        <w:rPr>
          <w:sz w:val="20"/>
          <w:szCs w:val="20"/>
        </w:rPr>
        <w:t>The black almost gets confusing with the dark grey here because it drops to zero can you swap the light and dark grey colors</w:t>
      </w:r>
    </w:p>
  </w:comment>
  <w:comment w:id="554" w:author="Marissa Dyck" w:date="2025-05-01T19:30:00Z" w:initials="MOU">
    <w:p w14:paraId="082DA11E" w14:textId="583B2AE1" w:rsidR="009E6471" w:rsidRDefault="009E6471" w:rsidP="009E6471">
      <w:r>
        <w:rPr>
          <w:rStyle w:val="CommentReference"/>
        </w:rPr>
        <w:annotationRef/>
      </w:r>
      <w:r>
        <w:rPr>
          <w:sz w:val="20"/>
          <w:szCs w:val="20"/>
        </w:rPr>
        <w:t>I personally like to see predictive plots as well because I think odds ratios can sometimes be misleading (e.g. look like they have a large or small effect statistically when the ecological effect may be quite large). You have a lot of variables between the two models so wouldn’t necsarily need all of them but maybe pulling gout some of the important ones you talk about in your hypotheses</w:t>
      </w:r>
    </w:p>
  </w:comment>
  <w:comment w:id="559" w:author="Andrew Barnas" w:date="2025-04-28T17:12:00Z" w:initials="AB">
    <w:p w14:paraId="40DD0E8C" w14:textId="6A69F378" w:rsidR="009F38B4" w:rsidRDefault="009F38B4" w:rsidP="009F38B4">
      <w:pPr>
        <w:pStyle w:val="CommentText"/>
      </w:pPr>
      <w:r>
        <w:rPr>
          <w:rStyle w:val="CommentReference"/>
        </w:rPr>
        <w:annotationRef/>
      </w:r>
      <w:r>
        <w:rPr>
          <w:lang w:val="en-CA"/>
        </w:rPr>
        <w:t xml:space="preserve"> a little squirrel silhouette perhaps??</w:t>
      </w:r>
    </w:p>
  </w:comment>
  <w:comment w:id="560"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561"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562" w:author="Marissa Dyck" w:date="2025-05-01T19:32:00Z" w:initials="MOU">
    <w:p w14:paraId="1B266495" w14:textId="77777777" w:rsidR="009E6471" w:rsidRDefault="009E6471" w:rsidP="009E6471">
      <w:r>
        <w:rPr>
          <w:rStyle w:val="CommentReference"/>
        </w:rPr>
        <w:annotationRef/>
      </w:r>
      <w:r>
        <w:rPr>
          <w:sz w:val="20"/>
          <w:szCs w:val="20"/>
        </w:rPr>
        <w:t>Very nit picky but Be consistent between plots, here you don’t capitalize your axis or legend and in figure 4 &amp; 3 you do</w:t>
      </w:r>
    </w:p>
  </w:comment>
  <w:comment w:id="563" w:author="Marissa Dyck" w:date="2025-05-01T19:36:00Z" w:initials="MOU">
    <w:p w14:paraId="4E78F113" w14:textId="77777777" w:rsidR="009E6471" w:rsidRDefault="009E6471" w:rsidP="009E6471">
      <w:r>
        <w:rPr>
          <w:rStyle w:val="CommentReference"/>
        </w:rPr>
        <w:annotationRef/>
      </w:r>
      <w:r>
        <w:rPr>
          <w:sz w:val="20"/>
          <w:szCs w:val="20"/>
        </w:rPr>
        <w:t>All figs and table should stand alone w/o the text of the manuscript so for this one I would succinctly specify why there are different modeled scales for the different types of variables</w:t>
      </w:r>
    </w:p>
  </w:comment>
  <w:comment w:id="564" w:author="Marissa Dyck" w:date="2025-05-01T18:37:00Z" w:initials="MOU">
    <w:p w14:paraId="62469C9E" w14:textId="77777777" w:rsidR="00A047D7" w:rsidRDefault="00A047D7" w:rsidP="00A047D7">
      <w:r>
        <w:rPr>
          <w:rStyle w:val="CommentReference"/>
        </w:rPr>
        <w:annotationRef/>
      </w:r>
      <w:r>
        <w:rPr>
          <w:sz w:val="20"/>
          <w:szCs w:val="20"/>
        </w:rPr>
        <w:t>Write out fully first time</w:t>
      </w:r>
    </w:p>
  </w:comment>
  <w:comment w:id="565" w:author="Marissa Dyck" w:date="2025-05-01T18:38:00Z" w:initials="MOU">
    <w:p w14:paraId="49F338EF" w14:textId="77777777" w:rsidR="00A047D7" w:rsidRDefault="00A047D7" w:rsidP="00A047D7">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566" w:author="Emerald Arthurs" w:date="2025-05-02T10:31:00Z" w:initials="EA">
    <w:p w14:paraId="12DBF302" w14:textId="77777777" w:rsidR="00A047D7" w:rsidRDefault="00A047D7" w:rsidP="00A047D7">
      <w:pPr>
        <w:pStyle w:val="CommentText"/>
      </w:pPr>
      <w:r>
        <w:rPr>
          <w:rStyle w:val="CommentReference"/>
        </w:rPr>
        <w:annotationRef/>
      </w:r>
      <w:r>
        <w:t>Added here and in reference list.</w:t>
      </w:r>
    </w:p>
  </w:comment>
  <w:comment w:id="567" w:author="Jason Fisher" w:date="2025-08-11T13:56:00Z" w:initials="JF">
    <w:p w14:paraId="49E88D17" w14:textId="77777777" w:rsidR="0025118F" w:rsidRDefault="0025118F" w:rsidP="0025118F">
      <w:r>
        <w:rPr>
          <w:rStyle w:val="CommentReference"/>
        </w:rPr>
        <w:annotationRef/>
      </w:r>
      <w:r>
        <w:rPr>
          <w:sz w:val="20"/>
          <w:szCs w:val="20"/>
        </w:rPr>
        <w:t>?</w:t>
      </w:r>
    </w:p>
  </w:comment>
  <w:comment w:id="568" w:author="Marissa Dyck" w:date="2025-05-01T18:46:00Z" w:initials="MOU">
    <w:p w14:paraId="3B94CE1D" w14:textId="7764FEFD"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569" w:author="Aidan Brushett" w:date="2025-05-02T21:51:00Z" w:initials="AB">
    <w:p w14:paraId="179FD993" w14:textId="77777777" w:rsidR="00191996" w:rsidRDefault="00191996" w:rsidP="00191996">
      <w:pPr>
        <w:pStyle w:val="CommentText"/>
      </w:pPr>
      <w:r>
        <w:rPr>
          <w:rStyle w:val="CommentReference"/>
        </w:rPr>
        <w:annotationRef/>
      </w:r>
      <w:r>
        <w:t>Added</w:t>
      </w:r>
    </w:p>
  </w:comment>
  <w:comment w:id="570" w:author="Andrew Barnas" w:date="2025-04-28T16:54:00Z" w:initials="AB">
    <w:p w14:paraId="4ABD4454" w14:textId="5F0ED88E"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571"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572"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573"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 w:id="574" w:author="Jason Fisher" w:date="2025-08-11T13:57:00Z" w:initials="JF">
    <w:p w14:paraId="4C323686" w14:textId="77777777" w:rsidR="008E533D" w:rsidRDefault="008E533D" w:rsidP="008E533D">
      <w:r>
        <w:rPr>
          <w:rStyle w:val="CommentReference"/>
        </w:rPr>
        <w:annotationRef/>
      </w:r>
      <w:r>
        <w:rPr>
          <w:sz w:val="20"/>
          <w:szCs w:val="20"/>
        </w:rPr>
        <w:t>Explicitly state spatial scale here in a way easily referable. Also state clearly in the text.</w:t>
      </w:r>
    </w:p>
  </w:comment>
  <w:comment w:id="575" w:author="Jason Fisher" w:date="2025-08-11T13:46:00Z" w:initials="JF">
    <w:p w14:paraId="24F6458E" w14:textId="7E0004AA" w:rsidR="00A34375" w:rsidRDefault="00A34375" w:rsidP="00A34375">
      <w:r>
        <w:rPr>
          <w:rStyle w:val="CommentReference"/>
        </w:rPr>
        <w:annotationRef/>
      </w:r>
      <w:r>
        <w:rPr>
          <w:sz w:val="20"/>
          <w:szCs w:val="20"/>
        </w:rPr>
        <w:t>??</w:t>
      </w:r>
    </w:p>
  </w:comment>
  <w:comment w:id="576" w:author="Jason Fisher" w:date="2025-08-11T13:47:00Z" w:initials="JF">
    <w:p w14:paraId="6A6CF095" w14:textId="77777777" w:rsidR="00CF767A" w:rsidRDefault="00CF767A" w:rsidP="00CF767A">
      <w:r>
        <w:rPr>
          <w:rStyle w:val="CommentReference"/>
        </w:rPr>
        <w:annotationRef/>
      </w:r>
      <w:r>
        <w:rPr>
          <w:sz w:val="20"/>
          <w:szCs w:val="20"/>
        </w:rPr>
        <w:t>All tables need to be in word tables</w:t>
      </w:r>
    </w:p>
  </w:comment>
  <w:comment w:id="577" w:author="Marissa Dyck" w:date="2025-05-01T19:35:00Z" w:initials="MOU">
    <w:p w14:paraId="2AA9A466" w14:textId="22886619" w:rsidR="009E6471" w:rsidRDefault="009E6471" w:rsidP="009E6471">
      <w:r>
        <w:rPr>
          <w:rStyle w:val="CommentReference"/>
        </w:rPr>
        <w:annotationRef/>
      </w:r>
      <w:r>
        <w:rPr>
          <w:sz w:val="20"/>
          <w:szCs w:val="20"/>
        </w:rPr>
        <w:t>Same with this fig, make sure you spell out abbreviations in the legend</w:t>
      </w:r>
    </w:p>
  </w:comment>
  <w:comment w:id="578" w:author="Aidan Brushett" w:date="2025-05-02T18:44:00Z" w:initials="AB">
    <w:p w14:paraId="589FA22F" w14:textId="77777777" w:rsidR="00A047D7" w:rsidRDefault="00DA1DC1" w:rsidP="00A047D7">
      <w:pPr>
        <w:pStyle w:val="CommentText"/>
      </w:pPr>
      <w:r>
        <w:rPr>
          <w:rStyle w:val="CommentReference"/>
        </w:rPr>
        <w:annotationRef/>
      </w:r>
      <w:r w:rsidR="00A047D7">
        <w:t>Incorporated. Also--I personally think this table is redundant since every single value here is in the Results text, plus we have odds ratio and marginal effects plots. Could go to the main text and could go in the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6A51AEE4" w15:paraIdParent="5F769A06" w15:done="0"/>
  <w15:commentEx w15:paraId="3F84684F" w15:paraIdParent="5F769A06" w15:done="0"/>
  <w15:commentEx w15:paraId="1BD503C7" w15:paraIdParent="5F769A06" w15:done="0"/>
  <w15:commentEx w15:paraId="5C0BFFEB" w15:done="0"/>
  <w15:commentEx w15:paraId="5FC6764F" w15:done="0"/>
  <w15:commentEx w15:paraId="2CE13E0C"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38D70FCE" w15:done="0"/>
  <w15:commentEx w15:paraId="4CBB56BB" w15:done="0"/>
  <w15:commentEx w15:paraId="76E10C96" w15:done="0"/>
  <w15:commentEx w15:paraId="2523E14E" w15:done="0"/>
  <w15:commentEx w15:paraId="5B3181B6" w15:done="0"/>
  <w15:commentEx w15:paraId="62AB660F" w15:paraIdParent="5B3181B6" w15:done="0"/>
  <w15:commentEx w15:paraId="265FFE3D" w15:paraIdParent="5B3181B6" w15:done="0"/>
  <w15:commentEx w15:paraId="6F4A6DD0" w15:paraIdParent="5B3181B6" w15:done="0"/>
  <w15:commentEx w15:paraId="6A983B3F" w15:paraIdParent="5B3181B6" w15:done="0"/>
  <w15:commentEx w15:paraId="5597E3A4" w15:done="0"/>
  <w15:commentEx w15:paraId="70EA69B0" w15:done="0"/>
  <w15:commentEx w15:paraId="47A9F4B1" w15:paraIdParent="70EA69B0" w15:done="0"/>
  <w15:commentEx w15:paraId="7F58E1A6" w15:paraIdParent="70EA69B0" w15:done="0"/>
  <w15:commentEx w15:paraId="40BBDCA8" w15:done="0"/>
  <w15:commentEx w15:paraId="73223ADC" w15:done="0"/>
  <w15:commentEx w15:paraId="6F7DC725" w15:done="0"/>
  <w15:commentEx w15:paraId="070B5143" w15:done="0"/>
  <w15:commentEx w15:paraId="6831F7A0" w15:paraIdParent="070B5143" w15:done="0"/>
  <w15:commentEx w15:paraId="70DA397F" w15:done="0"/>
  <w15:commentEx w15:paraId="55DF65C3" w15:paraIdParent="70DA397F" w15:done="0"/>
  <w15:commentEx w15:paraId="5309B480" w15:done="0"/>
  <w15:commentEx w15:paraId="182E8B2F" w15:paraIdParent="5309B480" w15:done="0"/>
  <w15:commentEx w15:paraId="485BF984" w15:done="0"/>
  <w15:commentEx w15:paraId="2657F386" w15:paraIdParent="485BF984" w15:done="0"/>
  <w15:commentEx w15:paraId="3CEE2EE3" w15:done="0"/>
  <w15:commentEx w15:paraId="3ACEA856" w15:paraIdParent="3CEE2EE3" w15:done="0"/>
  <w15:commentEx w15:paraId="65218C16" w15:paraIdParent="3CEE2EE3" w15:done="0"/>
  <w15:commentEx w15:paraId="67419EF3" w15:done="0"/>
  <w15:commentEx w15:paraId="6DF9F281" w15:paraIdParent="67419EF3" w15:done="0"/>
  <w15:commentEx w15:paraId="5DC5D125" w15:done="0"/>
  <w15:commentEx w15:paraId="3558B555" w15:paraIdParent="5DC5D125"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3AC39AB9" w15:done="0"/>
  <w15:commentEx w15:paraId="0BBF2A8F" w15:done="0"/>
  <w15:commentEx w15:paraId="1E999DAC" w15:done="0"/>
  <w15:commentEx w15:paraId="3D7FA5A8" w15:paraIdParent="1E999DAC" w15:done="0"/>
  <w15:commentEx w15:paraId="2244BAF4" w15:paraIdParent="1E999DAC" w15:done="0"/>
  <w15:commentEx w15:paraId="40200A0B" w15:done="0"/>
  <w15:commentEx w15:paraId="1E246215" w15:done="0"/>
  <w15:commentEx w15:paraId="7DAC821E" w15:paraIdParent="1E246215" w15:done="0"/>
  <w15:commentEx w15:paraId="61AB3066" w15:done="0"/>
  <w15:commentEx w15:paraId="5FA407F2" w15:paraIdParent="61AB3066" w15:done="0"/>
  <w15:commentEx w15:paraId="408ECFAD" w15:done="0"/>
  <w15:commentEx w15:paraId="0227E660" w15:paraIdParent="408ECFAD" w15:done="0"/>
  <w15:commentEx w15:paraId="3F3C1410" w15:done="0"/>
  <w15:commentEx w15:paraId="4786562D" w15:done="0"/>
  <w15:commentEx w15:paraId="6A7F95C7" w15:paraIdParent="4786562D" w15:done="0"/>
  <w15:commentEx w15:paraId="25A40A5C" w15:done="0"/>
  <w15:commentEx w15:paraId="3746D369" w15:paraIdParent="25A40A5C" w15:done="0"/>
  <w15:commentEx w15:paraId="5955EC27" w15:paraIdParent="25A40A5C" w15:done="0"/>
  <w15:commentEx w15:paraId="4C0CB57A" w15:done="0"/>
  <w15:commentEx w15:paraId="722469DE" w15:paraIdParent="4C0CB57A" w15:done="0"/>
  <w15:commentEx w15:paraId="39D7CCFB" w15:done="0"/>
  <w15:commentEx w15:paraId="56A4A00F" w15:done="0"/>
  <w15:commentEx w15:paraId="43A8A38F" w15:paraIdParent="56A4A00F" w15:done="0"/>
  <w15:commentEx w15:paraId="1A59C8E8" w15:done="0"/>
  <w15:commentEx w15:paraId="584720A6" w15:paraIdParent="1A59C8E8" w15:done="0"/>
  <w15:commentEx w15:paraId="6AFECC3C" w15:done="0"/>
  <w15:commentEx w15:paraId="20316AE8" w15:done="0"/>
  <w15:commentEx w15:paraId="7746D8F9" w15:paraIdParent="20316AE8" w15:done="0"/>
  <w15:commentEx w15:paraId="6D42E430" w15:paraIdParent="20316AE8" w15:done="0"/>
  <w15:commentEx w15:paraId="0BE2AC6B" w15:paraIdParent="20316AE8" w15:done="0"/>
  <w15:commentEx w15:paraId="3BE4BAC1" w15:done="0"/>
  <w15:commentEx w15:paraId="427561C2" w15:done="0"/>
  <w15:commentEx w15:paraId="120702ED" w15:done="0"/>
  <w15:commentEx w15:paraId="4A32F4C0" w15:done="0"/>
  <w15:commentEx w15:paraId="0392CE90" w15:paraIdParent="4A32F4C0" w15:done="0"/>
  <w15:commentEx w15:paraId="1CE3D4DB" w15:paraIdParent="4A32F4C0" w15:done="0"/>
  <w15:commentEx w15:paraId="6AE54092" w15:done="0"/>
  <w15:commentEx w15:paraId="39DA1E9F" w15:done="0"/>
  <w15:commentEx w15:paraId="05640A29" w15:done="0"/>
  <w15:commentEx w15:paraId="1BC8156D" w15:done="0"/>
  <w15:commentEx w15:paraId="0F6C84C1" w15:done="0"/>
  <w15:commentEx w15:paraId="0C4AE972" w15:done="0"/>
  <w15:commentEx w15:paraId="418FAFBA" w15:done="0"/>
  <w15:commentEx w15:paraId="48A6889E" w15:paraIdParent="418FAFBA" w15:done="0"/>
  <w15:commentEx w15:paraId="3C836547" w15:done="0"/>
  <w15:commentEx w15:paraId="24CD2AB6" w15:done="0"/>
  <w15:commentEx w15:paraId="47871EDA" w15:paraIdParent="24CD2AB6" w15:done="0"/>
  <w15:commentEx w15:paraId="38667CC0" w15:paraIdParent="24CD2AB6" w15:done="0"/>
  <w15:commentEx w15:paraId="1B90FEF7" w15:done="0"/>
  <w15:commentEx w15:paraId="092401D4" w15:done="0"/>
  <w15:commentEx w15:paraId="58C7B009" w15:done="0"/>
  <w15:commentEx w15:paraId="7260F41C" w15:done="0"/>
  <w15:commentEx w15:paraId="5636BFCA" w15:done="0"/>
  <w15:commentEx w15:paraId="7817E7B2" w15:done="0"/>
  <w15:commentEx w15:paraId="6CD276DC" w15:done="0"/>
  <w15:commentEx w15:paraId="78C07D29" w15:paraIdParent="6CD276DC" w15:done="0"/>
  <w15:commentEx w15:paraId="3560E9A7" w15:done="0"/>
  <w15:commentEx w15:paraId="24496F94" w15:done="0"/>
  <w15:commentEx w15:paraId="4ED2AFFF" w15:done="0"/>
  <w15:commentEx w15:paraId="219BE543" w15:paraIdParent="4ED2AFFF" w15:done="0"/>
  <w15:commentEx w15:paraId="389A4A73" w15:done="0"/>
  <w15:commentEx w15:paraId="3DDFB34E" w15:paraIdParent="389A4A73" w15:done="0"/>
  <w15:commentEx w15:paraId="07A95D4C" w15:paraIdParent="389A4A73" w15:done="0"/>
  <w15:commentEx w15:paraId="31B70B66" w15:done="0"/>
  <w15:commentEx w15:paraId="6052DC84" w15:done="0"/>
  <w15:commentEx w15:paraId="68DE3FEA" w15:done="0"/>
  <w15:commentEx w15:paraId="1B20F292" w15:paraIdParent="68DE3FEA" w15:done="0"/>
  <w15:commentEx w15:paraId="63F5BC8D" w15:paraIdParent="68DE3FEA" w15:done="0"/>
  <w15:commentEx w15:paraId="6E9F7C69" w15:done="0"/>
  <w15:commentEx w15:paraId="6153C903" w15:paraIdParent="6E9F7C69" w15:done="0"/>
  <w15:commentEx w15:paraId="727094A8" w15:done="0"/>
  <w15:commentEx w15:paraId="5CBDEB8C" w15:paraIdParent="727094A8" w15:done="0"/>
  <w15:commentEx w15:paraId="668226A8" w15:done="0"/>
  <w15:commentEx w15:paraId="3E3E880E" w15:paraIdParent="668226A8" w15:done="0"/>
  <w15:commentEx w15:paraId="2EFA3F6A" w15:done="0"/>
  <w15:commentEx w15:paraId="47BD6C17" w15:done="0"/>
  <w15:commentEx w15:paraId="26A2B8CA" w15:paraIdParent="47BD6C17" w15:done="0"/>
  <w15:commentEx w15:paraId="11F62BAE" w15:done="0"/>
  <w15:commentEx w15:paraId="7F0A3C37" w15:done="0"/>
  <w15:commentEx w15:paraId="076EE088" w15:paraIdParent="7F0A3C37" w15:done="0"/>
  <w15:commentEx w15:paraId="5B2ACF0B" w15:paraIdParent="7F0A3C37" w15:done="0"/>
  <w15:commentEx w15:paraId="4E4C6CDD" w15:done="0"/>
  <w15:commentEx w15:paraId="701876CF" w15:paraIdParent="4E4C6CDD" w15:done="0"/>
  <w15:commentEx w15:paraId="3E54B0C7" w15:done="0"/>
  <w15:commentEx w15:paraId="082DA11E" w15:done="0"/>
  <w15:commentEx w15:paraId="40DD0E8C" w15:done="0"/>
  <w15:commentEx w15:paraId="6038059F" w15:paraIdParent="40DD0E8C" w15:done="0"/>
  <w15:commentEx w15:paraId="5A31609E" w15:paraIdParent="40DD0E8C" w15:done="0"/>
  <w15:commentEx w15:paraId="1B266495" w15:done="0"/>
  <w15:commentEx w15:paraId="4E78F113" w15:done="0"/>
  <w15:commentEx w15:paraId="62469C9E" w15:done="0"/>
  <w15:commentEx w15:paraId="49F338EF" w15:done="0"/>
  <w15:commentEx w15:paraId="12DBF302" w15:paraIdParent="49F338EF" w15:done="0"/>
  <w15:commentEx w15:paraId="49E88D17" w15:done="0"/>
  <w15:commentEx w15:paraId="3B94CE1D" w15:done="0"/>
  <w15:commentEx w15:paraId="179FD993" w15:paraIdParent="3B94CE1D" w15:done="0"/>
  <w15:commentEx w15:paraId="510C14D9" w15:done="0"/>
  <w15:commentEx w15:paraId="390F0BF6" w15:paraIdParent="510C14D9" w15:done="0"/>
  <w15:commentEx w15:paraId="066F62DB" w15:paraIdParent="510C14D9" w15:done="0"/>
  <w15:commentEx w15:paraId="61044094" w15:paraIdParent="510C14D9" w15:done="0"/>
  <w15:commentEx w15:paraId="4C323686" w15:done="0"/>
  <w15:commentEx w15:paraId="24F6458E" w15:done="0"/>
  <w15:commentEx w15:paraId="6A6CF095" w15:paraIdParent="24F6458E" w15:done="0"/>
  <w15:commentEx w15:paraId="2AA9A466" w15:done="0"/>
  <w15:commentEx w15:paraId="589FA22F" w15:paraIdParent="2AA9A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7C941DFF" w16cex:dateUtc="2025-05-02T18:37:00Z"/>
  <w16cex:commentExtensible w16cex:durableId="761AD246" w16cex:dateUtc="2025-08-01T17:17:00Z"/>
  <w16cex:commentExtensible w16cex:durableId="647ED2F2" w16cex:dateUtc="2025-08-01T17:34:00Z"/>
  <w16cex:commentExtensible w16cex:durableId="0A8C77D8" w16cex:dateUtc="2025-08-01T17:37:00Z"/>
  <w16cex:commentExtensible w16cex:durableId="5023C54C" w16cex:dateUtc="2025-08-11T16:38:00Z"/>
  <w16cex:commentExtensible w16cex:durableId="5A8FE8A7" w16cex:dateUtc="2025-08-11T16:38: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72C94342" w16cex:dateUtc="2025-08-11T16:44:00Z"/>
  <w16cex:commentExtensible w16cex:durableId="35752FEB" w16cex:dateUtc="2025-08-11T16:42:00Z"/>
  <w16cex:commentExtensible w16cex:durableId="1503CC9D" w16cex:dateUtc="2025-08-11T16:43:00Z"/>
  <w16cex:commentExtensible w16cex:durableId="70741F52" w16cex:dateUtc="2025-08-11T17:21:00Z"/>
  <w16cex:commentExtensible w16cex:durableId="7D24D389" w16cex:dateUtc="2025-04-25T22:50:00Z"/>
  <w16cex:commentExtensible w16cex:durableId="3AE72556" w16cex:dateUtc="2025-04-29T02:04:00Z"/>
  <w16cex:commentExtensible w16cex:durableId="239D75E6" w16cex:dateUtc="2025-05-01T17:12:00Z"/>
  <w16cex:commentExtensible w16cex:durableId="2F585976" w16cex:dateUtc="2025-05-02T16:52:00Z"/>
  <w16cex:commentExtensible w16cex:durableId="2C0172CA" w16cex:dateUtc="2025-08-11T17:24:00Z"/>
  <w16cex:commentExtensible w16cex:durableId="326DB30A" w16cex:dateUtc="2025-08-11T17:25:00Z"/>
  <w16cex:commentExtensible w16cex:durableId="32D70680" w16cex:dateUtc="2025-05-01T17:17:00Z"/>
  <w16cex:commentExtensible w16cex:durableId="61CF4217" w16cex:dateUtc="2025-05-02T16:53:00Z"/>
  <w16cex:commentExtensible w16cex:durableId="70A4CC65" w16cex:dateUtc="2025-05-02T18:49:00Z"/>
  <w16cex:commentExtensible w16cex:durableId="118FA1EA" w16cex:dateUtc="2025-08-11T17:27:00Z"/>
  <w16cex:commentExtensible w16cex:durableId="11C5313B" w16cex:dateUtc="2025-08-11T17:31:00Z"/>
  <w16cex:commentExtensible w16cex:durableId="54116F3C" w16cex:dateUtc="2025-08-11T17:31:00Z"/>
  <w16cex:commentExtensible w16cex:durableId="07EF3AF7" w16cex:dateUtc="2025-04-25T22:54:00Z"/>
  <w16cex:commentExtensible w16cex:durableId="45BEEF01" w16cex:dateUtc="2025-04-29T02:05:00Z"/>
  <w16cex:commentExtensible w16cex:durableId="198A5842" w16cex:dateUtc="2025-05-01T17:22:00Z"/>
  <w16cex:commentExtensible w16cex:durableId="1610CFA7" w16cex:dateUtc="2025-05-02T17:03:00Z"/>
  <w16cex:commentExtensible w16cex:durableId="7260F821" w16cex:dateUtc="2025-05-01T17:24:00Z"/>
  <w16cex:commentExtensible w16cex:durableId="3F4400A6" w16cex:dateUtc="2025-05-02T17:04:00Z"/>
  <w16cex:commentExtensible w16cex:durableId="0182D6C4" w16cex:dateUtc="2025-04-28T16:42:00Z"/>
  <w16cex:commentExtensible w16cex:durableId="2313C685" w16cex:dateUtc="2025-04-29T02:05:00Z"/>
  <w16cex:commentExtensible w16cex:durableId="2C7D9635" w16cex:dateUtc="2025-05-01T17:27:00Z"/>
  <w16cex:commentExtensible w16cex:durableId="5C90D525" w16cex:dateUtc="2025-05-02T17:06:00Z"/>
  <w16cex:commentExtensible w16cex:durableId="3B57A29A" w16cex:dateUtc="2025-05-02T18:41:00Z"/>
  <w16cex:commentExtensible w16cex:durableId="399A0963" w16cex:dateUtc="2025-04-28T16:52:00Z"/>
  <w16cex:commentExtensible w16cex:durableId="6A342084" w16cex:dateUtc="2025-04-29T02:07:00Z"/>
  <w16cex:commentExtensible w16cex:durableId="722A1F5B" w16cex:dateUtc="2025-05-02T01:19:00Z"/>
  <w16cex:commentExtensible w16cex:durableId="7528FD03" w16cex:dateUtc="2025-05-02T17: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4A9E9A5F" w16cex:dateUtc="2025-08-11T18:49:00Z"/>
  <w16cex:commentExtensible w16cex:durableId="01E75C4F" w16cex:dateUtc="2025-08-11T18:57:00Z"/>
  <w16cex:commentExtensible w16cex:durableId="2BFA3A03" w16cex:dateUtc="2025-05-02T01:23:00Z"/>
  <w16cex:commentExtensible w16cex:durableId="7AA36BEF" w16cex:dateUtc="2025-05-02T17:11:00Z"/>
  <w16cex:commentExtensible w16cex:durableId="64CB5DD9" w16cex:dateUtc="2025-08-11T18:55:00Z"/>
  <w16cex:commentExtensible w16cex:durableId="08763481" w16cex:dateUtc="2025-05-02T01:29:00Z"/>
  <w16cex:commentExtensible w16cex:durableId="1B410167" w16cex:dateUtc="2025-04-28T17:01:00Z"/>
  <w16cex:commentExtensible w16cex:durableId="693F21C4" w16cex:dateUtc="2025-04-29T02:10:00Z"/>
  <w16cex:commentExtensible w16cex:durableId="15421CF4" w16cex:dateUtc="2025-04-29T16:39:00Z"/>
  <w16cex:commentExtensible w16cex:durableId="6AFAADEF" w16cex:dateUtc="2025-05-02T18:43:00Z"/>
  <w16cex:commentExtensible w16cex:durableId="5181FC42" w16cex:dateUtc="2025-04-29T16:17:00Z"/>
  <w16cex:commentExtensible w16cex:durableId="3DD582F8" w16cex:dateUtc="2025-04-30T16:50:00Z"/>
  <w16cex:commentExtensible w16cex:durableId="1C2DDB23"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224BBAF"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4880CA1D" w16cex:dateUtc="2025-05-02T17:31:00Z"/>
  <w16cex:commentExtensible w16cex:durableId="2B680EA7" w16cex:dateUtc="2025-04-28T17:35:00Z"/>
  <w16cex:commentExtensible w16cex:durableId="53442B42" w16cex:dateUtc="2025-04-29T02:34:00Z"/>
  <w16cex:commentExtensible w16cex:durableId="23474DE2" w16cex:dateUtc="2025-05-02T01:40:00Z"/>
  <w16cex:commentExtensible w16cex:durableId="5ABACA9D" w16cex:dateUtc="2025-04-28T17:39:00Z"/>
  <w16cex:commentExtensible w16cex:durableId="68BEE2DE" w16cex:dateUtc="2025-04-29T02:35:00Z"/>
  <w16cex:commentExtensible w16cex:durableId="24E73FB7" w16cex:dateUtc="2025-08-11T19:21: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3E6E05DC" w16cex:dateUtc="2025-08-11T20:59: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DDA0802" w16cex:dateUtc="2025-08-11T20:43:00Z"/>
  <w16cex:commentExtensible w16cex:durableId="65CC536A" w16cex:dateUtc="2025-08-11T21:03:00Z"/>
  <w16cex:commentExtensible w16cex:durableId="3D3668E4" w16cex:dateUtc="2025-08-11T20:48:00Z"/>
  <w16cex:commentExtensible w16cex:durableId="79F06E24" w16cex:dateUtc="2025-04-28T18:05:00Z"/>
  <w16cex:commentExtensible w16cex:durableId="4206182D" w16cex:dateUtc="2025-04-29T20:09:00Z"/>
  <w16cex:commentExtensible w16cex:durableId="5E8BAD96" w16cex:dateUtc="2025-05-02T18:54:00Z"/>
  <w16cex:commentExtensible w16cex:durableId="650B0F14" w16cex:dateUtc="2025-08-11T20:50:00Z"/>
  <w16cex:commentExtensible w16cex:durableId="65C16E98" w16cex:dateUtc="2025-08-11T20:51:00Z"/>
  <w16cex:commentExtensible w16cex:durableId="26F9AB1D" w16cex:dateUtc="2025-08-11T21:01:00Z"/>
  <w16cex:commentExtensible w16cex:durableId="7BBF970B" w16cex:dateUtc="2025-08-11T21:06:00Z"/>
  <w16cex:commentExtensible w16cex:durableId="4782D0D5" w16cex:dateUtc="2025-08-11T21:12:00Z"/>
  <w16cex:commentExtensible w16cex:durableId="6430EF63" w16cex:dateUtc="2025-08-11T21:21:00Z"/>
  <w16cex:commentExtensible w16cex:durableId="72BFF5D9" w16cex:dateUtc="2025-04-28T23:49:00Z"/>
  <w16cex:commentExtensible w16cex:durableId="61028CDF" w16cex:dateUtc="2025-04-29T20:28:00Z"/>
  <w16cex:commentExtensible w16cex:durableId="2D813CFB" w16cex:dateUtc="2025-08-11T21:27:00Z"/>
  <w16cex:commentExtensible w16cex:durableId="329B1E85" w16cex:dateUtc="2025-04-28T23:38:00Z"/>
  <w16cex:commentExtensible w16cex:durableId="6C4E9D99" w16cex:dateUtc="2025-04-29T21:30:00Z"/>
  <w16cex:commentExtensible w16cex:durableId="1347184F" w16cex:dateUtc="2025-04-30T17:18:00Z"/>
  <w16cex:commentExtensible w16cex:durableId="7133BC90" w16cex:dateUtc="2025-08-11T21:30:00Z"/>
  <w16cex:commentExtensible w16cex:durableId="3683F8CC" w16cex:dateUtc="2025-08-11T21:30:00Z"/>
  <w16cex:commentExtensible w16cex:durableId="1B498F56" w16cex:dateUtc="2025-08-11T21:31:00Z"/>
  <w16cex:commentExtensible w16cex:durableId="713B7726" w16cex:dateUtc="2025-08-11T21:32:00Z"/>
  <w16cex:commentExtensible w16cex:durableId="49BABD90" w16cex:dateUtc="2025-08-11T21:33:00Z"/>
  <w16cex:commentExtensible w16cex:durableId="500D52D7" w16cex:dateUtc="2025-08-11T21:51:00Z"/>
  <w16cex:commentExtensible w16cex:durableId="3DB86A36" w16cex:dateUtc="2025-04-28T23:40:00Z"/>
  <w16cex:commentExtensible w16cex:durableId="27C0373F" w16cex:dateUtc="2025-08-11T21:39: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507CF28F" w16cex:dateUtc="2025-08-11T21:42:00Z"/>
  <w16cex:commentExtensible w16cex:durableId="094609FA" w16cex:dateUtc="2025-04-28T23:41:00Z"/>
  <w16cex:commentExtensible w16cex:durableId="7CBC4344" w16cex:dateUtc="2025-04-29T02:18:00Z"/>
  <w16cex:commentExtensible w16cex:durableId="1341C2E4" w16cex:dateUtc="2025-08-11T21:47:00Z"/>
  <w16cex:commentExtensible w16cex:durableId="0874DE03" w16cex:dateUtc="2025-08-11T21:48:00Z"/>
  <w16cex:commentExtensible w16cex:durableId="2844392B" w16cex:dateUtc="2025-08-11T21:54:00Z"/>
  <w16cex:commentExtensible w16cex:durableId="01B514EF" w16cex:dateUtc="2025-04-28T23:47:00Z"/>
  <w16cex:commentExtensible w16cex:durableId="318EAB4F" w16cex:dateUtc="2025-08-11T21:59:00Z"/>
  <w16cex:commentExtensible w16cex:durableId="5470304B" w16cex:dateUtc="2025-05-02T02:17:00Z"/>
  <w16cex:commentExtensible w16cex:durableId="72A59719" w16cex:dateUtc="2025-05-02T17:39:00Z"/>
  <w16cex:commentExtensible w16cex:durableId="758B6B25" w16cex:dateUtc="2025-05-03T04:59:00Z"/>
  <w16cex:commentExtensible w16cex:durableId="7F5FDCD4" w16cex:dateUtc="2025-05-02T02:17:00Z"/>
  <w16cex:commentExtensible w16cex:durableId="7DB73EC6" w16cex:dateUtc="2025-05-02T17:40:00Z"/>
  <w16cex:commentExtensible w16cex:durableId="6D9A683B" w16cex:dateUtc="2025-04-28T23:45:00Z"/>
  <w16cex:commentExtensible w16cex:durableId="72C70C5D" w16cex:dateUtc="2025-04-29T02:18:00Z"/>
  <w16cex:commentExtensible w16cex:durableId="7606560B" w16cex:dateUtc="2025-05-02T02:20:00Z"/>
  <w16cex:commentExtensible w16cex:durableId="334091F3" w16cex:dateUtc="2025-05-02T17:42:00Z"/>
  <w16cex:commentExtensible w16cex:durableId="253E02B1" w16cex:dateUtc="2025-05-02T17:57:00Z"/>
  <w16cex:commentExtensible w16cex:durableId="7349187D" w16cex:dateUtc="2025-05-02T02:21:00Z"/>
  <w16cex:commentExtensible w16cex:durableId="14304743" w16cex:dateUtc="2025-05-02T17:58:00Z"/>
  <w16cex:commentExtensible w16cex:durableId="6048C6CF" w16cex:dateUtc="2025-05-02T17:45:00Z"/>
  <w16cex:commentExtensible w16cex:durableId="3D443EB3" w16cex:dateUtc="2025-04-28T16:46:00Z"/>
  <w16cex:commentExtensible w16cex:durableId="26E85F1F" w16cex:dateUtc="2025-05-02T01:26:00Z"/>
  <w16cex:commentExtensible w16cex:durableId="4E433BD2" w16cex:dateUtc="2025-05-02T18:56:00Z"/>
  <w16cex:commentExtensible w16cex:durableId="0C27D5F7" w16cex:dateUtc="2025-05-02T02:34:00Z"/>
  <w16cex:commentExtensible w16cex:durableId="2004025D" w16cex:dateUtc="2025-05-02T18:56:00Z"/>
  <w16cex:commentExtensible w16cex:durableId="397E406B" w16cex:dateUtc="2025-05-02T02:33:00Z"/>
  <w16cex:commentExtensible w16cex:durableId="2CB029C7" w16cex:dateUtc="2025-05-02T02:30:00Z"/>
  <w16cex:commentExtensible w16cex:durableId="6F26E142" w16cex:dateUtc="2025-04-29T00:12:00Z"/>
  <w16cex:commentExtensible w16cex:durableId="199F03F7" w16cex:dateUtc="2025-04-29T00:13:00Z"/>
  <w16cex:commentExtensible w16cex:durableId="5E46DC62" w16cex:dateUtc="2025-04-29T06:50:00Z"/>
  <w16cex:commentExtensible w16cex:durableId="58CA660F" w16cex:dateUtc="2025-05-02T02:32:00Z"/>
  <w16cex:commentExtensible w16cex:durableId="6DB53D90" w16cex:dateUtc="2025-05-02T02:36:00Z"/>
  <w16cex:commentExtensible w16cex:durableId="6C584488"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3861E39"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28B5E8A0" w16cex:dateUtc="2025-05-02T17:31:00Z"/>
  <w16cex:commentExtensible w16cex:durableId="767298F5" w16cex:dateUtc="2025-08-11T20:56:00Z"/>
  <w16cex:commentExtensible w16cex:durableId="4552A6A5" w16cex:dateUtc="2025-05-02T01:46:00Z"/>
  <w16cex:commentExtensible w16cex:durableId="0287575F" w16cex:dateUtc="2025-05-03T04:51: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Extensible w16cex:durableId="672E8318" w16cex:dateUtc="2025-08-11T20:57:00Z"/>
  <w16cex:commentExtensible w16cex:durableId="22CF0EDE" w16cex:dateUtc="2025-08-11T20:46:00Z"/>
  <w16cex:commentExtensible w16cex:durableId="7347246D" w16cex:dateUtc="2025-08-11T20:47:00Z"/>
  <w16cex:commentExtensible w16cex:durableId="0A0C0D84" w16cex:dateUtc="2025-05-02T02:35:00Z"/>
  <w16cex:commentExtensible w16cex:durableId="516ADDEA" w16cex:dateUtc="2025-05-03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6A51AEE4" w16cid:durableId="7C941DFF"/>
  <w16cid:commentId w16cid:paraId="3F84684F" w16cid:durableId="761AD246"/>
  <w16cid:commentId w16cid:paraId="1BD503C7" w16cid:durableId="647ED2F2"/>
  <w16cid:commentId w16cid:paraId="5C0BFFEB" w16cid:durableId="0A8C77D8"/>
  <w16cid:commentId w16cid:paraId="5FC6764F" w16cid:durableId="5023C54C"/>
  <w16cid:commentId w16cid:paraId="2CE13E0C" w16cid:durableId="5A8FE8A7"/>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38D70FCE" w16cid:durableId="72C94342"/>
  <w16cid:commentId w16cid:paraId="4CBB56BB" w16cid:durableId="35752FEB"/>
  <w16cid:commentId w16cid:paraId="76E10C96" w16cid:durableId="1503CC9D"/>
  <w16cid:commentId w16cid:paraId="2523E14E" w16cid:durableId="70741F52"/>
  <w16cid:commentId w16cid:paraId="5B3181B6" w16cid:durableId="7D24D389"/>
  <w16cid:commentId w16cid:paraId="62AB660F" w16cid:durableId="3AE72556"/>
  <w16cid:commentId w16cid:paraId="265FFE3D" w16cid:durableId="239D75E6"/>
  <w16cid:commentId w16cid:paraId="6F4A6DD0" w16cid:durableId="2F585976"/>
  <w16cid:commentId w16cid:paraId="6A983B3F" w16cid:durableId="2C0172CA"/>
  <w16cid:commentId w16cid:paraId="5597E3A4" w16cid:durableId="326DB30A"/>
  <w16cid:commentId w16cid:paraId="70EA69B0" w16cid:durableId="32D70680"/>
  <w16cid:commentId w16cid:paraId="47A9F4B1" w16cid:durableId="61CF4217"/>
  <w16cid:commentId w16cid:paraId="7F58E1A6" w16cid:durableId="70A4CC65"/>
  <w16cid:commentId w16cid:paraId="40BBDCA8" w16cid:durableId="118FA1EA"/>
  <w16cid:commentId w16cid:paraId="73223ADC" w16cid:durableId="11C5313B"/>
  <w16cid:commentId w16cid:paraId="6F7DC725" w16cid:durableId="54116F3C"/>
  <w16cid:commentId w16cid:paraId="070B5143" w16cid:durableId="07EF3AF7"/>
  <w16cid:commentId w16cid:paraId="6831F7A0" w16cid:durableId="45BEEF01"/>
  <w16cid:commentId w16cid:paraId="70DA397F" w16cid:durableId="198A5842"/>
  <w16cid:commentId w16cid:paraId="55DF65C3" w16cid:durableId="1610CFA7"/>
  <w16cid:commentId w16cid:paraId="5309B480" w16cid:durableId="7260F821"/>
  <w16cid:commentId w16cid:paraId="182E8B2F" w16cid:durableId="3F4400A6"/>
  <w16cid:commentId w16cid:paraId="485BF984" w16cid:durableId="0182D6C4"/>
  <w16cid:commentId w16cid:paraId="2657F386" w16cid:durableId="2313C685"/>
  <w16cid:commentId w16cid:paraId="3CEE2EE3" w16cid:durableId="2C7D9635"/>
  <w16cid:commentId w16cid:paraId="3ACEA856" w16cid:durableId="5C90D525"/>
  <w16cid:commentId w16cid:paraId="65218C16" w16cid:durableId="3B57A29A"/>
  <w16cid:commentId w16cid:paraId="67419EF3" w16cid:durableId="399A0963"/>
  <w16cid:commentId w16cid:paraId="6DF9F281" w16cid:durableId="6A342084"/>
  <w16cid:commentId w16cid:paraId="5DC5D125" w16cid:durableId="722A1F5B"/>
  <w16cid:commentId w16cid:paraId="3558B555" w16cid:durableId="7528FD03"/>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3AC39AB9" w16cid:durableId="4A9E9A5F"/>
  <w16cid:commentId w16cid:paraId="0BBF2A8F" w16cid:durableId="01E75C4F"/>
  <w16cid:commentId w16cid:paraId="1E999DAC" w16cid:durableId="2BFA3A03"/>
  <w16cid:commentId w16cid:paraId="3D7FA5A8" w16cid:durableId="7AA36BEF"/>
  <w16cid:commentId w16cid:paraId="2244BAF4" w16cid:durableId="64CB5DD9"/>
  <w16cid:commentId w16cid:paraId="40200A0B" w16cid:durableId="08763481"/>
  <w16cid:commentId w16cid:paraId="1E246215" w16cid:durableId="1B410167"/>
  <w16cid:commentId w16cid:paraId="7DAC821E" w16cid:durableId="693F21C4"/>
  <w16cid:commentId w16cid:paraId="61AB3066" w16cid:durableId="15421CF4"/>
  <w16cid:commentId w16cid:paraId="5FA407F2" w16cid:durableId="6AFAADEF"/>
  <w16cid:commentId w16cid:paraId="408ECFAD" w16cid:durableId="5181FC42"/>
  <w16cid:commentId w16cid:paraId="0227E660" w16cid:durableId="3DD582F8"/>
  <w16cid:commentId w16cid:paraId="3F3C1410" w16cid:durableId="1C2DDB23"/>
  <w16cid:commentId w16cid:paraId="4786562D" w16cid:durableId="1224BBAF"/>
  <w16cid:commentId w16cid:paraId="6A7F95C7" w16cid:durableId="4880CA1D"/>
  <w16cid:commentId w16cid:paraId="25A40A5C" w16cid:durableId="2B680EA7"/>
  <w16cid:commentId w16cid:paraId="3746D369" w16cid:durableId="53442B42"/>
  <w16cid:commentId w16cid:paraId="5955EC27" w16cid:durableId="23474DE2"/>
  <w16cid:commentId w16cid:paraId="4C0CB57A" w16cid:durableId="5ABACA9D"/>
  <w16cid:commentId w16cid:paraId="722469DE" w16cid:durableId="68BEE2DE"/>
  <w16cid:commentId w16cid:paraId="39D7CCFB" w16cid:durableId="24E73FB7"/>
  <w16cid:commentId w16cid:paraId="56A4A00F" w16cid:durableId="64BECBEF"/>
  <w16cid:commentId w16cid:paraId="43A8A38F" w16cid:durableId="34B2871B"/>
  <w16cid:commentId w16cid:paraId="1A59C8E8" w16cid:durableId="5BB72945"/>
  <w16cid:commentId w16cid:paraId="584720A6" w16cid:durableId="69AA9104"/>
  <w16cid:commentId w16cid:paraId="6AFECC3C" w16cid:durableId="3E6E05DC"/>
  <w16cid:commentId w16cid:paraId="20316AE8" w16cid:durableId="1D9E7A9D"/>
  <w16cid:commentId w16cid:paraId="7746D8F9" w16cid:durableId="73040FEC"/>
  <w16cid:commentId w16cid:paraId="6D42E430" w16cid:durableId="27BA8384"/>
  <w16cid:commentId w16cid:paraId="0BE2AC6B" w16cid:durableId="1A2DA2A9"/>
  <w16cid:commentId w16cid:paraId="3BE4BAC1" w16cid:durableId="7DDA0802"/>
  <w16cid:commentId w16cid:paraId="427561C2" w16cid:durableId="65CC536A"/>
  <w16cid:commentId w16cid:paraId="120702ED" w16cid:durableId="3D3668E4"/>
  <w16cid:commentId w16cid:paraId="4A32F4C0" w16cid:durableId="79F06E24"/>
  <w16cid:commentId w16cid:paraId="0392CE90" w16cid:durableId="4206182D"/>
  <w16cid:commentId w16cid:paraId="1CE3D4DB" w16cid:durableId="5E8BAD96"/>
  <w16cid:commentId w16cid:paraId="6AE54092" w16cid:durableId="650B0F14"/>
  <w16cid:commentId w16cid:paraId="39DA1E9F" w16cid:durableId="65C16E98"/>
  <w16cid:commentId w16cid:paraId="05640A29" w16cid:durableId="26F9AB1D"/>
  <w16cid:commentId w16cid:paraId="1BC8156D" w16cid:durableId="7BBF970B"/>
  <w16cid:commentId w16cid:paraId="0F6C84C1" w16cid:durableId="4782D0D5"/>
  <w16cid:commentId w16cid:paraId="0C4AE972" w16cid:durableId="6430EF63"/>
  <w16cid:commentId w16cid:paraId="418FAFBA" w16cid:durableId="72BFF5D9"/>
  <w16cid:commentId w16cid:paraId="48A6889E" w16cid:durableId="61028CDF"/>
  <w16cid:commentId w16cid:paraId="3C836547" w16cid:durableId="2D813CFB"/>
  <w16cid:commentId w16cid:paraId="24CD2AB6" w16cid:durableId="329B1E85"/>
  <w16cid:commentId w16cid:paraId="47871EDA" w16cid:durableId="6C4E9D99"/>
  <w16cid:commentId w16cid:paraId="38667CC0" w16cid:durableId="1347184F"/>
  <w16cid:commentId w16cid:paraId="1B90FEF7" w16cid:durableId="7133BC90"/>
  <w16cid:commentId w16cid:paraId="092401D4" w16cid:durableId="3683F8CC"/>
  <w16cid:commentId w16cid:paraId="58C7B009" w16cid:durableId="1B498F56"/>
  <w16cid:commentId w16cid:paraId="7260F41C" w16cid:durableId="713B7726"/>
  <w16cid:commentId w16cid:paraId="5636BFCA" w16cid:durableId="49BABD90"/>
  <w16cid:commentId w16cid:paraId="7817E7B2" w16cid:durableId="500D52D7"/>
  <w16cid:commentId w16cid:paraId="6CD276DC" w16cid:durableId="3DB86A36"/>
  <w16cid:commentId w16cid:paraId="78C07D29" w16cid:durableId="27C0373F"/>
  <w16cid:commentId w16cid:paraId="3560E9A7" w16cid:durableId="5A9DF21F"/>
  <w16cid:commentId w16cid:paraId="24496F94" w16cid:durableId="507CF28F"/>
  <w16cid:commentId w16cid:paraId="4ED2AFFF" w16cid:durableId="094609FA"/>
  <w16cid:commentId w16cid:paraId="219BE543" w16cid:durableId="7CBC4344"/>
  <w16cid:commentId w16cid:paraId="389A4A73" w16cid:durableId="1341C2E4"/>
  <w16cid:commentId w16cid:paraId="3DDFB34E" w16cid:durableId="0874DE03"/>
  <w16cid:commentId w16cid:paraId="07A95D4C" w16cid:durableId="2844392B"/>
  <w16cid:commentId w16cid:paraId="31B70B66" w16cid:durableId="01B514EF"/>
  <w16cid:commentId w16cid:paraId="6052DC84" w16cid:durableId="318EAB4F"/>
  <w16cid:commentId w16cid:paraId="68DE3FEA" w16cid:durableId="5470304B"/>
  <w16cid:commentId w16cid:paraId="1B20F292" w16cid:durableId="72A59719"/>
  <w16cid:commentId w16cid:paraId="63F5BC8D" w16cid:durableId="758B6B25"/>
  <w16cid:commentId w16cid:paraId="6E9F7C69" w16cid:durableId="7F5FDCD4"/>
  <w16cid:commentId w16cid:paraId="6153C903" w16cid:durableId="7DB73EC6"/>
  <w16cid:commentId w16cid:paraId="727094A8" w16cid:durableId="6D9A683B"/>
  <w16cid:commentId w16cid:paraId="5CBDEB8C" w16cid:durableId="72C70C5D"/>
  <w16cid:commentId w16cid:paraId="668226A8" w16cid:durableId="7606560B"/>
  <w16cid:commentId w16cid:paraId="3E3E880E" w16cid:durableId="334091F3"/>
  <w16cid:commentId w16cid:paraId="2EFA3F6A" w16cid:durableId="253E02B1"/>
  <w16cid:commentId w16cid:paraId="47BD6C17" w16cid:durableId="7349187D"/>
  <w16cid:commentId w16cid:paraId="26A2B8CA" w16cid:durableId="14304743"/>
  <w16cid:commentId w16cid:paraId="11F62BAE" w16cid:durableId="6048C6CF"/>
  <w16cid:commentId w16cid:paraId="7F0A3C37" w16cid:durableId="3D443EB3"/>
  <w16cid:commentId w16cid:paraId="076EE088" w16cid:durableId="26E85F1F"/>
  <w16cid:commentId w16cid:paraId="5B2ACF0B" w16cid:durableId="4E433BD2"/>
  <w16cid:commentId w16cid:paraId="4E4C6CDD" w16cid:durableId="0C27D5F7"/>
  <w16cid:commentId w16cid:paraId="701876CF" w16cid:durableId="2004025D"/>
  <w16cid:commentId w16cid:paraId="3E54B0C7" w16cid:durableId="397E406B"/>
  <w16cid:commentId w16cid:paraId="082DA11E" w16cid:durableId="2CB029C7"/>
  <w16cid:commentId w16cid:paraId="40DD0E8C" w16cid:durableId="6F26E142"/>
  <w16cid:commentId w16cid:paraId="6038059F" w16cid:durableId="199F03F7"/>
  <w16cid:commentId w16cid:paraId="5A31609E" w16cid:durableId="5E46DC62"/>
  <w16cid:commentId w16cid:paraId="1B266495" w16cid:durableId="58CA660F"/>
  <w16cid:commentId w16cid:paraId="4E78F113" w16cid:durableId="6DB53D90"/>
  <w16cid:commentId w16cid:paraId="62469C9E" w16cid:durableId="6C584488"/>
  <w16cid:commentId w16cid:paraId="49F338EF" w16cid:durableId="13861E39"/>
  <w16cid:commentId w16cid:paraId="12DBF302" w16cid:durableId="28B5E8A0"/>
  <w16cid:commentId w16cid:paraId="49E88D17" w16cid:durableId="767298F5"/>
  <w16cid:commentId w16cid:paraId="3B94CE1D" w16cid:durableId="4552A6A5"/>
  <w16cid:commentId w16cid:paraId="179FD993" w16cid:durableId="0287575F"/>
  <w16cid:commentId w16cid:paraId="510C14D9" w16cid:durableId="5F90FB49"/>
  <w16cid:commentId w16cid:paraId="390F0BF6" w16cid:durableId="6C616111"/>
  <w16cid:commentId w16cid:paraId="066F62DB" w16cid:durableId="5E891B02"/>
  <w16cid:commentId w16cid:paraId="61044094" w16cid:durableId="0932320D"/>
  <w16cid:commentId w16cid:paraId="4C323686" w16cid:durableId="672E8318"/>
  <w16cid:commentId w16cid:paraId="24F6458E" w16cid:durableId="22CF0EDE"/>
  <w16cid:commentId w16cid:paraId="6A6CF095" w16cid:durableId="7347246D"/>
  <w16cid:commentId w16cid:paraId="2AA9A466" w16cid:durableId="0A0C0D84"/>
  <w16cid:commentId w16cid:paraId="589FA22F" w16cid:durableId="516AD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6383" w14:textId="77777777" w:rsidR="003C27D8" w:rsidRDefault="003C27D8">
      <w:pPr>
        <w:spacing w:line="240" w:lineRule="auto"/>
      </w:pPr>
      <w:r>
        <w:separator/>
      </w:r>
    </w:p>
  </w:endnote>
  <w:endnote w:type="continuationSeparator" w:id="0">
    <w:p w14:paraId="69605501" w14:textId="77777777" w:rsidR="003C27D8" w:rsidRDefault="003C27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D128" w14:textId="77777777" w:rsidR="003C27D8" w:rsidRDefault="003C27D8">
      <w:pPr>
        <w:spacing w:line="240" w:lineRule="auto"/>
      </w:pPr>
      <w:r>
        <w:separator/>
      </w:r>
    </w:p>
  </w:footnote>
  <w:footnote w:type="continuationSeparator" w:id="0">
    <w:p w14:paraId="3FA1662B" w14:textId="77777777" w:rsidR="003C27D8" w:rsidRDefault="003C27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Aidan Brushett">
    <w15:presenceInfo w15:providerId="AD" w15:userId="S::aidanbrushett@uvic.ca::79f1cd53-c6ba-4df3-9bfe-5cae54bda018"/>
  </w15:person>
  <w15:person w15:author="Jason Fisher">
    <w15:presenceInfo w15:providerId="AD" w15:userId="S::fisherj@uvic.ca::dbd50c63-e2d2-4297-91e3-efc007f43caf"/>
  </w15:person>
  <w15:person w15:author="Barnas, Andrew">
    <w15:presenceInfo w15:providerId="AD" w15:userId="S::andrew.barnas@ndus.edu::b022416c-d55c-4580-9296-35d1da0f0c9f"/>
  </w15:person>
  <w15:person w15:author="Emerald Arthurs">
    <w15:presenceInfo w15:providerId="Windows Live" w15:userId="6674631bfe6d54fe"/>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1907"/>
    <w:rsid w:val="00002DAE"/>
    <w:rsid w:val="000041C3"/>
    <w:rsid w:val="00013BFD"/>
    <w:rsid w:val="0001711C"/>
    <w:rsid w:val="000311F5"/>
    <w:rsid w:val="000358C6"/>
    <w:rsid w:val="00040D98"/>
    <w:rsid w:val="000520F3"/>
    <w:rsid w:val="00054A0A"/>
    <w:rsid w:val="0006262D"/>
    <w:rsid w:val="00064630"/>
    <w:rsid w:val="00064B9D"/>
    <w:rsid w:val="00066864"/>
    <w:rsid w:val="00067DC4"/>
    <w:rsid w:val="00071428"/>
    <w:rsid w:val="00074002"/>
    <w:rsid w:val="000759D9"/>
    <w:rsid w:val="0009054F"/>
    <w:rsid w:val="00096781"/>
    <w:rsid w:val="000B22C2"/>
    <w:rsid w:val="000B4AB9"/>
    <w:rsid w:val="000B5E38"/>
    <w:rsid w:val="000B6A33"/>
    <w:rsid w:val="000D2111"/>
    <w:rsid w:val="000E0C0E"/>
    <w:rsid w:val="000F0847"/>
    <w:rsid w:val="000F3AD3"/>
    <w:rsid w:val="001004CF"/>
    <w:rsid w:val="00103973"/>
    <w:rsid w:val="00121BDC"/>
    <w:rsid w:val="001300F4"/>
    <w:rsid w:val="0013131D"/>
    <w:rsid w:val="00133D3D"/>
    <w:rsid w:val="00150E22"/>
    <w:rsid w:val="00164C6B"/>
    <w:rsid w:val="0016692C"/>
    <w:rsid w:val="0017798E"/>
    <w:rsid w:val="00177EB2"/>
    <w:rsid w:val="00191996"/>
    <w:rsid w:val="0019392F"/>
    <w:rsid w:val="001A015E"/>
    <w:rsid w:val="001A16DE"/>
    <w:rsid w:val="001C29C9"/>
    <w:rsid w:val="001D1A6E"/>
    <w:rsid w:val="001E155D"/>
    <w:rsid w:val="001F2643"/>
    <w:rsid w:val="00200438"/>
    <w:rsid w:val="002145F7"/>
    <w:rsid w:val="0021558A"/>
    <w:rsid w:val="002222DF"/>
    <w:rsid w:val="002265C4"/>
    <w:rsid w:val="00226E40"/>
    <w:rsid w:val="002315F9"/>
    <w:rsid w:val="002406E6"/>
    <w:rsid w:val="0025118F"/>
    <w:rsid w:val="0025536B"/>
    <w:rsid w:val="002562ED"/>
    <w:rsid w:val="002650FA"/>
    <w:rsid w:val="0027099F"/>
    <w:rsid w:val="0027170B"/>
    <w:rsid w:val="00274C1C"/>
    <w:rsid w:val="002809BC"/>
    <w:rsid w:val="00291338"/>
    <w:rsid w:val="002A194C"/>
    <w:rsid w:val="002A405E"/>
    <w:rsid w:val="002A47FF"/>
    <w:rsid w:val="002B2883"/>
    <w:rsid w:val="002B782A"/>
    <w:rsid w:val="002C0FA8"/>
    <w:rsid w:val="002D0F24"/>
    <w:rsid w:val="002D142A"/>
    <w:rsid w:val="002D5627"/>
    <w:rsid w:val="002E29BD"/>
    <w:rsid w:val="002E4D25"/>
    <w:rsid w:val="002E7D29"/>
    <w:rsid w:val="002F3815"/>
    <w:rsid w:val="002F4EFB"/>
    <w:rsid w:val="003025FD"/>
    <w:rsid w:val="00306D4D"/>
    <w:rsid w:val="0034704D"/>
    <w:rsid w:val="003543AF"/>
    <w:rsid w:val="00355D8D"/>
    <w:rsid w:val="003579BE"/>
    <w:rsid w:val="0037112E"/>
    <w:rsid w:val="00383374"/>
    <w:rsid w:val="0038598A"/>
    <w:rsid w:val="00397C0E"/>
    <w:rsid w:val="003A5E26"/>
    <w:rsid w:val="003C27D8"/>
    <w:rsid w:val="003C383A"/>
    <w:rsid w:val="003E4325"/>
    <w:rsid w:val="003E4FC3"/>
    <w:rsid w:val="004143B1"/>
    <w:rsid w:val="0044377E"/>
    <w:rsid w:val="00451989"/>
    <w:rsid w:val="0046287F"/>
    <w:rsid w:val="00473424"/>
    <w:rsid w:val="00482F1F"/>
    <w:rsid w:val="00485D12"/>
    <w:rsid w:val="00490D97"/>
    <w:rsid w:val="00492DB2"/>
    <w:rsid w:val="004B62E4"/>
    <w:rsid w:val="004C0FBE"/>
    <w:rsid w:val="004C7C83"/>
    <w:rsid w:val="004D1D92"/>
    <w:rsid w:val="004E149D"/>
    <w:rsid w:val="004E6AF6"/>
    <w:rsid w:val="00512322"/>
    <w:rsid w:val="005260CB"/>
    <w:rsid w:val="005647C4"/>
    <w:rsid w:val="00570949"/>
    <w:rsid w:val="00573252"/>
    <w:rsid w:val="0058505A"/>
    <w:rsid w:val="00586E2F"/>
    <w:rsid w:val="00592C5D"/>
    <w:rsid w:val="00594499"/>
    <w:rsid w:val="00596814"/>
    <w:rsid w:val="005B45B6"/>
    <w:rsid w:val="005D3F82"/>
    <w:rsid w:val="005E5185"/>
    <w:rsid w:val="005F083E"/>
    <w:rsid w:val="005F6A4C"/>
    <w:rsid w:val="00613733"/>
    <w:rsid w:val="00636173"/>
    <w:rsid w:val="006423C2"/>
    <w:rsid w:val="00665B3A"/>
    <w:rsid w:val="006777FF"/>
    <w:rsid w:val="00695A3E"/>
    <w:rsid w:val="00697500"/>
    <w:rsid w:val="006B06FC"/>
    <w:rsid w:val="006B3054"/>
    <w:rsid w:val="006B3800"/>
    <w:rsid w:val="006B77E7"/>
    <w:rsid w:val="006D6190"/>
    <w:rsid w:val="006E3DA2"/>
    <w:rsid w:val="006E6A3C"/>
    <w:rsid w:val="007028A3"/>
    <w:rsid w:val="00706043"/>
    <w:rsid w:val="007279A0"/>
    <w:rsid w:val="007345BF"/>
    <w:rsid w:val="007371FF"/>
    <w:rsid w:val="007402C8"/>
    <w:rsid w:val="007424BC"/>
    <w:rsid w:val="007454A6"/>
    <w:rsid w:val="0074753D"/>
    <w:rsid w:val="007554B3"/>
    <w:rsid w:val="00760D18"/>
    <w:rsid w:val="00776AA3"/>
    <w:rsid w:val="00781279"/>
    <w:rsid w:val="00783347"/>
    <w:rsid w:val="0078371E"/>
    <w:rsid w:val="007A1A4B"/>
    <w:rsid w:val="007A4DC2"/>
    <w:rsid w:val="007B529C"/>
    <w:rsid w:val="007B7A51"/>
    <w:rsid w:val="007C4A9F"/>
    <w:rsid w:val="007D44B3"/>
    <w:rsid w:val="007E157F"/>
    <w:rsid w:val="007F3E14"/>
    <w:rsid w:val="00801F04"/>
    <w:rsid w:val="00805B2A"/>
    <w:rsid w:val="008128AF"/>
    <w:rsid w:val="00815D6F"/>
    <w:rsid w:val="00832812"/>
    <w:rsid w:val="00836B99"/>
    <w:rsid w:val="00847DA0"/>
    <w:rsid w:val="00852F25"/>
    <w:rsid w:val="0086044C"/>
    <w:rsid w:val="00861232"/>
    <w:rsid w:val="00865F23"/>
    <w:rsid w:val="00873DBB"/>
    <w:rsid w:val="008756D5"/>
    <w:rsid w:val="00890E94"/>
    <w:rsid w:val="008A2FE4"/>
    <w:rsid w:val="008A5A3F"/>
    <w:rsid w:val="008B0029"/>
    <w:rsid w:val="008B13C7"/>
    <w:rsid w:val="008B1955"/>
    <w:rsid w:val="008B2310"/>
    <w:rsid w:val="008B710E"/>
    <w:rsid w:val="008B762C"/>
    <w:rsid w:val="008C1321"/>
    <w:rsid w:val="008C666E"/>
    <w:rsid w:val="008D78FF"/>
    <w:rsid w:val="008E533D"/>
    <w:rsid w:val="008F75CF"/>
    <w:rsid w:val="00905D23"/>
    <w:rsid w:val="00910C02"/>
    <w:rsid w:val="00912436"/>
    <w:rsid w:val="009228A6"/>
    <w:rsid w:val="00931CBD"/>
    <w:rsid w:val="00940BAD"/>
    <w:rsid w:val="00947778"/>
    <w:rsid w:val="0095769F"/>
    <w:rsid w:val="0096339F"/>
    <w:rsid w:val="0098379C"/>
    <w:rsid w:val="009903D1"/>
    <w:rsid w:val="009A05BA"/>
    <w:rsid w:val="009A54C9"/>
    <w:rsid w:val="009A5C5D"/>
    <w:rsid w:val="009C2195"/>
    <w:rsid w:val="009D05FC"/>
    <w:rsid w:val="009D21AA"/>
    <w:rsid w:val="009D2CDB"/>
    <w:rsid w:val="009D3E16"/>
    <w:rsid w:val="009E28EF"/>
    <w:rsid w:val="009E3FC5"/>
    <w:rsid w:val="009E4C49"/>
    <w:rsid w:val="009E6471"/>
    <w:rsid w:val="009F1802"/>
    <w:rsid w:val="009F38B4"/>
    <w:rsid w:val="009F7B3C"/>
    <w:rsid w:val="00A047D7"/>
    <w:rsid w:val="00A10722"/>
    <w:rsid w:val="00A115E5"/>
    <w:rsid w:val="00A1259E"/>
    <w:rsid w:val="00A1327D"/>
    <w:rsid w:val="00A17607"/>
    <w:rsid w:val="00A206D1"/>
    <w:rsid w:val="00A2743C"/>
    <w:rsid w:val="00A34375"/>
    <w:rsid w:val="00A36EBC"/>
    <w:rsid w:val="00A44A9F"/>
    <w:rsid w:val="00A46B07"/>
    <w:rsid w:val="00A47891"/>
    <w:rsid w:val="00A51467"/>
    <w:rsid w:val="00A83BB8"/>
    <w:rsid w:val="00A83C3A"/>
    <w:rsid w:val="00A869BF"/>
    <w:rsid w:val="00A901EB"/>
    <w:rsid w:val="00AD2D6F"/>
    <w:rsid w:val="00AF15E9"/>
    <w:rsid w:val="00AF2BAC"/>
    <w:rsid w:val="00AF61A5"/>
    <w:rsid w:val="00AF7685"/>
    <w:rsid w:val="00B2288A"/>
    <w:rsid w:val="00B3107F"/>
    <w:rsid w:val="00B707FA"/>
    <w:rsid w:val="00B7219E"/>
    <w:rsid w:val="00B81267"/>
    <w:rsid w:val="00B81769"/>
    <w:rsid w:val="00B853FC"/>
    <w:rsid w:val="00BA0BD4"/>
    <w:rsid w:val="00BB6BB4"/>
    <w:rsid w:val="00BD0461"/>
    <w:rsid w:val="00BE3132"/>
    <w:rsid w:val="00BE5A25"/>
    <w:rsid w:val="00BE6D56"/>
    <w:rsid w:val="00BF5D32"/>
    <w:rsid w:val="00C04AD4"/>
    <w:rsid w:val="00C228CB"/>
    <w:rsid w:val="00C26305"/>
    <w:rsid w:val="00C267FF"/>
    <w:rsid w:val="00C26D46"/>
    <w:rsid w:val="00C3282B"/>
    <w:rsid w:val="00C330CF"/>
    <w:rsid w:val="00C408B3"/>
    <w:rsid w:val="00C43BC2"/>
    <w:rsid w:val="00C539B6"/>
    <w:rsid w:val="00C603C5"/>
    <w:rsid w:val="00C62A33"/>
    <w:rsid w:val="00C62EF8"/>
    <w:rsid w:val="00C813F4"/>
    <w:rsid w:val="00C91D05"/>
    <w:rsid w:val="00C94C1C"/>
    <w:rsid w:val="00C951B9"/>
    <w:rsid w:val="00CC34DC"/>
    <w:rsid w:val="00CC66B7"/>
    <w:rsid w:val="00CE2B23"/>
    <w:rsid w:val="00CE3AC8"/>
    <w:rsid w:val="00CF2830"/>
    <w:rsid w:val="00CF767A"/>
    <w:rsid w:val="00D00821"/>
    <w:rsid w:val="00D0680D"/>
    <w:rsid w:val="00D126F4"/>
    <w:rsid w:val="00D14910"/>
    <w:rsid w:val="00D14BE4"/>
    <w:rsid w:val="00D3334C"/>
    <w:rsid w:val="00D4094D"/>
    <w:rsid w:val="00D44275"/>
    <w:rsid w:val="00D65782"/>
    <w:rsid w:val="00D66518"/>
    <w:rsid w:val="00D758B3"/>
    <w:rsid w:val="00D855D0"/>
    <w:rsid w:val="00D85636"/>
    <w:rsid w:val="00D9589D"/>
    <w:rsid w:val="00D9659C"/>
    <w:rsid w:val="00DA11DC"/>
    <w:rsid w:val="00DA1DC1"/>
    <w:rsid w:val="00DA537A"/>
    <w:rsid w:val="00DB04C4"/>
    <w:rsid w:val="00DC4B4A"/>
    <w:rsid w:val="00DC7A9D"/>
    <w:rsid w:val="00DD3158"/>
    <w:rsid w:val="00DD5161"/>
    <w:rsid w:val="00DD6166"/>
    <w:rsid w:val="00DE7A58"/>
    <w:rsid w:val="00DF0A92"/>
    <w:rsid w:val="00E078F0"/>
    <w:rsid w:val="00E247C7"/>
    <w:rsid w:val="00E25BE9"/>
    <w:rsid w:val="00E432AF"/>
    <w:rsid w:val="00E46A36"/>
    <w:rsid w:val="00E60473"/>
    <w:rsid w:val="00E702C9"/>
    <w:rsid w:val="00E70B03"/>
    <w:rsid w:val="00E7643E"/>
    <w:rsid w:val="00E8285E"/>
    <w:rsid w:val="00E87405"/>
    <w:rsid w:val="00EA2642"/>
    <w:rsid w:val="00EB070A"/>
    <w:rsid w:val="00EC4BF1"/>
    <w:rsid w:val="00EC512E"/>
    <w:rsid w:val="00ED20D3"/>
    <w:rsid w:val="00ED55F6"/>
    <w:rsid w:val="00EF0676"/>
    <w:rsid w:val="00EF119A"/>
    <w:rsid w:val="00EF1E59"/>
    <w:rsid w:val="00EF51BF"/>
    <w:rsid w:val="00EF579C"/>
    <w:rsid w:val="00EF6B27"/>
    <w:rsid w:val="00F02ACE"/>
    <w:rsid w:val="00F05307"/>
    <w:rsid w:val="00F055E0"/>
    <w:rsid w:val="00F267CD"/>
    <w:rsid w:val="00F26CAC"/>
    <w:rsid w:val="00F305EA"/>
    <w:rsid w:val="00F4461B"/>
    <w:rsid w:val="00F7472E"/>
    <w:rsid w:val="00F80161"/>
    <w:rsid w:val="00F80268"/>
    <w:rsid w:val="00FA730E"/>
    <w:rsid w:val="00FB713F"/>
    <w:rsid w:val="00FD55E5"/>
    <w:rsid w:val="00FE1417"/>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1F16267C-5581-1A4F-A866-F215FABB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noslangues-ourlanguages.gc.ca/en/writing-tips-plus/hyphens-compound-adjectives" TargetMode="External"/><Relationship Id="rId7" Type="http://schemas.openxmlformats.org/officeDocument/2006/relationships/hyperlink" Target="https://www.jstor.org/stable/3798975"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s://harvest.usask.ca/items/ad77ef3f-4d96-4746-8a8a-99c9bdaf0980" TargetMode="External"/><Relationship Id="rId5" Type="http://schemas.openxmlformats.org/officeDocument/2006/relationships/hyperlink" Target="https://ace-eco.org/vol18/iss1/art9/" TargetMode="External"/><Relationship Id="rId4" Type="http://schemas.openxmlformats.org/officeDocument/2006/relationships/hyperlink" Target="https://academic.oup.com/jmammal/article-abstract/78/1/192/872196?login=false"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hylopic.or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12523</Words>
  <Characters>71387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Jason Fisher</cp:lastModifiedBy>
  <cp:revision>2</cp:revision>
  <dcterms:created xsi:type="dcterms:W3CDTF">2025-08-11T22:11:00Z</dcterms:created>
  <dcterms:modified xsi:type="dcterms:W3CDTF">2025-08-11T22:11:00Z</dcterms:modified>
</cp:coreProperties>
</file>