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1F" w14:textId="71BD7435" w:rsidR="00344D24" w:rsidRPr="006C55CD" w:rsidRDefault="1185683A" w:rsidP="006C55CD">
      <w:pPr>
        <w:rPr>
          <w:b/>
          <w:bCs/>
          <w:color w:val="222222"/>
        </w:rPr>
      </w:pPr>
      <w:r w:rsidRPr="006C55CD">
        <w:rPr>
          <w:b/>
          <w:bCs/>
          <w:color w:val="222222"/>
        </w:rPr>
        <w:t>COMMENTS FOR THE AUTHORS - MANDATORY:</w:t>
      </w:r>
    </w:p>
    <w:p w14:paraId="00000020" w14:textId="77777777" w:rsidR="00344D24" w:rsidRPr="006C55CD" w:rsidRDefault="1185683A" w:rsidP="006C55CD">
      <w:pPr>
        <w:rPr>
          <w:color w:val="222222"/>
          <w:lang w:val="en-US"/>
        </w:rPr>
      </w:pPr>
      <w:r w:rsidRPr="006C55CD">
        <w:rPr>
          <w:color w:val="222222"/>
          <w:lang w:val="en-US"/>
        </w:rPr>
        <w:t xml:space="preserve">I have received comments from two experts. While both reviewers see value in the question of this study, they also raised fundamental concerns, particularly from an analysis point of view. For example, R1 questions the validity of the response variable. R2 questions the unit of design validity (i.e. one camera per site). Addressing these points would likely require a major reanalysis and possibly a reframing of the manuscript. In addition, I also suggest the authors check relevant studies, for example </w:t>
      </w:r>
      <w:hyperlink r:id="rId8">
        <w:r w:rsidRPr="006C55CD">
          <w:rPr>
            <w:color w:val="1155CC"/>
            <w:u w:val="single"/>
            <w:lang w:val="en-US"/>
          </w:rPr>
          <w:t>https://doi.org/10.1139/cjfr-2019-0369</w:t>
        </w:r>
      </w:hyperlink>
      <w:r w:rsidRPr="006C55CD">
        <w:rPr>
          <w:color w:val="222222"/>
          <w:lang w:val="en-US"/>
        </w:rPr>
        <w:t>.</w:t>
      </w:r>
    </w:p>
    <w:p w14:paraId="00000021" w14:textId="77777777" w:rsidR="00344D24" w:rsidRPr="006C55CD" w:rsidRDefault="00344D24" w:rsidP="006C55CD">
      <w:pPr>
        <w:rPr>
          <w:color w:val="222222"/>
        </w:rPr>
      </w:pPr>
    </w:p>
    <w:p w14:paraId="00000022" w14:textId="05EA02C3" w:rsidR="00344D24" w:rsidRPr="006C55CD" w:rsidRDefault="006071D2" w:rsidP="006C55CD">
      <w:pPr>
        <w:rPr>
          <w:color w:val="365F91" w:themeColor="accent1" w:themeShade="BF"/>
          <w:lang w:val="en-US"/>
        </w:rPr>
      </w:pPr>
      <w:r w:rsidRPr="006C55CD">
        <w:rPr>
          <w:color w:val="365F91" w:themeColor="accent1" w:themeShade="BF"/>
          <w:lang w:val="en-US"/>
        </w:rPr>
        <w:t>Thank you</w:t>
      </w:r>
      <w:r w:rsidR="1185683A" w:rsidRPr="006C55CD">
        <w:rPr>
          <w:color w:val="365F91" w:themeColor="accent1" w:themeShade="BF"/>
          <w:lang w:val="en-US"/>
        </w:rPr>
        <w:t xml:space="preserve"> for the in-depth and thorough reviews</w:t>
      </w:r>
      <w:r w:rsidRPr="006C55CD">
        <w:rPr>
          <w:color w:val="365F91" w:themeColor="accent1" w:themeShade="BF"/>
          <w:lang w:val="en-US"/>
        </w:rPr>
        <w:t xml:space="preserve">. We found the feedback to be very constructive. </w:t>
      </w:r>
      <w:r w:rsidR="006576BB" w:rsidRPr="006C55CD">
        <w:rPr>
          <w:color w:val="365F91" w:themeColor="accent1" w:themeShade="BF"/>
          <w:lang w:val="en-US"/>
        </w:rPr>
        <w:t>We have changed our analysis to reflect the concerns and suggestions, considering all comments made by reviewers. Nearly</w:t>
      </w:r>
      <w:r w:rsidRPr="006C55CD">
        <w:rPr>
          <w:color w:val="365F91" w:themeColor="accent1" w:themeShade="BF"/>
          <w:lang w:val="en-US"/>
        </w:rPr>
        <w:t xml:space="preserve"> all suggestions from the reviewers have been incorporated in full for this revised version of the manuscript, which includes a re-write of the introduction and discussion sections, as well as a</w:t>
      </w:r>
      <w:r w:rsidR="006576BB" w:rsidRPr="006C55CD">
        <w:rPr>
          <w:color w:val="365F91" w:themeColor="accent1" w:themeShade="BF"/>
          <w:lang w:val="en-US"/>
        </w:rPr>
        <w:t xml:space="preserve">n overhaul of the analysis to reflect the concerns of both R1 and R2. All changes in relation to reviewer feedback are explained below in depth, and we hope that this dialogue satisfies the reviewers’ concerns. </w:t>
      </w:r>
      <w:r w:rsidR="1185683A" w:rsidRPr="006C55CD">
        <w:rPr>
          <w:color w:val="365F91" w:themeColor="accent1" w:themeShade="BF"/>
          <w:lang w:val="en-US"/>
        </w:rPr>
        <w:t>We believe that our re-analysis, explanations, and updated framing of our question have address</w:t>
      </w:r>
      <w:r w:rsidR="0D92F750" w:rsidRPr="006C55CD">
        <w:rPr>
          <w:color w:val="365F91" w:themeColor="accent1" w:themeShade="BF"/>
          <w:lang w:val="en-US"/>
        </w:rPr>
        <w:t>ed</w:t>
      </w:r>
      <w:r w:rsidR="1185683A" w:rsidRPr="006C55CD">
        <w:rPr>
          <w:color w:val="365F91" w:themeColor="accent1" w:themeShade="BF"/>
          <w:lang w:val="en-US"/>
        </w:rPr>
        <w:t xml:space="preserve"> the concerns raised by the reviewers. </w:t>
      </w:r>
    </w:p>
    <w:p w14:paraId="00000023" w14:textId="77777777" w:rsidR="00344D24" w:rsidRPr="006C55CD" w:rsidRDefault="00344D24" w:rsidP="006C55CD"/>
    <w:p w14:paraId="00000024" w14:textId="77777777" w:rsidR="00344D24" w:rsidRPr="006C55CD" w:rsidRDefault="005E1D53" w:rsidP="006C55CD">
      <w:pPr>
        <w:rPr>
          <w:color w:val="222222"/>
        </w:rPr>
      </w:pPr>
      <w:r w:rsidRPr="006C55CD">
        <w:rPr>
          <w:color w:val="222222"/>
        </w:rPr>
        <w:t>***************************************************</w:t>
      </w:r>
    </w:p>
    <w:p w14:paraId="00000025" w14:textId="77777777" w:rsidR="00344D24" w:rsidRPr="006C55CD" w:rsidRDefault="00344D24" w:rsidP="006C55CD">
      <w:pPr>
        <w:rPr>
          <w:b/>
          <w:bCs/>
          <w:color w:val="222222"/>
        </w:rPr>
      </w:pPr>
    </w:p>
    <w:p w14:paraId="4C33574D" w14:textId="77777777" w:rsidR="007E71D2" w:rsidRDefault="007E71D2">
      <w:pPr>
        <w:rPr>
          <w:b/>
          <w:bCs/>
          <w:color w:val="222222"/>
          <w:u w:val="single"/>
        </w:rPr>
      </w:pPr>
      <w:r>
        <w:rPr>
          <w:b/>
          <w:bCs/>
          <w:color w:val="222222"/>
          <w:u w:val="single"/>
        </w:rPr>
        <w:br w:type="page"/>
      </w:r>
    </w:p>
    <w:p w14:paraId="00000026" w14:textId="45403B64" w:rsidR="00344D24" w:rsidRPr="006C55CD" w:rsidRDefault="005E1D53" w:rsidP="006C55CD">
      <w:pPr>
        <w:rPr>
          <w:b/>
          <w:bCs/>
          <w:color w:val="222222"/>
          <w:u w:val="single"/>
        </w:rPr>
      </w:pPr>
      <w:r w:rsidRPr="006C55CD">
        <w:rPr>
          <w:b/>
          <w:bCs/>
          <w:color w:val="222222"/>
          <w:u w:val="single"/>
        </w:rPr>
        <w:lastRenderedPageBreak/>
        <w:t>REVIEWER 1 REPORT FOR THE AUTHORS</w:t>
      </w:r>
    </w:p>
    <w:p w14:paraId="00000027" w14:textId="77777777" w:rsidR="00344D24" w:rsidRPr="006C55CD" w:rsidRDefault="005E1D53" w:rsidP="006C55CD">
      <w:pPr>
        <w:rPr>
          <w:b/>
          <w:bCs/>
          <w:color w:val="222222"/>
        </w:rPr>
      </w:pPr>
      <w:r w:rsidRPr="006C55CD">
        <w:rPr>
          <w:b/>
          <w:bCs/>
          <w:color w:val="222222"/>
        </w:rPr>
        <w:t>General comments</w:t>
      </w:r>
    </w:p>
    <w:p w14:paraId="00000028" w14:textId="77777777" w:rsidR="00344D24" w:rsidRPr="006C55CD" w:rsidRDefault="1185683A" w:rsidP="006C55CD">
      <w:pPr>
        <w:rPr>
          <w:color w:val="222222"/>
          <w:lang w:val="en-US"/>
        </w:rPr>
      </w:pPr>
      <w:r w:rsidRPr="006C55CD">
        <w:rPr>
          <w:color w:val="222222"/>
          <w:lang w:val="en-US"/>
        </w:rPr>
        <w:t>Clarity of writing in the Introduction needs to be improved; writing seems sloppy in places and needed further editing before submission: awkward phrasing, grammatical errors, typos. A key consideration in the data analyses is the validity of detections per month as a true reflection of abundance, as opposed to local activity levels by an unknown number of individuals (potentially/highly likely to be just one individual for this highly territorial species). While I agree that zero detections likely does reflect true absence, the biology of the target species is such that any non-zero value cannot confidently be assumed to reflect an abundance value greater than one individual. This greatly impacts the analytical approach taken which depends on abundance as the response variable rather than presence/absence. With regard to the predictor variables, the use of 22 spatial scales seems counter to any hypothesis driven approach, and there are linear metrics (e.g., seismic lines) which have been converted to area covered which may not accurately reflect their impact given the presumed importance of edges for this species.</w:t>
      </w:r>
    </w:p>
    <w:p w14:paraId="00000029" w14:textId="77777777" w:rsidR="00344D24" w:rsidRPr="006C55CD" w:rsidRDefault="00344D24" w:rsidP="006C55CD">
      <w:pPr>
        <w:rPr>
          <w:color w:val="222222"/>
        </w:rPr>
      </w:pPr>
    </w:p>
    <w:p w14:paraId="0000002A" w14:textId="0CA46507" w:rsidR="00344D24" w:rsidRPr="006C55CD" w:rsidRDefault="005E1D53" w:rsidP="1BED4D65">
      <w:pPr>
        <w:rPr>
          <w:color w:val="0B5394"/>
          <w:lang w:val="en-US"/>
        </w:rPr>
      </w:pPr>
      <w:r w:rsidRPr="1BED4D65">
        <w:rPr>
          <w:b/>
          <w:bCs/>
          <w:color w:val="0B5394"/>
          <w:lang w:val="en-US"/>
        </w:rPr>
        <w:t>Response:</w:t>
      </w:r>
      <w:r w:rsidRPr="1BED4D65">
        <w:rPr>
          <w:color w:val="0B5394"/>
          <w:lang w:val="en-US"/>
        </w:rPr>
        <w:t xml:space="preserve"> </w:t>
      </w:r>
      <w:r w:rsidR="69EDF4B5" w:rsidRPr="1BED4D65">
        <w:rPr>
          <w:color w:val="0B5394"/>
          <w:lang w:val="en-US"/>
        </w:rPr>
        <w:t xml:space="preserve">Thank you for the </w:t>
      </w:r>
      <w:r w:rsidRPr="1BED4D65">
        <w:rPr>
          <w:color w:val="0B5394"/>
          <w:lang w:val="en-US"/>
        </w:rPr>
        <w:t xml:space="preserve">thorough and helpful review of the manuscript. We have taken all recommendations and concerns into consideration. Please see below for an in-detail description of the changes related to the concerns. </w:t>
      </w:r>
    </w:p>
    <w:p w14:paraId="0000002B" w14:textId="77777777" w:rsidR="00344D24" w:rsidRPr="006C55CD" w:rsidRDefault="00344D24" w:rsidP="006C55CD">
      <w:pPr>
        <w:rPr>
          <w:color w:val="222222"/>
        </w:rPr>
      </w:pPr>
    </w:p>
    <w:p w14:paraId="0000002C" w14:textId="3D8921A8" w:rsidR="00344D24" w:rsidRPr="006C55CD" w:rsidRDefault="005E1D53" w:rsidP="006C55CD">
      <w:pPr>
        <w:rPr>
          <w:color w:val="222222"/>
        </w:rPr>
      </w:pPr>
      <w:r w:rsidRPr="000070B7">
        <w:rPr>
          <w:b/>
          <w:bCs/>
          <w:color w:val="222222"/>
        </w:rPr>
        <w:t>Abstract/line 1</w:t>
      </w:r>
      <w:r w:rsidR="000070B7">
        <w:rPr>
          <w:b/>
          <w:bCs/>
          <w:color w:val="222222"/>
        </w:rPr>
        <w:t xml:space="preserve">5 </w:t>
      </w:r>
      <w:r w:rsidRPr="006C55CD">
        <w:rPr>
          <w:color w:val="222222"/>
        </w:rPr>
        <w:t>– “squirrels declined with increasing anthropogenic edge density”, although it becomes clearer as you read further on, it would be helpful to clearly describe the nature of the relationship.</w:t>
      </w:r>
    </w:p>
    <w:p w14:paraId="0000002D" w14:textId="77777777" w:rsidR="00344D24" w:rsidRPr="006C55CD" w:rsidRDefault="00344D24" w:rsidP="006C55CD">
      <w:pPr>
        <w:rPr>
          <w:color w:val="222222"/>
        </w:rPr>
      </w:pPr>
    </w:p>
    <w:p w14:paraId="0000002E" w14:textId="40AE9044" w:rsidR="00344D24" w:rsidRPr="006C55CD" w:rsidRDefault="1185683A" w:rsidP="006C55CD">
      <w:pPr>
        <w:rPr>
          <w:color w:val="0B5394"/>
          <w:lang w:val="en-US"/>
        </w:rPr>
      </w:pPr>
      <w:r w:rsidRPr="006C55CD">
        <w:rPr>
          <w:b/>
          <w:bCs/>
          <w:color w:val="0B5394"/>
          <w:lang w:val="en-US"/>
        </w:rPr>
        <w:t>Response:</w:t>
      </w:r>
      <w:r w:rsidRPr="006C55CD">
        <w:rPr>
          <w:color w:val="0B5394"/>
          <w:lang w:val="en-US"/>
        </w:rPr>
        <w:t xml:space="preserve"> </w:t>
      </w:r>
      <w:r w:rsidR="0083011F" w:rsidRPr="006C55CD">
        <w:rPr>
          <w:color w:val="0B5394"/>
          <w:lang w:val="en-US"/>
        </w:rPr>
        <w:t xml:space="preserve">We have revised this working on lines 17–19 for clarity. </w:t>
      </w:r>
    </w:p>
    <w:p w14:paraId="0000002F" w14:textId="77777777" w:rsidR="00344D24" w:rsidRPr="006C55CD" w:rsidRDefault="00344D24" w:rsidP="006C55CD">
      <w:pPr>
        <w:rPr>
          <w:color w:val="0B5394"/>
          <w:shd w:val="clear" w:color="auto" w:fill="FF9900"/>
        </w:rPr>
      </w:pPr>
    </w:p>
    <w:p w14:paraId="00000030" w14:textId="3C44E5FC" w:rsidR="00344D24" w:rsidRPr="006C55CD" w:rsidRDefault="1185683A" w:rsidP="006C55CD">
      <w:pPr>
        <w:rPr>
          <w:color w:val="222222"/>
          <w:lang w:val="en-US"/>
        </w:rPr>
      </w:pPr>
      <w:r w:rsidRPr="000070B7">
        <w:rPr>
          <w:b/>
          <w:bCs/>
          <w:color w:val="222222"/>
          <w:lang w:val="en-US"/>
        </w:rPr>
        <w:t>Intro/line 34-36</w:t>
      </w:r>
      <w:r w:rsidRPr="006C55CD">
        <w:rPr>
          <w:color w:val="222222"/>
          <w:lang w:val="en-US"/>
        </w:rPr>
        <w:t xml:space="preserve"> – I’m not certain that “compete” reflects the true nature of this interaction, rather wildlife is more likely to adapt or modify their space use in response to human activities.  In the next sentence, “these processes” aren’t really introduced by the previous </w:t>
      </w:r>
      <w:r w:rsidR="0B2297D1" w:rsidRPr="006C55CD">
        <w:rPr>
          <w:color w:val="222222"/>
          <w:lang w:val="en-US"/>
        </w:rPr>
        <w:t>sentence,</w:t>
      </w:r>
      <w:r w:rsidRPr="006C55CD">
        <w:rPr>
          <w:color w:val="222222"/>
          <w:lang w:val="en-US"/>
        </w:rPr>
        <w:t xml:space="preserve"> so there is a disconnect here that needs to be addressed for more effective communication. Likewise, the jump after the semi-colon to talk about the nature of landscapes is too far away from the initial reference to landscapes in the first sentence of the paragraph.</w:t>
      </w:r>
    </w:p>
    <w:p w14:paraId="00000031" w14:textId="77777777" w:rsidR="00344D24" w:rsidRPr="006C55CD" w:rsidRDefault="00344D24" w:rsidP="006C55CD">
      <w:pPr>
        <w:rPr>
          <w:color w:val="0B5394"/>
          <w:sz w:val="20"/>
          <w:szCs w:val="20"/>
        </w:rPr>
      </w:pPr>
    </w:p>
    <w:p w14:paraId="00000032" w14:textId="55B1EBA9" w:rsidR="00344D24" w:rsidRPr="006C55CD" w:rsidRDefault="000070B7" w:rsidP="006C55CD">
      <w:pPr>
        <w:rPr>
          <w:color w:val="365F91" w:themeColor="accent1" w:themeShade="BF"/>
          <w:lang w:val="en-US"/>
        </w:rPr>
      </w:pPr>
      <w:r w:rsidRPr="000070B7">
        <w:rPr>
          <w:b/>
          <w:bCs/>
          <w:color w:val="365F91" w:themeColor="accent1" w:themeShade="BF"/>
          <w:lang w:val="en-US"/>
        </w:rPr>
        <w:t>Response</w:t>
      </w:r>
      <w:r w:rsidR="1185683A" w:rsidRPr="006C55CD">
        <w:rPr>
          <w:color w:val="365F91" w:themeColor="accent1" w:themeShade="BF"/>
          <w:lang w:val="en-US"/>
        </w:rPr>
        <w:t xml:space="preserve">: </w:t>
      </w:r>
      <w:r w:rsidR="00705D83" w:rsidRPr="006C55CD">
        <w:rPr>
          <w:color w:val="365F91" w:themeColor="accent1" w:themeShade="BF"/>
          <w:lang w:val="en-US"/>
        </w:rPr>
        <w:t xml:space="preserve">we have </w:t>
      </w:r>
      <w:r w:rsidR="1185683A" w:rsidRPr="006C55CD">
        <w:rPr>
          <w:color w:val="365F91" w:themeColor="accent1" w:themeShade="BF"/>
          <w:lang w:val="en-US"/>
        </w:rPr>
        <w:t xml:space="preserve">edited these sentences </w:t>
      </w:r>
      <w:r>
        <w:rPr>
          <w:b/>
          <w:bCs/>
          <w:color w:val="365F91" w:themeColor="accent1" w:themeShade="BF"/>
          <w:lang w:val="en-US"/>
        </w:rPr>
        <w:t>(li</w:t>
      </w:r>
      <w:r w:rsidRPr="006C55CD">
        <w:rPr>
          <w:b/>
          <w:bCs/>
          <w:color w:val="365F91" w:themeColor="accent1" w:themeShade="BF"/>
          <w:lang w:val="en-US"/>
        </w:rPr>
        <w:t>ne</w:t>
      </w:r>
      <w:r>
        <w:rPr>
          <w:b/>
          <w:bCs/>
          <w:color w:val="365F91" w:themeColor="accent1" w:themeShade="BF"/>
          <w:lang w:val="en-US"/>
        </w:rPr>
        <w:t>s</w:t>
      </w:r>
      <w:r w:rsidRPr="006C55CD">
        <w:rPr>
          <w:b/>
          <w:bCs/>
          <w:color w:val="365F91" w:themeColor="accent1" w:themeShade="BF"/>
          <w:lang w:val="en-US"/>
        </w:rPr>
        <w:t xml:space="preserve"> 32–37</w:t>
      </w:r>
      <w:r>
        <w:rPr>
          <w:b/>
          <w:bCs/>
          <w:color w:val="365F91" w:themeColor="accent1" w:themeShade="BF"/>
          <w:lang w:val="en-US"/>
        </w:rPr>
        <w:t xml:space="preserve">) </w:t>
      </w:r>
      <w:r w:rsidR="1185683A" w:rsidRPr="006C55CD">
        <w:rPr>
          <w:color w:val="365F91" w:themeColor="accent1" w:themeShade="BF"/>
          <w:lang w:val="en-US"/>
        </w:rPr>
        <w:t>for clarity</w:t>
      </w:r>
      <w:r w:rsidR="0016157A" w:rsidRPr="006C55CD">
        <w:rPr>
          <w:color w:val="365F91" w:themeColor="accent1" w:themeShade="BF"/>
          <w:lang w:val="en-US"/>
        </w:rPr>
        <w:t xml:space="preserve"> and </w:t>
      </w:r>
      <w:r w:rsidR="00705D83" w:rsidRPr="006C55CD">
        <w:rPr>
          <w:color w:val="365F91" w:themeColor="accent1" w:themeShade="BF"/>
          <w:lang w:val="en-US"/>
        </w:rPr>
        <w:t xml:space="preserve">used </w:t>
      </w:r>
      <w:r w:rsidR="0016157A" w:rsidRPr="006C55CD">
        <w:rPr>
          <w:color w:val="365F91" w:themeColor="accent1" w:themeShade="BF"/>
          <w:lang w:val="en-US"/>
        </w:rPr>
        <w:t>more precise wording</w:t>
      </w:r>
      <w:r w:rsidR="1185683A" w:rsidRPr="006C55CD">
        <w:rPr>
          <w:color w:val="365F91" w:themeColor="accent1" w:themeShade="BF"/>
          <w:lang w:val="en-US"/>
        </w:rPr>
        <w:t xml:space="preserve">, “As natural resource extraction, agriculture, and urbanization encroach on wild spaces (Shackelford et al. 2018), </w:t>
      </w:r>
      <w:r w:rsidR="162235BE" w:rsidRPr="006C55CD">
        <w:rPr>
          <w:color w:val="365F91" w:themeColor="accent1" w:themeShade="BF"/>
          <w:lang w:val="en-US"/>
        </w:rPr>
        <w:t>wildlife must contend with landscapes with markedly different complexity and disturbance regimes.</w:t>
      </w:r>
      <w:r w:rsidR="1185683A" w:rsidRPr="006C55CD">
        <w:rPr>
          <w:color w:val="365F91" w:themeColor="accent1" w:themeShade="BF"/>
          <w:lang w:val="en-US"/>
        </w:rPr>
        <w:t xml:space="preserve"> </w:t>
      </w:r>
      <w:r w:rsidR="60A80BB6" w:rsidRPr="006C55CD">
        <w:rPr>
          <w:color w:val="365F91" w:themeColor="accent1" w:themeShade="BF"/>
          <w:lang w:val="en-US"/>
        </w:rPr>
        <w:t>Uncovering the ecological responses of wildlife to this novel change is difficult because variation in landscape structure entrains a wide range of functional and numeric effects spanning scales of observation</w:t>
      </w:r>
      <w:r w:rsidR="1185683A" w:rsidRPr="006C55CD">
        <w:rPr>
          <w:color w:val="365F91" w:themeColor="accent1" w:themeShade="BF"/>
          <w:lang w:val="en-US"/>
        </w:rPr>
        <w:t>s (Forman and Godron 1981, Dunning et al. 1992, Levin 1992).</w:t>
      </w:r>
      <w:r w:rsidR="2EB8EEFD" w:rsidRPr="006C55CD">
        <w:rPr>
          <w:color w:val="365F91" w:themeColor="accent1" w:themeShade="BF"/>
          <w:lang w:val="en-US"/>
        </w:rPr>
        <w:t>”</w:t>
      </w:r>
    </w:p>
    <w:p w14:paraId="00000033" w14:textId="77777777" w:rsidR="00344D24" w:rsidRPr="006C55CD" w:rsidRDefault="00344D24" w:rsidP="006C55CD">
      <w:pPr>
        <w:rPr>
          <w:color w:val="222222"/>
        </w:rPr>
      </w:pPr>
    </w:p>
    <w:p w14:paraId="00000034" w14:textId="77777777" w:rsidR="00344D24" w:rsidRPr="006C55CD" w:rsidRDefault="1185683A" w:rsidP="006C55CD">
      <w:pPr>
        <w:rPr>
          <w:color w:val="222222"/>
          <w:lang w:val="en-US"/>
        </w:rPr>
      </w:pPr>
      <w:r w:rsidRPr="000070B7">
        <w:rPr>
          <w:b/>
          <w:bCs/>
          <w:color w:val="222222"/>
          <w:lang w:val="en-US"/>
        </w:rPr>
        <w:t>Intro/line 38-40</w:t>
      </w:r>
      <w:r w:rsidRPr="006C55CD">
        <w:rPr>
          <w:b/>
          <w:bCs/>
          <w:color w:val="222222"/>
          <w:lang w:val="en-US"/>
        </w:rPr>
        <w:t xml:space="preserve"> –</w:t>
      </w:r>
      <w:r w:rsidRPr="006C55CD">
        <w:rPr>
          <w:color w:val="222222"/>
          <w:lang w:val="en-US"/>
        </w:rPr>
        <w:t xml:space="preserve"> given you indicate an extension of “classic” island biogeography in its application to terrestrial systems, you need to note the original was applied to oceanic islands to complete the thought process you’ve initiated with this sentence. MacArthur needs capitalization of the A.</w:t>
      </w:r>
    </w:p>
    <w:p w14:paraId="00000035" w14:textId="77777777" w:rsidR="00344D24" w:rsidRPr="006C55CD" w:rsidRDefault="00344D24" w:rsidP="006C55CD">
      <w:pPr>
        <w:rPr>
          <w:color w:val="222222"/>
        </w:rPr>
      </w:pPr>
    </w:p>
    <w:p w14:paraId="00000036" w14:textId="3FB7FC73" w:rsidR="00344D24" w:rsidRPr="006C55CD" w:rsidRDefault="005E1D53" w:rsidP="006C55CD">
      <w:pPr>
        <w:rPr>
          <w:color w:val="0B5394"/>
        </w:rPr>
      </w:pPr>
      <w:r w:rsidRPr="006C55CD">
        <w:rPr>
          <w:b/>
          <w:bCs/>
          <w:color w:val="0B5394"/>
        </w:rPr>
        <w:t>Response:</w:t>
      </w:r>
      <w:r w:rsidRPr="006C55CD">
        <w:rPr>
          <w:color w:val="0B5394"/>
        </w:rPr>
        <w:t xml:space="preserve"> We have </w:t>
      </w:r>
      <w:r w:rsidR="00EC24D7" w:rsidRPr="006C55CD">
        <w:rPr>
          <w:color w:val="0B5394"/>
        </w:rPr>
        <w:t>revised</w:t>
      </w:r>
      <w:r w:rsidRPr="006C55CD">
        <w:rPr>
          <w:color w:val="0B5394"/>
        </w:rPr>
        <w:t xml:space="preserve"> this sentence in the manuscript</w:t>
      </w:r>
      <w:r w:rsidR="000F2E0E" w:rsidRPr="006C55CD">
        <w:rPr>
          <w:color w:val="0B5394"/>
        </w:rPr>
        <w:t xml:space="preserve"> to clarify why island biogeography has been invoked, and </w:t>
      </w:r>
      <w:r w:rsidR="00591D10" w:rsidRPr="006C55CD">
        <w:rPr>
          <w:color w:val="0B5394"/>
        </w:rPr>
        <w:t>how it leads into our investigation of landscape</w:t>
      </w:r>
      <w:r w:rsidR="00E731AF" w:rsidRPr="006C55CD">
        <w:rPr>
          <w:color w:val="0B5394"/>
        </w:rPr>
        <w:t xml:space="preserve"> ecology</w:t>
      </w:r>
      <w:r w:rsidRPr="006C55CD">
        <w:rPr>
          <w:color w:val="0B5394"/>
        </w:rPr>
        <w:t xml:space="preserve">. </w:t>
      </w:r>
      <w:r w:rsidR="3047A7EB" w:rsidRPr="006C55CD">
        <w:rPr>
          <w:color w:val="0B5394"/>
        </w:rPr>
        <w:t xml:space="preserve">Please see </w:t>
      </w:r>
      <w:r w:rsidR="3047A7EB" w:rsidRPr="006C55CD">
        <w:rPr>
          <w:b/>
          <w:bCs/>
          <w:color w:val="0B5394"/>
        </w:rPr>
        <w:t>lines</w:t>
      </w:r>
      <w:r w:rsidR="3047A7EB" w:rsidRPr="006C55CD">
        <w:rPr>
          <w:color w:val="0B5394"/>
        </w:rPr>
        <w:t xml:space="preserve"> </w:t>
      </w:r>
      <w:r w:rsidR="00EC24D7" w:rsidRPr="006C55CD">
        <w:rPr>
          <w:b/>
          <w:bCs/>
          <w:color w:val="365F91" w:themeColor="accent1" w:themeShade="BF"/>
          <w:lang w:val="en-US"/>
        </w:rPr>
        <w:t>3</w:t>
      </w:r>
      <w:r w:rsidR="00EE4044" w:rsidRPr="006C55CD">
        <w:rPr>
          <w:b/>
          <w:bCs/>
          <w:color w:val="365F91" w:themeColor="accent1" w:themeShade="BF"/>
          <w:lang w:val="en-US"/>
        </w:rPr>
        <w:t>7</w:t>
      </w:r>
      <w:r w:rsidR="00EC24D7" w:rsidRPr="006C55CD">
        <w:rPr>
          <w:b/>
          <w:bCs/>
          <w:color w:val="365F91" w:themeColor="accent1" w:themeShade="BF"/>
          <w:lang w:val="en-US"/>
        </w:rPr>
        <w:t>–</w:t>
      </w:r>
      <w:r w:rsidR="00EE4044" w:rsidRPr="006C55CD">
        <w:rPr>
          <w:b/>
          <w:bCs/>
          <w:color w:val="365F91" w:themeColor="accent1" w:themeShade="BF"/>
          <w:lang w:val="en-US"/>
        </w:rPr>
        <w:t xml:space="preserve">45 </w:t>
      </w:r>
      <w:r w:rsidR="00EE4044" w:rsidRPr="006C55CD">
        <w:rPr>
          <w:color w:val="365F91" w:themeColor="accent1" w:themeShade="BF"/>
          <w:lang w:val="en-US"/>
        </w:rPr>
        <w:t xml:space="preserve">for the revised section. </w:t>
      </w:r>
    </w:p>
    <w:p w14:paraId="00000037" w14:textId="77777777" w:rsidR="00344D24" w:rsidRPr="006C55CD" w:rsidRDefault="00344D24" w:rsidP="006C55CD">
      <w:pPr>
        <w:rPr>
          <w:color w:val="222222"/>
        </w:rPr>
      </w:pPr>
    </w:p>
    <w:p w14:paraId="00000038" w14:textId="5F393118" w:rsidR="00344D24" w:rsidRPr="006C55CD" w:rsidRDefault="1185683A" w:rsidP="006C55CD">
      <w:pPr>
        <w:rPr>
          <w:color w:val="222222"/>
          <w:lang w:val="en-US"/>
        </w:rPr>
      </w:pPr>
      <w:r w:rsidRPr="000070B7">
        <w:rPr>
          <w:b/>
          <w:bCs/>
          <w:color w:val="222222"/>
          <w:lang w:val="en-US"/>
        </w:rPr>
        <w:t>Intro/line 45-4</w:t>
      </w:r>
      <w:r w:rsidR="000070B7">
        <w:rPr>
          <w:b/>
          <w:bCs/>
          <w:color w:val="222222"/>
          <w:lang w:val="en-US"/>
        </w:rPr>
        <w:t xml:space="preserve">6 </w:t>
      </w:r>
      <w:r w:rsidRPr="006C55CD">
        <w:rPr>
          <w:b/>
          <w:bCs/>
          <w:color w:val="222222"/>
          <w:lang w:val="en-US"/>
        </w:rPr>
        <w:t>–</w:t>
      </w:r>
      <w:r w:rsidRPr="006C55CD">
        <w:rPr>
          <w:color w:val="222222"/>
          <w:lang w:val="en-US"/>
        </w:rPr>
        <w:t xml:space="preserve"> not quite certain why you are hedging around use of the term “fragmentation” here. The article you cite has this term as its focus and the meaning of your sentence becomes much clearer if you simply use “fragmentation” rather than “modified landscape configuration”.  Indeed you use the term a few sentences later, but clarity here would be helpful.</w:t>
      </w:r>
    </w:p>
    <w:p w14:paraId="7428F2A6" w14:textId="6BC69108" w:rsidR="4FE2BD30" w:rsidRPr="006C55CD" w:rsidRDefault="4FE2BD30" w:rsidP="006C55CD">
      <w:pPr>
        <w:rPr>
          <w:color w:val="222222"/>
          <w:lang w:val="en-US"/>
        </w:rPr>
      </w:pPr>
    </w:p>
    <w:p w14:paraId="00000039" w14:textId="64E35EB2" w:rsidR="00344D24" w:rsidRPr="006C55CD" w:rsidRDefault="005E1D53" w:rsidP="1BED4D65">
      <w:pPr>
        <w:rPr>
          <w:color w:val="0B5394"/>
          <w:lang w:val="en-US"/>
        </w:rPr>
      </w:pPr>
      <w:r w:rsidRPr="1BED4D65">
        <w:rPr>
          <w:b/>
          <w:bCs/>
          <w:color w:val="0B5394"/>
          <w:lang w:val="en-US"/>
        </w:rPr>
        <w:t>Response</w:t>
      </w:r>
      <w:r w:rsidRPr="1BED4D65">
        <w:rPr>
          <w:color w:val="0B5394"/>
          <w:lang w:val="en-US"/>
        </w:rPr>
        <w:t xml:space="preserve">: We have </w:t>
      </w:r>
      <w:r w:rsidR="7D23AE37" w:rsidRPr="1BED4D65">
        <w:rPr>
          <w:color w:val="0B5394"/>
          <w:lang w:val="en-US"/>
        </w:rPr>
        <w:t>used the word fragmentation upfront here for clarity and conciseness. Thank you for this suggestion</w:t>
      </w:r>
      <w:r w:rsidR="4257E161" w:rsidRPr="1BED4D65">
        <w:rPr>
          <w:color w:val="0B5394"/>
          <w:lang w:val="en-US"/>
        </w:rPr>
        <w:t>. We</w:t>
      </w:r>
      <w:r w:rsidR="7D23AE37" w:rsidRPr="1BED4D65">
        <w:rPr>
          <w:color w:val="0B5394"/>
          <w:lang w:val="en-US"/>
        </w:rPr>
        <w:t xml:space="preserve"> have improved the writing throughout the manuscript to reflect this. </w:t>
      </w:r>
    </w:p>
    <w:p w14:paraId="0000003A" w14:textId="77777777" w:rsidR="00344D24" w:rsidRPr="006C55CD" w:rsidRDefault="00344D24" w:rsidP="006C55CD">
      <w:pPr>
        <w:rPr>
          <w:color w:val="222222"/>
        </w:rPr>
      </w:pPr>
    </w:p>
    <w:p w14:paraId="0000003B" w14:textId="77777777" w:rsidR="00344D24" w:rsidRPr="006C55CD" w:rsidRDefault="1185683A" w:rsidP="006C55CD">
      <w:pPr>
        <w:rPr>
          <w:color w:val="222222"/>
          <w:lang w:val="en-US"/>
        </w:rPr>
      </w:pPr>
      <w:r w:rsidRPr="000070B7">
        <w:rPr>
          <w:b/>
          <w:bCs/>
          <w:color w:val="222222"/>
          <w:lang w:val="en-US"/>
        </w:rPr>
        <w:t>Intro/line 53</w:t>
      </w:r>
      <w:r w:rsidRPr="006C55CD">
        <w:rPr>
          <w:b/>
          <w:bCs/>
          <w:color w:val="222222"/>
          <w:lang w:val="en-US"/>
        </w:rPr>
        <w:t xml:space="preserve"> </w:t>
      </w:r>
      <w:r w:rsidRPr="006C55CD">
        <w:rPr>
          <w:color w:val="222222"/>
          <w:lang w:val="en-US"/>
        </w:rPr>
        <w:t>– “the challenge of understanding the impact of human activity on wildlife through changing landscape structure” – something is needed here to link back to human influences mentioned in the previous paragraph.  Landscape structure is not your entire story but how human caused changes to that system have influenced wildlife so that you are examining modifications to a system which is already a naturally fragmented mosaic.</w:t>
      </w:r>
    </w:p>
    <w:p w14:paraId="0000003C" w14:textId="77777777" w:rsidR="00344D24" w:rsidRPr="006C55CD" w:rsidRDefault="00344D24" w:rsidP="006C55CD">
      <w:pPr>
        <w:rPr>
          <w:color w:val="0B5394"/>
        </w:rPr>
      </w:pPr>
    </w:p>
    <w:p w14:paraId="0000003D" w14:textId="6F8CA812" w:rsidR="00344D24" w:rsidRPr="006C55CD" w:rsidRDefault="1185683A" w:rsidP="006C55CD">
      <w:pPr>
        <w:rPr>
          <w:color w:val="0B5394"/>
          <w:lang w:val="en-US"/>
        </w:rPr>
      </w:pPr>
      <w:r w:rsidRPr="006C55CD">
        <w:rPr>
          <w:b/>
          <w:bCs/>
          <w:color w:val="0B5394"/>
          <w:lang w:val="en-US"/>
        </w:rPr>
        <w:t>Response:</w:t>
      </w:r>
      <w:r w:rsidRPr="006C55CD">
        <w:rPr>
          <w:color w:val="0B5394"/>
          <w:lang w:val="en-US"/>
        </w:rPr>
        <w:t xml:space="preserve"> </w:t>
      </w:r>
      <w:r w:rsidR="7A91AC12" w:rsidRPr="006C55CD">
        <w:rPr>
          <w:color w:val="0B5394"/>
          <w:lang w:val="en-US"/>
        </w:rPr>
        <w:t>This sentence has been removed</w:t>
      </w:r>
      <w:r w:rsidR="00553F9E" w:rsidRPr="006C55CD">
        <w:rPr>
          <w:color w:val="0B5394"/>
          <w:lang w:val="en-US"/>
        </w:rPr>
        <w:t xml:space="preserve"> in the revised </w:t>
      </w:r>
      <w:r w:rsidR="0045478A" w:rsidRPr="006C55CD">
        <w:rPr>
          <w:color w:val="0B5394"/>
          <w:lang w:val="en-US"/>
        </w:rPr>
        <w:t>manuscript</w:t>
      </w:r>
      <w:r w:rsidR="00553F9E" w:rsidRPr="006C55CD">
        <w:rPr>
          <w:color w:val="0B5394"/>
          <w:lang w:val="en-US"/>
        </w:rPr>
        <w:t>, and the new</w:t>
      </w:r>
      <w:r w:rsidR="7A91AC12" w:rsidRPr="006C55CD">
        <w:rPr>
          <w:color w:val="0B5394"/>
          <w:lang w:val="en-US"/>
        </w:rPr>
        <w:t xml:space="preserve"> paragraph </w:t>
      </w:r>
      <w:r w:rsidR="00553F9E" w:rsidRPr="006C55CD">
        <w:rPr>
          <w:color w:val="0B5394"/>
          <w:lang w:val="en-US"/>
        </w:rPr>
        <w:t xml:space="preserve">has been </w:t>
      </w:r>
      <w:r w:rsidR="7A91AC12" w:rsidRPr="006C55CD">
        <w:rPr>
          <w:color w:val="0B5394"/>
          <w:lang w:val="en-US"/>
        </w:rPr>
        <w:t xml:space="preserve">edited </w:t>
      </w:r>
      <w:r w:rsidR="0045478A" w:rsidRPr="006C55CD">
        <w:rPr>
          <w:color w:val="0B5394"/>
          <w:lang w:val="en-US"/>
        </w:rPr>
        <w:t xml:space="preserve">to reflect a more precise framing of our study. </w:t>
      </w:r>
    </w:p>
    <w:p w14:paraId="0000003E" w14:textId="77777777" w:rsidR="00344D24" w:rsidRPr="006C55CD" w:rsidRDefault="00344D24" w:rsidP="006C55CD">
      <w:pPr>
        <w:rPr>
          <w:color w:val="222222"/>
          <w:shd w:val="clear" w:color="auto" w:fill="FF9900"/>
        </w:rPr>
      </w:pPr>
    </w:p>
    <w:p w14:paraId="0000003F" w14:textId="6FF694A2" w:rsidR="00344D24" w:rsidRPr="006C55CD" w:rsidRDefault="005E1D53" w:rsidP="006C55CD">
      <w:pPr>
        <w:rPr>
          <w:color w:val="222222"/>
        </w:rPr>
      </w:pPr>
      <w:r w:rsidRPr="000070B7">
        <w:rPr>
          <w:b/>
          <w:bCs/>
          <w:color w:val="222222"/>
        </w:rPr>
        <w:t>Intro/line 5</w:t>
      </w:r>
      <w:r w:rsidR="000070B7">
        <w:rPr>
          <w:b/>
          <w:bCs/>
          <w:color w:val="222222"/>
        </w:rPr>
        <w:t xml:space="preserve">4 </w:t>
      </w:r>
      <w:r w:rsidRPr="006C55CD">
        <w:rPr>
          <w:b/>
          <w:bCs/>
          <w:color w:val="222222"/>
        </w:rPr>
        <w:t>–</w:t>
      </w:r>
      <w:r w:rsidRPr="006C55CD">
        <w:rPr>
          <w:color w:val="222222"/>
        </w:rPr>
        <w:t xml:space="preserve"> I doubt that many readers from outside of the region will immediately recognize the geographical area you refer to as the “boreal plains”, you provide a brief description of this system in the methods (although I’d add the important qualifier that the ecozone is characterized by flatter terrain with a higher component of deciduous elements than the more northerly boreal forest), so perhaps a reference for the term might be useful here; you could also make life easier for an international audience by simply referring to it as being in the southern boreal forest (which is what your map figure suggests it is anyway). Modify the awkward wording of the next sentence to provide more clarity: “Through the 20th and into the 21st century, the Boreal Plains…”</w:t>
      </w:r>
    </w:p>
    <w:p w14:paraId="00000040" w14:textId="77777777" w:rsidR="00344D24" w:rsidRPr="006C55CD" w:rsidRDefault="00344D24" w:rsidP="006C55CD">
      <w:pPr>
        <w:rPr>
          <w:color w:val="0B5394"/>
        </w:rPr>
      </w:pPr>
    </w:p>
    <w:p w14:paraId="00000041" w14:textId="39053DC4" w:rsidR="00344D24" w:rsidRPr="006C55CD" w:rsidRDefault="005E1D53" w:rsidP="006C55CD">
      <w:pPr>
        <w:rPr>
          <w:color w:val="0B5394"/>
          <w:lang w:val="en-US"/>
        </w:rPr>
      </w:pPr>
      <w:r w:rsidRPr="006C55CD">
        <w:rPr>
          <w:b/>
          <w:bCs/>
          <w:color w:val="0B5394"/>
          <w:lang w:val="en-US"/>
        </w:rPr>
        <w:t>Response:</w:t>
      </w:r>
      <w:r w:rsidRPr="006C55CD">
        <w:rPr>
          <w:color w:val="0B5394"/>
          <w:lang w:val="en-US"/>
        </w:rPr>
        <w:t xml:space="preserve"> </w:t>
      </w:r>
      <w:r w:rsidR="204E46F9" w:rsidRPr="006C55CD">
        <w:rPr>
          <w:color w:val="0B5394"/>
          <w:lang w:val="en-US"/>
        </w:rPr>
        <w:t xml:space="preserve">Thank you for this suggestion. </w:t>
      </w:r>
      <w:r w:rsidRPr="006C55CD">
        <w:rPr>
          <w:color w:val="0B5394"/>
          <w:lang w:val="en-US"/>
        </w:rPr>
        <w:t xml:space="preserve">We have clarified </w:t>
      </w:r>
      <w:r w:rsidR="0045478A" w:rsidRPr="006C55CD">
        <w:rPr>
          <w:color w:val="0B5394"/>
          <w:lang w:val="en-US"/>
        </w:rPr>
        <w:t>our description of the study area</w:t>
      </w:r>
      <w:r w:rsidRPr="006C55CD">
        <w:rPr>
          <w:color w:val="0B5394"/>
          <w:lang w:val="en-US"/>
        </w:rPr>
        <w:t xml:space="preserve"> in the manuscript. </w:t>
      </w:r>
    </w:p>
    <w:p w14:paraId="00000042" w14:textId="77777777" w:rsidR="00344D24" w:rsidRPr="006C55CD" w:rsidRDefault="00344D24" w:rsidP="006C55CD">
      <w:pPr>
        <w:rPr>
          <w:color w:val="222222"/>
        </w:rPr>
      </w:pPr>
    </w:p>
    <w:p w14:paraId="00000043" w14:textId="77777777" w:rsidR="00344D24" w:rsidRPr="006C55CD" w:rsidRDefault="005E1D53" w:rsidP="006C55CD">
      <w:pPr>
        <w:rPr>
          <w:color w:val="222222"/>
        </w:rPr>
      </w:pPr>
      <w:r w:rsidRPr="000070B7">
        <w:rPr>
          <w:b/>
          <w:bCs/>
          <w:color w:val="222222"/>
        </w:rPr>
        <w:t xml:space="preserve">Intro/line 65 </w:t>
      </w:r>
      <w:r w:rsidRPr="000070B7">
        <w:rPr>
          <w:color w:val="222222"/>
        </w:rPr>
        <w:t>–</w:t>
      </w:r>
      <w:r w:rsidRPr="006C55CD">
        <w:rPr>
          <w:color w:val="222222"/>
        </w:rPr>
        <w:t xml:space="preserve"> “are” rather than “is” – effectively “The effects … are well studied.”</w:t>
      </w:r>
    </w:p>
    <w:p w14:paraId="00000044" w14:textId="77777777" w:rsidR="00344D24" w:rsidRPr="006C55CD" w:rsidRDefault="00344D24" w:rsidP="006C55CD">
      <w:pPr>
        <w:rPr>
          <w:color w:val="0B5394"/>
        </w:rPr>
      </w:pPr>
    </w:p>
    <w:p w14:paraId="00000045" w14:textId="77777777" w:rsidR="00344D24" w:rsidRPr="006C55CD" w:rsidRDefault="005E1D53" w:rsidP="006C55CD">
      <w:pPr>
        <w:rPr>
          <w:color w:val="0B5394"/>
        </w:rPr>
      </w:pPr>
      <w:r w:rsidRPr="006C55CD">
        <w:rPr>
          <w:b/>
          <w:bCs/>
          <w:color w:val="0B5394"/>
        </w:rPr>
        <w:t>Response:</w:t>
      </w:r>
      <w:r w:rsidRPr="006C55CD">
        <w:rPr>
          <w:color w:val="0B5394"/>
        </w:rPr>
        <w:t xml:space="preserve"> We have edited this sentence in the manuscript. </w:t>
      </w:r>
    </w:p>
    <w:p w14:paraId="00000046" w14:textId="77777777" w:rsidR="00344D24" w:rsidRPr="006C55CD" w:rsidRDefault="00344D24" w:rsidP="006C55CD">
      <w:pPr>
        <w:rPr>
          <w:color w:val="222222"/>
        </w:rPr>
      </w:pPr>
    </w:p>
    <w:p w14:paraId="00000047" w14:textId="77777777" w:rsidR="00344D24" w:rsidRPr="006C55CD" w:rsidRDefault="1185683A" w:rsidP="006C55CD">
      <w:pPr>
        <w:rPr>
          <w:color w:val="222222"/>
          <w:lang w:val="en-US"/>
        </w:rPr>
      </w:pPr>
      <w:r w:rsidRPr="006C55CD">
        <w:rPr>
          <w:b/>
          <w:bCs/>
          <w:color w:val="222222"/>
          <w:lang w:val="en-US"/>
        </w:rPr>
        <w:t>Intro/line 78-79 –</w:t>
      </w:r>
      <w:r w:rsidRPr="006C55CD">
        <w:rPr>
          <w:color w:val="222222"/>
          <w:lang w:val="en-US"/>
        </w:rPr>
        <w:t xml:space="preserve"> rather simplified perspective on their ecological role, ignoring their importance in seed/spore dispersal and resultant forest composition/structure, among others.</w:t>
      </w:r>
    </w:p>
    <w:p w14:paraId="00000048" w14:textId="77777777" w:rsidR="00344D24" w:rsidRPr="006C55CD" w:rsidRDefault="00344D24" w:rsidP="006C55CD">
      <w:pPr>
        <w:rPr>
          <w:color w:val="0B5394"/>
        </w:rPr>
      </w:pPr>
    </w:p>
    <w:p w14:paraId="00000049" w14:textId="7B3A7A7A" w:rsidR="00344D24" w:rsidRPr="006C55CD" w:rsidRDefault="1185683A" w:rsidP="006C55CD">
      <w:pPr>
        <w:rPr>
          <w:color w:val="0B5394"/>
          <w:lang w:val="en-US"/>
        </w:rPr>
      </w:pPr>
      <w:r w:rsidRPr="006C55CD">
        <w:rPr>
          <w:b/>
          <w:bCs/>
          <w:color w:val="0B5394"/>
          <w:lang w:val="en-US"/>
        </w:rPr>
        <w:lastRenderedPageBreak/>
        <w:t>Response:</w:t>
      </w:r>
      <w:r w:rsidRPr="006C55CD">
        <w:rPr>
          <w:color w:val="0B5394"/>
          <w:lang w:val="en-US"/>
        </w:rPr>
        <w:t xml:space="preserve"> We have added </w:t>
      </w:r>
      <w:r w:rsidR="0045478A" w:rsidRPr="006C55CD">
        <w:rPr>
          <w:color w:val="0B5394"/>
          <w:lang w:val="en-US"/>
        </w:rPr>
        <w:t>more</w:t>
      </w:r>
      <w:r w:rsidRPr="006C55CD">
        <w:rPr>
          <w:color w:val="0B5394"/>
          <w:lang w:val="en-US"/>
        </w:rPr>
        <w:t xml:space="preserve"> information </w:t>
      </w:r>
      <w:r w:rsidR="19D9E97B" w:rsidRPr="006C55CD">
        <w:rPr>
          <w:color w:val="0B5394"/>
          <w:lang w:val="en-US"/>
        </w:rPr>
        <w:t>to</w:t>
      </w:r>
      <w:r w:rsidRPr="006C55CD">
        <w:rPr>
          <w:color w:val="0B5394"/>
          <w:lang w:val="en-US"/>
        </w:rPr>
        <w:t xml:space="preserve"> the </w:t>
      </w:r>
      <w:r w:rsidR="0045478A" w:rsidRPr="006C55CD">
        <w:rPr>
          <w:color w:val="0B5394"/>
          <w:lang w:val="en-US"/>
        </w:rPr>
        <w:t>I</w:t>
      </w:r>
      <w:r w:rsidRPr="006C55CD">
        <w:rPr>
          <w:color w:val="0B5394"/>
          <w:lang w:val="en-US"/>
        </w:rPr>
        <w:t>ntroduction</w:t>
      </w:r>
      <w:r w:rsidR="0045478A" w:rsidRPr="006C55CD">
        <w:rPr>
          <w:color w:val="0B5394"/>
          <w:lang w:val="en-US"/>
        </w:rPr>
        <w:t xml:space="preserve"> to reflect the ecological roles of red squirrels in the boreal forest</w:t>
      </w:r>
      <w:r w:rsidR="18C106D9" w:rsidRPr="006C55CD">
        <w:rPr>
          <w:color w:val="0B5394"/>
          <w:lang w:val="en-US"/>
        </w:rPr>
        <w:t>. Please</w:t>
      </w:r>
      <w:r w:rsidRPr="006C55CD">
        <w:rPr>
          <w:color w:val="0B5394"/>
          <w:lang w:val="en-US"/>
        </w:rPr>
        <w:t xml:space="preserve"> see </w:t>
      </w:r>
      <w:r w:rsidRPr="006C55CD">
        <w:rPr>
          <w:b/>
          <w:bCs/>
          <w:color w:val="0B5394"/>
          <w:lang w:val="en-US"/>
        </w:rPr>
        <w:t>lines</w:t>
      </w:r>
      <w:r w:rsidR="7EC0834C" w:rsidRPr="006C55CD">
        <w:rPr>
          <w:color w:val="0B5394"/>
          <w:lang w:val="en-US"/>
        </w:rPr>
        <w:t xml:space="preserve"> </w:t>
      </w:r>
      <w:r w:rsidR="7EC0834C" w:rsidRPr="006C55CD">
        <w:rPr>
          <w:b/>
          <w:bCs/>
          <w:color w:val="0B5394"/>
          <w:lang w:val="en-US"/>
        </w:rPr>
        <w:t>86</w:t>
      </w:r>
      <w:r w:rsidR="000F6E47" w:rsidRPr="006C55CD">
        <w:rPr>
          <w:b/>
          <w:bCs/>
          <w:color w:val="0B5394"/>
          <w:lang w:val="en-US"/>
        </w:rPr>
        <w:t>–91</w:t>
      </w:r>
      <w:r w:rsidRPr="006C55CD">
        <w:rPr>
          <w:color w:val="0B5394"/>
          <w:lang w:val="en-US"/>
        </w:rPr>
        <w:t xml:space="preserve">. </w:t>
      </w:r>
    </w:p>
    <w:p w14:paraId="0000004A" w14:textId="77777777" w:rsidR="00344D24" w:rsidRPr="006C55CD" w:rsidRDefault="00344D24" w:rsidP="006C55CD">
      <w:pPr>
        <w:rPr>
          <w:color w:val="222222"/>
        </w:rPr>
      </w:pPr>
    </w:p>
    <w:p w14:paraId="0000004B" w14:textId="77777777" w:rsidR="00344D24" w:rsidRPr="006C55CD" w:rsidRDefault="1185683A" w:rsidP="006C55CD">
      <w:pPr>
        <w:rPr>
          <w:color w:val="222222"/>
          <w:lang w:val="en-US"/>
        </w:rPr>
      </w:pPr>
      <w:r w:rsidRPr="006C55CD">
        <w:rPr>
          <w:b/>
          <w:bCs/>
          <w:color w:val="222222"/>
          <w:lang w:val="en-US"/>
        </w:rPr>
        <w:t xml:space="preserve"> Methods/line 104 –</w:t>
      </w:r>
      <w:r w:rsidRPr="006C55CD">
        <w:rPr>
          <w:color w:val="222222"/>
          <w:lang w:val="en-US"/>
        </w:rPr>
        <w:t xml:space="preserve"> Bayne et al.?  in lit cited this reference source seems incomplete plus lots of formatting issues.</w:t>
      </w:r>
    </w:p>
    <w:p w14:paraId="0000004C" w14:textId="77777777" w:rsidR="00344D24" w:rsidRPr="006C55CD" w:rsidRDefault="00344D24" w:rsidP="006C55CD">
      <w:pPr>
        <w:rPr>
          <w:color w:val="0B5394"/>
        </w:rPr>
      </w:pPr>
    </w:p>
    <w:p w14:paraId="0000004D" w14:textId="6812DF85" w:rsidR="00344D24" w:rsidRPr="006C55CD" w:rsidRDefault="005E1D53" w:rsidP="1BED4D65">
      <w:pPr>
        <w:rPr>
          <w:color w:val="365F91" w:themeColor="accent1" w:themeShade="BF"/>
        </w:rPr>
      </w:pPr>
      <w:r w:rsidRPr="1BED4D65">
        <w:rPr>
          <w:b/>
          <w:bCs/>
          <w:color w:val="365F91" w:themeColor="accent1" w:themeShade="BF"/>
          <w:lang w:val="en-US"/>
        </w:rPr>
        <w:t>Response:</w:t>
      </w:r>
      <w:r w:rsidRPr="1BED4D65">
        <w:rPr>
          <w:color w:val="365F91" w:themeColor="accent1" w:themeShade="BF"/>
          <w:lang w:val="en-US"/>
        </w:rPr>
        <w:t xml:space="preserve"> </w:t>
      </w:r>
      <w:r w:rsidR="66B9A008" w:rsidRPr="1BED4D65">
        <w:rPr>
          <w:color w:val="365F91" w:themeColor="accent1" w:themeShade="BF"/>
          <w:lang w:val="en-US"/>
        </w:rPr>
        <w:t xml:space="preserve">We have updated the formatting. </w:t>
      </w:r>
    </w:p>
    <w:p w14:paraId="0000004E" w14:textId="77777777" w:rsidR="00344D24" w:rsidRPr="006C55CD" w:rsidRDefault="00344D24" w:rsidP="006C55CD">
      <w:pPr>
        <w:rPr>
          <w:color w:val="222222"/>
        </w:rPr>
      </w:pPr>
    </w:p>
    <w:p w14:paraId="0000004F" w14:textId="77777777" w:rsidR="00344D24" w:rsidRPr="006C55CD" w:rsidRDefault="1185683A" w:rsidP="006C55CD">
      <w:pPr>
        <w:rPr>
          <w:color w:val="222222"/>
          <w:lang w:val="en-US"/>
        </w:rPr>
      </w:pPr>
      <w:r w:rsidRPr="000070B7">
        <w:rPr>
          <w:b/>
          <w:bCs/>
          <w:color w:val="222222"/>
          <w:lang w:val="en-US"/>
        </w:rPr>
        <w:t xml:space="preserve">Methods/line 107 </w:t>
      </w:r>
      <w:r w:rsidRPr="006C55CD">
        <w:rPr>
          <w:color w:val="222222"/>
          <w:lang w:val="en-US"/>
        </w:rPr>
        <w:t>– why is seismic in quotes?</w:t>
      </w:r>
    </w:p>
    <w:p w14:paraId="00000050" w14:textId="77777777" w:rsidR="00344D24" w:rsidRPr="006C55CD" w:rsidRDefault="00344D24" w:rsidP="006C55CD">
      <w:pPr>
        <w:rPr>
          <w:color w:val="0B5394"/>
        </w:rPr>
      </w:pPr>
    </w:p>
    <w:p w14:paraId="00000051" w14:textId="1B86E4BA" w:rsidR="00344D24" w:rsidRPr="006C55CD" w:rsidRDefault="005E1D53" w:rsidP="006C55CD">
      <w:pPr>
        <w:rPr>
          <w:color w:val="0B5394"/>
        </w:rPr>
      </w:pPr>
      <w:r w:rsidRPr="006C55CD">
        <w:rPr>
          <w:b/>
          <w:bCs/>
          <w:color w:val="0B5394"/>
        </w:rPr>
        <w:t>Response:</w:t>
      </w:r>
      <w:r w:rsidRPr="006C55CD">
        <w:rPr>
          <w:color w:val="0B5394"/>
        </w:rPr>
        <w:t xml:space="preserve"> </w:t>
      </w:r>
      <w:r w:rsidR="000F6E47" w:rsidRPr="006C55CD">
        <w:rPr>
          <w:color w:val="0B5394"/>
        </w:rPr>
        <w:t>This has been fixed</w:t>
      </w:r>
      <w:r w:rsidRPr="006C55CD">
        <w:rPr>
          <w:color w:val="0B5394"/>
        </w:rPr>
        <w:t xml:space="preserve"> in </w:t>
      </w:r>
      <w:r w:rsidR="000F6E47" w:rsidRPr="006C55CD">
        <w:rPr>
          <w:color w:val="0B5394"/>
        </w:rPr>
        <w:t xml:space="preserve">the </w:t>
      </w:r>
      <w:r w:rsidRPr="006C55CD">
        <w:rPr>
          <w:color w:val="0B5394"/>
        </w:rPr>
        <w:t>manuscript.</w:t>
      </w:r>
    </w:p>
    <w:p w14:paraId="00000052" w14:textId="77777777" w:rsidR="00344D24" w:rsidRPr="006C55CD" w:rsidRDefault="00344D24" w:rsidP="006C55CD">
      <w:pPr>
        <w:rPr>
          <w:b/>
          <w:bCs/>
          <w:color w:val="222222"/>
        </w:rPr>
      </w:pPr>
    </w:p>
    <w:p w14:paraId="00000053" w14:textId="2CDCDED6" w:rsidR="00344D24" w:rsidRPr="006C55CD" w:rsidRDefault="005E1D53" w:rsidP="006C55CD">
      <w:pPr>
        <w:rPr>
          <w:color w:val="222222"/>
        </w:rPr>
      </w:pPr>
      <w:r w:rsidRPr="000070B7">
        <w:rPr>
          <w:b/>
          <w:bCs/>
          <w:color w:val="222222"/>
        </w:rPr>
        <w:t>Methods/line 11</w:t>
      </w:r>
      <w:r w:rsidR="000070B7">
        <w:rPr>
          <w:b/>
          <w:bCs/>
          <w:color w:val="222222"/>
        </w:rPr>
        <w:t xml:space="preserve">1 </w:t>
      </w:r>
      <w:r w:rsidRPr="006C55CD">
        <w:rPr>
          <w:color w:val="222222"/>
        </w:rPr>
        <w:t>– scientific name for moose needed</w:t>
      </w:r>
    </w:p>
    <w:p w14:paraId="00000054" w14:textId="77777777" w:rsidR="00344D24" w:rsidRPr="006C55CD" w:rsidRDefault="00344D24" w:rsidP="006C55CD">
      <w:pPr>
        <w:rPr>
          <w:color w:val="0B5394"/>
        </w:rPr>
      </w:pPr>
    </w:p>
    <w:p w14:paraId="00000055" w14:textId="46101DB2" w:rsidR="00344D24" w:rsidRPr="006C55CD" w:rsidRDefault="1185683A" w:rsidP="006C55CD">
      <w:pPr>
        <w:rPr>
          <w:color w:val="0B5394"/>
          <w:lang w:val="en-US"/>
        </w:rPr>
      </w:pPr>
      <w:r w:rsidRPr="006C55CD">
        <w:rPr>
          <w:b/>
          <w:bCs/>
          <w:color w:val="0B5394"/>
          <w:lang w:val="en-US"/>
        </w:rPr>
        <w:t>Response:</w:t>
      </w:r>
      <w:r w:rsidRPr="006C55CD">
        <w:rPr>
          <w:color w:val="0B5394"/>
          <w:lang w:val="en-US"/>
        </w:rPr>
        <w:t xml:space="preserve"> We have added this </w:t>
      </w:r>
      <w:r w:rsidR="189ECB69" w:rsidRPr="006C55CD">
        <w:rPr>
          <w:color w:val="0B5394"/>
          <w:lang w:val="en-US"/>
        </w:rPr>
        <w:t>to</w:t>
      </w:r>
      <w:r w:rsidRPr="006C55CD">
        <w:rPr>
          <w:color w:val="0B5394"/>
          <w:lang w:val="en-US"/>
        </w:rPr>
        <w:t xml:space="preserve"> the manuscript. </w:t>
      </w:r>
    </w:p>
    <w:p w14:paraId="00000056" w14:textId="77777777" w:rsidR="00344D24" w:rsidRPr="006C55CD" w:rsidRDefault="00344D24" w:rsidP="006C55CD">
      <w:pPr>
        <w:rPr>
          <w:b/>
          <w:bCs/>
          <w:color w:val="222222"/>
        </w:rPr>
      </w:pPr>
    </w:p>
    <w:p w14:paraId="00000057" w14:textId="6A9C272B" w:rsidR="00344D24" w:rsidRPr="006C55CD" w:rsidRDefault="005E1D53" w:rsidP="006C55CD">
      <w:pPr>
        <w:rPr>
          <w:color w:val="222222"/>
        </w:rPr>
      </w:pPr>
      <w:r w:rsidRPr="000070B7">
        <w:rPr>
          <w:b/>
          <w:bCs/>
          <w:color w:val="222222"/>
        </w:rPr>
        <w:t>Methods/line 11</w:t>
      </w:r>
      <w:r w:rsidR="000070B7">
        <w:rPr>
          <w:b/>
          <w:bCs/>
          <w:color w:val="222222"/>
        </w:rPr>
        <w:t xml:space="preserve">3 </w:t>
      </w:r>
      <w:r w:rsidRPr="006C55CD">
        <w:rPr>
          <w:color w:val="222222"/>
        </w:rPr>
        <w:t>– “selecting” to provide parallel sentence structure with “dividing” used earlier in the sentence</w:t>
      </w:r>
    </w:p>
    <w:p w14:paraId="00000058" w14:textId="77777777" w:rsidR="00344D24" w:rsidRPr="006C55CD" w:rsidRDefault="00344D24" w:rsidP="006C55CD">
      <w:pPr>
        <w:rPr>
          <w:color w:val="0B5394"/>
        </w:rPr>
      </w:pPr>
    </w:p>
    <w:p w14:paraId="00000059" w14:textId="5BF83800" w:rsidR="00344D24" w:rsidRPr="006C55CD" w:rsidRDefault="005E1D53" w:rsidP="006C55CD">
      <w:pPr>
        <w:rPr>
          <w:color w:val="0B5394"/>
        </w:rPr>
      </w:pPr>
      <w:r w:rsidRPr="006C55CD">
        <w:rPr>
          <w:b/>
          <w:bCs/>
          <w:color w:val="0B5394"/>
        </w:rPr>
        <w:t>Response:</w:t>
      </w:r>
      <w:r w:rsidRPr="006C55CD">
        <w:rPr>
          <w:color w:val="0B5394"/>
        </w:rPr>
        <w:t xml:space="preserve"> We have fixed this</w:t>
      </w:r>
      <w:r w:rsidR="0029565D" w:rsidRPr="006C55CD">
        <w:rPr>
          <w:color w:val="0B5394"/>
        </w:rPr>
        <w:t xml:space="preserve"> grammar mistake</w:t>
      </w:r>
      <w:r w:rsidRPr="006C55CD">
        <w:rPr>
          <w:color w:val="0B5394"/>
        </w:rPr>
        <w:t xml:space="preserve"> in the manuscript. </w:t>
      </w:r>
    </w:p>
    <w:p w14:paraId="0000005A" w14:textId="77777777" w:rsidR="00344D24" w:rsidRPr="006C55CD" w:rsidRDefault="00344D24" w:rsidP="006C55CD">
      <w:pPr>
        <w:rPr>
          <w:color w:val="222222"/>
        </w:rPr>
      </w:pPr>
    </w:p>
    <w:p w14:paraId="0000005B" w14:textId="77777777" w:rsidR="00344D24" w:rsidRPr="006C55CD" w:rsidRDefault="1185683A" w:rsidP="006C55CD">
      <w:pPr>
        <w:rPr>
          <w:color w:val="222222"/>
          <w:lang w:val="en-US"/>
        </w:rPr>
      </w:pPr>
      <w:r w:rsidRPr="000070B7">
        <w:rPr>
          <w:b/>
          <w:bCs/>
          <w:color w:val="222222"/>
          <w:lang w:val="en-US"/>
        </w:rPr>
        <w:t xml:space="preserve">Methods/line115 </w:t>
      </w:r>
      <w:r w:rsidRPr="000070B7">
        <w:rPr>
          <w:color w:val="222222"/>
          <w:lang w:val="en-US"/>
        </w:rPr>
        <w:t>–</w:t>
      </w:r>
      <w:r w:rsidRPr="006C55CD">
        <w:rPr>
          <w:color w:val="222222"/>
          <w:lang w:val="en-US"/>
        </w:rPr>
        <w:t xml:space="preserve"> how were mixed forests defined and identified? How did you quantify disturbance?  I see that you define these in the next subsection.  It would be better to have this subsection (Measuring landscape structure) come immediately after Study area to avoid these types of problems. You will likely need to modify the camera trapping paragraph slightly to accomplish this (e.g., “camera locations (defined below)”, and similar such changes).</w:t>
      </w:r>
    </w:p>
    <w:p w14:paraId="0000005C" w14:textId="77777777" w:rsidR="00344D24" w:rsidRPr="006C55CD" w:rsidRDefault="00344D24" w:rsidP="006C55CD">
      <w:pPr>
        <w:rPr>
          <w:color w:val="0B5394"/>
        </w:rPr>
      </w:pPr>
    </w:p>
    <w:p w14:paraId="4E11A935" w14:textId="30E74CA6" w:rsidR="00344D24" w:rsidRPr="006C55CD" w:rsidRDefault="005E1D53" w:rsidP="006C55CD">
      <w:pPr>
        <w:rPr>
          <w:color w:val="0B5394"/>
          <w:lang w:val="en-US"/>
        </w:rPr>
      </w:pPr>
      <w:r w:rsidRPr="006C55CD">
        <w:rPr>
          <w:b/>
          <w:bCs/>
          <w:color w:val="0B5394"/>
          <w:lang w:val="en-US"/>
        </w:rPr>
        <w:t>Response:</w:t>
      </w:r>
      <w:r w:rsidRPr="006C55CD">
        <w:rPr>
          <w:color w:val="0B5394"/>
          <w:lang w:val="en-US"/>
        </w:rPr>
        <w:t xml:space="preserve"> </w:t>
      </w:r>
      <w:r w:rsidR="005E7AEF" w:rsidRPr="006C55CD">
        <w:rPr>
          <w:color w:val="0B5394"/>
          <w:lang w:val="en-US"/>
        </w:rPr>
        <w:t>We have modified the descriptions of “mixedwood forest” in the Methods section and in Table S1 where the covariates are described in detail.</w:t>
      </w:r>
      <w:r w:rsidR="00D96BF8" w:rsidRPr="006C55CD">
        <w:rPr>
          <w:color w:val="0B5394"/>
          <w:lang w:val="en-US"/>
        </w:rPr>
        <w:t xml:space="preserve"> In an effort to maintain the flow of our description of camera trapping, landscape stratification, and general site–landscape design, we have opted to </w:t>
      </w:r>
      <w:r w:rsidR="004C3849" w:rsidRPr="006C55CD">
        <w:rPr>
          <w:color w:val="0B5394"/>
          <w:lang w:val="en-US"/>
        </w:rPr>
        <w:t xml:space="preserve">keep the original order of subsections in the methods. However, we have revised both subsections </w:t>
      </w:r>
      <w:r w:rsidR="00313BC4" w:rsidRPr="006C55CD">
        <w:rPr>
          <w:color w:val="0B5394"/>
          <w:lang w:val="en-US"/>
        </w:rPr>
        <w:t xml:space="preserve">according to your recommendation </w:t>
      </w:r>
      <w:r w:rsidR="009D638A" w:rsidRPr="006C55CD">
        <w:rPr>
          <w:color w:val="0B5394"/>
          <w:lang w:val="en-US"/>
        </w:rPr>
        <w:t>with phrases such as “defined below” and other references among subsections.</w:t>
      </w:r>
      <w:r w:rsidR="004C3849" w:rsidRPr="006C55CD">
        <w:rPr>
          <w:color w:val="0B5394"/>
          <w:lang w:val="en-US"/>
        </w:rPr>
        <w:t xml:space="preserve"> </w:t>
      </w:r>
      <w:r w:rsidR="009D638A" w:rsidRPr="006C55CD">
        <w:rPr>
          <w:color w:val="0B5394"/>
          <w:lang w:val="en-US"/>
        </w:rPr>
        <w:t xml:space="preserve">In the “Camera trapping” section </w:t>
      </w:r>
      <w:r w:rsidR="56D80B5C" w:rsidRPr="006C55CD">
        <w:rPr>
          <w:color w:val="0B5394"/>
          <w:lang w:val="en-US"/>
        </w:rPr>
        <w:t>we refer to the “Measuring landscape structure” section for definitions</w:t>
      </w:r>
      <w:r w:rsidR="35E8B2FA" w:rsidRPr="006C55CD">
        <w:rPr>
          <w:color w:val="0B5394"/>
          <w:lang w:val="en-US"/>
        </w:rPr>
        <w:t xml:space="preserve">. </w:t>
      </w:r>
      <w:r w:rsidR="56D80B5C" w:rsidRPr="006C55CD">
        <w:rPr>
          <w:color w:val="0B5394"/>
          <w:lang w:val="en-US"/>
        </w:rPr>
        <w:t xml:space="preserve"> </w:t>
      </w:r>
    </w:p>
    <w:p w14:paraId="0000005E" w14:textId="77777777" w:rsidR="00344D24" w:rsidRPr="006C55CD" w:rsidRDefault="00344D24" w:rsidP="006C55CD">
      <w:pPr>
        <w:rPr>
          <w:color w:val="222222"/>
        </w:rPr>
      </w:pPr>
    </w:p>
    <w:p w14:paraId="0000005F" w14:textId="58E1056D" w:rsidR="00344D24" w:rsidRPr="006C55CD" w:rsidRDefault="1185683A" w:rsidP="006C55CD">
      <w:pPr>
        <w:rPr>
          <w:color w:val="222222"/>
          <w:lang w:val="en-US"/>
        </w:rPr>
      </w:pPr>
      <w:r w:rsidRPr="000070B7">
        <w:rPr>
          <w:b/>
          <w:bCs/>
          <w:color w:val="222222"/>
          <w:lang w:val="en-US"/>
        </w:rPr>
        <w:t>Methods/line 130</w:t>
      </w:r>
      <w:r w:rsidR="000070B7">
        <w:rPr>
          <w:b/>
          <w:bCs/>
          <w:color w:val="222222"/>
          <w:lang w:val="en-US"/>
        </w:rPr>
        <w:t xml:space="preserve"> </w:t>
      </w:r>
      <w:r w:rsidRPr="006C55CD">
        <w:rPr>
          <w:color w:val="222222"/>
          <w:lang w:val="en-US"/>
        </w:rPr>
        <w:t>– how often were cameras visited to refresh batteries or swap out SD cards?  Effectively, how much human activity around the camera that might attract or deter wildlife activity? What was the spatio-temporal pattern for camera deployment? Was one area sampled for a year and then cameras were moved to a new area, or were all areas sampled each year with representative cameras – this also feeds into my question later about the nature of the cone crop available and whether there were changes over years or between areas sampled?</w:t>
      </w:r>
    </w:p>
    <w:p w14:paraId="00000060" w14:textId="77777777" w:rsidR="00344D24" w:rsidRPr="006C55CD" w:rsidRDefault="00344D24" w:rsidP="006C55CD">
      <w:pPr>
        <w:rPr>
          <w:color w:val="0B5394"/>
        </w:rPr>
      </w:pPr>
    </w:p>
    <w:p w14:paraId="00000061" w14:textId="0BD1EAFC" w:rsidR="00344D24" w:rsidRPr="006C55CD" w:rsidRDefault="005E1D53" w:rsidP="1BED4D65">
      <w:pPr>
        <w:rPr>
          <w:color w:val="365F91" w:themeColor="accent1" w:themeShade="BF"/>
          <w:lang w:val="en-US"/>
        </w:rPr>
      </w:pPr>
      <w:r w:rsidRPr="1BED4D65">
        <w:rPr>
          <w:b/>
          <w:bCs/>
          <w:color w:val="365F91" w:themeColor="accent1" w:themeShade="BF"/>
          <w:lang w:val="en-US"/>
        </w:rPr>
        <w:t>Response:</w:t>
      </w:r>
      <w:r w:rsidRPr="1BED4D65">
        <w:rPr>
          <w:color w:val="365F91" w:themeColor="accent1" w:themeShade="BF"/>
          <w:lang w:val="en-US"/>
        </w:rPr>
        <w:t xml:space="preserve"> </w:t>
      </w:r>
      <w:r w:rsidR="59DE823A" w:rsidRPr="1BED4D65">
        <w:rPr>
          <w:color w:val="365F91" w:themeColor="accent1" w:themeShade="BF"/>
          <w:lang w:val="en-US"/>
        </w:rPr>
        <w:t>Cameras were only visited during deployment and retrieva</w:t>
      </w:r>
      <w:r w:rsidR="0E622097" w:rsidRPr="1BED4D65">
        <w:rPr>
          <w:color w:val="365F91" w:themeColor="accent1" w:themeShade="BF"/>
          <w:lang w:val="en-US"/>
        </w:rPr>
        <w:t>l, one year apart.</w:t>
      </w:r>
      <w:r w:rsidR="59DE823A" w:rsidRPr="1BED4D65">
        <w:rPr>
          <w:color w:val="365F91" w:themeColor="accent1" w:themeShade="BF"/>
          <w:lang w:val="en-US"/>
        </w:rPr>
        <w:t xml:space="preserve"> </w:t>
      </w:r>
      <w:r w:rsidRPr="1BED4D65">
        <w:rPr>
          <w:color w:val="365F91" w:themeColor="accent1" w:themeShade="BF"/>
          <w:lang w:val="en-US"/>
        </w:rPr>
        <w:t xml:space="preserve">We have clarified this in the manuscript. </w:t>
      </w:r>
      <w:r w:rsidR="0E622097" w:rsidRPr="1BED4D65">
        <w:rPr>
          <w:color w:val="365F91" w:themeColor="accent1" w:themeShade="BF"/>
          <w:lang w:val="en-US"/>
        </w:rPr>
        <w:t>Regrettably, we</w:t>
      </w:r>
      <w:r w:rsidRPr="1BED4D65">
        <w:rPr>
          <w:color w:val="365F91" w:themeColor="accent1" w:themeShade="BF"/>
          <w:lang w:val="en-US"/>
        </w:rPr>
        <w:t xml:space="preserve"> do not have information about cone </w:t>
      </w:r>
      <w:r w:rsidR="05BF2015" w:rsidRPr="1BED4D65">
        <w:rPr>
          <w:color w:val="365F91" w:themeColor="accent1" w:themeShade="BF"/>
          <w:lang w:val="en-US"/>
        </w:rPr>
        <w:t>crops,</w:t>
      </w:r>
      <w:r w:rsidRPr="1BED4D65">
        <w:rPr>
          <w:color w:val="365F91" w:themeColor="accent1" w:themeShade="BF"/>
          <w:lang w:val="en-US"/>
        </w:rPr>
        <w:t xml:space="preserve"> </w:t>
      </w:r>
      <w:r w:rsidRPr="1BED4D65">
        <w:rPr>
          <w:color w:val="365F91" w:themeColor="accent1" w:themeShade="BF"/>
          <w:lang w:val="en-US"/>
        </w:rPr>
        <w:lastRenderedPageBreak/>
        <w:t xml:space="preserve">and </w:t>
      </w:r>
      <w:r w:rsidR="0E622097" w:rsidRPr="1BED4D65">
        <w:rPr>
          <w:color w:val="365F91" w:themeColor="accent1" w:themeShade="BF"/>
          <w:lang w:val="en-US"/>
        </w:rPr>
        <w:t xml:space="preserve">we </w:t>
      </w:r>
      <w:r w:rsidRPr="1BED4D65">
        <w:rPr>
          <w:color w:val="365F91" w:themeColor="accent1" w:themeShade="BF"/>
          <w:lang w:val="en-US"/>
        </w:rPr>
        <w:t xml:space="preserve">have added a sentence in the </w:t>
      </w:r>
      <w:r w:rsidR="0E622097" w:rsidRPr="1BED4D65">
        <w:rPr>
          <w:color w:val="365F91" w:themeColor="accent1" w:themeShade="BF"/>
          <w:lang w:val="en-US"/>
        </w:rPr>
        <w:t>penultimate</w:t>
      </w:r>
      <w:r w:rsidRPr="1BED4D65">
        <w:rPr>
          <w:color w:val="365F91" w:themeColor="accent1" w:themeShade="BF"/>
          <w:lang w:val="en-US"/>
        </w:rPr>
        <w:t xml:space="preserve"> paragraph </w:t>
      </w:r>
      <w:r w:rsidR="0E622097" w:rsidRPr="1BED4D65">
        <w:rPr>
          <w:color w:val="365F91" w:themeColor="accent1" w:themeShade="BF"/>
          <w:lang w:val="en-US"/>
        </w:rPr>
        <w:t xml:space="preserve">of the discussion </w:t>
      </w:r>
      <w:r w:rsidRPr="1BED4D65">
        <w:rPr>
          <w:color w:val="365F91" w:themeColor="accent1" w:themeShade="BF"/>
          <w:lang w:val="en-US"/>
        </w:rPr>
        <w:t>(</w:t>
      </w:r>
      <w:r w:rsidRPr="1BED4D65">
        <w:rPr>
          <w:b/>
          <w:bCs/>
          <w:color w:val="365F91" w:themeColor="accent1" w:themeShade="BF"/>
          <w:lang w:val="en-US"/>
        </w:rPr>
        <w:t>lines 3</w:t>
      </w:r>
      <w:r w:rsidR="0D19C9D7" w:rsidRPr="1BED4D65">
        <w:rPr>
          <w:b/>
          <w:bCs/>
          <w:color w:val="365F91" w:themeColor="accent1" w:themeShade="BF"/>
          <w:lang w:val="en-US"/>
        </w:rPr>
        <w:t>46</w:t>
      </w:r>
      <w:r w:rsidR="0E622097" w:rsidRPr="1BED4D65">
        <w:rPr>
          <w:b/>
          <w:bCs/>
          <w:color w:val="365F91" w:themeColor="accent1" w:themeShade="BF"/>
          <w:lang w:val="en-US"/>
        </w:rPr>
        <w:t>–</w:t>
      </w:r>
      <w:r w:rsidRPr="1BED4D65">
        <w:rPr>
          <w:b/>
          <w:bCs/>
          <w:color w:val="365F91" w:themeColor="accent1" w:themeShade="BF"/>
          <w:lang w:val="en-US"/>
        </w:rPr>
        <w:t>3</w:t>
      </w:r>
      <w:r w:rsidR="7C880CBC" w:rsidRPr="1BED4D65">
        <w:rPr>
          <w:b/>
          <w:bCs/>
          <w:color w:val="365F91" w:themeColor="accent1" w:themeShade="BF"/>
          <w:lang w:val="en-US"/>
        </w:rPr>
        <w:t>48</w:t>
      </w:r>
      <w:r w:rsidRPr="1BED4D65">
        <w:rPr>
          <w:color w:val="365F91" w:themeColor="accent1" w:themeShade="BF"/>
          <w:lang w:val="en-US"/>
        </w:rPr>
        <w:t xml:space="preserve">) to highlight </w:t>
      </w:r>
      <w:r w:rsidR="0E622097" w:rsidRPr="1BED4D65">
        <w:rPr>
          <w:color w:val="365F91" w:themeColor="accent1" w:themeShade="BF"/>
          <w:lang w:val="en-US"/>
        </w:rPr>
        <w:t xml:space="preserve">this fact. </w:t>
      </w:r>
    </w:p>
    <w:p w14:paraId="35FE01E6" w14:textId="3455F9C4" w:rsidR="00FA226A" w:rsidRPr="006C55CD" w:rsidRDefault="0B1D1A6A" w:rsidP="1BED4D65">
      <w:pPr>
        <w:ind w:left="720"/>
        <w:rPr>
          <w:i/>
          <w:iCs/>
          <w:strike/>
          <w:color w:val="365F91" w:themeColor="accent1" w:themeShade="BF"/>
          <w:lang w:val="en-US"/>
        </w:rPr>
      </w:pPr>
      <w:r w:rsidRPr="1BED4D65">
        <w:rPr>
          <w:i/>
          <w:iCs/>
          <w:color w:val="365F91" w:themeColor="accent1" w:themeShade="BF"/>
          <w:lang w:val="en-US"/>
        </w:rPr>
        <w:t>“…we lack information on spruce masting history during camera deployment, which has implications for squirrel behavior and abundance (McAdam et al., 2019; Fletcher et al., 2010, Hallworth et al., 2024). We accounted for this temporal variance with a nested random effect structure, but future work should strive for temporal replication to test whether the effects of industrial features, especially resource complementation, are consistent across resource pulses.”</w:t>
      </w:r>
    </w:p>
    <w:p w14:paraId="00000062" w14:textId="77777777" w:rsidR="00344D24" w:rsidRPr="006C55CD" w:rsidRDefault="00344D24" w:rsidP="006C55CD">
      <w:pPr>
        <w:rPr>
          <w:color w:val="222222"/>
          <w:shd w:val="clear" w:color="auto" w:fill="FF9900"/>
        </w:rPr>
      </w:pPr>
    </w:p>
    <w:p w14:paraId="00000063" w14:textId="3A028675" w:rsidR="00344D24" w:rsidRPr="006C55CD" w:rsidRDefault="1185683A" w:rsidP="006C55CD">
      <w:pPr>
        <w:rPr>
          <w:color w:val="222222"/>
          <w:lang w:val="en-US"/>
        </w:rPr>
      </w:pPr>
      <w:r w:rsidRPr="006C55CD">
        <w:rPr>
          <w:b/>
          <w:bCs/>
          <w:color w:val="222222"/>
          <w:lang w:val="en-US"/>
        </w:rPr>
        <w:t>Methods/line 135-13</w:t>
      </w:r>
      <w:r w:rsidR="000070B7">
        <w:rPr>
          <w:b/>
          <w:bCs/>
          <w:color w:val="222222"/>
          <w:lang w:val="en-US"/>
        </w:rPr>
        <w:t xml:space="preserve">8 </w:t>
      </w:r>
      <w:r w:rsidRPr="006C55CD">
        <w:rPr>
          <w:color w:val="222222"/>
          <w:lang w:val="en-US"/>
        </w:rPr>
        <w:t>– red squirrels do have phases when movement might be more common, largely when juveniles are dispersing in the late summer/fall and during courtship/mating when individuals may be moving about seeking copulations, but for the most part they are pretty highly territorial. While a large number of detections may reflect the quality of the habitat where the camera is placed (the territorial occupant is frequently transiting in front of the camera as s/he forages in the area), it seems that high numbers of detections likely reflect those movements of a particular individual and are much less likely to reflect local abundance. I agree that your non-detections likely reflect a true absence, but it’s not clear to me that you have much more than presence/absence data based on this data collection method – abundance metrics are highly questionable.</w:t>
      </w:r>
    </w:p>
    <w:p w14:paraId="00000064" w14:textId="77777777" w:rsidR="00344D24" w:rsidRPr="006C55CD" w:rsidRDefault="00344D24" w:rsidP="006C55CD">
      <w:pPr>
        <w:rPr>
          <w:color w:val="0B5394"/>
        </w:rPr>
      </w:pPr>
    </w:p>
    <w:p w14:paraId="00000066" w14:textId="42206E26" w:rsidR="00344D24" w:rsidRPr="006C55CD" w:rsidRDefault="1185683A" w:rsidP="006C55CD">
      <w:pPr>
        <w:rPr>
          <w:color w:val="0B5394"/>
          <w:lang w:val="en-US"/>
        </w:rPr>
      </w:pPr>
      <w:r w:rsidRPr="006C55CD">
        <w:rPr>
          <w:b/>
          <w:bCs/>
          <w:color w:val="0B5394"/>
          <w:lang w:val="en-US"/>
        </w:rPr>
        <w:t>Response:</w:t>
      </w:r>
      <w:r w:rsidRPr="006C55CD">
        <w:rPr>
          <w:color w:val="0B5394"/>
          <w:lang w:val="en-US"/>
        </w:rPr>
        <w:t xml:space="preserve"> Thank you for this suggestion. </w:t>
      </w:r>
      <w:r w:rsidR="001D18DC" w:rsidRPr="006C55CD">
        <w:rPr>
          <w:color w:val="0B5394"/>
          <w:lang w:val="en-US"/>
        </w:rPr>
        <w:t xml:space="preserve">There is some evidence that independent detections of red squirrels </w:t>
      </w:r>
      <w:r w:rsidR="007F6BE9" w:rsidRPr="006C55CD">
        <w:rPr>
          <w:color w:val="0B5394"/>
          <w:lang w:val="en-US"/>
        </w:rPr>
        <w:t>correlate reasonably</w:t>
      </w:r>
      <w:r w:rsidR="00684413" w:rsidRPr="006C55CD">
        <w:rPr>
          <w:color w:val="0B5394"/>
          <w:lang w:val="en-US"/>
        </w:rPr>
        <w:t xml:space="preserve"> well</w:t>
      </w:r>
      <w:r w:rsidR="007F6BE9" w:rsidRPr="006C55CD">
        <w:rPr>
          <w:color w:val="0B5394"/>
          <w:lang w:val="en-US"/>
        </w:rPr>
        <w:t xml:space="preserve"> with </w:t>
      </w:r>
      <w:r w:rsidR="00684413" w:rsidRPr="006C55CD">
        <w:rPr>
          <w:color w:val="0B5394"/>
          <w:lang w:val="en-US"/>
        </w:rPr>
        <w:t xml:space="preserve">the </w:t>
      </w:r>
      <w:r w:rsidR="007F6BE9" w:rsidRPr="006C55CD">
        <w:rPr>
          <w:color w:val="0B5394"/>
          <w:lang w:val="en-US"/>
        </w:rPr>
        <w:t>abundance estimate</w:t>
      </w:r>
      <w:r w:rsidR="00684413" w:rsidRPr="006C55CD">
        <w:rPr>
          <w:color w:val="0B5394"/>
          <w:lang w:val="en-US"/>
        </w:rPr>
        <w:t>s</w:t>
      </w:r>
      <w:r w:rsidR="007F6BE9" w:rsidRPr="006C55CD">
        <w:rPr>
          <w:color w:val="0B5394"/>
          <w:lang w:val="en-US"/>
        </w:rPr>
        <w:t xml:space="preserve"> from capture-recapture methods </w:t>
      </w:r>
      <w:r w:rsidR="00935BCA">
        <w:rPr>
          <w:color w:val="0B5394"/>
          <w:lang w:val="en-US"/>
        </w:rPr>
        <w:fldChar w:fldCharType="begin"/>
      </w:r>
      <w:r w:rsidR="00935BCA">
        <w:rPr>
          <w:color w:val="0B5394"/>
          <w:lang w:val="en-US"/>
        </w:rPr>
        <w:instrText xml:space="preserve"> ADDIN EN.CITE &lt;EndNote&gt;&lt;Cite&gt;&lt;Author&gt;Villette&lt;/Author&gt;&lt;Year&gt;2016&lt;/Year&gt;&lt;RecNum&gt;1585&lt;/RecNum&gt;&lt;DisplayText&gt;(Villette et al. 2016)&lt;/DisplayText&gt;&lt;record&gt;&lt;rec-number&gt;1585&lt;/rec-number&gt;&lt;foreign-keys&gt;&lt;key app="EN" db-id="9tstv0xa32zvryewwazvzrxwse9ef0zfrtsx" timestamp="1776286495" guid="11fec41f-a5e7-4474-a40c-9b3dcbdf88c0"&gt;1585&lt;/key&gt;&lt;/foreign-keys&gt;&lt;ref-type name="Journal Article"&gt;17&lt;/ref-type&gt;&lt;contributors&gt;&lt;authors&gt;&lt;author&gt;Villette, Petra&lt;/author&gt;&lt;author&gt;Krebs, Charles J.&lt;/author&gt;&lt;author&gt;Jung, Thomas S.&lt;/author&gt;&lt;/authors&gt;&lt;/contributors&gt;&lt;titles&gt;&lt;title&gt;Evaluating camera traps as an alternative to live trapping for estimating the density of snowshoe hares (Lepus americanus) and red squirrels (Tamiasciurus hudsonicus)&lt;/title&gt;&lt;secondary-title&gt;European Journal of Wildlife Research&lt;/secondary-title&gt;&lt;/titles&gt;&lt;periodical&gt;&lt;full-title&gt;EUROPEAN JOURNAL OF WILDLIFE RESEARCH&lt;/full-title&gt;&lt;/periodical&gt;&lt;pages&gt;7&lt;/pages&gt;&lt;volume&gt;63&lt;/volume&gt;&lt;number&gt;1&lt;/number&gt;&lt;dates&gt;&lt;year&gt;2016&lt;/year&gt;&lt;pub-dates&gt;&lt;date&gt;2016/12/09&lt;/date&gt;&lt;/pub-dates&gt;&lt;/dates&gt;&lt;isbn&gt;1439-0574&lt;/isbn&gt;&lt;urls&gt;&lt;related-urls&gt;&lt;url&gt;https://doi.org/10.1007/s10344-016-1064-3&lt;/url&gt;&lt;/related-urls&gt;&lt;/urls&gt;&lt;electronic-resource-num&gt;10.1007/s10344-016-1064-3&lt;/electronic-resource-num&gt;&lt;/record&gt;&lt;/Cite&gt;&lt;/EndNote&gt;</w:instrText>
      </w:r>
      <w:r w:rsidR="00935BCA">
        <w:rPr>
          <w:color w:val="0B5394"/>
          <w:lang w:val="en-US"/>
        </w:rPr>
        <w:fldChar w:fldCharType="separate"/>
      </w:r>
      <w:r w:rsidR="00935BCA">
        <w:rPr>
          <w:noProof/>
          <w:color w:val="0B5394"/>
          <w:lang w:val="en-US"/>
        </w:rPr>
        <w:t>(Villette et al. 2016)</w:t>
      </w:r>
      <w:r w:rsidR="00935BCA">
        <w:rPr>
          <w:color w:val="0B5394"/>
          <w:lang w:val="en-US"/>
        </w:rPr>
        <w:fldChar w:fldCharType="end"/>
      </w:r>
      <w:del w:id="0" w:author="Aidan Brushett" w:date="2026-06-30T16:49:00Z" w16du:dateUtc="2026-06-30T23:49:00Z">
        <w:r w:rsidR="007F6BE9" w:rsidRPr="006C55CD" w:rsidDel="00935BCA">
          <w:rPr>
            <w:color w:val="0B5394"/>
            <w:lang w:val="en-US"/>
          </w:rPr>
          <w:delText>(</w:delText>
        </w:r>
        <w:r w:rsidR="00684413" w:rsidRPr="006C55CD" w:rsidDel="00935BCA">
          <w:rPr>
            <w:color w:val="0B5394"/>
            <w:lang w:val="en-US"/>
          </w:rPr>
          <w:delText>Villette et al., 201</w:delText>
        </w:r>
        <w:r w:rsidR="0014202D" w:rsidRPr="006C55CD" w:rsidDel="00935BCA">
          <w:rPr>
            <w:color w:val="0B5394"/>
            <w:lang w:val="en-US"/>
          </w:rPr>
          <w:delText>7</w:delText>
        </w:r>
        <w:r w:rsidR="007F6BE9" w:rsidRPr="006C55CD" w:rsidDel="00935BCA">
          <w:rPr>
            <w:color w:val="0B5394"/>
            <w:lang w:val="en-US"/>
          </w:rPr>
          <w:delText>)</w:delText>
        </w:r>
      </w:del>
      <w:r w:rsidR="007F6BE9" w:rsidRPr="006C55CD">
        <w:rPr>
          <w:color w:val="0B5394"/>
          <w:lang w:val="en-US"/>
        </w:rPr>
        <w:t xml:space="preserve">, but </w:t>
      </w:r>
      <w:r w:rsidR="00BE0A5D" w:rsidRPr="006C55CD">
        <w:rPr>
          <w:color w:val="0B5394"/>
          <w:lang w:val="en-US"/>
        </w:rPr>
        <w:t>w</w:t>
      </w:r>
      <w:r w:rsidRPr="006C55CD">
        <w:rPr>
          <w:color w:val="0B5394"/>
          <w:lang w:val="en-US"/>
        </w:rPr>
        <w:t xml:space="preserve">e </w:t>
      </w:r>
      <w:r w:rsidR="00684413" w:rsidRPr="006C55CD">
        <w:rPr>
          <w:color w:val="0B5394"/>
          <w:lang w:val="en-US"/>
        </w:rPr>
        <w:t>concede</w:t>
      </w:r>
      <w:r w:rsidR="00BE0A5D" w:rsidRPr="006C55CD">
        <w:rPr>
          <w:color w:val="0B5394"/>
          <w:lang w:val="en-US"/>
        </w:rPr>
        <w:t xml:space="preserve"> that the metric used in our first draft may not reliably capture red squirrel abundance</w:t>
      </w:r>
      <w:r w:rsidR="00684413" w:rsidRPr="006C55CD">
        <w:rPr>
          <w:color w:val="0B5394"/>
          <w:lang w:val="en-US"/>
        </w:rPr>
        <w:t xml:space="preserve"> for the reasons you raise</w:t>
      </w:r>
      <w:r w:rsidR="00BE0A5D" w:rsidRPr="006C55CD">
        <w:rPr>
          <w:color w:val="0B5394"/>
          <w:lang w:val="en-US"/>
        </w:rPr>
        <w:t xml:space="preserve">. Reflecting the underdetermination of our original </w:t>
      </w:r>
      <w:r w:rsidR="0007376E" w:rsidRPr="006C55CD">
        <w:rPr>
          <w:color w:val="0B5394"/>
          <w:lang w:val="en-US"/>
        </w:rPr>
        <w:t xml:space="preserve">response variable, we have </w:t>
      </w:r>
      <w:r w:rsidRPr="006C55CD">
        <w:rPr>
          <w:color w:val="0B5394"/>
          <w:lang w:val="en-US"/>
        </w:rPr>
        <w:t>re-</w:t>
      </w:r>
      <w:r w:rsidR="07B9E44F" w:rsidRPr="006C55CD">
        <w:rPr>
          <w:color w:val="0B5394"/>
          <w:lang w:val="en-US"/>
        </w:rPr>
        <w:t>analyzed</w:t>
      </w:r>
      <w:r w:rsidRPr="006C55CD">
        <w:rPr>
          <w:color w:val="0B5394"/>
          <w:lang w:val="en-US"/>
        </w:rPr>
        <w:t xml:space="preserve"> the data using a </w:t>
      </w:r>
      <w:r w:rsidR="0007376E" w:rsidRPr="006C55CD">
        <w:rPr>
          <w:color w:val="0B5394"/>
          <w:lang w:val="en-US"/>
        </w:rPr>
        <w:t>presence–</w:t>
      </w:r>
      <w:r w:rsidR="0053165B" w:rsidRPr="006C55CD">
        <w:rPr>
          <w:color w:val="0B5394"/>
          <w:lang w:val="en-US"/>
        </w:rPr>
        <w:t>absence response variable</w:t>
      </w:r>
      <w:r w:rsidR="00C10F0B" w:rsidRPr="006C55CD">
        <w:rPr>
          <w:color w:val="0B5394"/>
          <w:lang w:val="en-US"/>
        </w:rPr>
        <w:t>, as per your suggestion, in a proportional binomial modeling framework</w:t>
      </w:r>
      <w:r w:rsidR="000D429D" w:rsidRPr="006C55CD">
        <w:rPr>
          <w:color w:val="0B5394"/>
          <w:lang w:val="en-US"/>
        </w:rPr>
        <w:t xml:space="preserve">. Our interpretation has changed </w:t>
      </w:r>
      <w:r w:rsidR="0014202D" w:rsidRPr="006C55CD">
        <w:rPr>
          <w:color w:val="0B5394"/>
          <w:lang w:val="en-US"/>
        </w:rPr>
        <w:t xml:space="preserve">from “abundance” to “probability of use”, reflecting general suitability rather than claiming to distinguish between movement of a single individual and population-level responses. Under the suggested presence–absence framework, our results are qualitatively unchanged, and models are more statistically suited to the distribution of the data. </w:t>
      </w:r>
      <w:r w:rsidR="002F7C7B" w:rsidRPr="006C55CD">
        <w:rPr>
          <w:color w:val="0B5394"/>
          <w:lang w:val="en-US"/>
        </w:rPr>
        <w:t>This is d</w:t>
      </w:r>
      <w:r w:rsidR="006F6278" w:rsidRPr="006C55CD">
        <w:rPr>
          <w:color w:val="0B5394"/>
          <w:lang w:val="en-US"/>
        </w:rPr>
        <w:t xml:space="preserve">escribed at </w:t>
      </w:r>
      <w:r w:rsidR="006F6278" w:rsidRPr="006C55CD">
        <w:rPr>
          <w:b/>
          <w:bCs/>
          <w:color w:val="0B5394"/>
          <w:lang w:val="en-US"/>
        </w:rPr>
        <w:t>lines 14</w:t>
      </w:r>
      <w:r w:rsidR="002F7C7B" w:rsidRPr="006C55CD">
        <w:rPr>
          <w:b/>
          <w:bCs/>
          <w:color w:val="0B5394"/>
          <w:lang w:val="en-US"/>
        </w:rPr>
        <w:t>7</w:t>
      </w:r>
      <w:r w:rsidR="006F6278" w:rsidRPr="006C55CD">
        <w:rPr>
          <w:b/>
          <w:bCs/>
          <w:color w:val="0B5394"/>
          <w:lang w:val="en-US"/>
        </w:rPr>
        <w:t>–</w:t>
      </w:r>
      <w:r w:rsidR="002F7C7B" w:rsidRPr="006C55CD">
        <w:rPr>
          <w:b/>
          <w:bCs/>
          <w:color w:val="0B5394"/>
          <w:lang w:val="en-US"/>
        </w:rPr>
        <w:t>157.</w:t>
      </w:r>
    </w:p>
    <w:p w14:paraId="335CE617" w14:textId="2125E55B" w:rsidR="0014202D" w:rsidRPr="006C55CD" w:rsidDel="00935BCA" w:rsidRDefault="0014202D" w:rsidP="006C55CD">
      <w:pPr>
        <w:ind w:left="720"/>
        <w:rPr>
          <w:del w:id="1" w:author="Aidan Brushett" w:date="2026-06-30T16:49:00Z" w16du:dateUtc="2026-06-30T23:49:00Z"/>
          <w:color w:val="0B5394"/>
          <w:lang w:val="en-CA"/>
        </w:rPr>
      </w:pPr>
      <w:del w:id="2" w:author="Aidan Brushett" w:date="2026-06-30T16:49:00Z" w16du:dateUtc="2026-06-30T23:49:00Z">
        <w:r w:rsidRPr="006C55CD" w:rsidDel="00935BCA">
          <w:rPr>
            <w:color w:val="0B5394"/>
            <w:lang w:val="en-CA"/>
          </w:rPr>
          <w:delText>Villette, P., Krebs, C.J. &amp; Jung, T.S. Evaluating camera traps as an alternative to live trapping for estimating the density of snowshoe hares (</w:delText>
        </w:r>
        <w:r w:rsidRPr="006C55CD" w:rsidDel="00935BCA">
          <w:rPr>
            <w:i/>
            <w:iCs/>
            <w:color w:val="0B5394"/>
            <w:lang w:val="en-CA"/>
          </w:rPr>
          <w:delText>Lepus americanus</w:delText>
        </w:r>
        <w:r w:rsidRPr="006C55CD" w:rsidDel="00935BCA">
          <w:rPr>
            <w:color w:val="0B5394"/>
            <w:lang w:val="en-CA"/>
          </w:rPr>
          <w:delText>) and red squirrels (</w:delText>
        </w:r>
        <w:r w:rsidRPr="006C55CD" w:rsidDel="00935BCA">
          <w:rPr>
            <w:i/>
            <w:iCs/>
            <w:color w:val="0B5394"/>
            <w:lang w:val="en-CA"/>
          </w:rPr>
          <w:delText>Tamiasciurus hudsonicus</w:delText>
        </w:r>
        <w:r w:rsidRPr="006C55CD" w:rsidDel="00935BCA">
          <w:rPr>
            <w:color w:val="0B5394"/>
            <w:lang w:val="en-CA"/>
          </w:rPr>
          <w:delText>). </w:delText>
        </w:r>
        <w:r w:rsidRPr="006C55CD" w:rsidDel="00935BCA">
          <w:rPr>
            <w:i/>
            <w:iCs/>
            <w:color w:val="0B5394"/>
            <w:lang w:val="en-CA"/>
          </w:rPr>
          <w:delText>Eur J Wildl Res</w:delText>
        </w:r>
        <w:r w:rsidRPr="006C55CD" w:rsidDel="00935BCA">
          <w:rPr>
            <w:color w:val="0B5394"/>
            <w:lang w:val="en-CA"/>
          </w:rPr>
          <w:delText> </w:delText>
        </w:r>
        <w:r w:rsidRPr="006C55CD" w:rsidDel="00935BCA">
          <w:rPr>
            <w:b/>
            <w:bCs/>
            <w:color w:val="0B5394"/>
            <w:lang w:val="en-CA"/>
          </w:rPr>
          <w:delText>63</w:delText>
        </w:r>
        <w:r w:rsidRPr="006C55CD" w:rsidDel="00935BCA">
          <w:rPr>
            <w:color w:val="0B5394"/>
            <w:lang w:val="en-CA"/>
          </w:rPr>
          <w:delText>, 7 (2017). https://doi.org/10.1007/s10344-016-1064-3</w:delText>
        </w:r>
      </w:del>
    </w:p>
    <w:p w14:paraId="57C1A298" w14:textId="77777777" w:rsidR="0014202D" w:rsidRPr="006C55CD" w:rsidRDefault="0014202D" w:rsidP="006C55CD">
      <w:pPr>
        <w:rPr>
          <w:color w:val="0B5394"/>
        </w:rPr>
      </w:pPr>
    </w:p>
    <w:p w14:paraId="00000067" w14:textId="77777777" w:rsidR="00344D24" w:rsidRPr="006C55CD" w:rsidRDefault="005E1D53" w:rsidP="006C55CD">
      <w:pPr>
        <w:rPr>
          <w:color w:val="222222"/>
        </w:rPr>
      </w:pPr>
      <w:r w:rsidRPr="006C55CD">
        <w:rPr>
          <w:b/>
          <w:bCs/>
          <w:color w:val="222222"/>
        </w:rPr>
        <w:t xml:space="preserve">General: </w:t>
      </w:r>
      <w:r w:rsidRPr="006C55CD">
        <w:rPr>
          <w:color w:val="222222"/>
        </w:rPr>
        <w:t>Your results would seem to back up the idea that your data collection approach is robust and has the ability to identify suitable habitat (within 100 m of the camera) and squirrels will be detected where appropriate resources are available at acceptable levels but absent where resources are lacking.</w:t>
      </w:r>
    </w:p>
    <w:p w14:paraId="00000068" w14:textId="77777777" w:rsidR="00344D24" w:rsidRPr="006C55CD" w:rsidRDefault="00344D24" w:rsidP="006C55CD">
      <w:pPr>
        <w:rPr>
          <w:color w:val="0B5394"/>
        </w:rPr>
      </w:pPr>
    </w:p>
    <w:p w14:paraId="00000069" w14:textId="05D66519" w:rsidR="00344D24" w:rsidRPr="006C55CD" w:rsidRDefault="005E1D53" w:rsidP="1BED4D65">
      <w:pPr>
        <w:rPr>
          <w:color w:val="0B5394"/>
          <w:lang w:val="en-US"/>
        </w:rPr>
      </w:pPr>
      <w:r w:rsidRPr="1BED4D65">
        <w:rPr>
          <w:b/>
          <w:bCs/>
          <w:color w:val="0B5394"/>
          <w:lang w:val="en-US"/>
        </w:rPr>
        <w:t>Response:</w:t>
      </w:r>
      <w:r w:rsidRPr="1BED4D65">
        <w:rPr>
          <w:color w:val="0B5394"/>
          <w:lang w:val="en-US"/>
        </w:rPr>
        <w:t xml:space="preserve"> </w:t>
      </w:r>
      <w:r w:rsidR="0B1D1A6A" w:rsidRPr="1BED4D65">
        <w:rPr>
          <w:color w:val="0B5394"/>
          <w:lang w:val="en-US"/>
        </w:rPr>
        <w:t xml:space="preserve">We are glad that the reviewer generally </w:t>
      </w:r>
      <w:r w:rsidR="66B32C04" w:rsidRPr="1BED4D65">
        <w:rPr>
          <w:color w:val="0B5394"/>
          <w:lang w:val="en-US"/>
        </w:rPr>
        <w:t>finds</w:t>
      </w:r>
      <w:r w:rsidR="0B1D1A6A" w:rsidRPr="1BED4D65">
        <w:rPr>
          <w:color w:val="0B5394"/>
          <w:lang w:val="en-US"/>
        </w:rPr>
        <w:t xml:space="preserve"> the efficacy of our </w:t>
      </w:r>
      <w:r w:rsidR="22274CB3" w:rsidRPr="1BED4D65">
        <w:rPr>
          <w:color w:val="0B5394"/>
          <w:lang w:val="en-US"/>
        </w:rPr>
        <w:t>data collection for site-level habitat suitability</w:t>
      </w:r>
      <w:r w:rsidR="66B32C04" w:rsidRPr="1BED4D65">
        <w:rPr>
          <w:color w:val="0B5394"/>
          <w:lang w:val="en-US"/>
        </w:rPr>
        <w:t xml:space="preserve"> agreeable. </w:t>
      </w:r>
    </w:p>
    <w:p w14:paraId="0000006A" w14:textId="77777777" w:rsidR="00344D24" w:rsidRPr="006C55CD" w:rsidRDefault="00344D24" w:rsidP="006C55CD">
      <w:pPr>
        <w:rPr>
          <w:color w:val="222222"/>
        </w:rPr>
      </w:pPr>
    </w:p>
    <w:p w14:paraId="0000006B" w14:textId="6118CEA9" w:rsidR="00344D24" w:rsidRPr="006C55CD" w:rsidRDefault="1185683A" w:rsidP="006C55CD">
      <w:pPr>
        <w:rPr>
          <w:color w:val="222222"/>
          <w:lang w:val="en-US"/>
        </w:rPr>
      </w:pPr>
      <w:r w:rsidRPr="006C55CD">
        <w:rPr>
          <w:b/>
          <w:bCs/>
          <w:color w:val="222222"/>
          <w:lang w:val="en-US"/>
        </w:rPr>
        <w:lastRenderedPageBreak/>
        <w:t>Methods/line 15</w:t>
      </w:r>
      <w:r w:rsidR="006C55CD">
        <w:rPr>
          <w:b/>
          <w:bCs/>
          <w:color w:val="222222"/>
          <w:lang w:val="en-US"/>
        </w:rPr>
        <w:t xml:space="preserve">0 </w:t>
      </w:r>
      <w:r w:rsidRPr="006C55CD">
        <w:rPr>
          <w:b/>
          <w:bCs/>
          <w:color w:val="222222"/>
          <w:lang w:val="en-US"/>
        </w:rPr>
        <w:t>–</w:t>
      </w:r>
      <w:r w:rsidRPr="006C55CD">
        <w:rPr>
          <w:color w:val="222222"/>
          <w:lang w:val="en-US"/>
        </w:rPr>
        <w:t xml:space="preserve"> again a reference to squirrel abundance, this metric is likely not valid. But I think that this approach, identifying features linked to habitat suitability for squirrels, would be suitable for a presence/absence</w:t>
      </w:r>
      <w:ins w:id="3" w:author="Aidan Brushett" w:date="2026-06-30T16:55:00Z" w16du:dateUtc="2026-06-30T23:55:00Z">
        <w:r w:rsidR="00FB16E3">
          <w:rPr>
            <w:color w:val="222222"/>
            <w:lang w:val="en-US"/>
          </w:rPr>
          <w:t>-</w:t>
        </w:r>
      </w:ins>
      <w:del w:id="4" w:author="Aidan Brushett" w:date="2026-06-30T16:55:00Z" w16du:dateUtc="2026-06-30T23:55:00Z">
        <w:r w:rsidRPr="006C55CD" w:rsidDel="00FB16E3">
          <w:rPr>
            <w:color w:val="222222"/>
            <w:lang w:val="en-US"/>
          </w:rPr>
          <w:delText xml:space="preserve"> </w:delText>
        </w:r>
      </w:del>
      <w:r w:rsidRPr="006C55CD">
        <w:rPr>
          <w:color w:val="222222"/>
          <w:lang w:val="en-US"/>
        </w:rPr>
        <w:t>based analysis.</w:t>
      </w:r>
    </w:p>
    <w:p w14:paraId="0000006C" w14:textId="77777777" w:rsidR="00344D24" w:rsidRPr="006C55CD" w:rsidRDefault="00344D24" w:rsidP="006C55CD">
      <w:pPr>
        <w:rPr>
          <w:color w:val="0B5394"/>
        </w:rPr>
      </w:pPr>
    </w:p>
    <w:p w14:paraId="0000006D" w14:textId="700BD429" w:rsidR="00344D24" w:rsidRPr="006C55CD" w:rsidRDefault="1185683A" w:rsidP="006C55CD">
      <w:pPr>
        <w:rPr>
          <w:color w:val="0B5394"/>
          <w:lang w:val="en-US"/>
        </w:rPr>
      </w:pPr>
      <w:r w:rsidRPr="006C55CD">
        <w:rPr>
          <w:b/>
          <w:bCs/>
          <w:color w:val="0B5394"/>
          <w:lang w:val="en-US"/>
        </w:rPr>
        <w:t>Response:</w:t>
      </w:r>
      <w:r w:rsidRPr="006C55CD">
        <w:rPr>
          <w:color w:val="0B5394"/>
          <w:lang w:val="en-US"/>
        </w:rPr>
        <w:t xml:space="preserve"> Thank you for this suggestion. We agree</w:t>
      </w:r>
      <w:r w:rsidR="007031F5" w:rsidRPr="006C55CD">
        <w:rPr>
          <w:color w:val="0B5394"/>
          <w:lang w:val="en-US"/>
        </w:rPr>
        <w:t xml:space="preserve"> with your concerns, and we have pivoted to a presence—absence analysis following your recommendation. Please see response above for full details. </w:t>
      </w:r>
      <w:r w:rsidR="000208D2" w:rsidRPr="006C55CD">
        <w:rPr>
          <w:color w:val="0B5394"/>
          <w:lang w:val="en-US"/>
        </w:rPr>
        <w:t xml:space="preserve">Our model coefficients did not qualitatively change using this approach, but the models now follow a more ecologically and statistically defensible interpretation. </w:t>
      </w:r>
      <w:r w:rsidRPr="006C55CD">
        <w:rPr>
          <w:color w:val="0B5394"/>
          <w:lang w:val="en-US"/>
        </w:rPr>
        <w:t xml:space="preserve"> </w:t>
      </w:r>
    </w:p>
    <w:p w14:paraId="00000071" w14:textId="77777777" w:rsidR="00344D24" w:rsidRPr="006C55CD" w:rsidRDefault="00344D24" w:rsidP="006C55CD">
      <w:pPr>
        <w:rPr>
          <w:color w:val="0B5394"/>
        </w:rPr>
      </w:pPr>
    </w:p>
    <w:p w14:paraId="00000072" w14:textId="77777777" w:rsidR="00344D24" w:rsidRPr="006C55CD" w:rsidRDefault="1185683A" w:rsidP="006C55CD">
      <w:pPr>
        <w:rPr>
          <w:color w:val="222222"/>
          <w:lang w:val="en-US"/>
        </w:rPr>
      </w:pPr>
      <w:r w:rsidRPr="006C55CD">
        <w:rPr>
          <w:b/>
          <w:bCs/>
          <w:color w:val="222222"/>
          <w:lang w:val="en-US"/>
        </w:rPr>
        <w:t>Methods/line 153 –</w:t>
      </w:r>
      <w:r w:rsidRPr="006C55CD">
        <w:rPr>
          <w:color w:val="222222"/>
          <w:lang w:val="en-US"/>
        </w:rPr>
        <w:t xml:space="preserve"> having 22 different spatial scales seems extreme.  This looks like a fishing expedition rather than hypothesis driven research, an appearance which is confirmed by the absence of any mention of these spatial scales among your proposed hypotheses in the Introduction. Would likely be more effective to look at biologically relevant scales reflecting within season (i.e., small – your first two) and among season movements (i.e., larger, perhaps 1 km increments but there are a number of studies that could be examined to derive values that are more likely to reflect the spatial scale of movements by individuals in your population).</w:t>
      </w:r>
    </w:p>
    <w:p w14:paraId="00000073" w14:textId="77777777" w:rsidR="00344D24" w:rsidRPr="006C55CD" w:rsidRDefault="00344D24" w:rsidP="006C55CD">
      <w:pPr>
        <w:rPr>
          <w:color w:val="0B5394"/>
        </w:rPr>
      </w:pPr>
    </w:p>
    <w:p w14:paraId="00000074" w14:textId="5EC4E545" w:rsidR="00344D24" w:rsidRPr="006C55CD" w:rsidRDefault="1185683A" w:rsidP="006C55CD">
      <w:pPr>
        <w:rPr>
          <w:color w:val="0B5394"/>
          <w:lang w:val="en-US"/>
        </w:rPr>
      </w:pPr>
      <w:r w:rsidRPr="1BED4D65">
        <w:rPr>
          <w:b/>
          <w:bCs/>
          <w:color w:val="0B5394"/>
          <w:lang w:val="en-US"/>
        </w:rPr>
        <w:t>Response:</w:t>
      </w:r>
      <w:r w:rsidRPr="1BED4D65">
        <w:rPr>
          <w:color w:val="0B5394"/>
          <w:lang w:val="en-US"/>
        </w:rPr>
        <w:t xml:space="preserve"> Thank you for this </w:t>
      </w:r>
      <w:r w:rsidR="0AE85ED7" w:rsidRPr="1BED4D65">
        <w:rPr>
          <w:color w:val="0B5394"/>
          <w:lang w:val="en-US"/>
        </w:rPr>
        <w:t>suggestion</w:t>
      </w:r>
      <w:r w:rsidR="556E9A30" w:rsidRPr="1BED4D65">
        <w:rPr>
          <w:color w:val="0B5394"/>
          <w:lang w:val="en-US"/>
        </w:rPr>
        <w:t>. Upon starting this study, our intention was to explore effects of anthropogenic disturbance mediated through changes to the broader landscape</w:t>
      </w:r>
      <w:r w:rsidR="7A0BBA9E" w:rsidRPr="1BED4D65">
        <w:rPr>
          <w:color w:val="0B5394"/>
          <w:lang w:val="en-US"/>
        </w:rPr>
        <w:t xml:space="preserve">. </w:t>
      </w:r>
      <w:r w:rsidR="556E9A30" w:rsidRPr="1BED4D65">
        <w:rPr>
          <w:color w:val="0B5394"/>
          <w:lang w:val="en-US"/>
        </w:rPr>
        <w:t xml:space="preserve">This aligns with our sampling scheme, where no cameras were deployed on those features themselves but instead within the mosaic of natural habitat itself. </w:t>
      </w:r>
      <w:r w:rsidR="7A0BBA9E" w:rsidRPr="1BED4D65">
        <w:rPr>
          <w:color w:val="0B5394"/>
          <w:lang w:val="en-US"/>
        </w:rPr>
        <w:t xml:space="preserve">Our dredge-like approach did not reflect this. </w:t>
      </w:r>
      <w:r w:rsidR="556E9A30" w:rsidRPr="1BED4D65">
        <w:rPr>
          <w:color w:val="0B5394"/>
          <w:lang w:val="en-US"/>
        </w:rPr>
        <w:t>W</w:t>
      </w:r>
      <w:r w:rsidRPr="1BED4D65">
        <w:rPr>
          <w:color w:val="0B5394"/>
          <w:lang w:val="en-US"/>
        </w:rPr>
        <w:t xml:space="preserve">e agree with this </w:t>
      </w:r>
      <w:r w:rsidR="4408603B" w:rsidRPr="1BED4D65">
        <w:rPr>
          <w:color w:val="0B5394"/>
          <w:lang w:val="en-US"/>
        </w:rPr>
        <w:t>concern,</w:t>
      </w:r>
      <w:r w:rsidR="556E9A30" w:rsidRPr="1BED4D65">
        <w:rPr>
          <w:color w:val="0B5394"/>
          <w:lang w:val="en-US"/>
        </w:rPr>
        <w:t xml:space="preserve"> and our re-analysis has constrained use of </w:t>
      </w:r>
      <w:r w:rsidR="7A0BBA9E" w:rsidRPr="1BED4D65">
        <w:rPr>
          <w:color w:val="0B5394"/>
          <w:lang w:val="en-US"/>
        </w:rPr>
        <w:t xml:space="preserve">spatial </w:t>
      </w:r>
      <w:r w:rsidR="556E9A30" w:rsidRPr="1BED4D65">
        <w:rPr>
          <w:color w:val="0B5394"/>
          <w:lang w:val="en-US"/>
        </w:rPr>
        <w:t>scales to reflect these site-level and landscape-level effects which our study was designed to capture</w:t>
      </w:r>
      <w:r w:rsidR="7A0BBA9E" w:rsidRPr="1BED4D65">
        <w:rPr>
          <w:color w:val="0B5394"/>
          <w:lang w:val="en-US"/>
        </w:rPr>
        <w:t>, and we have updated our hypotheses/manuscript framing to reflect this</w:t>
      </w:r>
      <w:r w:rsidR="083349E9" w:rsidRPr="1BED4D65">
        <w:rPr>
          <w:color w:val="0B5394"/>
          <w:lang w:val="en-US"/>
        </w:rPr>
        <w:t>.</w:t>
      </w:r>
      <w:r w:rsidRPr="1BED4D65">
        <w:rPr>
          <w:color w:val="0B5394"/>
          <w:lang w:val="en-US"/>
        </w:rPr>
        <w:t xml:space="preserve"> In the re-analysis, we constrain the composition of natural habitat variables to a 100 m scale to account for local effects</w:t>
      </w:r>
      <w:r w:rsidR="556E9A30" w:rsidRPr="1BED4D65">
        <w:rPr>
          <w:color w:val="0B5394"/>
          <w:lang w:val="en-US"/>
        </w:rPr>
        <w:t xml:space="preserve"> from landcover strata</w:t>
      </w:r>
      <w:r w:rsidRPr="1BED4D65">
        <w:rPr>
          <w:color w:val="0B5394"/>
          <w:lang w:val="en-US"/>
        </w:rPr>
        <w:t xml:space="preserve">. For </w:t>
      </w:r>
      <w:r w:rsidR="556E9A30" w:rsidRPr="1BED4D65">
        <w:rPr>
          <w:color w:val="0B5394"/>
          <w:lang w:val="en-US"/>
        </w:rPr>
        <w:t>characteristics related to</w:t>
      </w:r>
      <w:r w:rsidR="7AB87DF3" w:rsidRPr="1BED4D65">
        <w:rPr>
          <w:color w:val="0B5394"/>
          <w:lang w:val="en-US"/>
        </w:rPr>
        <w:t xml:space="preserve"> industrial</w:t>
      </w:r>
      <w:r w:rsidRPr="1BED4D65">
        <w:rPr>
          <w:color w:val="0B5394"/>
          <w:lang w:val="en-US"/>
        </w:rPr>
        <w:t xml:space="preserve"> disturbance, we </w:t>
      </w:r>
      <w:r w:rsidR="7AB87DF3" w:rsidRPr="1BED4D65">
        <w:rPr>
          <w:color w:val="0B5394"/>
          <w:lang w:val="en-US"/>
        </w:rPr>
        <w:t>constrain our investigation to a range of scales corresponding to the broader landscape, informed by squirrel movement</w:t>
      </w:r>
      <w:r w:rsidR="7FF53061" w:rsidRPr="1BED4D65">
        <w:rPr>
          <w:color w:val="0B5394"/>
          <w:lang w:val="en-US"/>
        </w:rPr>
        <w:t xml:space="preserve"> and home ranges. While we still </w:t>
      </w:r>
      <w:r w:rsidRPr="1BED4D65">
        <w:rPr>
          <w:color w:val="0B5394"/>
          <w:lang w:val="en-US"/>
        </w:rPr>
        <w:t>test ten spatial scales (1000 to 5000</w:t>
      </w:r>
      <w:r w:rsidR="7FF53061" w:rsidRPr="1BED4D65">
        <w:rPr>
          <w:color w:val="0B5394"/>
          <w:lang w:val="en-US"/>
        </w:rPr>
        <w:t xml:space="preserve"> m in</w:t>
      </w:r>
      <w:r w:rsidRPr="1BED4D65">
        <w:rPr>
          <w:color w:val="0B5394"/>
          <w:lang w:val="en-US"/>
        </w:rPr>
        <w:t xml:space="preserve"> 500</w:t>
      </w:r>
      <w:ins w:id="5" w:author="Aidan Brushett" w:date="2026-06-30T16:58:00Z" w16du:dateUtc="2026-06-30T23:58:00Z">
        <w:r w:rsidR="00FB16E3">
          <w:rPr>
            <w:color w:val="0B5394"/>
            <w:lang w:val="en-US"/>
          </w:rPr>
          <w:t>-</w:t>
        </w:r>
      </w:ins>
      <w:r w:rsidRPr="1BED4D65">
        <w:rPr>
          <w:color w:val="0B5394"/>
          <w:lang w:val="en-US"/>
        </w:rPr>
        <w:t>m increments)</w:t>
      </w:r>
      <w:r w:rsidR="7A0BBA9E" w:rsidRPr="1BED4D65">
        <w:rPr>
          <w:color w:val="0B5394"/>
          <w:lang w:val="en-US"/>
        </w:rPr>
        <w:t xml:space="preserve"> for these landscape-moderated effects</w:t>
      </w:r>
      <w:r w:rsidR="7FF53061" w:rsidRPr="1BED4D65">
        <w:rPr>
          <w:color w:val="0B5394"/>
          <w:lang w:val="en-US"/>
        </w:rPr>
        <w:t xml:space="preserve">, </w:t>
      </w:r>
      <w:r w:rsidR="7A0BBA9E" w:rsidRPr="1BED4D65">
        <w:rPr>
          <w:color w:val="0B5394"/>
          <w:lang w:val="en-US"/>
        </w:rPr>
        <w:t>ecological interpretation is similar across this domain of scales and scale selection is</w:t>
      </w:r>
      <w:r w:rsidR="165EFF40" w:rsidRPr="1BED4D65">
        <w:rPr>
          <w:color w:val="0B5394"/>
          <w:lang w:val="en-US"/>
        </w:rPr>
        <w:t xml:space="preserve"> used here largely as an exploratory statistical tool to improve model </w:t>
      </w:r>
      <w:commentRangeStart w:id="6"/>
      <w:commentRangeStart w:id="7"/>
      <w:r w:rsidR="165EFF40" w:rsidRPr="1BED4D65">
        <w:rPr>
          <w:color w:val="0B5394"/>
          <w:lang w:val="en-US"/>
        </w:rPr>
        <w:t>fit</w:t>
      </w:r>
      <w:commentRangeEnd w:id="6"/>
      <w:r w:rsidR="008961CE" w:rsidRPr="1BED4D65">
        <w:rPr>
          <w:rStyle w:val="CommentReference"/>
          <w:color w:val="0B5394"/>
          <w:sz w:val="22"/>
          <w:szCs w:val="22"/>
          <w:lang w:val="en-US"/>
        </w:rPr>
        <w:commentReference w:id="6"/>
      </w:r>
      <w:commentRangeEnd w:id="7"/>
      <w:r w:rsidR="00FB16E3" w:rsidRPr="1BED4D65">
        <w:rPr>
          <w:rStyle w:val="CommentReference"/>
          <w:color w:val="0B5394"/>
          <w:sz w:val="22"/>
          <w:szCs w:val="22"/>
          <w:lang w:val="en-US"/>
        </w:rPr>
        <w:commentReference w:id="7"/>
      </w:r>
      <w:r w:rsidR="165EFF40" w:rsidRPr="1BED4D65">
        <w:rPr>
          <w:color w:val="0B5394"/>
          <w:lang w:val="en-US"/>
        </w:rPr>
        <w:t>.</w:t>
      </w:r>
      <w:ins w:id="8" w:author="Aidan Brushett" w:date="2026-06-30T16:56:00Z" w16du:dateUtc="2026-06-30T23:56:00Z">
        <w:r w:rsidR="00FB16E3">
          <w:rPr>
            <w:color w:val="0B5394"/>
            <w:lang w:val="en-US"/>
          </w:rPr>
          <w:t xml:space="preserve"> </w:t>
        </w:r>
      </w:ins>
      <w:r w:rsidR="165EFF40" w:rsidRPr="1BED4D65">
        <w:rPr>
          <w:color w:val="0B5394"/>
          <w:lang w:val="en-US"/>
        </w:rPr>
        <w:t xml:space="preserve"> </w:t>
      </w:r>
      <w:r w:rsidRPr="1BED4D65">
        <w:rPr>
          <w:color w:val="0B5394"/>
          <w:lang w:val="en-US"/>
        </w:rPr>
        <w:t xml:space="preserve"> </w:t>
      </w:r>
    </w:p>
    <w:p w14:paraId="00000075" w14:textId="77777777" w:rsidR="00344D24" w:rsidRPr="006C55CD" w:rsidRDefault="00344D24" w:rsidP="006C55CD">
      <w:pPr>
        <w:rPr>
          <w:color w:val="0B5394"/>
        </w:rPr>
      </w:pPr>
    </w:p>
    <w:p w14:paraId="00000076" w14:textId="77777777" w:rsidR="00344D24" w:rsidRPr="006C55CD" w:rsidRDefault="1185683A" w:rsidP="006C55CD">
      <w:pPr>
        <w:rPr>
          <w:color w:val="222222"/>
          <w:lang w:val="en-US"/>
        </w:rPr>
      </w:pPr>
      <w:r w:rsidRPr="006C55CD">
        <w:rPr>
          <w:b/>
          <w:bCs/>
          <w:color w:val="222222"/>
          <w:lang w:val="en-US"/>
        </w:rPr>
        <w:t>Methods/line 157 -</w:t>
      </w:r>
      <w:r w:rsidRPr="006C55CD">
        <w:rPr>
          <w:color w:val="222222"/>
          <w:lang w:val="en-US"/>
        </w:rPr>
        <w:t xml:space="preserve"> I’m wondering about the efficacy of assessing impact of disturbance for several of the linear metrics that you use and measuring area covered rather than the length of the disturbance.  Perhaps the area covered by powerline corridors and roads may be more effective, but I would think that the break in cover caused by seismic lines and perhaps even pipelines is more the cause of impact rather than area of coverage.  Maybe some element of this is captured by your edge density metric but suspect that measure is a composite of all of these different components and so possibly masks the impact of particular elements – it seems like seismic lines area and edge density are highly correlated but I wonder if your detected response to length of seismic lines would be stronger if separated out. A bit of semantics, but why is “the total length of patch edges created by anthropogenic features” referred to as natural edge density? Surely this is not natural but rather “unnatural” edge?</w:t>
      </w:r>
    </w:p>
    <w:p w14:paraId="00000077" w14:textId="77777777" w:rsidR="00344D24" w:rsidRPr="006C55CD" w:rsidRDefault="00344D24" w:rsidP="006C55CD">
      <w:pPr>
        <w:rPr>
          <w:color w:val="222222"/>
        </w:rPr>
      </w:pPr>
    </w:p>
    <w:p w14:paraId="765FEAE6" w14:textId="00C95422" w:rsidR="00D53D01" w:rsidRPr="006C55CD" w:rsidRDefault="1185683A" w:rsidP="006C55CD">
      <w:pPr>
        <w:rPr>
          <w:color w:val="0B5394"/>
          <w:lang w:val="en-US"/>
        </w:rPr>
      </w:pPr>
      <w:r w:rsidRPr="006C55CD">
        <w:rPr>
          <w:b/>
          <w:bCs/>
          <w:color w:val="0B5394"/>
          <w:lang w:val="en-US"/>
        </w:rPr>
        <w:lastRenderedPageBreak/>
        <w:t>Response:</w:t>
      </w:r>
      <w:r w:rsidRPr="006C55CD">
        <w:rPr>
          <w:color w:val="0B5394"/>
          <w:lang w:val="en-US"/>
        </w:rPr>
        <w:t xml:space="preserve"> We have renamed “natural edge density” to “</w:t>
      </w:r>
      <w:r w:rsidR="008F2F6A" w:rsidRPr="006C55CD">
        <w:rPr>
          <w:color w:val="0B5394"/>
          <w:lang w:val="en-US"/>
        </w:rPr>
        <w:t xml:space="preserve">anthropogenic </w:t>
      </w:r>
      <w:r w:rsidRPr="006C55CD">
        <w:rPr>
          <w:color w:val="0B5394"/>
          <w:lang w:val="en-US"/>
        </w:rPr>
        <w:t xml:space="preserve">edge density” </w:t>
      </w:r>
      <w:r w:rsidR="008F2F6A" w:rsidRPr="006C55CD">
        <w:rPr>
          <w:color w:val="0B5394"/>
        </w:rPr>
        <w:t xml:space="preserve">throughout the text and figures, </w:t>
      </w:r>
      <w:r w:rsidR="00821883" w:rsidRPr="006C55CD">
        <w:rPr>
          <w:color w:val="0B5394"/>
          <w:lang w:val="en-US"/>
        </w:rPr>
        <w:t xml:space="preserve">and clarified that this refers to the total length of edges </w:t>
      </w:r>
      <w:r w:rsidR="00821883" w:rsidRPr="006C55CD">
        <w:rPr>
          <w:i/>
          <w:iCs/>
          <w:color w:val="0B5394"/>
          <w:lang w:val="en-US"/>
        </w:rPr>
        <w:t xml:space="preserve">created by </w:t>
      </w:r>
      <w:r w:rsidR="00821883" w:rsidRPr="006C55CD">
        <w:rPr>
          <w:color w:val="0B5394"/>
          <w:lang w:val="en-US"/>
        </w:rPr>
        <w:t>industrial features</w:t>
      </w:r>
      <w:r w:rsidR="0093195B" w:rsidRPr="006C55CD">
        <w:rPr>
          <w:color w:val="0B5394"/>
          <w:lang w:val="en-US"/>
        </w:rPr>
        <w:t xml:space="preserve">. </w:t>
      </w:r>
      <w:r w:rsidR="0093195B" w:rsidRPr="006C55CD">
        <w:rPr>
          <w:color w:val="0B5394"/>
        </w:rPr>
        <w:t>The term "natural edge density" was an error in the manuscript draft.</w:t>
      </w:r>
    </w:p>
    <w:p w14:paraId="5B6578C7" w14:textId="77777777" w:rsidR="00D53D01" w:rsidRPr="006C55CD" w:rsidRDefault="00D53D01" w:rsidP="006C55CD">
      <w:pPr>
        <w:rPr>
          <w:color w:val="0B5394"/>
          <w:lang w:val="en-US"/>
        </w:rPr>
      </w:pPr>
    </w:p>
    <w:p w14:paraId="3578A4FF" w14:textId="77777777" w:rsidR="00307B4B" w:rsidRPr="006C55CD" w:rsidRDefault="008F2F6A" w:rsidP="006C55CD">
      <w:pPr>
        <w:rPr>
          <w:color w:val="0B5394"/>
          <w:lang w:val="en-US"/>
        </w:rPr>
      </w:pPr>
      <w:r w:rsidRPr="006C55CD">
        <w:rPr>
          <w:color w:val="0B5394"/>
          <w:lang w:val="en-US"/>
        </w:rPr>
        <w:t xml:space="preserve">Regarding </w:t>
      </w:r>
      <w:r w:rsidR="000344E7" w:rsidRPr="006C55CD">
        <w:rPr>
          <w:color w:val="0B5394"/>
          <w:lang w:val="en-US"/>
        </w:rPr>
        <w:t>the efficacy of length of disturbance versus area covered, this is something we sought to investigate in this study.</w:t>
      </w:r>
      <w:r w:rsidR="00DA3303" w:rsidRPr="006C55CD">
        <w:rPr>
          <w:color w:val="0B5394"/>
          <w:lang w:val="en-US"/>
        </w:rPr>
        <w:t xml:space="preserve"> The poor ability of “area covered” of seismic lines to represent ecological impact was a particular motivator for this work.</w:t>
      </w:r>
      <w:r w:rsidR="000344E7" w:rsidRPr="006C55CD">
        <w:rPr>
          <w:color w:val="0B5394"/>
          <w:lang w:val="en-US"/>
        </w:rPr>
        <w:t xml:space="preserve"> </w:t>
      </w:r>
      <w:r w:rsidR="00FA60D3" w:rsidRPr="006C55CD">
        <w:rPr>
          <w:color w:val="0B5394"/>
          <w:lang w:val="en-US"/>
        </w:rPr>
        <w:t xml:space="preserve">Our focus was on evaluation landscape-level effects from total </w:t>
      </w:r>
      <w:r w:rsidR="00131F50" w:rsidRPr="006C55CD">
        <w:rPr>
          <w:color w:val="0B5394"/>
          <w:lang w:val="en-US"/>
        </w:rPr>
        <w:t xml:space="preserve">change from industrial development, and we originally tested a wide range of configuration metrics (mesh index, cohesion, edge density, etc.) </w:t>
      </w:r>
      <w:r w:rsidR="00775231" w:rsidRPr="006C55CD">
        <w:rPr>
          <w:color w:val="0B5394"/>
          <w:lang w:val="en-US"/>
        </w:rPr>
        <w:t>before edge density was identified as an important metric.</w:t>
      </w:r>
      <w:r w:rsidR="00DA3303" w:rsidRPr="006C55CD">
        <w:rPr>
          <w:color w:val="0B5394"/>
          <w:lang w:val="en-US"/>
        </w:rPr>
        <w:t xml:space="preserve"> E</w:t>
      </w:r>
      <w:r w:rsidR="00775231" w:rsidRPr="006C55CD">
        <w:rPr>
          <w:color w:val="0B5394"/>
          <w:lang w:val="en-US"/>
        </w:rPr>
        <w:t>choing your sentiment</w:t>
      </w:r>
      <w:r w:rsidR="00F0690D" w:rsidRPr="006C55CD">
        <w:rPr>
          <w:color w:val="0B5394"/>
          <w:lang w:val="en-US"/>
        </w:rPr>
        <w:t>,</w:t>
      </w:r>
      <w:r w:rsidR="00775231" w:rsidRPr="006C55CD">
        <w:rPr>
          <w:color w:val="0B5394"/>
          <w:lang w:val="en-US"/>
        </w:rPr>
        <w:t xml:space="preserve"> we found that candidate models that separately included area of pipelines, transmission lines, and seismic lines performed very poorly (</w:t>
      </w:r>
      <w:r w:rsidR="00F0690D" w:rsidRPr="006C55CD">
        <w:rPr>
          <w:color w:val="0B5394"/>
        </w:rPr>
        <w:t>ΔAICc &gt; 7</w:t>
      </w:r>
      <w:r w:rsidR="00903E83" w:rsidRPr="006C55CD">
        <w:rPr>
          <w:color w:val="0B5394"/>
        </w:rPr>
        <w:t>; Table 1</w:t>
      </w:r>
      <w:r w:rsidR="00F0690D" w:rsidRPr="006C55CD">
        <w:rPr>
          <w:color w:val="0B5394"/>
        </w:rPr>
        <w:t xml:space="preserve">) compared to models where edge density was incorporated. </w:t>
      </w:r>
      <w:r w:rsidR="00DA3303" w:rsidRPr="006C55CD">
        <w:rPr>
          <w:color w:val="0B5394"/>
          <w:lang w:val="en-US"/>
        </w:rPr>
        <w:t>Indeed, t</w:t>
      </w:r>
      <w:r w:rsidR="1185683A" w:rsidRPr="006C55CD">
        <w:rPr>
          <w:color w:val="0B5394"/>
          <w:lang w:val="en-US"/>
        </w:rPr>
        <w:t xml:space="preserve">he edge density metric is </w:t>
      </w:r>
      <w:r w:rsidR="00821883" w:rsidRPr="006C55CD">
        <w:rPr>
          <w:color w:val="0B5394"/>
          <w:lang w:val="en-US"/>
        </w:rPr>
        <w:t xml:space="preserve">a </w:t>
      </w:r>
      <w:r w:rsidR="1185683A" w:rsidRPr="006C55CD">
        <w:rPr>
          <w:color w:val="0B5394"/>
          <w:lang w:val="en-US"/>
        </w:rPr>
        <w:t xml:space="preserve">composite of </w:t>
      </w:r>
      <w:r w:rsidR="006F6ADB" w:rsidRPr="006C55CD">
        <w:rPr>
          <w:color w:val="0B5394"/>
          <w:lang w:val="en-US"/>
        </w:rPr>
        <w:t xml:space="preserve">edge created by </w:t>
      </w:r>
      <w:r w:rsidR="1185683A" w:rsidRPr="006C55CD">
        <w:rPr>
          <w:color w:val="0B5394"/>
          <w:lang w:val="en-US"/>
        </w:rPr>
        <w:t>all disturbance types (roads, pipelines, seismic lines, etc.)</w:t>
      </w:r>
      <w:r w:rsidR="00DA3303" w:rsidRPr="006C55CD">
        <w:rPr>
          <w:color w:val="0B5394"/>
          <w:lang w:val="en-US"/>
        </w:rPr>
        <w:t xml:space="preserve"> that was created as a means of overcoming collinearity</w:t>
      </w:r>
      <w:r w:rsidR="006F6ADB" w:rsidRPr="006C55CD">
        <w:rPr>
          <w:color w:val="0B5394"/>
          <w:lang w:val="en-US"/>
        </w:rPr>
        <w:t xml:space="preserve">. </w:t>
      </w:r>
    </w:p>
    <w:p w14:paraId="7A88061A" w14:textId="77777777" w:rsidR="00307B4B" w:rsidRPr="006C55CD" w:rsidRDefault="00307B4B" w:rsidP="006C55CD">
      <w:pPr>
        <w:rPr>
          <w:color w:val="0B5394"/>
          <w:lang w:val="en-US"/>
        </w:rPr>
      </w:pPr>
    </w:p>
    <w:p w14:paraId="061A3B39" w14:textId="705EA90B" w:rsidR="006F6ADB" w:rsidRPr="006C55CD" w:rsidRDefault="006F6ADB" w:rsidP="006C55CD">
      <w:pPr>
        <w:rPr>
          <w:color w:val="0B5394"/>
          <w:lang w:val="en-US"/>
        </w:rPr>
      </w:pPr>
      <w:r w:rsidRPr="006C55CD">
        <w:rPr>
          <w:color w:val="0B5394"/>
          <w:lang w:val="en-US"/>
        </w:rPr>
        <w:t>Now that our study has identified edge creation as an important ecological process for red squirrels, we agree that separating out edge density by feature type</w:t>
      </w:r>
      <w:r w:rsidR="00BB5D91" w:rsidRPr="006C55CD">
        <w:rPr>
          <w:color w:val="0B5394"/>
          <w:lang w:val="en-US"/>
        </w:rPr>
        <w:t xml:space="preserve"> as a </w:t>
      </w:r>
      <w:r w:rsidR="00BB5D91" w:rsidRPr="006C55CD">
        <w:rPr>
          <w:i/>
          <w:iCs/>
          <w:color w:val="0B5394"/>
          <w:lang w:val="en-US"/>
        </w:rPr>
        <w:t>post hoc</w:t>
      </w:r>
      <w:r w:rsidR="00BB5D91" w:rsidRPr="006C55CD">
        <w:rPr>
          <w:color w:val="0B5394"/>
          <w:lang w:val="en-US"/>
        </w:rPr>
        <w:t xml:space="preserve"> analysis would</w:t>
      </w:r>
      <w:r w:rsidR="005740E8" w:rsidRPr="006C55CD">
        <w:rPr>
          <w:color w:val="0B5394"/>
          <w:lang w:val="en-US"/>
        </w:rPr>
        <w:t xml:space="preserve"> be interesting. One challenge for this </w:t>
      </w:r>
      <w:r w:rsidR="00351BF8" w:rsidRPr="006C55CD">
        <w:rPr>
          <w:color w:val="0B5394"/>
          <w:lang w:val="en-US"/>
        </w:rPr>
        <w:t xml:space="preserve">future step is that for </w:t>
      </w:r>
      <w:r w:rsidR="005740E8" w:rsidRPr="006C55CD">
        <w:rPr>
          <w:color w:val="0B5394"/>
          <w:lang w:val="en-US"/>
        </w:rPr>
        <w:t>a particular feature type, edge density and area are highly correlated</w:t>
      </w:r>
      <w:r w:rsidR="00351BF8" w:rsidRPr="006C55CD">
        <w:rPr>
          <w:color w:val="0B5394"/>
          <w:lang w:val="en-US"/>
        </w:rPr>
        <w:t>. T</w:t>
      </w:r>
      <w:r w:rsidR="005740E8" w:rsidRPr="006C55CD">
        <w:rPr>
          <w:color w:val="0B5394"/>
          <w:lang w:val="en-US"/>
        </w:rPr>
        <w:t xml:space="preserve">his is especially the case for seismic lines, which means that separate </w:t>
      </w:r>
      <w:r w:rsidR="00AB282C" w:rsidRPr="006C55CD">
        <w:rPr>
          <w:color w:val="0B5394"/>
          <w:lang w:val="en-US"/>
        </w:rPr>
        <w:t>[~area] and [~edge]</w:t>
      </w:r>
      <w:r w:rsidR="005740E8" w:rsidRPr="006C55CD">
        <w:rPr>
          <w:color w:val="0B5394"/>
          <w:lang w:val="en-US"/>
        </w:rPr>
        <w:t xml:space="preserve"> </w:t>
      </w:r>
      <w:r w:rsidR="00AB282C" w:rsidRPr="006C55CD">
        <w:rPr>
          <w:color w:val="0B5394"/>
          <w:lang w:val="en-US"/>
        </w:rPr>
        <w:t xml:space="preserve">models </w:t>
      </w:r>
      <w:r w:rsidR="005740E8" w:rsidRPr="006C55CD">
        <w:rPr>
          <w:color w:val="0B5394"/>
          <w:lang w:val="en-US"/>
        </w:rPr>
        <w:t>could be competed</w:t>
      </w:r>
      <w:r w:rsidR="00351BF8" w:rsidRPr="006C55CD">
        <w:rPr>
          <w:color w:val="0B5394"/>
          <w:lang w:val="en-US"/>
        </w:rPr>
        <w:t>,</w:t>
      </w:r>
      <w:r w:rsidR="005740E8" w:rsidRPr="006C55CD">
        <w:rPr>
          <w:color w:val="0B5394"/>
          <w:lang w:val="en-US"/>
        </w:rPr>
        <w:t xml:space="preserve"> but incorporating edge and area metrics </w:t>
      </w:r>
      <w:r w:rsidR="00AB282C" w:rsidRPr="006C55CD">
        <w:rPr>
          <w:color w:val="0B5394"/>
          <w:lang w:val="en-US"/>
        </w:rPr>
        <w:t>together in one model</w:t>
      </w:r>
      <w:r w:rsidR="005740E8" w:rsidRPr="006C55CD">
        <w:rPr>
          <w:color w:val="0B5394"/>
          <w:lang w:val="en-US"/>
        </w:rPr>
        <w:t xml:space="preserve"> (as we have done here) would lead to high collinearity and unstable parameter estimates. </w:t>
      </w:r>
      <w:r w:rsidR="00351BF8" w:rsidRPr="006C55CD">
        <w:rPr>
          <w:color w:val="0B5394"/>
          <w:lang w:val="en-US"/>
        </w:rPr>
        <w:t>Future work seeking to answer</w:t>
      </w:r>
      <w:r w:rsidR="00AB282C" w:rsidRPr="006C55CD">
        <w:rPr>
          <w:color w:val="0B5394"/>
          <w:lang w:val="en-US"/>
        </w:rPr>
        <w:t xml:space="preserve"> your question of</w:t>
      </w:r>
      <w:r w:rsidR="00351BF8" w:rsidRPr="006C55CD">
        <w:rPr>
          <w:color w:val="0B5394"/>
          <w:lang w:val="en-US"/>
        </w:rPr>
        <w:t xml:space="preserve"> “do edges created by seismic lines have a more negative effect than edges created by transmission lines?” or similar questions </w:t>
      </w:r>
      <w:r w:rsidR="00903E83" w:rsidRPr="006C55CD">
        <w:rPr>
          <w:color w:val="0B5394"/>
          <w:lang w:val="en-US"/>
        </w:rPr>
        <w:t xml:space="preserve">focusing on specific stressors </w:t>
      </w:r>
      <w:r w:rsidR="00DA3303" w:rsidRPr="006C55CD">
        <w:rPr>
          <w:color w:val="0B5394"/>
          <w:lang w:val="en-US"/>
        </w:rPr>
        <w:t xml:space="preserve">will need to reflect on this in more detail, perhaps with a </w:t>
      </w:r>
      <w:r w:rsidR="00903E83" w:rsidRPr="006C55CD">
        <w:rPr>
          <w:color w:val="0B5394"/>
          <w:lang w:val="en-US"/>
        </w:rPr>
        <w:t xml:space="preserve">more targeted sampling and stratification scheme. </w:t>
      </w:r>
      <w:r w:rsidR="00351BF8" w:rsidRPr="006C55CD">
        <w:rPr>
          <w:color w:val="0B5394"/>
          <w:lang w:val="en-US"/>
        </w:rPr>
        <w:t xml:space="preserve"> </w:t>
      </w:r>
      <w:r w:rsidR="00826083" w:rsidRPr="006C55CD">
        <w:rPr>
          <w:color w:val="0B5394"/>
          <w:lang w:val="en-US"/>
        </w:rPr>
        <w:t>We note that in a “seismic line only” landscape, the amount of edge would be very high and the total footprint would be very low</w:t>
      </w:r>
      <w:r w:rsidR="00783DE9" w:rsidRPr="006C55CD">
        <w:rPr>
          <w:color w:val="0B5394"/>
          <w:lang w:val="en-US"/>
        </w:rPr>
        <w:t xml:space="preserve">. You are correct that the break in cover caused by seismic </w:t>
      </w:r>
      <w:r w:rsidR="00C402C3" w:rsidRPr="006C55CD">
        <w:rPr>
          <w:color w:val="0B5394"/>
          <w:lang w:val="en-US"/>
        </w:rPr>
        <w:t xml:space="preserve">lines is </w:t>
      </w:r>
      <w:r w:rsidR="00783DE9" w:rsidRPr="006C55CD">
        <w:rPr>
          <w:color w:val="0B5394"/>
          <w:lang w:val="en-US"/>
        </w:rPr>
        <w:t xml:space="preserve">more </w:t>
      </w:r>
      <w:r w:rsidR="00C402C3" w:rsidRPr="006C55CD">
        <w:rPr>
          <w:color w:val="0B5394"/>
          <w:lang w:val="en-US"/>
        </w:rPr>
        <w:t xml:space="preserve">likely the </w:t>
      </w:r>
      <w:r w:rsidR="00783DE9" w:rsidRPr="006C55CD">
        <w:rPr>
          <w:color w:val="0B5394"/>
          <w:lang w:val="en-US"/>
        </w:rPr>
        <w:t>cause of impact rather than area of coverage</w:t>
      </w:r>
      <w:r w:rsidR="00C402C3" w:rsidRPr="006C55CD">
        <w:rPr>
          <w:color w:val="0B5394"/>
          <w:lang w:val="en-US"/>
        </w:rPr>
        <w:t xml:space="preserve">, </w:t>
      </w:r>
      <w:r w:rsidR="00DA3303" w:rsidRPr="006C55CD">
        <w:rPr>
          <w:color w:val="0B5394"/>
          <w:lang w:val="en-US"/>
        </w:rPr>
        <w:t>this general relationship is reflected in our top-performing model, even if features have not been separated out. W</w:t>
      </w:r>
      <w:r w:rsidR="00C402C3" w:rsidRPr="006C55CD">
        <w:rPr>
          <w:color w:val="0B5394"/>
          <w:lang w:val="en-US"/>
        </w:rPr>
        <w:t xml:space="preserve">e have </w:t>
      </w:r>
      <w:r w:rsidR="00DA3303" w:rsidRPr="006C55CD">
        <w:rPr>
          <w:color w:val="0B5394"/>
          <w:lang w:val="en-US"/>
        </w:rPr>
        <w:t xml:space="preserve">more directly </w:t>
      </w:r>
      <w:r w:rsidR="00C402C3" w:rsidRPr="006C55CD">
        <w:rPr>
          <w:color w:val="0B5394"/>
          <w:lang w:val="en-US"/>
        </w:rPr>
        <w:t xml:space="preserve">emphasized this in our </w:t>
      </w:r>
      <w:commentRangeStart w:id="9"/>
      <w:r w:rsidR="00C402C3" w:rsidRPr="006C55CD">
        <w:rPr>
          <w:color w:val="0B5394"/>
          <w:lang w:val="en-US"/>
        </w:rPr>
        <w:t>Discussion</w:t>
      </w:r>
      <w:commentRangeEnd w:id="9"/>
      <w:r w:rsidR="008961CE" w:rsidRPr="006C55CD">
        <w:rPr>
          <w:rStyle w:val="CommentReference"/>
          <w:color w:val="0B5394"/>
          <w:sz w:val="22"/>
          <w:szCs w:val="22"/>
          <w:lang w:val="en-US"/>
        </w:rPr>
        <w:commentReference w:id="9"/>
      </w:r>
      <w:r w:rsidR="00783DE9" w:rsidRPr="006C55CD">
        <w:rPr>
          <w:color w:val="0B5394"/>
          <w:lang w:val="en-US"/>
        </w:rPr>
        <w:t xml:space="preserve">. </w:t>
      </w:r>
    </w:p>
    <w:p w14:paraId="00000079" w14:textId="77777777" w:rsidR="00344D24" w:rsidRPr="006C55CD" w:rsidRDefault="00344D24" w:rsidP="006C55CD">
      <w:pPr>
        <w:rPr>
          <w:color w:val="0B5394"/>
        </w:rPr>
      </w:pPr>
    </w:p>
    <w:p w14:paraId="0000007A" w14:textId="77777777" w:rsidR="00344D24" w:rsidRPr="006C55CD" w:rsidRDefault="005E1D53" w:rsidP="006C55CD">
      <w:pPr>
        <w:rPr>
          <w:color w:val="222222"/>
        </w:rPr>
      </w:pPr>
      <w:r w:rsidRPr="006C55CD">
        <w:rPr>
          <w:b/>
          <w:bCs/>
          <w:color w:val="222222"/>
        </w:rPr>
        <w:t>Methods/line 161 –</w:t>
      </w:r>
      <w:r w:rsidRPr="006C55CD">
        <w:rPr>
          <w:color w:val="222222"/>
        </w:rPr>
        <w:t xml:space="preserve"> Bayne et al.</w:t>
      </w:r>
    </w:p>
    <w:p w14:paraId="0000007B" w14:textId="77777777" w:rsidR="00344D24" w:rsidRPr="006C55CD" w:rsidRDefault="00344D24" w:rsidP="006C55CD">
      <w:pPr>
        <w:rPr>
          <w:color w:val="222222"/>
        </w:rPr>
      </w:pPr>
    </w:p>
    <w:p w14:paraId="0000007C" w14:textId="4D58708A" w:rsidR="00344D24" w:rsidRPr="006C55CD" w:rsidRDefault="005E1D53" w:rsidP="006C55CD">
      <w:pPr>
        <w:rPr>
          <w:color w:val="222222"/>
        </w:rPr>
      </w:pPr>
      <w:r w:rsidRPr="006C55CD">
        <w:rPr>
          <w:b/>
          <w:bCs/>
          <w:color w:val="0B5394"/>
        </w:rPr>
        <w:t>Response:</w:t>
      </w:r>
      <w:r w:rsidRPr="006C55CD">
        <w:rPr>
          <w:color w:val="0B5394"/>
        </w:rPr>
        <w:t xml:space="preserve"> </w:t>
      </w:r>
      <w:r w:rsidR="006A42A6" w:rsidRPr="006C55CD">
        <w:rPr>
          <w:color w:val="0B5394"/>
        </w:rPr>
        <w:t>This has been corrected.</w:t>
      </w:r>
    </w:p>
    <w:p w14:paraId="0000007D" w14:textId="77777777" w:rsidR="00344D24" w:rsidRPr="006C55CD" w:rsidRDefault="00344D24" w:rsidP="006C55CD">
      <w:pPr>
        <w:rPr>
          <w:color w:val="222222"/>
        </w:rPr>
      </w:pPr>
    </w:p>
    <w:p w14:paraId="0000007E" w14:textId="77777777" w:rsidR="00344D24" w:rsidRPr="006C55CD" w:rsidRDefault="1185683A" w:rsidP="006C55CD">
      <w:pPr>
        <w:rPr>
          <w:color w:val="222222"/>
          <w:lang w:val="en-US"/>
        </w:rPr>
      </w:pPr>
      <w:r w:rsidRPr="006C55CD">
        <w:rPr>
          <w:b/>
          <w:bCs/>
          <w:color w:val="222222"/>
          <w:lang w:val="en-US"/>
        </w:rPr>
        <w:t xml:space="preserve">Methods/line 179 – </w:t>
      </w:r>
      <w:r w:rsidRPr="006C55CD">
        <w:rPr>
          <w:color w:val="222222"/>
          <w:lang w:val="en-US"/>
        </w:rPr>
        <w:t xml:space="preserve">Again, I believe that this abundance value is potentially a false representation and that a presence/absence (binary logistic regression?) approach would more effectively reflect limitations in the nature of the data.  Even if a high proportion of your bins are just a single individual detected (difficult to tell with the figure provided but looks like quite a few), we are left with the question of how your use of abundance in the analyses may be skewing the results away from reality because some cameras were near a few very active squirrels present in habitat that did not reflect the behavior of most squirrels in the population. </w:t>
      </w:r>
    </w:p>
    <w:p w14:paraId="0000007F" w14:textId="77777777" w:rsidR="00344D24" w:rsidRPr="006C55CD" w:rsidRDefault="00344D24" w:rsidP="006C55CD">
      <w:pPr>
        <w:rPr>
          <w:color w:val="0B5394"/>
        </w:rPr>
      </w:pPr>
    </w:p>
    <w:p w14:paraId="00000080" w14:textId="5C365348" w:rsidR="00344D24" w:rsidRPr="006C55CD" w:rsidRDefault="6ECDF6FD" w:rsidP="006C55CD">
      <w:pPr>
        <w:rPr>
          <w:color w:val="0B5394"/>
          <w:lang w:val="en-US"/>
        </w:rPr>
      </w:pPr>
      <w:r w:rsidRPr="1BED4D65">
        <w:rPr>
          <w:b/>
          <w:bCs/>
          <w:color w:val="0B5394"/>
          <w:lang w:val="en-US"/>
        </w:rPr>
        <w:lastRenderedPageBreak/>
        <w:t>Response:</w:t>
      </w:r>
      <w:r w:rsidRPr="1BED4D65">
        <w:rPr>
          <w:color w:val="0B5394"/>
          <w:lang w:val="en-US"/>
        </w:rPr>
        <w:t xml:space="preserve"> Thank</w:t>
      </w:r>
      <w:r w:rsidR="1185683A" w:rsidRPr="1BED4D65">
        <w:rPr>
          <w:color w:val="0B5394"/>
          <w:lang w:val="en-US"/>
        </w:rPr>
        <w:t xml:space="preserve"> you for this </w:t>
      </w:r>
      <w:r w:rsidR="7F70B573" w:rsidRPr="1BED4D65">
        <w:rPr>
          <w:color w:val="0B5394"/>
          <w:lang w:val="en-US"/>
        </w:rPr>
        <w:t>suggestion;</w:t>
      </w:r>
      <w:r w:rsidR="0861AF0C" w:rsidRPr="1BED4D65">
        <w:rPr>
          <w:color w:val="0B5394"/>
          <w:lang w:val="en-US"/>
        </w:rPr>
        <w:t xml:space="preserve"> our re-analysis addresses these concerns (see above).</w:t>
      </w:r>
    </w:p>
    <w:p w14:paraId="00000081" w14:textId="77777777" w:rsidR="00344D24" w:rsidRPr="006C55CD" w:rsidRDefault="00344D24" w:rsidP="006C55CD">
      <w:pPr>
        <w:rPr>
          <w:color w:val="0B5394"/>
        </w:rPr>
      </w:pPr>
    </w:p>
    <w:p w14:paraId="00000082" w14:textId="77777777" w:rsidR="00344D24" w:rsidRPr="006C55CD" w:rsidRDefault="1185683A" w:rsidP="006C55CD">
      <w:pPr>
        <w:rPr>
          <w:color w:val="222222"/>
          <w:lang w:val="en-US"/>
        </w:rPr>
      </w:pPr>
      <w:r w:rsidRPr="006C55CD">
        <w:rPr>
          <w:b/>
          <w:bCs/>
          <w:color w:val="222222"/>
          <w:lang w:val="en-US"/>
        </w:rPr>
        <w:t xml:space="preserve">Results/line 231/232 – </w:t>
      </w:r>
      <w:r w:rsidRPr="006C55CD">
        <w:rPr>
          <w:color w:val="222222"/>
          <w:lang w:val="en-US"/>
        </w:rPr>
        <w:t>the literature suggests that squirrel habitat use is tied to some level of mature conifer cover which constitutes suitable habitat because of the food provided, but the presence of squirrels can also be linked to the availability of mixed cover types in intermediate age-class categories along with similarly intermediate aged-class conifer stands, as well as some openings occupied by water or low scrub. I don’t think your finding is as unexpected as stated based on that research, and the influence of recent fire in your results also matches what appears to be some attraction to areas with open habitat at finer spatial scales.</w:t>
      </w:r>
    </w:p>
    <w:p w14:paraId="00000083" w14:textId="77777777" w:rsidR="00344D24" w:rsidRPr="006C55CD" w:rsidRDefault="00344D24" w:rsidP="006C55CD">
      <w:pPr>
        <w:rPr>
          <w:color w:val="0B5394"/>
        </w:rPr>
      </w:pPr>
    </w:p>
    <w:p w14:paraId="00000084" w14:textId="222345DD" w:rsidR="00344D24" w:rsidRPr="006C55CD" w:rsidRDefault="1185683A" w:rsidP="006C55CD">
      <w:pPr>
        <w:rPr>
          <w:color w:val="0B5394"/>
          <w:lang w:val="en-US"/>
        </w:rPr>
      </w:pPr>
      <w:r w:rsidRPr="006C55CD">
        <w:rPr>
          <w:b/>
          <w:bCs/>
          <w:color w:val="0B5394"/>
          <w:lang w:val="en-US"/>
        </w:rPr>
        <w:t>Response:</w:t>
      </w:r>
      <w:r w:rsidRPr="006C55CD">
        <w:rPr>
          <w:color w:val="0B5394"/>
          <w:lang w:val="en-US"/>
        </w:rPr>
        <w:t xml:space="preserve"> Thank you for highlighting this information that is important for our interpretation. We have revised the discussion and included </w:t>
      </w:r>
      <w:r w:rsidR="00AF2BE7" w:rsidRPr="006C55CD">
        <w:rPr>
          <w:color w:val="0B5394"/>
          <w:lang w:val="en-US"/>
        </w:rPr>
        <w:t>some valuable</w:t>
      </w:r>
      <w:r w:rsidRPr="006C55CD">
        <w:rPr>
          <w:color w:val="0B5394"/>
          <w:lang w:val="en-US"/>
        </w:rPr>
        <w:t xml:space="preserve"> references on </w:t>
      </w:r>
      <w:r w:rsidRPr="006C55CD">
        <w:rPr>
          <w:b/>
          <w:bCs/>
          <w:color w:val="0B5394"/>
          <w:lang w:val="en-US"/>
        </w:rPr>
        <w:t xml:space="preserve">lines </w:t>
      </w:r>
      <w:r w:rsidR="5C717FAF" w:rsidRPr="006C55CD">
        <w:rPr>
          <w:b/>
          <w:bCs/>
          <w:color w:val="0B5394"/>
          <w:lang w:val="en-US"/>
        </w:rPr>
        <w:t>288</w:t>
      </w:r>
      <w:r w:rsidRPr="006C55CD">
        <w:rPr>
          <w:b/>
          <w:bCs/>
          <w:color w:val="0B5394"/>
          <w:lang w:val="en-US"/>
        </w:rPr>
        <w:t xml:space="preserve"> to </w:t>
      </w:r>
      <w:r w:rsidR="41032B3F" w:rsidRPr="006C55CD">
        <w:rPr>
          <w:b/>
          <w:bCs/>
          <w:color w:val="0B5394"/>
          <w:lang w:val="en-US"/>
        </w:rPr>
        <w:t>290</w:t>
      </w:r>
      <w:r w:rsidR="00AF2BE7" w:rsidRPr="006C55CD">
        <w:rPr>
          <w:color w:val="0B5394"/>
          <w:lang w:val="en-US"/>
        </w:rPr>
        <w:t xml:space="preserve"> to better-situate our findings within the existing literature on red squirrel habitat use</w:t>
      </w:r>
      <w:r w:rsidRPr="006C55CD">
        <w:rPr>
          <w:color w:val="0B5394"/>
          <w:lang w:val="en-US"/>
        </w:rPr>
        <w:t xml:space="preserve">. </w:t>
      </w:r>
    </w:p>
    <w:p w14:paraId="00000085" w14:textId="77777777" w:rsidR="00344D24" w:rsidRPr="006C55CD" w:rsidRDefault="00344D24" w:rsidP="006C55CD">
      <w:pPr>
        <w:ind w:left="720"/>
        <w:rPr>
          <w:color w:val="222222"/>
        </w:rPr>
      </w:pPr>
    </w:p>
    <w:p w14:paraId="00000086" w14:textId="77777777" w:rsidR="00344D24" w:rsidRPr="006C55CD" w:rsidRDefault="1185683A" w:rsidP="006C55CD">
      <w:pPr>
        <w:rPr>
          <w:color w:val="222222"/>
          <w:lang w:val="en-US"/>
        </w:rPr>
      </w:pPr>
      <w:r w:rsidRPr="006C55CD">
        <w:rPr>
          <w:b/>
          <w:bCs/>
          <w:color w:val="222222"/>
          <w:lang w:val="en-US"/>
        </w:rPr>
        <w:t>Results/line 236-237 –</w:t>
      </w:r>
      <w:r w:rsidRPr="006C55CD">
        <w:rPr>
          <w:color w:val="222222"/>
          <w:lang w:val="en-US"/>
        </w:rPr>
        <w:t xml:space="preserve"> increased site disturbance activity 2 km away leading to higher detections may not be unexpected if there is an avoidance of areas with high levels of disturbance, something which would not be a surprise.</w:t>
      </w:r>
    </w:p>
    <w:p w14:paraId="76538AB9" w14:textId="77777777" w:rsidR="00C75567" w:rsidRPr="006C55CD" w:rsidRDefault="00C75567" w:rsidP="006C55CD">
      <w:pPr>
        <w:rPr>
          <w:color w:val="222222"/>
          <w:lang w:val="en-US"/>
        </w:rPr>
      </w:pPr>
    </w:p>
    <w:p w14:paraId="61D4CB52" w14:textId="7B9F3E32" w:rsidR="00E463DE" w:rsidRPr="006C55CD" w:rsidRDefault="00C75567" w:rsidP="006C55CD">
      <w:pPr>
        <w:rPr>
          <w:color w:val="0B5394"/>
        </w:rPr>
      </w:pPr>
      <w:r w:rsidRPr="006C55CD">
        <w:rPr>
          <w:b/>
          <w:bCs/>
          <w:color w:val="0B5394"/>
          <w:lang w:val="en-US"/>
        </w:rPr>
        <w:t>Response:</w:t>
      </w:r>
      <w:r w:rsidRPr="006C55CD">
        <w:rPr>
          <w:color w:val="0B5394"/>
          <w:lang w:val="en-US"/>
        </w:rPr>
        <w:t xml:space="preserve"> </w:t>
      </w:r>
      <w:r w:rsidR="003034D5" w:rsidRPr="006C55CD">
        <w:rPr>
          <w:color w:val="0B5394"/>
          <w:lang w:val="en-US"/>
        </w:rPr>
        <w:t>This is an interesting interpretation. Avoidance of disturbance features at a great distance</w:t>
      </w:r>
      <w:r w:rsidR="00BE3765" w:rsidRPr="006C55CD">
        <w:rPr>
          <w:color w:val="0B5394"/>
          <w:lang w:val="en-US"/>
        </w:rPr>
        <w:t>—</w:t>
      </w:r>
      <w:r w:rsidR="003034D5" w:rsidRPr="006C55CD">
        <w:rPr>
          <w:color w:val="0B5394"/>
          <w:lang w:val="en-US"/>
        </w:rPr>
        <w:t xml:space="preserve">leading to an increase in </w:t>
      </w:r>
      <w:r w:rsidR="00BE3765" w:rsidRPr="006C55CD">
        <w:rPr>
          <w:color w:val="0B5394"/>
          <w:lang w:val="en-US"/>
        </w:rPr>
        <w:t>occurrence—</w:t>
      </w:r>
      <w:r w:rsidR="003034D5" w:rsidRPr="006C55CD">
        <w:rPr>
          <w:color w:val="0B5394"/>
          <w:lang w:val="en-US"/>
        </w:rPr>
        <w:t xml:space="preserve">would be consistent with a spatial niche compression hypothesis that is worthy of consideration. </w:t>
      </w:r>
      <w:r w:rsidR="00E463DE" w:rsidRPr="006C55CD">
        <w:rPr>
          <w:color w:val="0B5394"/>
        </w:rPr>
        <w:t>This is a documented phenomenon in larger/more mobile taxa, although we respectfully suggest that it does not explain the patterns observed here for two reasons.</w:t>
      </w:r>
    </w:p>
    <w:p w14:paraId="70325A79" w14:textId="77777777" w:rsidR="00CD43EB" w:rsidRPr="006C55CD" w:rsidRDefault="00CD43EB" w:rsidP="006C55CD">
      <w:pPr>
        <w:rPr>
          <w:color w:val="0B5394"/>
        </w:rPr>
      </w:pPr>
    </w:p>
    <w:p w14:paraId="6441B2C2" w14:textId="77777777" w:rsidR="00CD43EB" w:rsidRPr="006C55CD" w:rsidRDefault="00CD43EB" w:rsidP="006C55CD">
      <w:pPr>
        <w:rPr>
          <w:color w:val="0B5394"/>
          <w:lang w:val="en-US"/>
        </w:rPr>
      </w:pPr>
      <w:r w:rsidRPr="006C55CD">
        <w:rPr>
          <w:color w:val="0B5394"/>
          <w:lang w:val="en-US"/>
        </w:rPr>
        <w:t xml:space="preserve">First, although the human footprint for many of these landscapes is exceptionally widespread, most of these features have no actual human activity. Especially for seismic lines, inactive well pads, and timber blocks, there is little to no vehicle or foot traffic (with some exceptions) that would induce an avoidance response. </w:t>
      </w:r>
    </w:p>
    <w:p w14:paraId="5C95F858" w14:textId="77777777" w:rsidR="00BE3765" w:rsidRPr="006C55CD" w:rsidRDefault="00BE3765" w:rsidP="006C55CD">
      <w:pPr>
        <w:rPr>
          <w:color w:val="0B5394"/>
        </w:rPr>
      </w:pPr>
    </w:p>
    <w:p w14:paraId="10704960" w14:textId="301B8A47" w:rsidR="00E463DE" w:rsidRPr="006C55CD" w:rsidRDefault="00CD43EB" w:rsidP="006C55CD">
      <w:pPr>
        <w:rPr>
          <w:color w:val="0B5394"/>
          <w:lang w:val="en-US"/>
        </w:rPr>
      </w:pPr>
      <w:r w:rsidRPr="006C55CD">
        <w:rPr>
          <w:color w:val="0B5394"/>
          <w:lang w:val="en-US"/>
        </w:rPr>
        <w:t xml:space="preserve">Second, </w:t>
      </w:r>
      <w:r w:rsidR="002B6C24" w:rsidRPr="006C55CD">
        <w:rPr>
          <w:color w:val="0B5394"/>
          <w:lang w:val="en-US"/>
        </w:rPr>
        <w:t>while our landscape-level metrics were calculated using a 2km buffer radius, this represents the cumulative level of (footprint, edge, cohesion, etc.) in th</w:t>
      </w:r>
      <w:r w:rsidR="00BE1620" w:rsidRPr="006C55CD">
        <w:rPr>
          <w:color w:val="0B5394"/>
          <w:lang w:val="en-US"/>
        </w:rPr>
        <w:t>at area, not the linear distance to discrete features. The landscape within a closer distance to the camera site may also be disturbed, and so we are hesitant to accept the interpretation that camera sites act as refuges from disturbance</w:t>
      </w:r>
      <w:r w:rsidR="00FC7C6A" w:rsidRPr="006C55CD">
        <w:rPr>
          <w:color w:val="0B5394"/>
          <w:lang w:val="en-US"/>
        </w:rPr>
        <w:t xml:space="preserve"> because of active </w:t>
      </w:r>
      <w:r w:rsidR="00A70B95" w:rsidRPr="006C55CD">
        <w:rPr>
          <w:color w:val="0B5394"/>
          <w:lang w:val="en-US"/>
        </w:rPr>
        <w:t>landscape-level displacement</w:t>
      </w:r>
      <w:r w:rsidRPr="006C55CD">
        <w:rPr>
          <w:color w:val="0B5394"/>
          <w:lang w:val="en-US"/>
        </w:rPr>
        <w:t xml:space="preserve"> through a range of processes</w:t>
      </w:r>
      <w:r w:rsidR="00FC7C6A" w:rsidRPr="006C55CD">
        <w:rPr>
          <w:color w:val="0B5394"/>
          <w:lang w:val="en-US"/>
        </w:rPr>
        <w:t xml:space="preserve">. </w:t>
      </w:r>
      <w:ins w:id="10" w:author="Jason Fisher" w:date="2026-06-26T14:47:00Z" w16du:dateUtc="2026-06-26T21:47:00Z">
        <w:r w:rsidR="00221805">
          <w:rPr>
            <w:color w:val="0B5394"/>
            <w:lang w:val="en-US"/>
          </w:rPr>
          <w:t>We do think the</w:t>
        </w:r>
      </w:ins>
      <w:ins w:id="11" w:author="Jason Fisher" w:date="2026-06-26T14:48:00Z" w16du:dateUtc="2026-06-26T21:48:00Z">
        <w:r w:rsidR="00221805">
          <w:rPr>
            <w:color w:val="0B5394"/>
            <w:lang w:val="en-US"/>
          </w:rPr>
          <w:t xml:space="preserve"> reviewer’s</w:t>
        </w:r>
      </w:ins>
      <w:ins w:id="12" w:author="Jason Fisher" w:date="2026-06-26T14:47:00Z" w16du:dateUtc="2026-06-26T21:47:00Z">
        <w:r w:rsidR="00221805">
          <w:rPr>
            <w:color w:val="0B5394"/>
            <w:lang w:val="en-US"/>
          </w:rPr>
          <w:t xml:space="preserve"> niche compression idea is a good one and wor</w:t>
        </w:r>
      </w:ins>
      <w:ins w:id="13" w:author="Jason Fisher" w:date="2026-06-26T14:48:00Z" w16du:dateUtc="2026-06-26T21:48:00Z">
        <w:r w:rsidR="00221805">
          <w:rPr>
            <w:color w:val="0B5394"/>
            <w:lang w:val="en-US"/>
          </w:rPr>
          <w:t>th exploring in the future, but do not think our current data are sufficient to tackle the job.</w:t>
        </w:r>
      </w:ins>
      <w:del w:id="14" w:author="Jason Fisher" w:date="2026-06-26T14:47:00Z" w16du:dateUtc="2026-06-26T21:47:00Z">
        <w:r w:rsidR="00221805" w:rsidDel="00221805">
          <w:rPr>
            <w:color w:val="0B5394"/>
            <w:lang w:val="en-US"/>
          </w:rPr>
          <w:delText>W</w:delText>
        </w:r>
      </w:del>
    </w:p>
    <w:p w14:paraId="00000089" w14:textId="77777777" w:rsidR="00344D24" w:rsidRPr="006C55CD" w:rsidRDefault="00344D24" w:rsidP="006C55CD">
      <w:pPr>
        <w:rPr>
          <w:color w:val="0B5394"/>
        </w:rPr>
      </w:pPr>
    </w:p>
    <w:p w14:paraId="41E93204" w14:textId="4F7C01BC" w:rsidR="00172DFF" w:rsidRPr="006C55CD" w:rsidRDefault="1185683A" w:rsidP="006C55CD">
      <w:pPr>
        <w:rPr>
          <w:color w:val="222222"/>
          <w:lang w:val="en-CA"/>
        </w:rPr>
      </w:pPr>
      <w:r w:rsidRPr="006C55CD">
        <w:rPr>
          <w:b/>
          <w:bCs/>
          <w:color w:val="222222"/>
          <w:lang w:val="en-US"/>
        </w:rPr>
        <w:t>Discussion –</w:t>
      </w:r>
      <w:r w:rsidR="00172DFF" w:rsidRPr="006C55CD">
        <w:rPr>
          <w:b/>
          <w:bCs/>
          <w:color w:val="222222"/>
          <w:lang w:val="en-CA"/>
        </w:rPr>
        <w:t> </w:t>
      </w:r>
      <w:r w:rsidR="00172DFF" w:rsidRPr="006C55CD">
        <w:rPr>
          <w:color w:val="222222"/>
          <w:lang w:val="en-CA"/>
        </w:rPr>
        <w:t>because of my concerns regarding the suitability of the analytical approach, I will limit my comments on the Discussion to general issues. It’s not clear to me that you can extrapolate from the responses of what is, in the context of the boreal forest, a habitat generalist to the broader boreal mammal community. There would need to be some justification argued in the Introduction that supports this contention – perhaps provide more detail on the arguments which are cited here from Barnas et al</w:t>
      </w:r>
      <w:r w:rsidR="00AE43A9" w:rsidRPr="006C55CD">
        <w:rPr>
          <w:color w:val="222222"/>
          <w:lang w:val="en-CA"/>
        </w:rPr>
        <w:t>.</w:t>
      </w:r>
      <w:r w:rsidR="00172DFF" w:rsidRPr="006C55CD">
        <w:rPr>
          <w:color w:val="222222"/>
          <w:lang w:val="en-CA"/>
        </w:rPr>
        <w:t xml:space="preserve"> and Smith et al. </w:t>
      </w:r>
    </w:p>
    <w:p w14:paraId="0000008D" w14:textId="77777777" w:rsidR="00344D24" w:rsidRPr="006C55CD" w:rsidRDefault="00344D24" w:rsidP="006C55CD">
      <w:pPr>
        <w:rPr>
          <w:color w:val="0B5394"/>
        </w:rPr>
      </w:pPr>
    </w:p>
    <w:p w14:paraId="0000008F" w14:textId="7335D56B" w:rsidR="00344D24" w:rsidRPr="006C55CD" w:rsidRDefault="00172DFF" w:rsidP="006C55CD">
      <w:pPr>
        <w:rPr>
          <w:color w:val="0B5394"/>
          <w:lang w:val="en-US"/>
        </w:rPr>
      </w:pPr>
      <w:r w:rsidRPr="006C55CD">
        <w:rPr>
          <w:b/>
          <w:bCs/>
          <w:color w:val="0B5394"/>
          <w:lang w:val="en-US"/>
        </w:rPr>
        <w:t xml:space="preserve">Response: </w:t>
      </w:r>
      <w:r w:rsidR="1185683A" w:rsidRPr="006C55CD">
        <w:rPr>
          <w:color w:val="0B5394"/>
          <w:lang w:val="en-US"/>
        </w:rPr>
        <w:t xml:space="preserve">We do not wish to extrapolate the responses of red squirrels to landscape configuration, </w:t>
      </w:r>
      <w:r w:rsidRPr="006C55CD">
        <w:rPr>
          <w:color w:val="0B5394"/>
          <w:lang w:val="en-US"/>
        </w:rPr>
        <w:t>but rather to</w:t>
      </w:r>
      <w:r w:rsidR="1185683A" w:rsidRPr="006C55CD">
        <w:rPr>
          <w:color w:val="0B5394"/>
          <w:lang w:val="en-US"/>
        </w:rPr>
        <w:t xml:space="preserve"> highlight that the effects </w:t>
      </w:r>
      <w:r w:rsidRPr="006C55CD">
        <w:rPr>
          <w:color w:val="0B5394"/>
          <w:lang w:val="en-US"/>
        </w:rPr>
        <w:t xml:space="preserve">of fragmentation </w:t>
      </w:r>
      <w:r w:rsidR="1185683A" w:rsidRPr="006C55CD">
        <w:rPr>
          <w:color w:val="0B5394"/>
          <w:lang w:val="en-US"/>
        </w:rPr>
        <w:t xml:space="preserve">span the boreal mammal community. Previous work </w:t>
      </w:r>
      <w:r w:rsidR="00FB16E3">
        <w:rPr>
          <w:color w:val="0B5394"/>
          <w:lang w:val="en-US"/>
        </w:rPr>
        <w:fldChar w:fldCharType="begin"/>
      </w:r>
      <w:r w:rsidR="00FB16E3">
        <w:rPr>
          <w:color w:val="0B5394"/>
          <w:lang w:val="en-US"/>
        </w:rPr>
        <w:instrText xml:space="preserve"> ADDIN EN.CITE &lt;EndNote&gt;&lt;Cite&gt;&lt;Author&gt;Smith&lt;/Author&gt;&lt;Year&gt;2025&lt;/Year&gt;&lt;RecNum&gt;1529&lt;/RecNum&gt;&lt;DisplayText&gt;(Smith et al. 2025)&lt;/DisplayText&gt;&lt;record&gt;&lt;rec-number&gt;1529&lt;/rec-number&gt;&lt;foreign-keys&gt;&lt;key app="EN" db-id="9tstv0xa32zvryewwazvzrxwse9ef0zfrtsx" timestamp="1776286495" guid="3ce4e763-2b8a-48c1-83df-90653ffe4678"&gt;1529&lt;/key&gt;&lt;/foreign-keys&gt;&lt;ref-type name="Journal Article"&gt;17&lt;/ref-type&gt;&lt;contributors&gt;&lt;authors&gt;&lt;author&gt;Smith, Rebecca M.&lt;/author&gt;&lt;author&gt;Shackelford, Nancy&lt;/author&gt;&lt;author&gt;Barnas, Andrew F.&lt;/author&gt;&lt;author&gt;Fisher, Jason T.&lt;/author&gt;&lt;/authors&gt;&lt;/contributors&gt;&lt;titles&gt;&lt;title&gt;Beyond habitat loss: How landscape configuration drives mammal distributions across petroleum extraction landscapes&lt;/title&gt;&lt;secondary-title&gt;Journal of Applied Ecology&lt;/secondary-title&gt;&lt;/titles&gt;&lt;periodical&gt;&lt;full-title&gt;Journal of Applied Ecology&lt;/full-title&gt;&lt;abbr-1&gt;J. Appl. Ecol.&lt;/abbr-1&gt;&lt;/periodical&gt;&lt;pages&gt;e70232&lt;/pages&gt;&lt;dates&gt;&lt;year&gt;2025&lt;/year&gt;&lt;/dates&gt;&lt;isbn&gt;0021-8901&lt;/isbn&gt;&lt;urls&gt;&lt;related-urls&gt;&lt;url&gt;https://besjournals.onlinelibrary.wiley.com/doi/abs/10.1111/1365-2664.70232&lt;/url&gt;&lt;/related-urls&gt;&lt;/urls&gt;&lt;electronic-resource-num&gt;https://doi.org/10.1111/1365-2664.70232&lt;/electronic-resource-num&gt;&lt;/record&gt;&lt;/Cite&gt;&lt;/EndNote&gt;</w:instrText>
      </w:r>
      <w:r w:rsidR="00FB16E3">
        <w:rPr>
          <w:color w:val="0B5394"/>
          <w:lang w:val="en-US"/>
        </w:rPr>
        <w:fldChar w:fldCharType="separate"/>
      </w:r>
      <w:r w:rsidR="00FB16E3">
        <w:rPr>
          <w:noProof/>
          <w:color w:val="0B5394"/>
          <w:lang w:val="en-US"/>
        </w:rPr>
        <w:t>(Smith et al. 2025)</w:t>
      </w:r>
      <w:r w:rsidR="00FB16E3">
        <w:rPr>
          <w:color w:val="0B5394"/>
          <w:lang w:val="en-US"/>
        </w:rPr>
        <w:fldChar w:fldCharType="end"/>
      </w:r>
      <w:del w:id="15" w:author="Aidan Brushett" w:date="2026-06-30T17:00:00Z" w16du:dateUtc="2026-07-01T00:00:00Z">
        <w:r w:rsidR="1185683A" w:rsidRPr="006C55CD" w:rsidDel="00FB16E3">
          <w:rPr>
            <w:color w:val="0B5394"/>
            <w:lang w:val="en-US"/>
          </w:rPr>
          <w:delText>(Smith et al., 2025)</w:delText>
        </w:r>
      </w:del>
      <w:r w:rsidR="1185683A" w:rsidRPr="006C55CD">
        <w:rPr>
          <w:color w:val="0B5394"/>
          <w:lang w:val="en-US"/>
        </w:rPr>
        <w:t xml:space="preserve"> has found that configuration influences occurrence of large mammal species. </w:t>
      </w:r>
      <w:r w:rsidRPr="006C55CD">
        <w:rPr>
          <w:color w:val="0B5394"/>
          <w:lang w:val="en-US"/>
        </w:rPr>
        <w:t xml:space="preserve">Our goal is to situate our work as complementary to these findings, rather than extending the specific responses of red squirrels to other taxa, which we agree is not defensible. We have revised the discussion throughout to clarify the value of a red squirrel as a model species for exploring effects of landscape structure, but not as a proxy for </w:t>
      </w:r>
      <w:r w:rsidR="00AE43A9" w:rsidRPr="006C55CD">
        <w:rPr>
          <w:color w:val="0B5394"/>
          <w:lang w:val="en-US"/>
        </w:rPr>
        <w:t xml:space="preserve">the responses of taxa with vastly different ecologies. </w:t>
      </w:r>
    </w:p>
    <w:p w14:paraId="7B6419B3" w14:textId="77777777" w:rsidR="00AE43A9" w:rsidRPr="006C55CD" w:rsidRDefault="00AE43A9" w:rsidP="006C55CD">
      <w:pPr>
        <w:rPr>
          <w:color w:val="0B5394"/>
        </w:rPr>
      </w:pPr>
    </w:p>
    <w:p w14:paraId="00000090" w14:textId="77777777" w:rsidR="00344D24" w:rsidRPr="006C55CD" w:rsidRDefault="1185683A" w:rsidP="006C55CD">
      <w:pPr>
        <w:rPr>
          <w:color w:val="222222"/>
          <w:lang w:val="en-US"/>
        </w:rPr>
      </w:pPr>
      <w:r w:rsidRPr="006C55CD">
        <w:rPr>
          <w:b/>
          <w:bCs/>
          <w:color w:val="222222"/>
          <w:lang w:val="en-US"/>
        </w:rPr>
        <w:t xml:space="preserve">Discussion – </w:t>
      </w:r>
      <w:r w:rsidRPr="006C55CD">
        <w:rPr>
          <w:color w:val="222222"/>
          <w:lang w:val="en-US"/>
        </w:rPr>
        <w:t xml:space="preserve">Likewise, does area of disturbance features really represent the creation of edge elements equally across disturbance types?  I think the latter could be tested by examining both your areal measure for a particular type versus the linear measure of edge environment created by that same disturbance type – which provides more explanatory power? </w:t>
      </w:r>
    </w:p>
    <w:p w14:paraId="00000091" w14:textId="77777777" w:rsidR="00344D24" w:rsidRPr="006C55CD" w:rsidRDefault="00344D24" w:rsidP="006C55CD">
      <w:pPr>
        <w:rPr>
          <w:color w:val="0B5394"/>
        </w:rPr>
      </w:pPr>
    </w:p>
    <w:p w14:paraId="00000092" w14:textId="2EBDA69F" w:rsidR="00344D24" w:rsidRPr="006C55CD" w:rsidRDefault="1185683A" w:rsidP="006C55CD">
      <w:pPr>
        <w:rPr>
          <w:color w:val="0B5394"/>
          <w:lang w:val="en-US"/>
        </w:rPr>
      </w:pPr>
      <w:r w:rsidRPr="006C55CD">
        <w:rPr>
          <w:b/>
          <w:bCs/>
          <w:color w:val="0B5394"/>
          <w:lang w:val="en-US"/>
        </w:rPr>
        <w:t>Response:</w:t>
      </w:r>
      <w:r w:rsidRPr="006C55CD">
        <w:rPr>
          <w:color w:val="0B5394"/>
          <w:lang w:val="en-US"/>
        </w:rPr>
        <w:t xml:space="preserve"> We </w:t>
      </w:r>
      <w:r w:rsidR="74EC9E94" w:rsidRPr="006C55CD">
        <w:rPr>
          <w:color w:val="0B5394"/>
          <w:lang w:val="en-US"/>
        </w:rPr>
        <w:t>agree that</w:t>
      </w:r>
      <w:r w:rsidRPr="006C55CD">
        <w:rPr>
          <w:color w:val="0B5394"/>
          <w:lang w:val="en-US"/>
        </w:rPr>
        <w:t xml:space="preserve"> this is an interesting </w:t>
      </w:r>
      <w:r w:rsidR="41C7E7BF" w:rsidRPr="006C55CD">
        <w:rPr>
          <w:color w:val="0B5394"/>
          <w:lang w:val="en-US"/>
        </w:rPr>
        <w:t>question</w:t>
      </w:r>
      <w:r w:rsidR="00493AE4" w:rsidRPr="006C55CD">
        <w:rPr>
          <w:color w:val="0B5394"/>
          <w:lang w:val="en-US"/>
        </w:rPr>
        <w:t xml:space="preserve">. Our models </w:t>
      </w:r>
      <w:r w:rsidRPr="006C55CD">
        <w:rPr>
          <w:color w:val="0B5394"/>
          <w:lang w:val="en-US"/>
        </w:rPr>
        <w:t>included both cumulative area and cumulative edge in our analyses</w:t>
      </w:r>
      <w:r w:rsidR="00AE43A9" w:rsidRPr="006C55CD">
        <w:rPr>
          <w:color w:val="0B5394"/>
          <w:lang w:val="en-US"/>
        </w:rPr>
        <w:t xml:space="preserve"> as a means of</w:t>
      </w:r>
      <w:r w:rsidR="00493AE4" w:rsidRPr="006C55CD">
        <w:rPr>
          <w:color w:val="0B5394"/>
          <w:lang w:val="en-US"/>
        </w:rPr>
        <w:t xml:space="preserve"> explicitly testing this</w:t>
      </w:r>
      <w:r w:rsidR="0048094F" w:rsidRPr="006C55CD">
        <w:rPr>
          <w:color w:val="0B5394"/>
          <w:lang w:val="en-US"/>
        </w:rPr>
        <w:t xml:space="preserve"> question, but for the combined effect of all industrial features</w:t>
      </w:r>
      <w:r w:rsidRPr="006C55CD">
        <w:rPr>
          <w:color w:val="0B5394"/>
          <w:lang w:val="en-US"/>
        </w:rPr>
        <w:t>.</w:t>
      </w:r>
      <w:ins w:id="16" w:author="Jason Fisher" w:date="2026-06-26T14:49:00Z" w16du:dateUtc="2026-06-26T21:49:00Z">
        <w:r w:rsidR="00221805">
          <w:rPr>
            <w:color w:val="0B5394"/>
            <w:lang w:val="en-US"/>
          </w:rPr>
          <w:t xml:space="preserve"> If what the reviewer is suggesting is that different anthropogenic features generate different kinds of edge, we agree this is an </w:t>
        </w:r>
      </w:ins>
      <w:ins w:id="17" w:author="Jason Fisher" w:date="2026-06-29T12:21:00Z" w16du:dateUtc="2026-06-29T19:21:00Z">
        <w:r w:rsidR="00F553DD">
          <w:rPr>
            <w:color w:val="0B5394"/>
            <w:lang w:val="en-US"/>
          </w:rPr>
          <w:t>interesting</w:t>
        </w:r>
      </w:ins>
      <w:ins w:id="18" w:author="Jason Fisher" w:date="2026-06-26T14:49:00Z" w16du:dateUtc="2026-06-26T21:49:00Z">
        <w:r w:rsidR="00221805">
          <w:rPr>
            <w:color w:val="0B5394"/>
            <w:lang w:val="en-US"/>
          </w:rPr>
          <w:t xml:space="preserve"> contention. </w:t>
        </w:r>
      </w:ins>
      <w:ins w:id="19" w:author="Jason Fisher" w:date="2026-06-26T14:50:00Z" w16du:dateUtc="2026-06-26T21:50:00Z">
        <w:r w:rsidR="00221805">
          <w:rPr>
            <w:color w:val="0B5394"/>
            <w:lang w:val="en-US"/>
          </w:rPr>
          <w:t xml:space="preserve">If this is </w:t>
        </w:r>
      </w:ins>
      <w:ins w:id="20" w:author="Jason Fisher" w:date="2026-06-29T12:21:00Z" w16du:dateUtc="2026-06-29T19:21:00Z">
        <w:r w:rsidR="00F553DD">
          <w:rPr>
            <w:color w:val="0B5394"/>
            <w:lang w:val="en-US"/>
          </w:rPr>
          <w:t>true,</w:t>
        </w:r>
      </w:ins>
      <w:ins w:id="21" w:author="Jason Fisher" w:date="2026-06-26T14:50:00Z" w16du:dateUtc="2026-06-26T21:50:00Z">
        <w:r w:rsidR="00221805">
          <w:rPr>
            <w:color w:val="0B5394"/>
            <w:lang w:val="en-US"/>
          </w:rPr>
          <w:t xml:space="preserve"> then</w:t>
        </w:r>
      </w:ins>
      <w:r w:rsidRPr="006C55CD">
        <w:rPr>
          <w:color w:val="0B5394"/>
          <w:lang w:val="en-US"/>
        </w:rPr>
        <w:t xml:space="preserve"> </w:t>
      </w:r>
      <w:del w:id="22" w:author="Jason Fisher" w:date="2026-06-26T14:50:00Z" w16du:dateUtc="2026-06-26T21:50:00Z">
        <w:r w:rsidR="00493AE4" w:rsidRPr="006C55CD" w:rsidDel="00221805">
          <w:rPr>
            <w:color w:val="0B5394"/>
            <w:lang w:val="en-US"/>
          </w:rPr>
          <w:delText xml:space="preserve">Separating </w:delText>
        </w:r>
      </w:del>
      <w:ins w:id="23" w:author="Jason Fisher" w:date="2026-06-26T14:50:00Z" w16du:dateUtc="2026-06-26T21:50:00Z">
        <w:r w:rsidR="00221805">
          <w:rPr>
            <w:color w:val="0B5394"/>
            <w:lang w:val="en-US"/>
          </w:rPr>
          <w:t>s</w:t>
        </w:r>
        <w:r w:rsidR="00221805" w:rsidRPr="006C55CD">
          <w:rPr>
            <w:color w:val="0B5394"/>
            <w:lang w:val="en-US"/>
          </w:rPr>
          <w:t xml:space="preserve">eparating </w:t>
        </w:r>
      </w:ins>
      <w:r w:rsidR="00493AE4" w:rsidRPr="006C55CD">
        <w:rPr>
          <w:color w:val="0B5394"/>
          <w:lang w:val="en-US"/>
        </w:rPr>
        <w:t>area and edge of</w:t>
      </w:r>
      <w:r w:rsidRPr="006C55CD">
        <w:rPr>
          <w:color w:val="0B5394"/>
          <w:lang w:val="en-US"/>
        </w:rPr>
        <w:t xml:space="preserve"> </w:t>
      </w:r>
      <w:r w:rsidR="002E0487" w:rsidRPr="006C55CD">
        <w:rPr>
          <w:color w:val="0B5394"/>
          <w:lang w:val="en-US"/>
        </w:rPr>
        <w:t>particular</w:t>
      </w:r>
      <w:r w:rsidRPr="006C55CD">
        <w:rPr>
          <w:color w:val="0B5394"/>
          <w:lang w:val="en-US"/>
        </w:rPr>
        <w:t xml:space="preserve"> features </w:t>
      </w:r>
      <w:r w:rsidR="00493AE4" w:rsidRPr="006C55CD">
        <w:rPr>
          <w:color w:val="0B5394"/>
          <w:lang w:val="en-US"/>
        </w:rPr>
        <w:t>would</w:t>
      </w:r>
      <w:r w:rsidR="62FD7991" w:rsidRPr="006C55CD">
        <w:rPr>
          <w:color w:val="0B5394"/>
          <w:lang w:val="en-US"/>
        </w:rPr>
        <w:t xml:space="preserve"> be</w:t>
      </w:r>
      <w:r w:rsidRPr="006C55CD">
        <w:rPr>
          <w:color w:val="0B5394"/>
          <w:lang w:val="en-US"/>
        </w:rPr>
        <w:t xml:space="preserve"> a </w:t>
      </w:r>
      <w:r w:rsidR="00493AE4" w:rsidRPr="006C55CD">
        <w:rPr>
          <w:color w:val="0B5394"/>
          <w:lang w:val="en-US"/>
        </w:rPr>
        <w:t xml:space="preserve">valuable </w:t>
      </w:r>
      <w:r w:rsidRPr="006C55CD">
        <w:rPr>
          <w:color w:val="0B5394"/>
          <w:lang w:val="en-US"/>
        </w:rPr>
        <w:t>consideration for future research</w:t>
      </w:r>
      <w:del w:id="24" w:author="Jason Fisher" w:date="2026-06-26T14:50:00Z" w16du:dateUtc="2026-06-26T21:50:00Z">
        <w:r w:rsidR="00493AE4" w:rsidRPr="006C55CD" w:rsidDel="00221805">
          <w:rPr>
            <w:color w:val="0B5394"/>
            <w:lang w:val="en-US"/>
          </w:rPr>
          <w:delText xml:space="preserve"> and a direct extension of our findings that echoes your sentiment</w:delText>
        </w:r>
      </w:del>
      <w:r w:rsidRPr="006C55CD">
        <w:rPr>
          <w:color w:val="0B5394"/>
          <w:lang w:val="en-US"/>
        </w:rPr>
        <w:t xml:space="preserve">. </w:t>
      </w:r>
      <w:r w:rsidR="003C3786" w:rsidRPr="006C55CD">
        <w:rPr>
          <w:color w:val="0B5394"/>
          <w:lang w:val="en-US"/>
        </w:rPr>
        <w:t xml:space="preserve">Our work isolated edge density as an important process compared to a range of other landscape metrics, and this raises more questions. </w:t>
      </w:r>
      <w:r w:rsidR="0053578E" w:rsidRPr="006C55CD">
        <w:rPr>
          <w:color w:val="0B5394"/>
          <w:lang w:val="en-US"/>
        </w:rPr>
        <w:t>The revised discussion has taken your recommendation here into consideration and makes a call for future work</w:t>
      </w:r>
      <w:r w:rsidR="00FB65F4" w:rsidRPr="006C55CD">
        <w:rPr>
          <w:color w:val="0B5394"/>
          <w:lang w:val="en-US"/>
        </w:rPr>
        <w:t xml:space="preserve"> on </w:t>
      </w:r>
      <w:r w:rsidR="00FB65F4" w:rsidRPr="006C55CD">
        <w:rPr>
          <w:b/>
          <w:bCs/>
          <w:color w:val="0B5394"/>
          <w:lang w:val="en-US"/>
        </w:rPr>
        <w:t>lines 334–337</w:t>
      </w:r>
      <w:r w:rsidR="0053578E" w:rsidRPr="006C55CD">
        <w:rPr>
          <w:color w:val="0B5394"/>
          <w:lang w:val="en-US"/>
        </w:rPr>
        <w:t xml:space="preserve">. </w:t>
      </w:r>
    </w:p>
    <w:p w14:paraId="00000093" w14:textId="77777777" w:rsidR="00344D24" w:rsidRPr="006C55CD" w:rsidRDefault="00344D24" w:rsidP="006C55CD">
      <w:pPr>
        <w:rPr>
          <w:color w:val="0B5394"/>
        </w:rPr>
      </w:pPr>
    </w:p>
    <w:p w14:paraId="00000094" w14:textId="77777777" w:rsidR="00344D24" w:rsidRPr="006C55CD" w:rsidRDefault="005E1D53" w:rsidP="006C55CD">
      <w:pPr>
        <w:rPr>
          <w:color w:val="0B5394"/>
        </w:rPr>
      </w:pPr>
      <w:r w:rsidRPr="006C55CD">
        <w:rPr>
          <w:b/>
          <w:bCs/>
          <w:color w:val="222222"/>
        </w:rPr>
        <w:t xml:space="preserve">Discussion – </w:t>
      </w:r>
      <w:r w:rsidRPr="006C55CD">
        <w:rPr>
          <w:color w:val="222222"/>
        </w:rPr>
        <w:t>What was the masting history during this study? Squirrels at peak food availability may well behave differently than when resources are more limiting – this might make those more disturbed landscapes either more important (during crowding after peak cone years) or less so (when populations drop due to limited food availability and the retreat of individuals into only the most suitable habitat).</w:t>
      </w:r>
    </w:p>
    <w:p w14:paraId="00000095" w14:textId="77777777" w:rsidR="00344D24" w:rsidRPr="006C55CD" w:rsidRDefault="00344D24" w:rsidP="006C55CD">
      <w:pPr>
        <w:rPr>
          <w:color w:val="0B5394"/>
        </w:rPr>
      </w:pPr>
    </w:p>
    <w:p w14:paraId="00000096" w14:textId="646FA269" w:rsidR="00344D24" w:rsidRPr="006C55CD" w:rsidRDefault="1185683A" w:rsidP="1BED4D65">
      <w:pPr>
        <w:rPr>
          <w:color w:val="1F497D" w:themeColor="text2"/>
          <w:lang w:val="en-US"/>
        </w:rPr>
      </w:pPr>
      <w:r w:rsidRPr="1BED4D65">
        <w:rPr>
          <w:b/>
          <w:bCs/>
          <w:color w:val="1F497D" w:themeColor="text2"/>
          <w:lang w:val="en-US"/>
        </w:rPr>
        <w:t>Response:</w:t>
      </w:r>
      <w:r w:rsidRPr="1BED4D65">
        <w:rPr>
          <w:color w:val="1F497D" w:themeColor="text2"/>
          <w:lang w:val="en-US"/>
        </w:rPr>
        <w:t xml:space="preserve"> We agree that this is an important consideration</w:t>
      </w:r>
      <w:r w:rsidR="6AFF0D5A" w:rsidRPr="1BED4D65">
        <w:rPr>
          <w:color w:val="1F497D" w:themeColor="text2"/>
          <w:lang w:val="en-US"/>
        </w:rPr>
        <w:t xml:space="preserve"> that should be investigated when temporal replication at sites is achieved</w:t>
      </w:r>
      <w:r w:rsidRPr="1BED4D65">
        <w:rPr>
          <w:color w:val="1F497D" w:themeColor="text2"/>
          <w:lang w:val="en-US"/>
        </w:rPr>
        <w:t xml:space="preserve">. </w:t>
      </w:r>
      <w:r w:rsidR="0DF2F70F" w:rsidRPr="1BED4D65">
        <w:rPr>
          <w:color w:val="1F497D" w:themeColor="text2"/>
          <w:lang w:val="en-US"/>
        </w:rPr>
        <w:t>Regrettably, w</w:t>
      </w:r>
      <w:r w:rsidRPr="1BED4D65">
        <w:rPr>
          <w:color w:val="1F497D" w:themeColor="text2"/>
          <w:lang w:val="en-US"/>
        </w:rPr>
        <w:t xml:space="preserve">e do not have information on masting history </w:t>
      </w:r>
      <w:r w:rsidR="2F75F995" w:rsidRPr="1BED4D65">
        <w:rPr>
          <w:color w:val="1F497D" w:themeColor="text2"/>
          <w:lang w:val="en-US"/>
        </w:rPr>
        <w:t>or cone crop at our camera sites.</w:t>
      </w:r>
      <w:ins w:id="25" w:author="Jason Fisher" w:date="2026-06-26T14:52:00Z" w16du:dateUtc="2026-06-26T21:52:00Z">
        <w:r w:rsidR="00221805">
          <w:rPr>
            <w:color w:val="1F497D" w:themeColor="text2"/>
            <w:lang w:val="en-US"/>
          </w:rPr>
          <w:t xml:space="preserve"> The most </w:t>
        </w:r>
      </w:ins>
      <w:ins w:id="26" w:author="Jason Fisher" w:date="2026-06-26T14:53:00Z" w16du:dateUtc="2026-06-26T21:53:00Z">
        <w:r w:rsidR="00221805">
          <w:rPr>
            <w:color w:val="1F497D" w:themeColor="text2"/>
            <w:lang w:val="en-US"/>
          </w:rPr>
          <w:t>contempor</w:t>
        </w:r>
        <w:r w:rsidR="003160F8">
          <w:rPr>
            <w:color w:val="1F497D" w:themeColor="text2"/>
            <w:lang w:val="en-US"/>
          </w:rPr>
          <w:t xml:space="preserve">aneous </w:t>
        </w:r>
      </w:ins>
      <w:ins w:id="27" w:author="Jason Fisher" w:date="2026-06-26T14:52:00Z" w16du:dateUtc="2026-06-26T21:52:00Z">
        <w:r w:rsidR="00221805">
          <w:rPr>
            <w:color w:val="1F497D" w:themeColor="text2"/>
            <w:lang w:val="en-US"/>
          </w:rPr>
          <w:t xml:space="preserve">paper we could find is </w:t>
        </w:r>
      </w:ins>
      <w:r w:rsidR="00221805">
        <w:rPr>
          <w:color w:val="1F497D" w:themeColor="text2"/>
          <w:lang w:val="en-US"/>
        </w:rPr>
        <w:fldChar w:fldCharType="begin"/>
      </w:r>
      <w:r w:rsidR="00221805">
        <w:rPr>
          <w:color w:val="1F497D" w:themeColor="text2"/>
          <w:lang w:val="en-US"/>
        </w:rPr>
        <w:instrText xml:space="preserve"> ADDIN EN.CITE &lt;EndNote&gt;&lt;Cite AuthorYear="1"&gt;&lt;Author&gt;Garcia&lt;/Author&gt;&lt;Year&gt;2021&lt;/Year&gt;&lt;RecNum&gt;2270&lt;/RecNum&gt;&lt;DisplayText&gt;Garcia et al. (2021)&lt;/DisplayText&gt;&lt;record&gt;&lt;rec-number&gt;2270&lt;/rec-number&gt;&lt;foreign-keys&gt;&lt;key app="EN" db-id="zttw0f50sp2daeezft0vvrfdzpdzpw95p2rp" timestamp="1782510724"&gt;2270&lt;/key&gt;&lt;/foreign-keys&gt;&lt;ref-type name="Journal Article"&gt;17&lt;/ref-type&gt;&lt;contributors&gt;&lt;authors&gt;&lt;author&gt;Garcia, Matthew&lt;/author&gt;&lt;author&gt;Zuckerberg, Benjamin&lt;/author&gt;&lt;author&gt;LaMontagne, Jalene M.&lt;/author&gt;&lt;author&gt;Townsend, Philip A.&lt;/author&gt;&lt;/authors&gt;&lt;/contributors&gt;&lt;titles&gt;&lt;title&gt;Landsat-based detection of mast events in white spruce (Picea glauca) forests&lt;/title&gt;&lt;secondary-title&gt;Remote Sensing of Environment&lt;/secondary-title&gt;&lt;/titles&gt;&lt;periodical&gt;&lt;full-title&gt;Remote Sensing of Environment&lt;/full-title&gt;&lt;/periodical&gt;&lt;pages&gt;112278&lt;/pages&gt;&lt;volume&gt;254&lt;/volume&gt;&lt;keywords&gt;&lt;keyword&gt;Conifer reproduction&lt;/keyword&gt;&lt;keyword&gt;Kluane&lt;/keyword&gt;&lt;keyword&gt;Landsat&lt;/keyword&gt;&lt;keyword&gt;Mast seeding&lt;/keyword&gt;&lt;keyword&gt;Multispectral&lt;/keyword&gt;&lt;keyword&gt;Seed cone production&lt;/keyword&gt;&lt;keyword&gt;Vegetation indexes&lt;/keyword&gt;&lt;keyword&gt;White spruce ()&lt;/keyword&gt;&lt;/keywords&gt;&lt;dates&gt;&lt;year&gt;2021&lt;/year&gt;&lt;pub-dates&gt;&lt;date&gt;2021/03/01/&lt;/date&gt;&lt;/pub-dates&gt;&lt;/dates&gt;&lt;isbn&gt;0034-4257&lt;/isbn&gt;&lt;urls&gt;&lt;related-urls&gt;&lt;url&gt;https://www.sciencedirect.com/science/article/pii/S0034425720306519&lt;/url&gt;&lt;/related-urls&gt;&lt;/urls&gt;&lt;electronic-resource-num&gt;https://doi.org/10.1016/j.rse.2020.112278&lt;/electronic-resource-num&gt;&lt;/record&gt;&lt;/Cite&gt;&lt;/EndNote&gt;</w:instrText>
      </w:r>
      <w:r w:rsidR="00221805">
        <w:rPr>
          <w:color w:val="1F497D" w:themeColor="text2"/>
          <w:lang w:val="en-US"/>
        </w:rPr>
        <w:fldChar w:fldCharType="separate"/>
      </w:r>
      <w:r w:rsidR="00221805">
        <w:rPr>
          <w:noProof/>
          <w:color w:val="1F497D" w:themeColor="text2"/>
          <w:lang w:val="en-US"/>
        </w:rPr>
        <w:t>Garcia et al. (2021)</w:t>
      </w:r>
      <w:r w:rsidR="00221805">
        <w:rPr>
          <w:color w:val="1F497D" w:themeColor="text2"/>
          <w:lang w:val="en-US"/>
        </w:rPr>
        <w:fldChar w:fldCharType="end"/>
      </w:r>
      <w:r w:rsidRPr="1BED4D65">
        <w:rPr>
          <w:color w:val="1F497D" w:themeColor="text2"/>
          <w:lang w:val="en-US"/>
        </w:rPr>
        <w:t xml:space="preserve"> </w:t>
      </w:r>
      <w:ins w:id="28" w:author="Jason Fisher" w:date="2026-06-26T14:53:00Z" w16du:dateUtc="2026-06-26T21:53:00Z">
        <w:r w:rsidR="00221805">
          <w:rPr>
            <w:color w:val="1F497D" w:themeColor="text2"/>
            <w:lang w:val="en-US"/>
          </w:rPr>
          <w:t xml:space="preserve">which unfortunately does not cover our sampling period. </w:t>
        </w:r>
      </w:ins>
      <w:r w:rsidR="0DF2F70F" w:rsidRPr="1BED4D65">
        <w:rPr>
          <w:color w:val="1F497D" w:themeColor="text2"/>
          <w:lang w:val="en-US"/>
        </w:rPr>
        <w:t>We have</w:t>
      </w:r>
      <w:r w:rsidRPr="1BED4D65">
        <w:rPr>
          <w:color w:val="1F497D" w:themeColor="text2"/>
          <w:lang w:val="en-US"/>
        </w:rPr>
        <w:t xml:space="preserve"> added a sentence to explain this caveat on </w:t>
      </w:r>
      <w:r w:rsidRPr="1BED4D65">
        <w:rPr>
          <w:b/>
          <w:bCs/>
          <w:color w:val="1F497D" w:themeColor="text2"/>
          <w:lang w:val="en-US"/>
        </w:rPr>
        <w:t>lines 3</w:t>
      </w:r>
      <w:r w:rsidR="486C0F9E" w:rsidRPr="1BED4D65">
        <w:rPr>
          <w:b/>
          <w:bCs/>
          <w:color w:val="1F497D" w:themeColor="text2"/>
          <w:lang w:val="en-US"/>
        </w:rPr>
        <w:t>44</w:t>
      </w:r>
      <w:r w:rsidR="6AFF0D5A" w:rsidRPr="1BED4D65">
        <w:rPr>
          <w:b/>
          <w:bCs/>
          <w:color w:val="1F497D" w:themeColor="text2"/>
          <w:lang w:val="en-US"/>
        </w:rPr>
        <w:t>–</w:t>
      </w:r>
      <w:commentRangeStart w:id="29"/>
      <w:r w:rsidRPr="1BED4D65">
        <w:rPr>
          <w:b/>
          <w:bCs/>
          <w:color w:val="1F497D" w:themeColor="text2"/>
          <w:lang w:val="en-US"/>
        </w:rPr>
        <w:t>3</w:t>
      </w:r>
      <w:r w:rsidR="3E13FEAD" w:rsidRPr="1BED4D65">
        <w:rPr>
          <w:b/>
          <w:bCs/>
          <w:color w:val="1F497D" w:themeColor="text2"/>
          <w:lang w:val="en-US"/>
        </w:rPr>
        <w:t>46</w:t>
      </w:r>
      <w:commentRangeEnd w:id="29"/>
      <w:r w:rsidR="003160F8" w:rsidRPr="1BED4D65">
        <w:rPr>
          <w:rStyle w:val="CommentReference"/>
          <w:color w:val="1F497D" w:themeColor="text2"/>
          <w:sz w:val="22"/>
          <w:szCs w:val="22"/>
          <w:lang w:val="en-US"/>
        </w:rPr>
        <w:commentReference w:id="29"/>
      </w:r>
      <w:r w:rsidRPr="1BED4D65">
        <w:rPr>
          <w:color w:val="1F497D" w:themeColor="text2"/>
          <w:lang w:val="en-US"/>
        </w:rPr>
        <w:t xml:space="preserve">. </w:t>
      </w:r>
    </w:p>
    <w:p w14:paraId="7B7C80C3" w14:textId="005B56A9" w:rsidR="00CE1DF1" w:rsidRPr="006C55CD" w:rsidRDefault="0DF2F70F" w:rsidP="1BED4D65">
      <w:pPr>
        <w:ind w:left="720"/>
        <w:rPr>
          <w:color w:val="1F497D" w:themeColor="text2"/>
          <w:lang w:val="en-US"/>
        </w:rPr>
      </w:pPr>
      <w:r w:rsidRPr="1BED4D65">
        <w:rPr>
          <w:color w:val="1F497D" w:themeColor="text2"/>
          <w:lang w:val="en-US"/>
        </w:rPr>
        <w:t>“We accounted for this temporal variance with a nested random effect structure, but future work should strive for temporal replication to test whether the effects of industrial features, especially resource complementation, are consistent across resource pulses.”</w:t>
      </w:r>
    </w:p>
    <w:p w14:paraId="00000097" w14:textId="77777777" w:rsidR="00344D24" w:rsidRPr="006C55CD" w:rsidRDefault="00344D24" w:rsidP="006C55CD">
      <w:pPr>
        <w:rPr>
          <w:color w:val="0B5394"/>
        </w:rPr>
      </w:pPr>
    </w:p>
    <w:p w14:paraId="00000098" w14:textId="77777777" w:rsidR="00344D24" w:rsidRPr="006C55CD" w:rsidRDefault="005E1D53" w:rsidP="006C55CD">
      <w:pPr>
        <w:rPr>
          <w:color w:val="222222"/>
        </w:rPr>
      </w:pPr>
      <w:r w:rsidRPr="006C55CD">
        <w:rPr>
          <w:b/>
          <w:bCs/>
          <w:color w:val="222222"/>
        </w:rPr>
        <w:t>Lit Cited –</w:t>
      </w:r>
      <w:r w:rsidRPr="006C55CD">
        <w:rPr>
          <w:color w:val="222222"/>
        </w:rPr>
        <w:t xml:space="preserve"> scientific names not italicized</w:t>
      </w:r>
    </w:p>
    <w:p w14:paraId="00000099" w14:textId="77777777" w:rsidR="00344D24" w:rsidRPr="006C55CD" w:rsidRDefault="00344D24" w:rsidP="006C55CD">
      <w:pPr>
        <w:rPr>
          <w:color w:val="0B5394"/>
        </w:rPr>
      </w:pPr>
    </w:p>
    <w:p w14:paraId="0000009A" w14:textId="0113F953" w:rsidR="00344D24" w:rsidRPr="006C55CD" w:rsidRDefault="005E1D53" w:rsidP="006C55CD">
      <w:pPr>
        <w:rPr>
          <w:color w:val="0B5394"/>
        </w:rPr>
      </w:pPr>
      <w:r w:rsidRPr="006C55CD">
        <w:rPr>
          <w:b/>
          <w:bCs/>
          <w:color w:val="0B5394"/>
        </w:rPr>
        <w:t>Response:</w:t>
      </w:r>
      <w:r w:rsidRPr="006C55CD">
        <w:rPr>
          <w:color w:val="0B5394"/>
        </w:rPr>
        <w:t xml:space="preserve"> </w:t>
      </w:r>
      <w:r w:rsidR="38A323EC" w:rsidRPr="006C55CD">
        <w:rPr>
          <w:color w:val="0B5394"/>
        </w:rPr>
        <w:t xml:space="preserve">Updated in manuscript. </w:t>
      </w:r>
    </w:p>
    <w:p w14:paraId="0000009D" w14:textId="26F0751F" w:rsidR="00344D24" w:rsidRPr="006C55CD" w:rsidRDefault="00344D24" w:rsidP="006C55CD">
      <w:pPr>
        <w:rPr>
          <w:color w:val="0B5394"/>
        </w:rPr>
      </w:pPr>
    </w:p>
    <w:p w14:paraId="0000009E" w14:textId="1313F28A" w:rsidR="00344D24" w:rsidRPr="006C55CD" w:rsidRDefault="1185683A" w:rsidP="006C55CD">
      <w:pPr>
        <w:rPr>
          <w:color w:val="222222"/>
          <w:lang w:val="en-US"/>
        </w:rPr>
      </w:pPr>
      <w:r w:rsidRPr="006C55CD">
        <w:rPr>
          <w:b/>
          <w:bCs/>
          <w:color w:val="222222"/>
          <w:lang w:val="en-US"/>
        </w:rPr>
        <w:t xml:space="preserve">Table </w:t>
      </w:r>
      <w:r w:rsidR="006C55CD">
        <w:rPr>
          <w:b/>
          <w:bCs/>
          <w:color w:val="222222"/>
          <w:lang w:val="en-US"/>
        </w:rPr>
        <w:t xml:space="preserve">1 </w:t>
      </w:r>
      <w:r w:rsidRPr="006C55CD">
        <w:rPr>
          <w:b/>
          <w:bCs/>
          <w:color w:val="222222"/>
          <w:lang w:val="en-US"/>
        </w:rPr>
        <w:t>–</w:t>
      </w:r>
      <w:r w:rsidRPr="006C55CD">
        <w:rPr>
          <w:color w:val="222222"/>
          <w:lang w:val="en-US"/>
        </w:rPr>
        <w:t xml:space="preserve"> it would be helpful to more explicitly link your hypothesis statement in the Introduction to the “configuration” and “composition” hypotheses as they are presented in this table.  In presenting your hypotheses in the text, it would be helpful to use terminology that more effectively distinguishes between natural habitat and that linked to anthropogenic disturbance when talking about composition – you do this in the table.</w:t>
      </w:r>
    </w:p>
    <w:p w14:paraId="0000009F" w14:textId="77777777" w:rsidR="00344D24" w:rsidRPr="006C55CD" w:rsidRDefault="00344D24" w:rsidP="006C55CD">
      <w:pPr>
        <w:rPr>
          <w:color w:val="0B5394"/>
        </w:rPr>
      </w:pPr>
    </w:p>
    <w:p w14:paraId="000000A0" w14:textId="59914462" w:rsidR="00344D24" w:rsidRPr="006C55CD" w:rsidRDefault="005E1D53" w:rsidP="006C55CD">
      <w:pPr>
        <w:rPr>
          <w:color w:val="0B5394"/>
        </w:rPr>
      </w:pPr>
      <w:r w:rsidRPr="006C55CD">
        <w:rPr>
          <w:b/>
          <w:bCs/>
          <w:color w:val="0B5394"/>
        </w:rPr>
        <w:t>Response:</w:t>
      </w:r>
      <w:r w:rsidRPr="006C55CD">
        <w:rPr>
          <w:color w:val="0B5394"/>
        </w:rPr>
        <w:t xml:space="preserve"> We have changed the terminology on </w:t>
      </w:r>
      <w:r w:rsidRPr="006C55CD">
        <w:rPr>
          <w:b/>
          <w:bCs/>
          <w:color w:val="0B5394"/>
        </w:rPr>
        <w:t>line</w:t>
      </w:r>
      <w:r w:rsidR="004A7416" w:rsidRPr="006C55CD">
        <w:rPr>
          <w:b/>
          <w:bCs/>
          <w:color w:val="0B5394"/>
        </w:rPr>
        <w:t>s</w:t>
      </w:r>
      <w:r w:rsidR="00CD5CDB" w:rsidRPr="006C55CD">
        <w:rPr>
          <w:b/>
          <w:bCs/>
          <w:color w:val="0B5394"/>
        </w:rPr>
        <w:t xml:space="preserve"> </w:t>
      </w:r>
      <w:r w:rsidR="004A7416" w:rsidRPr="006C55CD">
        <w:rPr>
          <w:b/>
          <w:bCs/>
          <w:color w:val="0B5394"/>
        </w:rPr>
        <w:t>101–106</w:t>
      </w:r>
      <w:r w:rsidRPr="006C55CD">
        <w:rPr>
          <w:color w:val="0B5394"/>
        </w:rPr>
        <w:t xml:space="preserve"> to align with the terms used in the table. </w:t>
      </w:r>
    </w:p>
    <w:p w14:paraId="000000A1" w14:textId="77777777" w:rsidR="00344D24" w:rsidRPr="006C55CD" w:rsidRDefault="00344D24" w:rsidP="006C55CD">
      <w:pPr>
        <w:rPr>
          <w:color w:val="222222"/>
        </w:rPr>
      </w:pPr>
    </w:p>
    <w:p w14:paraId="000000A2" w14:textId="77777777" w:rsidR="00344D24" w:rsidRPr="006C55CD" w:rsidRDefault="1185683A" w:rsidP="006C55CD">
      <w:pPr>
        <w:rPr>
          <w:color w:val="222222"/>
          <w:lang w:val="en-US"/>
        </w:rPr>
      </w:pPr>
      <w:r w:rsidRPr="006C55CD">
        <w:rPr>
          <w:b/>
          <w:bCs/>
          <w:color w:val="222222"/>
          <w:lang w:val="en-US"/>
        </w:rPr>
        <w:t>Figure 1 –</w:t>
      </w:r>
      <w:r w:rsidRPr="006C55CD">
        <w:rPr>
          <w:color w:val="222222"/>
          <w:lang w:val="en-US"/>
        </w:rPr>
        <w:t xml:space="preserve"> are components e and f interchanged? Hard to see any conifers in e and don’t see any deciduous in f</w:t>
      </w:r>
    </w:p>
    <w:p w14:paraId="000000A3" w14:textId="77777777" w:rsidR="00344D24" w:rsidRPr="006C55CD" w:rsidRDefault="00344D24" w:rsidP="006C55CD">
      <w:pPr>
        <w:rPr>
          <w:color w:val="0B5394"/>
        </w:rPr>
      </w:pPr>
    </w:p>
    <w:p w14:paraId="000000A4" w14:textId="5EB386B3" w:rsidR="00344D24" w:rsidRPr="006C55CD" w:rsidRDefault="009D0CC7" w:rsidP="006C55CD">
      <w:pPr>
        <w:rPr>
          <w:color w:val="0B5394"/>
          <w:lang w:val="en-US"/>
        </w:rPr>
      </w:pPr>
      <w:r w:rsidRPr="006C55CD">
        <w:rPr>
          <w:b/>
          <w:bCs/>
          <w:color w:val="0B5394"/>
          <w:lang w:val="en-US"/>
        </w:rPr>
        <w:t xml:space="preserve">Response: </w:t>
      </w:r>
      <w:r w:rsidR="1185683A" w:rsidRPr="006C55CD">
        <w:rPr>
          <w:color w:val="0B5394"/>
          <w:lang w:val="en-US"/>
        </w:rPr>
        <w:t xml:space="preserve">Figure caption 1 has been </w:t>
      </w:r>
      <w:r w:rsidRPr="006C55CD">
        <w:rPr>
          <w:color w:val="0B5394"/>
          <w:lang w:val="en-US"/>
        </w:rPr>
        <w:t>corrected</w:t>
      </w:r>
      <w:r w:rsidR="1185683A" w:rsidRPr="006C55CD">
        <w:rPr>
          <w:color w:val="0B5394"/>
          <w:lang w:val="en-US"/>
        </w:rPr>
        <w:t xml:space="preserve">. </w:t>
      </w:r>
    </w:p>
    <w:p w14:paraId="000000A5" w14:textId="77777777" w:rsidR="00344D24" w:rsidRPr="006C55CD" w:rsidRDefault="00344D24" w:rsidP="006C55CD"/>
    <w:p w14:paraId="000000A6" w14:textId="77777777" w:rsidR="00344D24" w:rsidRPr="006C55CD" w:rsidRDefault="005E1D53" w:rsidP="006C55CD">
      <w:pPr>
        <w:rPr>
          <w:b/>
          <w:bCs/>
          <w:color w:val="222222"/>
        </w:rPr>
      </w:pPr>
      <w:r w:rsidRPr="006C55CD">
        <w:br w:type="page"/>
      </w:r>
    </w:p>
    <w:p w14:paraId="000000A7" w14:textId="77777777" w:rsidR="00344D24" w:rsidRPr="006C55CD" w:rsidRDefault="005E1D53" w:rsidP="006C55CD">
      <w:pPr>
        <w:rPr>
          <w:b/>
          <w:bCs/>
          <w:color w:val="222222"/>
          <w:u w:val="single"/>
        </w:rPr>
      </w:pPr>
      <w:r w:rsidRPr="006C55CD">
        <w:rPr>
          <w:b/>
          <w:bCs/>
          <w:color w:val="222222"/>
          <w:u w:val="single"/>
        </w:rPr>
        <w:lastRenderedPageBreak/>
        <w:t>REVIEWER 2 REPORT FOR THE AUTHORS</w:t>
      </w:r>
    </w:p>
    <w:p w14:paraId="000000A8" w14:textId="77777777" w:rsidR="00344D24" w:rsidRPr="006C55CD" w:rsidRDefault="005E1D53" w:rsidP="006C55CD">
      <w:pPr>
        <w:rPr>
          <w:b/>
          <w:bCs/>
          <w:color w:val="222222"/>
        </w:rPr>
      </w:pPr>
      <w:r w:rsidRPr="006C55CD">
        <w:rPr>
          <w:b/>
          <w:bCs/>
          <w:color w:val="222222"/>
        </w:rPr>
        <w:t>General comments</w:t>
      </w:r>
    </w:p>
    <w:p w14:paraId="000000A9" w14:textId="77777777" w:rsidR="00344D24" w:rsidRPr="006C55CD" w:rsidRDefault="1185683A" w:rsidP="006C55CD">
      <w:pPr>
        <w:rPr>
          <w:color w:val="222222"/>
          <w:lang w:val="en-US"/>
        </w:rPr>
      </w:pPr>
      <w:r w:rsidRPr="006C55CD">
        <w:rPr>
          <w:color w:val="222222"/>
          <w:lang w:val="en-US"/>
        </w:rPr>
        <w:t>The authors present a study examining how habitat composition and configuration affect red squirrel detection rates at cameras traps. The manuscript is well written, concise, and the potential implications related to anthropogenic impacts within the Boreal Plains is appropriate for the journal audience. I greatly appreciate that the authors tried to place their work in context of ongoing discussion regarding the relative influence of habitat composition vs. configuration, which has substantive management implications. However, I have some serious concerns regarding the data design, analysis and interpretation that may influence the conclusions of the work. My main criticisms are below:</w:t>
      </w:r>
    </w:p>
    <w:p w14:paraId="000000AA" w14:textId="77777777" w:rsidR="00344D24" w:rsidRPr="006C55CD" w:rsidRDefault="00344D24" w:rsidP="006C55CD">
      <w:pPr>
        <w:rPr>
          <w:color w:val="222222"/>
        </w:rPr>
      </w:pPr>
    </w:p>
    <w:p w14:paraId="000000AB" w14:textId="2B86ECE7" w:rsidR="00344D24" w:rsidRPr="006C55CD" w:rsidRDefault="1185683A" w:rsidP="006C55CD">
      <w:pPr>
        <w:rPr>
          <w:color w:val="222222"/>
          <w:lang w:val="en-US"/>
        </w:rPr>
      </w:pPr>
      <w:r w:rsidRPr="1BED4D65">
        <w:rPr>
          <w:b/>
          <w:bCs/>
          <w:color w:val="222222"/>
          <w:lang w:val="en-US"/>
        </w:rPr>
        <w:t xml:space="preserve">1) </w:t>
      </w:r>
      <w:r w:rsidRPr="1BED4D65">
        <w:rPr>
          <w:color w:val="222222"/>
          <w:lang w:val="en-US"/>
        </w:rPr>
        <w:t>The authors use one camera site as the unit of analysis, making claims regarding how landscape metrics calculated up to 3-4 km buffers around that one camera site influence red squirrels. I have a hard time believing that data from one single camera viewshed can accurately estimate/represent the influence of metrics calculated within 4km buffers (50km2</w:t>
      </w:r>
      <w:bookmarkStart w:id="30" w:name="_Int_2oX3lrWh"/>
      <w:r w:rsidRPr="1BED4D65">
        <w:rPr>
          <w:color w:val="222222"/>
          <w:lang w:val="en-US"/>
        </w:rPr>
        <w:t xml:space="preserve"> land</w:t>
      </w:r>
      <w:bookmarkEnd w:id="30"/>
      <w:r w:rsidRPr="1BED4D65">
        <w:rPr>
          <w:color w:val="222222"/>
          <w:lang w:val="en-US"/>
        </w:rPr>
        <w:t>scapes!) on a target species. This seems unreasonable. Do the authors have data from other nearby cameras or cameras within the same buffer, and do they show similar red squirrel responses? I would like better justification for using one camera to represent small mammal response to landscape effects at that scale.</w:t>
      </w:r>
    </w:p>
    <w:p w14:paraId="000000AC" w14:textId="77777777" w:rsidR="00344D24" w:rsidRPr="006C55CD" w:rsidRDefault="00344D24" w:rsidP="006C55CD">
      <w:pPr>
        <w:rPr>
          <w:color w:val="0B5394"/>
        </w:rPr>
      </w:pPr>
    </w:p>
    <w:p w14:paraId="000000AD" w14:textId="2D6849D1" w:rsidR="00344D24" w:rsidRDefault="00BA37BD" w:rsidP="006C55CD">
      <w:pPr>
        <w:rPr>
          <w:color w:val="0B5394"/>
          <w:lang w:val="en-US"/>
        </w:rPr>
      </w:pPr>
      <w:r w:rsidRPr="006C55CD">
        <w:rPr>
          <w:b/>
          <w:bCs/>
          <w:color w:val="0B5394"/>
          <w:lang w:val="en-US"/>
        </w:rPr>
        <w:t xml:space="preserve">Response: </w:t>
      </w:r>
      <w:r w:rsidR="1185683A" w:rsidRPr="006C55CD">
        <w:rPr>
          <w:color w:val="0B5394"/>
          <w:lang w:val="en-US"/>
        </w:rPr>
        <w:t xml:space="preserve">We understand this concern and have provided some </w:t>
      </w:r>
      <w:r w:rsidR="1FC817F6" w:rsidRPr="006C55CD">
        <w:rPr>
          <w:color w:val="0B5394"/>
          <w:lang w:val="en-US"/>
        </w:rPr>
        <w:t>explanations</w:t>
      </w:r>
      <w:r w:rsidRPr="006C55CD">
        <w:rPr>
          <w:color w:val="0B5394"/>
          <w:lang w:val="en-US"/>
        </w:rPr>
        <w:t xml:space="preserve"> under General Comment #2 below</w:t>
      </w:r>
      <w:r w:rsidR="1185683A" w:rsidRPr="006C55CD">
        <w:rPr>
          <w:color w:val="0B5394"/>
          <w:lang w:val="en-US"/>
        </w:rPr>
        <w:t xml:space="preserve">. </w:t>
      </w:r>
      <w:r w:rsidRPr="006C55CD">
        <w:rPr>
          <w:color w:val="0B5394"/>
          <w:lang w:val="en-US"/>
        </w:rPr>
        <w:t>We treated the b</w:t>
      </w:r>
      <w:r w:rsidR="1185683A" w:rsidRPr="006C55CD">
        <w:rPr>
          <w:color w:val="0B5394"/>
          <w:lang w:val="en-US"/>
        </w:rPr>
        <w:t>uffers</w:t>
      </w:r>
      <w:r w:rsidRPr="006C55CD">
        <w:rPr>
          <w:color w:val="0B5394"/>
          <w:lang w:val="en-US"/>
        </w:rPr>
        <w:t xml:space="preserve"> around the camera trap site as</w:t>
      </w:r>
      <w:r w:rsidR="1185683A" w:rsidRPr="006C55CD">
        <w:rPr>
          <w:color w:val="0B5394"/>
          <w:lang w:val="en-US"/>
        </w:rPr>
        <w:t xml:space="preserve"> </w:t>
      </w:r>
      <w:r w:rsidRPr="006C55CD">
        <w:rPr>
          <w:color w:val="0B5394"/>
          <w:lang w:val="en-US"/>
        </w:rPr>
        <w:t>representing</w:t>
      </w:r>
      <w:r w:rsidR="1185683A" w:rsidRPr="006C55CD">
        <w:rPr>
          <w:color w:val="0B5394"/>
          <w:lang w:val="en-US"/>
        </w:rPr>
        <w:t xml:space="preserve"> an </w:t>
      </w:r>
      <w:ins w:id="31" w:author="Jason Fisher" w:date="2026-06-26T14:55:00Z" w16du:dateUtc="2026-06-26T21:55:00Z">
        <w:r w:rsidR="003160F8">
          <w:rPr>
            <w:color w:val="0B5394"/>
            <w:lang w:val="en-US"/>
          </w:rPr>
          <w:t>“</w:t>
        </w:r>
      </w:ins>
      <w:r w:rsidR="1185683A" w:rsidRPr="006C55CD">
        <w:rPr>
          <w:color w:val="0B5394"/>
          <w:lang w:val="en-US"/>
        </w:rPr>
        <w:t>ecological neighborhood</w:t>
      </w:r>
      <w:ins w:id="32" w:author="Jason Fisher" w:date="2026-06-26T14:55:00Z" w16du:dateUtc="2026-06-26T21:55:00Z">
        <w:r w:rsidR="003160F8">
          <w:rPr>
            <w:color w:val="0B5394"/>
            <w:lang w:val="en-US"/>
          </w:rPr>
          <w:t xml:space="preserve">” </w:t>
        </w:r>
        <w:del w:id="33" w:author="Aidan Brushett" w:date="2026-06-30T21:22:00Z" w16du:dateUtc="2026-07-01T04:22:00Z">
          <w:r w:rsidR="003160F8" w:rsidDel="00141C21">
            <w:rPr>
              <w:color w:val="0B5394"/>
              <w:lang w:val="en-US"/>
            </w:rPr>
            <w:delText>(</w:delText>
          </w:r>
        </w:del>
        <w:r w:rsidR="003160F8" w:rsidRPr="00141C21">
          <w:rPr>
            <w:i/>
            <w:iCs/>
            <w:color w:val="0B5394"/>
            <w:lang w:val="en-US"/>
            <w:rPrChange w:id="34" w:author="Aidan Brushett" w:date="2026-06-30T21:22:00Z" w16du:dateUtc="2026-07-01T04:22:00Z">
              <w:rPr>
                <w:color w:val="0B5394"/>
                <w:lang w:val="en-US"/>
              </w:rPr>
            </w:rPrChange>
          </w:rPr>
          <w:t>se</w:t>
        </w:r>
      </w:ins>
      <w:ins w:id="35" w:author="Jason Fisher" w:date="2026-06-26T14:56:00Z" w16du:dateUtc="2026-06-26T21:56:00Z">
        <w:r w:rsidR="003160F8" w:rsidRPr="00141C21">
          <w:rPr>
            <w:i/>
            <w:iCs/>
            <w:color w:val="0B5394"/>
            <w:lang w:val="en-US"/>
            <w:rPrChange w:id="36" w:author="Aidan Brushett" w:date="2026-06-30T21:22:00Z" w16du:dateUtc="2026-07-01T04:22:00Z">
              <w:rPr>
                <w:color w:val="0B5394"/>
                <w:lang w:val="en-US"/>
              </w:rPr>
            </w:rPrChange>
          </w:rPr>
          <w:t>nsu</w:t>
        </w:r>
        <w:r w:rsidR="003160F8">
          <w:rPr>
            <w:color w:val="0B5394"/>
            <w:lang w:val="en-US"/>
          </w:rPr>
          <w:t xml:space="preserve"> </w:t>
        </w:r>
      </w:ins>
      <w:r w:rsidR="003160F8">
        <w:rPr>
          <w:color w:val="0B5394"/>
          <w:lang w:val="en-US"/>
        </w:rPr>
        <w:fldChar w:fldCharType="begin"/>
      </w:r>
      <w:r w:rsidR="003160F8">
        <w:rPr>
          <w:color w:val="0B5394"/>
          <w:lang w:val="en-US"/>
        </w:rPr>
        <w:instrText xml:space="preserve"> ADDIN EN.CITE &lt;EndNote&gt;&lt;Cite AuthorYear="1"&gt;&lt;Author&gt;Addicott&lt;/Author&gt;&lt;Year&gt;1987&lt;/Year&gt;&lt;RecNum&gt;583&lt;/RecNum&gt;&lt;DisplayText&gt;Addicott et al. (1987)&lt;/DisplayText&gt;&lt;record&gt;&lt;rec-number&gt;583&lt;/rec-number&gt;&lt;foreign-keys&gt;&lt;key app="EN" db-id="zttw0f50sp2daeezft0vvrfdzpdzpw95p2rp" timestamp="1594740670"&gt;583&lt;/key&gt;&lt;/foreign-keys&gt;&lt;ref-type name="Journal Article"&gt;17&lt;/ref-type&gt;&lt;contributors&gt;&lt;authors&gt;&lt;author&gt;Addicott, John F&lt;/author&gt;&lt;author&gt;Aho, John M&lt;/author&gt;&lt;author&gt;Antolin, Michael F&lt;/author&gt;&lt;author&gt;Padilla, Dianna K&lt;/author&gt;&lt;author&gt;Richardson, John S&lt;/author&gt;&lt;author&gt;Soluk, Daniel A&lt;/author&gt;&lt;/authors&gt;&lt;/contributors&gt;&lt;titles&gt;&lt;title&gt;Ecological neighborhoods: scaling environmental patterns&lt;/title&gt;&lt;secondary-title&gt;Oikos&lt;/secondary-title&gt;&lt;/titles&gt;&lt;periodical&gt;&lt;full-title&gt;Oikos&lt;/full-title&gt;&lt;/periodical&gt;&lt;pages&gt;340-346&lt;/pages&gt;&lt;dates&gt;&lt;year&gt;1987&lt;/year&gt;&lt;/dates&gt;&lt;isbn&gt;0030-1299&lt;/isbn&gt;&lt;urls&gt;&lt;/urls&gt;&lt;/record&gt;&lt;/Cite&gt;&lt;/EndNote&gt;</w:instrText>
      </w:r>
      <w:r w:rsidR="003160F8">
        <w:rPr>
          <w:color w:val="0B5394"/>
          <w:lang w:val="en-US"/>
        </w:rPr>
        <w:fldChar w:fldCharType="separate"/>
      </w:r>
      <w:r w:rsidR="003160F8">
        <w:rPr>
          <w:noProof/>
          <w:color w:val="0B5394"/>
          <w:lang w:val="en-US"/>
        </w:rPr>
        <w:t>Addicott et al. (1987)</w:t>
      </w:r>
      <w:r w:rsidR="003160F8">
        <w:rPr>
          <w:color w:val="0B5394"/>
          <w:lang w:val="en-US"/>
        </w:rPr>
        <w:fldChar w:fldCharType="end"/>
      </w:r>
      <w:ins w:id="37" w:author="Jason Fisher" w:date="2026-06-26T14:56:00Z" w16du:dateUtc="2026-06-26T21:56:00Z">
        <w:r w:rsidR="003160F8">
          <w:rPr>
            <w:color w:val="0B5394"/>
            <w:lang w:val="en-US"/>
          </w:rPr>
          <w:t xml:space="preserve"> in which the large landscape produces several ecological processes that affect the probability </w:t>
        </w:r>
      </w:ins>
      <w:ins w:id="38" w:author="Jason Fisher" w:date="2026-06-26T14:57:00Z" w16du:dateUtc="2026-06-26T21:57:00Z">
        <w:r w:rsidR="003160F8">
          <w:rPr>
            <w:color w:val="0B5394"/>
            <w:lang w:val="en-US"/>
          </w:rPr>
          <w:t>and rate of</w:t>
        </w:r>
      </w:ins>
      <w:del w:id="39" w:author="Jason Fisher" w:date="2026-06-26T14:57:00Z" w16du:dateUtc="2026-06-26T21:57:00Z">
        <w:r w:rsidRPr="006C55CD" w:rsidDel="003160F8">
          <w:rPr>
            <w:color w:val="0B5394"/>
            <w:lang w:val="en-US"/>
          </w:rPr>
          <w:delText xml:space="preserve"> within which industrial features are</w:delText>
        </w:r>
        <w:r w:rsidR="1185683A" w:rsidRPr="006C55CD" w:rsidDel="003160F8">
          <w:rPr>
            <w:color w:val="0B5394"/>
            <w:lang w:val="en-US"/>
          </w:rPr>
          <w:delText xml:space="preserve"> expected to influence</w:delText>
        </w:r>
      </w:del>
      <w:r w:rsidR="1185683A" w:rsidRPr="006C55CD">
        <w:rPr>
          <w:color w:val="0B5394"/>
          <w:lang w:val="en-US"/>
        </w:rPr>
        <w:t xml:space="preserve"> squirrel space use at the</w:t>
      </w:r>
      <w:r w:rsidRPr="006C55CD">
        <w:rPr>
          <w:color w:val="0B5394"/>
          <w:lang w:val="en-US"/>
        </w:rPr>
        <w:t xml:space="preserve"> given</w:t>
      </w:r>
      <w:r w:rsidR="1185683A" w:rsidRPr="006C55CD">
        <w:rPr>
          <w:color w:val="0B5394"/>
          <w:lang w:val="en-US"/>
        </w:rPr>
        <w:t xml:space="preserve"> point</w:t>
      </w:r>
      <w:r w:rsidRPr="006C55CD">
        <w:rPr>
          <w:color w:val="0B5394"/>
          <w:lang w:val="en-US"/>
        </w:rPr>
        <w:t>.</w:t>
      </w:r>
      <w:r w:rsidR="00283B6A" w:rsidRPr="006C55CD">
        <w:rPr>
          <w:color w:val="0B5394"/>
          <w:lang w:val="en-US"/>
        </w:rPr>
        <w:t xml:space="preserve"> </w:t>
      </w:r>
      <w:r w:rsidR="1185683A" w:rsidRPr="006C55CD">
        <w:rPr>
          <w:color w:val="0B5394"/>
          <w:lang w:val="en-US"/>
        </w:rPr>
        <w:t>Features at scales larger than animal home ranges (or grain of perception) are expected</w:t>
      </w:r>
      <w:ins w:id="40" w:author="Jason Fisher" w:date="2026-06-26T14:57:00Z" w16du:dateUtc="2026-06-26T21:57:00Z">
        <w:r w:rsidR="003160F8">
          <w:rPr>
            <w:color w:val="0B5394"/>
            <w:lang w:val="en-US"/>
          </w:rPr>
          <w:t>, and have often been observed,</w:t>
        </w:r>
      </w:ins>
      <w:r w:rsidR="1185683A" w:rsidRPr="006C55CD">
        <w:rPr>
          <w:color w:val="0B5394"/>
          <w:lang w:val="en-US"/>
        </w:rPr>
        <w:t xml:space="preserve"> to impact their space use</w:t>
      </w:r>
      <w:ins w:id="41" w:author="Jason Fisher" w:date="2026-06-26T14:57:00Z" w16du:dateUtc="2026-06-26T21:57:00Z">
        <w:r w:rsidR="003160F8">
          <w:rPr>
            <w:color w:val="0B5394"/>
            <w:lang w:val="en-US"/>
          </w:rPr>
          <w:t xml:space="preserve"> </w:t>
        </w:r>
      </w:ins>
      <w:r w:rsidR="003160F8">
        <w:rPr>
          <w:color w:val="0B5394"/>
          <w:lang w:val="en-US"/>
        </w:rPr>
        <w:fldChar w:fldCharType="begin">
          <w:fldData xml:space="preserve">PEVuZE5vdGU+PENpdGU+PEF1dGhvcj5KYWNrc29uPC9BdXRob3I+PFllYXI+MjAxNTwvWWVhcj48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</w:fldData>
        </w:fldChar>
      </w:r>
      <w:r w:rsidR="003160F8">
        <w:rPr>
          <w:color w:val="0B5394"/>
          <w:lang w:val="en-US"/>
        </w:rPr>
        <w:instrText xml:space="preserve"> ADDIN EN.CITE </w:instrText>
      </w:r>
      <w:r w:rsidR="003160F8">
        <w:rPr>
          <w:color w:val="0B5394"/>
          <w:lang w:val="en-US"/>
        </w:rPr>
        <w:fldChar w:fldCharType="begin">
          <w:fldData xml:space="preserve">PEVuZE5vdGU+PENpdGU+PEF1dGhvcj5KYWNrc29uPC9BdXRob3I+PFllYXI+MjAxNTwvWWVhcj48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</w:fldData>
        </w:fldChar>
      </w:r>
      <w:r w:rsidR="003160F8">
        <w:rPr>
          <w:color w:val="0B5394"/>
          <w:lang w:val="en-US"/>
        </w:rPr>
        <w:instrText xml:space="preserve"> ADDIN EN.CITE.DATA </w:instrText>
      </w:r>
      <w:r w:rsidR="003160F8">
        <w:rPr>
          <w:color w:val="0B5394"/>
          <w:lang w:val="en-US"/>
        </w:rPr>
      </w:r>
      <w:r w:rsidR="003160F8">
        <w:rPr>
          <w:color w:val="0B5394"/>
          <w:lang w:val="en-US"/>
        </w:rPr>
        <w:fldChar w:fldCharType="end"/>
      </w:r>
      <w:r w:rsidR="003160F8">
        <w:rPr>
          <w:color w:val="0B5394"/>
          <w:lang w:val="en-US"/>
        </w:rPr>
      </w:r>
      <w:r w:rsidR="003160F8">
        <w:rPr>
          <w:color w:val="0B5394"/>
          <w:lang w:val="en-US"/>
        </w:rPr>
        <w:fldChar w:fldCharType="separate"/>
      </w:r>
      <w:r w:rsidR="003160F8">
        <w:rPr>
          <w:noProof/>
          <w:color w:val="0B5394"/>
          <w:lang w:val="en-US"/>
        </w:rPr>
        <w:t>(Holland et al. 2004, Holland et al. 2005, Fisher et al. 2011, Jackson and Fahrig 2012, 2015, Stuber and Fontaine 2019, Dyck et al. 2026)</w:t>
      </w:r>
      <w:r w:rsidR="003160F8">
        <w:rPr>
          <w:color w:val="0B5394"/>
          <w:lang w:val="en-US"/>
        </w:rPr>
        <w:fldChar w:fldCharType="end"/>
      </w:r>
      <w:ins w:id="42" w:author="Jason Fisher" w:date="2026-06-26T14:59:00Z" w16du:dateUtc="2026-06-26T21:59:00Z">
        <w:r w:rsidR="003160F8">
          <w:rPr>
            <w:color w:val="0B5394"/>
            <w:lang w:val="en-US"/>
          </w:rPr>
          <w:t>.</w:t>
        </w:r>
      </w:ins>
      <w:r w:rsidR="1185683A" w:rsidRPr="006C55CD">
        <w:rPr>
          <w:color w:val="0B5394"/>
          <w:lang w:val="en-US"/>
        </w:rPr>
        <w:t xml:space="preserve"> </w:t>
      </w:r>
      <w:ins w:id="43" w:author="Jason Fisher" w:date="2026-06-26T15:00:00Z" w16du:dateUtc="2026-06-26T22:00:00Z">
        <w:r w:rsidR="003160F8">
          <w:rPr>
            <w:color w:val="0B5394"/>
            <w:lang w:val="en-US"/>
          </w:rPr>
          <w:t>Note especially that w</w:t>
        </w:r>
      </w:ins>
      <w:del w:id="44" w:author="Jason Fisher" w:date="2026-06-26T14:59:00Z" w16du:dateUtc="2026-06-26T21:59:00Z">
        <w:r w:rsidR="1185683A" w:rsidRPr="006C55CD" w:rsidDel="003160F8">
          <w:rPr>
            <w:color w:val="0B5394"/>
            <w:lang w:val="en-US"/>
          </w:rPr>
          <w:delText xml:space="preserve">(Jackson &amp; Fahrig, 2012; Holland et al., 2004). </w:delText>
        </w:r>
      </w:del>
      <w:del w:id="45" w:author="Jason Fisher" w:date="2026-06-26T15:00:00Z" w16du:dateUtc="2026-06-26T22:00:00Z">
        <w:r w:rsidR="1185683A" w:rsidRPr="006C55CD" w:rsidDel="003160F8">
          <w:rPr>
            <w:color w:val="0B5394"/>
            <w:lang w:val="en-US"/>
          </w:rPr>
          <w:delText>W</w:delText>
        </w:r>
      </w:del>
      <w:r w:rsidR="1185683A" w:rsidRPr="006C55CD">
        <w:rPr>
          <w:color w:val="0B5394"/>
          <w:lang w:val="en-US"/>
        </w:rPr>
        <w:t xml:space="preserve">e do not attempt to quantify </w:t>
      </w:r>
      <w:r w:rsidR="00283B6A" w:rsidRPr="006C55CD">
        <w:rPr>
          <w:color w:val="0B5394"/>
          <w:lang w:val="en-US"/>
        </w:rPr>
        <w:t>habitat suitability or probability of use</w:t>
      </w:r>
      <w:r w:rsidR="1185683A" w:rsidRPr="006C55CD">
        <w:rPr>
          <w:color w:val="0B5394"/>
          <w:lang w:val="en-US"/>
        </w:rPr>
        <w:t xml:space="preserve"> across the entire buffer</w:t>
      </w:r>
      <w:r w:rsidR="00283B6A" w:rsidRPr="006C55CD">
        <w:rPr>
          <w:color w:val="0B5394"/>
          <w:lang w:val="en-US"/>
        </w:rPr>
        <w:t xml:space="preserve"> area; </w:t>
      </w:r>
      <w:r w:rsidR="1185683A" w:rsidRPr="006C55CD">
        <w:rPr>
          <w:color w:val="0B5394"/>
          <w:lang w:val="en-US"/>
        </w:rPr>
        <w:t>rather</w:t>
      </w:r>
      <w:r w:rsidR="00283B6A" w:rsidRPr="006C55CD">
        <w:rPr>
          <w:color w:val="0B5394"/>
          <w:lang w:val="en-US"/>
        </w:rPr>
        <w:t>, our goal was</w:t>
      </w:r>
      <w:r w:rsidR="1185683A" w:rsidRPr="006C55CD">
        <w:rPr>
          <w:color w:val="0B5394"/>
          <w:lang w:val="en-US"/>
        </w:rPr>
        <w:t xml:space="preserve"> to investigate the influence of features surrounding </w:t>
      </w:r>
      <w:del w:id="46" w:author="Jason Fisher" w:date="2026-06-26T15:01:00Z" w16du:dateUtc="2026-06-26T22:01:00Z">
        <w:r w:rsidR="00283B6A" w:rsidRPr="006C55CD" w:rsidDel="003160F8">
          <w:rPr>
            <w:color w:val="0B5394"/>
            <w:lang w:val="en-US"/>
          </w:rPr>
          <w:delText>the</w:delText>
        </w:r>
        <w:r w:rsidR="1185683A" w:rsidRPr="006C55CD" w:rsidDel="003160F8">
          <w:rPr>
            <w:color w:val="0B5394"/>
            <w:lang w:val="en-US"/>
          </w:rPr>
          <w:delText xml:space="preserve"> site on space us</w:delText>
        </w:r>
        <w:r w:rsidR="00283B6A" w:rsidRPr="006C55CD" w:rsidDel="003160F8">
          <w:rPr>
            <w:color w:val="0B5394"/>
            <w:lang w:val="en-US"/>
          </w:rPr>
          <w:delText>e</w:delText>
        </w:r>
      </w:del>
      <w:ins w:id="47" w:author="Jason Fisher" w:date="2026-06-26T15:01:00Z" w16du:dateUtc="2026-06-26T22:01:00Z">
        <w:r w:rsidR="003160F8">
          <w:rPr>
            <w:color w:val="0B5394"/>
            <w:lang w:val="en-US"/>
          </w:rPr>
          <w:t>the specific point in space sampled by the camera trap</w:t>
        </w:r>
      </w:ins>
      <w:r w:rsidR="1185683A" w:rsidRPr="006C55CD">
        <w:rPr>
          <w:color w:val="0B5394"/>
          <w:lang w:val="en-US"/>
        </w:rPr>
        <w:t xml:space="preserve">. </w:t>
      </w:r>
      <w:r w:rsidR="00B8631C" w:rsidRPr="006C55CD">
        <w:rPr>
          <w:color w:val="0B5394"/>
          <w:lang w:val="en-US"/>
        </w:rPr>
        <w:t>We additionally note that if there was no relationship between local space-use and features at these scales, we would not expect to see non-zero effect sizes in our models, especially with a sample size of nearly 5000 camera</w:t>
      </w:r>
      <w:ins w:id="48" w:author="Aidan Brushett" w:date="2026-06-30T17:04:00Z" w16du:dateUtc="2026-07-01T00:04:00Z">
        <w:r w:rsidR="00FB16E3">
          <w:rPr>
            <w:color w:val="0B5394"/>
            <w:lang w:val="en-US"/>
          </w:rPr>
          <w:t>-</w:t>
        </w:r>
      </w:ins>
      <w:del w:id="49" w:author="Aidan Brushett" w:date="2026-06-30T17:04:00Z" w16du:dateUtc="2026-07-01T00:04:00Z">
        <w:r w:rsidR="00B8631C" w:rsidRPr="006C55CD" w:rsidDel="00FB16E3">
          <w:rPr>
            <w:color w:val="0B5394"/>
            <w:lang w:val="en-US"/>
          </w:rPr>
          <w:delText xml:space="preserve"> </w:delText>
        </w:r>
      </w:del>
      <w:r w:rsidR="00B8631C" w:rsidRPr="006C55CD">
        <w:rPr>
          <w:color w:val="0B5394"/>
          <w:lang w:val="en-US"/>
        </w:rPr>
        <w:t xml:space="preserve">months. Our revised manuscript and re-analysis both reflect these concerns by </w:t>
      </w:r>
      <w:r w:rsidR="00B8631C" w:rsidRPr="006C55CD">
        <w:rPr>
          <w:i/>
          <w:iCs/>
          <w:color w:val="0B5394"/>
          <w:lang w:val="en-US"/>
        </w:rPr>
        <w:t xml:space="preserve">a priori </w:t>
      </w:r>
      <w:r w:rsidR="00B8631C" w:rsidRPr="006C55CD">
        <w:rPr>
          <w:color w:val="0B5394"/>
          <w:lang w:val="en-US"/>
        </w:rPr>
        <w:t>constraining the scales used in models</w:t>
      </w:r>
      <w:r w:rsidR="00C86D6C" w:rsidRPr="006C55CD">
        <w:rPr>
          <w:color w:val="0B5394"/>
          <w:lang w:val="en-US"/>
        </w:rPr>
        <w:t xml:space="preserve"> and</w:t>
      </w:r>
      <w:r w:rsidR="00B8631C" w:rsidRPr="006C55CD">
        <w:rPr>
          <w:color w:val="0B5394"/>
          <w:lang w:val="en-US"/>
        </w:rPr>
        <w:t xml:space="preserve"> qualifying our interpretation of the response </w:t>
      </w:r>
      <w:commentRangeStart w:id="50"/>
      <w:commentRangeStart w:id="51"/>
      <w:r w:rsidR="00B8631C" w:rsidRPr="006C55CD">
        <w:rPr>
          <w:color w:val="0B5394"/>
          <w:lang w:val="en-US"/>
        </w:rPr>
        <w:t>variable</w:t>
      </w:r>
      <w:commentRangeEnd w:id="50"/>
      <w:r w:rsidR="003160F8" w:rsidRPr="006C55CD">
        <w:rPr>
          <w:rStyle w:val="CommentReference"/>
          <w:color w:val="0B5394"/>
          <w:sz w:val="22"/>
          <w:szCs w:val="22"/>
          <w:lang w:val="en-US"/>
        </w:rPr>
        <w:commentReference w:id="50"/>
      </w:r>
      <w:commentRangeEnd w:id="51"/>
      <w:r w:rsidR="00241587" w:rsidRPr="006C55CD">
        <w:rPr>
          <w:rStyle w:val="CommentReference"/>
          <w:color w:val="0B5394"/>
          <w:sz w:val="22"/>
          <w:szCs w:val="22"/>
          <w:lang w:val="en-US"/>
        </w:rPr>
        <w:commentReference w:id="51"/>
      </w:r>
      <w:r w:rsidR="00C86D6C" w:rsidRPr="006C55CD">
        <w:rPr>
          <w:color w:val="0B5394"/>
          <w:lang w:val="en-US"/>
        </w:rPr>
        <w:t xml:space="preserve">. </w:t>
      </w:r>
    </w:p>
    <w:p w14:paraId="09875D6E" w14:textId="5F371F4B" w:rsidR="007E71D2" w:rsidRDefault="007E71D2" w:rsidP="006C55CD">
      <w:pPr>
        <w:rPr>
          <w:color w:val="0B5394"/>
          <w:lang w:val="en-US"/>
        </w:rPr>
      </w:pPr>
    </w:p>
    <w:p w14:paraId="68D16C9A" w14:textId="594FF545" w:rsidR="007E71D2" w:rsidDel="003160F8" w:rsidRDefault="007E71D2" w:rsidP="007E71D2">
      <w:pPr>
        <w:ind w:left="720"/>
        <w:rPr>
          <w:del w:id="52" w:author="Jason Fisher" w:date="2026-06-26T14:59:00Z" w16du:dateUtc="2026-06-26T21:59:00Z"/>
          <w:color w:val="0B5394"/>
          <w:lang w:val="en-CA"/>
        </w:rPr>
      </w:pPr>
      <w:del w:id="53" w:author="Jason Fisher" w:date="2026-06-26T14:59:00Z" w16du:dateUtc="2026-06-26T21:59:00Z">
        <w:r w:rsidRPr="007E71D2" w:rsidDel="003160F8">
          <w:rPr>
            <w:color w:val="0B5394"/>
            <w:lang w:val="en-CA"/>
          </w:rPr>
          <w:delText>Jackson, H.B. and Fahrig, L. (2015), Is research conducted at optimal scales?. Global Ecology and Biogeography, 24: 52-63. 10.1111/geb.12233 </w:delText>
        </w:r>
      </w:del>
    </w:p>
    <w:p w14:paraId="17BF7112" w14:textId="244A61AB" w:rsidR="007E71D2" w:rsidRPr="007E71D2" w:rsidDel="003160F8" w:rsidRDefault="007E71D2" w:rsidP="007E71D2">
      <w:pPr>
        <w:ind w:left="720"/>
        <w:rPr>
          <w:del w:id="54" w:author="Jason Fisher" w:date="2026-06-26T14:59:00Z" w16du:dateUtc="2026-06-26T21:59:00Z"/>
          <w:color w:val="0B5394"/>
          <w:lang w:val="en-CA"/>
        </w:rPr>
      </w:pPr>
      <w:del w:id="55" w:author="Jason Fisher" w:date="2026-06-26T14:59:00Z" w16du:dateUtc="2026-06-26T21:59:00Z">
        <w:r w:rsidRPr="007E71D2" w:rsidDel="003160F8">
          <w:rPr>
            <w:color w:val="0B5394"/>
            <w:lang w:val="en-CA"/>
          </w:rPr>
          <w:br/>
          <w:delText xml:space="preserve">Holland, J.D., Bert, D.G., &amp; Fahrig, L. (2004). Determining the Spatial Scale of Species' Response to Habitat, </w:delText>
        </w:r>
        <w:r w:rsidRPr="007E71D2" w:rsidDel="003160F8">
          <w:rPr>
            <w:i/>
            <w:iCs/>
            <w:color w:val="0B5394"/>
            <w:lang w:val="en-CA"/>
          </w:rPr>
          <w:delText>BioScience</w:delText>
        </w:r>
        <w:r w:rsidRPr="007E71D2" w:rsidDel="003160F8">
          <w:rPr>
            <w:color w:val="0B5394"/>
            <w:lang w:val="en-CA"/>
          </w:rPr>
          <w:delText>, 54(3), 227–233, 10.1641/0006-3568(2004)054[0227:DTSSOS]2.0.CO;2</w:delText>
        </w:r>
      </w:del>
    </w:p>
    <w:p w14:paraId="000000AE" w14:textId="77777777" w:rsidR="00344D24" w:rsidRPr="006C55CD" w:rsidRDefault="00344D24" w:rsidP="006C55CD">
      <w:pPr>
        <w:rPr>
          <w:b/>
          <w:bCs/>
          <w:color w:val="0B5394"/>
        </w:rPr>
      </w:pPr>
    </w:p>
    <w:p w14:paraId="000000AF" w14:textId="458C1ED0" w:rsidR="00344D24" w:rsidRPr="006C55CD" w:rsidRDefault="1185683A" w:rsidP="006C55CD">
      <w:pPr>
        <w:rPr>
          <w:color w:val="0B5394"/>
          <w:lang w:val="en-US"/>
        </w:rPr>
      </w:pPr>
      <w:r w:rsidRPr="006C55CD">
        <w:rPr>
          <w:b/>
          <w:bCs/>
          <w:color w:val="222222"/>
          <w:lang w:val="en-US"/>
        </w:rPr>
        <w:lastRenderedPageBreak/>
        <w:t xml:space="preserve">2) </w:t>
      </w:r>
      <w:r w:rsidRPr="006C55CD">
        <w:rPr>
          <w:color w:val="222222"/>
          <w:lang w:val="en-US"/>
        </w:rPr>
        <w:t>Instead, I wonder why the authors don’t combine cameras into larger landscapes, and do some averaging across multiple cameras within a given landscape. I will note that one of the key criticisms that has emerged from the substantial debate regarding the relative importance of habitat composition vs. configuration is that the unit of replication in such an evaluation should be entire landscapes, not individual sites or patches (the authors here use a site-landscape approach, where the site is the unit of analysis but metrics are calculated in the landscape around the site).  This would be more novel and directly address a key design flaw in many studies examining the composition vs. configuration debate. Or, since that sample size is low, they could conceivably create more landscapes by dividing their pre-existing landscapes into smaller units that contain multiple cameras. I think this would be more relevant to the current debate and some ameliorate my concerns in #1 above. I could also see an analysis at the camera scale as the authors do here, complemented by and analysis at the larger scale.</w:t>
      </w:r>
    </w:p>
    <w:p w14:paraId="000000B0" w14:textId="77777777" w:rsidR="00344D24" w:rsidRDefault="00344D24" w:rsidP="006C55CD">
      <w:pPr>
        <w:rPr>
          <w:ins w:id="56" w:author="Jason Fisher" w:date="2026-06-26T15:03:00Z" w16du:dateUtc="2026-06-26T22:03:00Z"/>
          <w:color w:val="0B5394"/>
        </w:rPr>
      </w:pPr>
    </w:p>
    <w:p w14:paraId="4EB68F28" w14:textId="2FFA1C50" w:rsidR="003160F8" w:rsidRPr="00E01B5A" w:rsidRDefault="003160F8" w:rsidP="006C55CD">
      <w:pPr>
        <w:rPr>
          <w:strike/>
          <w:color w:val="0B5394"/>
          <w:rPrChange w:id="57" w:author="Jason Fisher" w:date="2026-06-26T15:07:00Z" w16du:dateUtc="2026-06-26T22:07:00Z">
            <w:rPr>
              <w:color w:val="0B5394"/>
            </w:rPr>
          </w:rPrChange>
        </w:rPr>
      </w:pPr>
      <w:ins w:id="58" w:author="Jason Fisher" w:date="2026-06-26T15:03:00Z" w16du:dateUtc="2026-06-26T22:03:00Z">
        <w:r>
          <w:rPr>
            <w:color w:val="0B5394"/>
          </w:rPr>
          <w:t>I believe what we are seeing here is a disconnect between what we did and what the reviewer thinks we were trying to do. You are suggesting we quantify variance in patch-use across multip</w:t>
        </w:r>
      </w:ins>
      <w:ins w:id="59" w:author="Jason Fisher" w:date="2026-06-26T15:04:00Z" w16du:dateUtc="2026-06-26T22:04:00Z">
        <w:r>
          <w:rPr>
            <w:color w:val="0B5394"/>
          </w:rPr>
          <w:t>l</w:t>
        </w:r>
      </w:ins>
      <w:ins w:id="60" w:author="Jason Fisher" w:date="2026-06-26T15:03:00Z" w16du:dateUtc="2026-06-26T22:03:00Z">
        <w:r>
          <w:rPr>
            <w:color w:val="0B5394"/>
          </w:rPr>
          <w:t>e patches typ</w:t>
        </w:r>
      </w:ins>
      <w:ins w:id="61" w:author="Jason Fisher" w:date="2026-06-26T15:04:00Z" w16du:dateUtc="2026-06-26T22:04:00Z">
        <w:r>
          <w:rPr>
            <w:color w:val="0B5394"/>
          </w:rPr>
          <w:t>e</w:t>
        </w:r>
      </w:ins>
      <w:ins w:id="62" w:author="Jason Fisher" w:date="2026-06-26T15:03:00Z" w16du:dateUtc="2026-06-26T22:03:00Z">
        <w:r>
          <w:rPr>
            <w:color w:val="0B5394"/>
          </w:rPr>
          <w:t>s within a landscape by cluster samp</w:t>
        </w:r>
      </w:ins>
      <w:ins w:id="63" w:author="Jason Fisher" w:date="2026-06-26T15:04:00Z" w16du:dateUtc="2026-06-26T22:04:00Z">
        <w:r>
          <w:rPr>
            <w:color w:val="0B5394"/>
          </w:rPr>
          <w:t>l</w:t>
        </w:r>
      </w:ins>
      <w:ins w:id="64" w:author="Jason Fisher" w:date="2026-06-26T15:03:00Z" w16du:dateUtc="2026-06-26T22:03:00Z">
        <w:r>
          <w:rPr>
            <w:color w:val="0B5394"/>
          </w:rPr>
          <w:t xml:space="preserve">ing. </w:t>
        </w:r>
      </w:ins>
      <w:ins w:id="65" w:author="Jason Fisher" w:date="2026-06-26T15:04:00Z" w16du:dateUtc="2026-06-26T22:04:00Z">
        <w:r w:rsidR="00E01B5A">
          <w:rPr>
            <w:color w:val="0B5394"/>
          </w:rPr>
          <w:t xml:space="preserve">This would be very useful if our objective was to understand variation in space-use across different patch types within an “ecological neighbourhood”. That is a </w:t>
        </w:r>
      </w:ins>
      <w:ins w:id="66" w:author="Jason Fisher" w:date="2026-06-26T15:05:00Z" w16du:dateUtc="2026-06-26T22:05:00Z">
        <w:r w:rsidR="00E01B5A">
          <w:rPr>
            <w:color w:val="0B5394"/>
          </w:rPr>
          <w:t>separate</w:t>
        </w:r>
      </w:ins>
      <w:ins w:id="67" w:author="Jason Fisher" w:date="2026-06-26T15:04:00Z" w16du:dateUtc="2026-06-26T22:04:00Z">
        <w:r w:rsidR="00E01B5A">
          <w:rPr>
            <w:color w:val="0B5394"/>
          </w:rPr>
          <w:t xml:space="preserve"> unto itself</w:t>
        </w:r>
      </w:ins>
      <w:ins w:id="68" w:author="Jason Fisher" w:date="2026-06-26T15:05:00Z" w16du:dateUtc="2026-06-26T22:05:00Z">
        <w:r w:rsidR="00E01B5A">
          <w:rPr>
            <w:color w:val="0B5394"/>
          </w:rPr>
          <w:t xml:space="preserve"> – more analogous to</w:t>
        </w:r>
      </w:ins>
      <w:ins w:id="69" w:author="Jason Fisher" w:date="2026-06-26T15:10:00Z" w16du:dateUtc="2026-06-26T22:10:00Z">
        <w:r w:rsidR="00E01B5A">
          <w:rPr>
            <w:color w:val="0B5394"/>
          </w:rPr>
          <w:t xml:space="preserve"> 3</w:t>
        </w:r>
        <w:r w:rsidR="00E01B5A" w:rsidRPr="00E01B5A">
          <w:rPr>
            <w:color w:val="0B5394"/>
            <w:vertAlign w:val="superscript"/>
            <w:rPrChange w:id="70" w:author="Jason Fisher" w:date="2026-06-26T15:10:00Z" w16du:dateUtc="2026-06-26T22:10:00Z">
              <w:rPr>
                <w:color w:val="0B5394"/>
              </w:rPr>
            </w:rPrChange>
          </w:rPr>
          <w:t>rd</w:t>
        </w:r>
        <w:r w:rsidR="00E01B5A">
          <w:rPr>
            <w:color w:val="0B5394"/>
          </w:rPr>
          <w:t xml:space="preserve">-order </w:t>
        </w:r>
      </w:ins>
      <w:ins w:id="71" w:author="Jason Fisher" w:date="2026-06-26T15:11:00Z" w16du:dateUtc="2026-06-26T22:11:00Z">
        <w:r w:rsidR="00E01B5A">
          <w:rPr>
            <w:color w:val="0B5394"/>
          </w:rPr>
          <w:t xml:space="preserve">habitat selection </w:t>
        </w:r>
      </w:ins>
      <w:r w:rsidR="00E01B5A">
        <w:rPr>
          <w:color w:val="0B5394"/>
        </w:rPr>
        <w:fldChar w:fldCharType="begin"/>
      </w:r>
      <w:r w:rsidR="00E01B5A">
        <w:rPr>
          <w:color w:val="0B5394"/>
        </w:rPr>
        <w:instrText xml:space="preserve"> ADDIN EN.CITE &lt;EndNote&gt;&lt;Cite&gt;&lt;Author&gt;Johnson&lt;/Author&gt;&lt;Year&gt;1980&lt;/Year&gt;&lt;RecNum&gt;979&lt;/RecNum&gt;&lt;DisplayText&gt;(Johnson 1980)&lt;/DisplayText&gt;&lt;record&gt;&lt;rec-number&gt;979&lt;/rec-number&gt;&lt;foreign-keys&gt;&lt;key app="EN" db-id="zttw0f50sp2daeezft0vvrfdzpdzpw95p2rp" timestamp="1634232891"&gt;979&lt;/key&gt;&lt;/foreign-keys&gt;&lt;ref-type name="Journal Article"&gt;17&lt;/ref-type&gt;&lt;contributors&gt;&lt;authors&gt;&lt;author&gt;Johnson, Douglas H&lt;/author&gt;&lt;/authors&gt;&lt;/contributors&gt;&lt;titles&gt;&lt;title&gt;The comparison of usage and availability measurements for evaluating resource preference&lt;/title&gt;&lt;secondary-title&gt;Ecology&lt;/secondary-title&gt;&lt;/titles&gt;&lt;periodical&gt;&lt;full-title&gt;Ecology&lt;/full-title&gt;&lt;/periodical&gt;&lt;pages&gt;65-71&lt;/pages&gt;&lt;volume&gt;61&lt;/volume&gt;&lt;number&gt;1&lt;/number&gt;&lt;dates&gt;&lt;year&gt;1980&lt;/year&gt;&lt;/dates&gt;&lt;isbn&gt;1939-9170&lt;/isbn&gt;&lt;urls&gt;&lt;/urls&gt;&lt;/record&gt;&lt;/Cite&gt;&lt;/EndNote&gt;</w:instrText>
      </w:r>
      <w:r w:rsidR="00E01B5A">
        <w:rPr>
          <w:color w:val="0B5394"/>
        </w:rPr>
        <w:fldChar w:fldCharType="separate"/>
      </w:r>
      <w:r w:rsidR="00E01B5A">
        <w:rPr>
          <w:noProof/>
          <w:color w:val="0B5394"/>
        </w:rPr>
        <w:t>(Johnson 1980)</w:t>
      </w:r>
      <w:r w:rsidR="00E01B5A">
        <w:rPr>
          <w:color w:val="0B5394"/>
        </w:rPr>
        <w:fldChar w:fldCharType="end"/>
      </w:r>
      <w:ins w:id="72" w:author="Jason Fisher" w:date="2026-06-26T15:11:00Z" w16du:dateUtc="2026-06-26T22:11:00Z">
        <w:r w:rsidR="00E01B5A">
          <w:rPr>
            <w:color w:val="0B5394"/>
          </w:rPr>
          <w:t xml:space="preserve"> </w:t>
        </w:r>
      </w:ins>
      <w:ins w:id="73" w:author="Jason Fisher" w:date="2026-06-26T15:05:00Z" w16du:dateUtc="2026-06-26T22:05:00Z">
        <w:r w:rsidR="00E01B5A">
          <w:rPr>
            <w:color w:val="0B5394"/>
          </w:rPr>
          <w:t xml:space="preserve">telemetry-based </w:t>
        </w:r>
      </w:ins>
      <w:ins w:id="74" w:author="Jason Fisher" w:date="2026-06-26T15:11:00Z" w16du:dateUtc="2026-06-26T22:11:00Z">
        <w:r w:rsidR="00E01B5A">
          <w:rPr>
            <w:color w:val="0B5394"/>
          </w:rPr>
          <w:t>study</w:t>
        </w:r>
      </w:ins>
      <w:ins w:id="75" w:author="Jason Fisher" w:date="2026-06-26T15:05:00Z" w16du:dateUtc="2026-06-26T22:05:00Z">
        <w:r w:rsidR="00E01B5A">
          <w:rPr>
            <w:color w:val="0B5394"/>
          </w:rPr>
          <w:t xml:space="preserve"> in which frequency of use of each type of patch</w:t>
        </w:r>
      </w:ins>
      <w:ins w:id="76" w:author="Jason Fisher" w:date="2026-06-26T15:06:00Z" w16du:dateUtc="2026-06-26T22:06:00Z">
        <w:r w:rsidR="00E01B5A">
          <w:rPr>
            <w:color w:val="0B5394"/>
          </w:rPr>
          <w:t xml:space="preserve"> within a home range is analyzed. This </w:t>
        </w:r>
      </w:ins>
      <w:ins w:id="77" w:author="Jason Fisher" w:date="2026-06-26T15:04:00Z" w16du:dateUtc="2026-06-26T22:04:00Z">
        <w:r w:rsidR="00E01B5A">
          <w:rPr>
            <w:color w:val="0B5394"/>
          </w:rPr>
          <w:t>would require an entirely different sam</w:t>
        </w:r>
      </w:ins>
      <w:ins w:id="78" w:author="Jason Fisher" w:date="2026-06-26T15:05:00Z" w16du:dateUtc="2026-06-26T22:05:00Z">
        <w:r w:rsidR="00E01B5A">
          <w:rPr>
            <w:color w:val="0B5394"/>
          </w:rPr>
          <w:t>pling design</w:t>
        </w:r>
      </w:ins>
      <w:ins w:id="79" w:author="Jason Fisher" w:date="2026-06-26T15:11:00Z" w16du:dateUtc="2026-06-26T22:11:00Z">
        <w:r w:rsidR="00E01B5A">
          <w:rPr>
            <w:color w:val="0B5394"/>
          </w:rPr>
          <w:t xml:space="preserve"> (</w:t>
        </w:r>
      </w:ins>
      <w:ins w:id="80" w:author="Jason Fisher" w:date="2026-06-26T15:05:00Z" w16du:dateUtc="2026-06-26T22:05:00Z">
        <w:r w:rsidR="00E01B5A">
          <w:rPr>
            <w:color w:val="0B5394"/>
          </w:rPr>
          <w:t xml:space="preserve">along the lines of the one the reviewer has </w:t>
        </w:r>
      </w:ins>
      <w:ins w:id="81" w:author="Jason Fisher" w:date="2026-06-26T15:11:00Z" w16du:dateUtc="2026-06-26T22:11:00Z">
        <w:r w:rsidR="00E01B5A">
          <w:rPr>
            <w:color w:val="0B5394"/>
          </w:rPr>
          <w:t>suggested) but</w:t>
        </w:r>
      </w:ins>
      <w:ins w:id="82" w:author="Jason Fisher" w:date="2026-06-26T15:06:00Z" w16du:dateUtc="2026-06-26T22:06:00Z">
        <w:r w:rsidR="00E01B5A">
          <w:rPr>
            <w:color w:val="0B5394"/>
          </w:rPr>
          <w:t xml:space="preserve"> was not our aim at all. </w:t>
        </w:r>
      </w:ins>
    </w:p>
    <w:p w14:paraId="000000B1" w14:textId="0CC6B625" w:rsidR="00344D24" w:rsidRPr="00E01B5A" w:rsidRDefault="1185683A" w:rsidP="006C55CD">
      <w:pPr>
        <w:rPr>
          <w:strike/>
          <w:color w:val="0B5394"/>
          <w:lang w:val="en-US"/>
          <w:rPrChange w:id="83" w:author="Jason Fisher" w:date="2026-06-26T15:07:00Z" w16du:dateUtc="2026-06-26T22:07:00Z">
            <w:rPr>
              <w:color w:val="0B5394"/>
              <w:lang w:val="en-US"/>
            </w:rPr>
          </w:rPrChange>
        </w:rPr>
      </w:pPr>
      <w:commentRangeStart w:id="84"/>
      <w:commentRangeStart w:id="85"/>
      <w:r w:rsidRPr="00E01B5A">
        <w:rPr>
          <w:strike/>
          <w:color w:val="0B5394"/>
          <w:lang w:val="en-US"/>
          <w:rPrChange w:id="86" w:author="Jason Fisher" w:date="2026-06-26T15:07:00Z" w16du:dateUtc="2026-06-26T22:07:00Z">
            <w:rPr>
              <w:color w:val="0B5394"/>
              <w:lang w:val="en-US"/>
            </w:rPr>
          </w:rPrChange>
        </w:rPr>
        <w:t xml:space="preserve">This would be an excellent approach for a </w:t>
      </w:r>
      <w:r w:rsidR="009A314C" w:rsidRPr="00E01B5A">
        <w:rPr>
          <w:strike/>
          <w:color w:val="0B5394"/>
          <w:lang w:val="en-US"/>
          <w:rPrChange w:id="87" w:author="Jason Fisher" w:date="2026-06-26T15:07:00Z" w16du:dateUtc="2026-06-26T22:07:00Z">
            <w:rPr>
              <w:color w:val="0B5394"/>
              <w:lang w:val="en-US"/>
            </w:rPr>
          </w:rPrChange>
        </w:rPr>
        <w:t>larger-bodied</w:t>
      </w:r>
      <w:r w:rsidRPr="00E01B5A">
        <w:rPr>
          <w:strike/>
          <w:color w:val="0B5394"/>
          <w:lang w:val="en-US"/>
          <w:rPrChange w:id="88" w:author="Jason Fisher" w:date="2026-06-26T15:07:00Z" w16du:dateUtc="2026-06-26T22:07:00Z">
            <w:rPr>
              <w:color w:val="0B5394"/>
              <w:lang w:val="en-US"/>
            </w:rPr>
          </w:rPrChange>
        </w:rPr>
        <w:t xml:space="preserve"> species, and we thank the reviewer for suggesting it.</w:t>
      </w:r>
      <w:commentRangeEnd w:id="84"/>
      <w:r w:rsidR="00E01B5A" w:rsidRPr="00E01B5A">
        <w:rPr>
          <w:rStyle w:val="CommentReference"/>
          <w:strike/>
          <w:color w:val="0B5394"/>
          <w:sz w:val="22"/>
          <w:szCs w:val="22"/>
          <w:lang w:val="en-US"/>
          <w:rPrChange w:id="89" w:author="Jason Fisher" w:date="2026-06-26T15:07:00Z" w16du:dateUtc="2026-06-26T22:07:00Z">
            <w:rPr>
              <w:rStyle w:val="CommentReference"/>
              <w:color w:val="0B5394"/>
              <w:sz w:val="22"/>
              <w:szCs w:val="22"/>
              <w:lang w:val="en-US"/>
            </w:rPr>
          </w:rPrChange>
        </w:rPr>
        <w:commentReference w:id="84"/>
      </w:r>
      <w:commentRangeEnd w:id="85"/>
      <w:r w:rsidR="000611CC" w:rsidRPr="00E01B5A">
        <w:rPr>
          <w:rStyle w:val="CommentReference"/>
          <w:strike/>
          <w:color w:val="0B5394"/>
          <w:sz w:val="22"/>
          <w:szCs w:val="22"/>
          <w:lang w:val="en-US"/>
          <w:rPrChange w:id="90" w:author="Jason Fisher" w:date="2026-06-26T15:07:00Z" w16du:dateUtc="2026-06-26T22:07:00Z">
            <w:rPr>
              <w:rStyle w:val="CommentReference"/>
              <w:color w:val="0B5394"/>
              <w:sz w:val="22"/>
              <w:szCs w:val="22"/>
              <w:lang w:val="en-US"/>
            </w:rPr>
          </w:rPrChange>
        </w:rPr>
        <w:commentReference w:id="85"/>
      </w:r>
      <w:r w:rsidRPr="00E01B5A">
        <w:rPr>
          <w:strike/>
          <w:color w:val="0B5394"/>
          <w:lang w:val="en-US"/>
          <w:rPrChange w:id="91" w:author="Jason Fisher" w:date="2026-06-26T15:07:00Z" w16du:dateUtc="2026-06-26T22:07:00Z">
            <w:rPr>
              <w:color w:val="0B5394"/>
              <w:lang w:val="en-US"/>
            </w:rPr>
          </w:rPrChange>
        </w:rPr>
        <w:t xml:space="preserve"> This is an important way forward for other mammal work that we would like to explore in </w:t>
      </w:r>
      <w:r w:rsidR="009A314C" w:rsidRPr="00E01B5A">
        <w:rPr>
          <w:strike/>
          <w:color w:val="0B5394"/>
          <w:lang w:val="en-US"/>
          <w:rPrChange w:id="92" w:author="Jason Fisher" w:date="2026-06-26T15:07:00Z" w16du:dateUtc="2026-06-26T22:07:00Z">
            <w:rPr>
              <w:color w:val="0B5394"/>
              <w:lang w:val="en-US"/>
            </w:rPr>
          </w:rPrChange>
        </w:rPr>
        <w:t>future</w:t>
      </w:r>
      <w:r w:rsidRPr="00E01B5A">
        <w:rPr>
          <w:strike/>
          <w:color w:val="0B5394"/>
          <w:lang w:val="en-US"/>
          <w:rPrChange w:id="93" w:author="Jason Fisher" w:date="2026-06-26T15:07:00Z" w16du:dateUtc="2026-06-26T22:07:00Z">
            <w:rPr>
              <w:color w:val="0B5394"/>
              <w:lang w:val="en-US"/>
            </w:rPr>
          </w:rPrChange>
        </w:rPr>
        <w:t xml:space="preserve"> work. We note that while it would be novel, this suggestion does present two problems for this particular analysis</w:t>
      </w:r>
      <w:r w:rsidR="009A314C" w:rsidRPr="00E01B5A">
        <w:rPr>
          <w:strike/>
          <w:color w:val="0B5394"/>
          <w:lang w:val="en-US"/>
          <w:rPrChange w:id="94" w:author="Jason Fisher" w:date="2026-06-26T15:07:00Z" w16du:dateUtc="2026-06-26T22:07:00Z">
            <w:rPr>
              <w:color w:val="0B5394"/>
              <w:lang w:val="en-US"/>
            </w:rPr>
          </w:rPrChange>
        </w:rPr>
        <w:t xml:space="preserve"> of red squirrels</w:t>
      </w:r>
      <w:r w:rsidRPr="00E01B5A">
        <w:rPr>
          <w:strike/>
          <w:color w:val="0B5394"/>
          <w:lang w:val="en-US"/>
          <w:rPrChange w:id="95" w:author="Jason Fisher" w:date="2026-06-26T15:07:00Z" w16du:dateUtc="2026-06-26T22:07:00Z">
            <w:rPr>
              <w:color w:val="0B5394"/>
              <w:lang w:val="en-US"/>
            </w:rPr>
          </w:rPrChange>
        </w:rPr>
        <w:t>:</w:t>
      </w:r>
    </w:p>
    <w:p w14:paraId="000000B2" w14:textId="58769D3D" w:rsidR="00344D24" w:rsidRPr="00F07E10" w:rsidRDefault="00E01B5A" w:rsidP="006C55CD">
      <w:pPr>
        <w:numPr>
          <w:ilvl w:val="0"/>
          <w:numId w:val="6"/>
        </w:numPr>
        <w:rPr>
          <w:strike/>
          <w:color w:val="0B5394"/>
          <w:rPrChange w:id="96" w:author="Jason Fisher" w:date="2026-06-26T15:15:00Z" w16du:dateUtc="2026-06-26T22:15:00Z">
            <w:rPr>
              <w:color w:val="0B5394"/>
            </w:rPr>
          </w:rPrChange>
        </w:rPr>
      </w:pPr>
      <w:ins w:id="97" w:author="Jason Fisher" w:date="2026-06-26T15:08:00Z" w16du:dateUtc="2026-06-26T22:08:00Z">
        <w:r>
          <w:rPr>
            <w:color w:val="0B5394"/>
          </w:rPr>
          <w:t>Instead,</w:t>
        </w:r>
      </w:ins>
      <w:ins w:id="98" w:author="Jason Fisher" w:date="2026-06-26T15:07:00Z" w16du:dateUtc="2026-06-26T22:07:00Z">
        <w:r>
          <w:rPr>
            <w:color w:val="0B5394"/>
          </w:rPr>
          <w:t xml:space="preserve"> we adopt a Eulerian approa</w:t>
        </w:r>
      </w:ins>
      <w:ins w:id="99" w:author="Jason Fisher" w:date="2026-06-26T15:08:00Z" w16du:dateUtc="2026-06-26T22:08:00Z">
        <w:r>
          <w:rPr>
            <w:color w:val="0B5394"/>
          </w:rPr>
          <w:t xml:space="preserve">ch where the point in space is the sampling unit of interest, and one characterizes this point. (See </w:t>
        </w:r>
      </w:ins>
      <w:r>
        <w:rPr>
          <w:color w:val="0B5394"/>
        </w:rPr>
        <w:fldChar w:fldCharType="begin"/>
      </w:r>
      <w:r>
        <w:rPr>
          <w:color w:val="0B5394"/>
        </w:rPr>
        <w:instrText xml:space="preserve"> ADDIN EN.CITE &lt;EndNote&gt;&lt;Cite AuthorYear="1"&gt;&lt;Author&gt;Bassing&lt;/Author&gt;&lt;Year&gt;2023&lt;/Year&gt;&lt;RecNum&gt;2086&lt;/RecNum&gt;&lt;DisplayText&gt;Bassing et al. (2023)&lt;/DisplayText&gt;&lt;record&gt;&lt;rec-number&gt;2086&lt;/rec-number&gt;&lt;foreign-keys&gt;&lt;key app="EN" db-id="zttw0f50sp2daeezft0vvrfdzpdzpw95p2rp" timestamp="1765834128"&gt;2086&lt;/key&gt;&lt;/foreign-keys&gt;&lt;ref-type name="Journal Article"&gt;17&lt;/ref-type&gt;&lt;contributors&gt;&lt;authors&gt;&lt;author&gt;Bassing, Sarah B&lt;/author&gt;&lt;author&gt;DeVivo, Melia&lt;/author&gt;&lt;author&gt;Ganz, Taylor R&lt;/author&gt;&lt;author&gt;Kertson, Brian N&lt;/author&gt;&lt;author&gt;Prugh, Laura R&lt;/author&gt;&lt;author&gt;Roussin, Trent&lt;/author&gt;&lt;author&gt;Satterfield, Lauren&lt;/author&gt;&lt;author&gt;Windell, Rebecca M&lt;/author&gt;&lt;author&gt;Wirsing, Aaron J&lt;/author&gt;&lt;author&gt;Gardner, Beth&lt;/author&gt;&lt;/authors&gt;&lt;/contributors&gt;&lt;titles&gt;&lt;title&gt;Are we telling the same story? Comparing inferences made from camera trap and telemetry data for wildlife monitoring&lt;/title&gt;&lt;secondary-title&gt;Ecological Applications&lt;/secondary-title&gt;&lt;/titles&gt;&lt;periodical&gt;&lt;full-title&gt;Ecological Applications&lt;/full-title&gt;&lt;/periodical&gt;&lt;pages&gt;e2745&lt;/pages&gt;&lt;volume&gt;33&lt;/volume&gt;&lt;number&gt;1&lt;/number&gt;&lt;dates&gt;&lt;year&gt;2023&lt;/year&gt;&lt;/dates&gt;&lt;isbn&gt;1051-0761&lt;/isbn&gt;&lt;urls&gt;&lt;/urls&gt;&lt;/record&gt;&lt;/Cite&gt;&lt;/EndNote&gt;</w:instrText>
      </w:r>
      <w:r>
        <w:rPr>
          <w:color w:val="0B5394"/>
        </w:rPr>
        <w:fldChar w:fldCharType="separate"/>
      </w:r>
      <w:r>
        <w:rPr>
          <w:noProof/>
          <w:color w:val="0B5394"/>
        </w:rPr>
        <w:t>Bassing et al. (2023)</w:t>
      </w:r>
      <w:r>
        <w:rPr>
          <w:color w:val="0B5394"/>
        </w:rPr>
        <w:fldChar w:fldCharType="end"/>
      </w:r>
      <w:ins w:id="100" w:author="Jason Fisher" w:date="2026-06-26T15:09:00Z" w16du:dateUtc="2026-06-26T22:09:00Z">
        <w:r>
          <w:rPr>
            <w:color w:val="0B5394"/>
          </w:rPr>
          <w:t xml:space="preserve"> for a full treatment of this question).</w:t>
        </w:r>
      </w:ins>
      <w:ins w:id="101" w:author="Jason Fisher" w:date="2026-06-26T15:12:00Z" w16du:dateUtc="2026-06-26T22:12:00Z">
        <w:r>
          <w:rPr>
            <w:color w:val="0B5394"/>
          </w:rPr>
          <w:t xml:space="preserve"> Our research design was </w:t>
        </w:r>
      </w:ins>
      <w:ins w:id="102" w:author="Jason Fisher" w:date="2026-06-26T15:14:00Z" w16du:dateUtc="2026-06-26T22:14:00Z">
        <w:r>
          <w:rPr>
            <w:color w:val="0B5394"/>
          </w:rPr>
          <w:t>created by multiple scientists</w:t>
        </w:r>
      </w:ins>
      <w:ins w:id="103" w:author="Jason Fisher" w:date="2026-06-26T15:12:00Z" w16du:dateUtc="2026-06-26T22:12:00Z">
        <w:r>
          <w:rPr>
            <w:color w:val="0B5394"/>
          </w:rPr>
          <w:t xml:space="preserve"> for a range of taxa i</w:t>
        </w:r>
      </w:ins>
      <w:ins w:id="104" w:author="Jason Fisher" w:date="2026-06-26T15:13:00Z" w16du:dateUtc="2026-06-26T22:13:00Z">
        <w:r>
          <w:rPr>
            <w:color w:val="0B5394"/>
          </w:rPr>
          <w:t xml:space="preserve">ncluding birds, amphibians, and mammals ranging in size from red squirrels and up </w:t>
        </w:r>
      </w:ins>
      <w:r w:rsidR="00F07E10">
        <w:rPr>
          <w:color w:val="0B5394"/>
        </w:rPr>
        <w:fldChar w:fldCharType="begin"/>
      </w:r>
      <w:r w:rsidR="00F07E10">
        <w:rPr>
          <w:color w:val="0B5394"/>
        </w:rPr>
        <w:instrText xml:space="preserve"> ADDIN EN.CITE &lt;EndNote&gt;&lt;Cite&gt;&lt;Author&gt;Bayne&lt;/Author&gt;&lt;Year&gt;2021&lt;/Year&gt;&lt;RecNum&gt;1640&lt;/RecNum&gt;&lt;DisplayText&gt;(Bayne et al. 2021)&lt;/DisplayText&gt;&lt;record&gt;&lt;rec-number&gt;1640&lt;/rec-number&gt;&lt;foreign-keys&gt;&lt;key app="EN" db-id="zttw0f50sp2daeezft0vvrfdzpdzpw95p2rp" timestamp="1689724853"&gt;1640&lt;/key&gt;&lt;/foreign-keys&gt;&lt;ref-type name="Report"&gt;27&lt;/ref-type&gt;&lt;contributors&gt;&lt;authors&gt;&lt;author&gt;Bayne, Erin&lt;/author&gt;&lt;author&gt;Dennett, Jacqueline&lt;/author&gt;&lt;author&gt;Dooley, J.&lt;/author&gt;&lt;author&gt;Kohler, Monica&lt;/author&gt;&lt;author&gt;Ball, Jeffrey&lt;/author&gt;&lt;author&gt;Bidwell, M.&lt;/author&gt;&lt;author&gt;Braid, Andrew&lt;/author&gt;&lt;author&gt;Chetelat, J.&lt;/author&gt;&lt;author&gt;Dilligeard, E.&lt;/author&gt;&lt;author&gt;Farr, Dan&lt;/author&gt;&lt;author&gt;Fisher, Jason T.&lt;/author&gt;&lt;author&gt;Freemark, Maureen&lt;/author&gt;&lt;author&gt;Foster, Kenneth R&lt;/author&gt;&lt;author&gt;Godwin, Christina&lt;/author&gt;&lt;author&gt;Hebert, Craig E&lt;/author&gt;&lt;author&gt;Huggard, David J&lt;/author&gt;&lt;author&gt;McIssac, D.&lt;/author&gt;&lt;author&gt;Narwani, Tara&lt;/author&gt;&lt;author&gt;Nielsen, Scott E.&lt;/author&gt;&lt;author&gt;Pauli, Bruce&lt;/author&gt;&lt;author&gt;Prasad, S.&lt;/author&gt;&lt;author&gt;Roberts, David R.&lt;/author&gt;&lt;author&gt;Slater, Simon&lt;/author&gt;&lt;author&gt;Song, Samantha J.&lt;/author&gt;&lt;author&gt;Swanson, S.&lt;/author&gt;&lt;author&gt;Thomas, P. J.&lt;/author&gt;&lt;author&gt;Toms, Judith D&lt;/author&gt;&lt;author&gt;Twitchell, Colin&lt;/author&gt;&lt;author&gt;White, Shannon R&lt;/author&gt;&lt;author&gt;Wyatt, Faye&lt;/author&gt;&lt;author&gt;Mundy, Lukas&lt;/author&gt;&lt;/authors&gt;&lt;tertiary-authors&gt;&lt;author&gt;Government of Alberta&lt;/author&gt;&lt;/tertiary-authors&gt;&lt;/contributors&gt;&lt;titles&gt;&lt;title&gt;Oil Sands Monitoring Program: A Before-After Dose-Response Terrestrial Biological Monitoring Framework for the Oil Sands. (OSM Technical Report Series No. 7).&lt;/title&gt;&lt;/titles&gt;&lt;dates&gt;&lt;year&gt;2021&lt;/year&gt;&lt;/dates&gt;&lt;pub-location&gt;Edmonton, Alberta&lt;/pub-location&gt;&lt;urls&gt;&lt;related-urls&gt;&lt;url&gt;https://open.alberta.ca/publications/9781460151341&lt;/url&gt;&lt;/related-urls&gt;&lt;/urls&gt;&lt;access-date&gt;July 18 2023&lt;/access-date&gt;&lt;/record&gt;&lt;/Cite&gt;&lt;/EndNote&gt;</w:instrText>
      </w:r>
      <w:r w:rsidR="00F07E10">
        <w:rPr>
          <w:color w:val="0B5394"/>
        </w:rPr>
        <w:fldChar w:fldCharType="separate"/>
      </w:r>
      <w:r w:rsidR="00F07E10">
        <w:rPr>
          <w:noProof/>
          <w:color w:val="0B5394"/>
        </w:rPr>
        <w:t>(Bayne et al. 2021)</w:t>
      </w:r>
      <w:r w:rsidR="00F07E10">
        <w:rPr>
          <w:color w:val="0B5394"/>
        </w:rPr>
        <w:fldChar w:fldCharType="end"/>
      </w:r>
      <w:ins w:id="105" w:author="Jason Fisher" w:date="2026-06-26T15:13:00Z" w16du:dateUtc="2026-06-26T22:13:00Z">
        <w:r>
          <w:rPr>
            <w:color w:val="0B5394"/>
          </w:rPr>
          <w:t>.</w:t>
        </w:r>
      </w:ins>
      <w:ins w:id="106" w:author="Jason Fisher" w:date="2026-06-26T15:14:00Z" w16du:dateUtc="2026-06-26T22:14:00Z">
        <w:r>
          <w:rPr>
            <w:color w:val="0B5394"/>
          </w:rPr>
          <w:t xml:space="preserve"> Such a broad taxic effort necessarily draws</w:t>
        </w:r>
      </w:ins>
      <w:ins w:id="107" w:author="Jason Fisher" w:date="2026-06-26T15:15:00Z" w16du:dateUtc="2026-06-26T22:15:00Z">
        <w:r>
          <w:rPr>
            <w:color w:val="0B5394"/>
          </w:rPr>
          <w:t xml:space="preserve"> upon a </w:t>
        </w:r>
        <w:del w:id="108" w:author="Aidan Brushett" w:date="2026-06-30T22:19:00Z" w16du:dateUtc="2026-07-01T05:19:00Z">
          <w:r w:rsidDel="00A334EB">
            <w:rPr>
              <w:color w:val="0B5394"/>
            </w:rPr>
            <w:delText>Eulerian</w:delText>
          </w:r>
        </w:del>
      </w:ins>
      <w:ins w:id="109" w:author="Aidan Brushett" w:date="2026-06-30T22:19:00Z" w16du:dateUtc="2026-07-01T05:19:00Z">
        <w:r w:rsidR="00A334EB">
          <w:rPr>
            <w:color w:val="0B5394"/>
          </w:rPr>
          <w:t>fixed coordinate-based,</w:t>
        </w:r>
      </w:ins>
      <w:ins w:id="110" w:author="Jason Fisher" w:date="2026-06-26T15:15:00Z" w16du:dateUtc="2026-06-26T22:15:00Z">
        <w:r>
          <w:rPr>
            <w:color w:val="0B5394"/>
          </w:rPr>
          <w:t xml:space="preserve"> multi-scale approach</w:t>
        </w:r>
        <w:r w:rsidR="00F07E10">
          <w:rPr>
            <w:color w:val="0B5394"/>
          </w:rPr>
          <w:t>. This approach is the one most com</w:t>
        </w:r>
      </w:ins>
      <w:ins w:id="111" w:author="Jason Fisher" w:date="2026-06-26T15:16:00Z" w16du:dateUtc="2026-06-26T22:16:00Z">
        <w:r w:rsidR="00F07E10">
          <w:rPr>
            <w:color w:val="0B5394"/>
          </w:rPr>
          <w:t xml:space="preserve">monly used for camera-trap studies </w:t>
        </w:r>
      </w:ins>
      <w:r w:rsidR="00F07E10">
        <w:rPr>
          <w:color w:val="0B5394"/>
        </w:rPr>
        <w:fldChar w:fldCharType="begin">
          <w:fldData xml:space="preserve">PEVuZE5vdGU+PENpdGU+PEF1dGhvcj5Sb3Zlcm88L0F1dGhvcj48WWVhcj4yMDE2PC9ZZWFyPjxS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</w:fldData>
        </w:fldChar>
      </w:r>
      <w:r w:rsidR="00F07E10">
        <w:rPr>
          <w:color w:val="0B5394"/>
        </w:rPr>
        <w:instrText xml:space="preserve"> ADDIN EN.CITE </w:instrText>
      </w:r>
      <w:r w:rsidR="00F07E10">
        <w:rPr>
          <w:color w:val="0B5394"/>
        </w:rPr>
        <w:fldChar w:fldCharType="begin">
          <w:fldData xml:space="preserve">PEVuZE5vdGU+PENpdGU+PEF1dGhvcj5Sb3Zlcm88L0F1dGhvcj48WWVhcj4yMDE2PC9ZZWFyPjxS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</w:fldData>
        </w:fldChar>
      </w:r>
      <w:r w:rsidR="00F07E10">
        <w:rPr>
          <w:color w:val="0B5394"/>
        </w:rPr>
        <w:instrText xml:space="preserve"> ADDIN EN.CITE.DATA </w:instrText>
      </w:r>
      <w:r w:rsidR="00F07E10">
        <w:rPr>
          <w:color w:val="0B5394"/>
        </w:rPr>
      </w:r>
      <w:r w:rsidR="00F07E10">
        <w:rPr>
          <w:color w:val="0B5394"/>
        </w:rPr>
        <w:fldChar w:fldCharType="end"/>
      </w:r>
      <w:r w:rsidR="00F07E10">
        <w:rPr>
          <w:color w:val="0B5394"/>
        </w:rPr>
      </w:r>
      <w:r w:rsidR="00F07E10">
        <w:rPr>
          <w:color w:val="0B5394"/>
        </w:rPr>
        <w:fldChar w:fldCharType="separate"/>
      </w:r>
      <w:r w:rsidR="00F07E10">
        <w:rPr>
          <w:noProof/>
          <w:color w:val="0B5394"/>
        </w:rPr>
        <w:t>(Kelly 2008, Kays et al. 2009, Kucera and Barrett 2011, O'Connell et al. 2011, Trolliet et al. 2014, Burton et al. 2015, Rovero and Zimmermann 2016)</w:t>
      </w:r>
      <w:r w:rsidR="00F07E10">
        <w:rPr>
          <w:color w:val="0B5394"/>
        </w:rPr>
        <w:fldChar w:fldCharType="end"/>
      </w:r>
      <w:ins w:id="112" w:author="Jason Fisher" w:date="2026-06-26T15:17:00Z" w16du:dateUtc="2026-06-26T22:17:00Z">
        <w:r w:rsidR="00F07E10">
          <w:rPr>
            <w:color w:val="0B5394"/>
          </w:rPr>
          <w:t>.</w:t>
        </w:r>
      </w:ins>
      <w:ins w:id="113" w:author="Jason Fisher" w:date="2026-06-26T15:16:00Z" w16du:dateUtc="2026-06-26T22:16:00Z">
        <w:r w:rsidR="00F07E10">
          <w:rPr>
            <w:color w:val="0B5394"/>
          </w:rPr>
          <w:t xml:space="preserve"> </w:t>
        </w:r>
      </w:ins>
      <w:ins w:id="114" w:author="Jason Fisher" w:date="2026-06-26T15:15:00Z" w16du:dateUtc="2026-06-26T22:15:00Z">
        <w:r w:rsidR="00F07E10">
          <w:rPr>
            <w:color w:val="0B5394"/>
          </w:rPr>
          <w:t xml:space="preserve"> </w:t>
        </w:r>
      </w:ins>
      <w:ins w:id="115" w:author="Jason Fisher" w:date="2026-06-26T15:13:00Z" w16du:dateUtc="2026-06-26T22:13:00Z">
        <w:r>
          <w:rPr>
            <w:color w:val="0B5394"/>
          </w:rPr>
          <w:t xml:space="preserve"> </w:t>
        </w:r>
      </w:ins>
      <w:ins w:id="116" w:author="Jason Fisher" w:date="2026-06-26T15:09:00Z" w16du:dateUtc="2026-06-26T22:09:00Z">
        <w:r>
          <w:rPr>
            <w:color w:val="0B5394"/>
          </w:rPr>
          <w:t xml:space="preserve"> </w:t>
        </w:r>
      </w:ins>
      <w:commentRangeStart w:id="117"/>
      <w:r w:rsidR="005E1D53" w:rsidRPr="00E01B5A">
        <w:rPr>
          <w:strike/>
          <w:color w:val="0B5394"/>
          <w:rPrChange w:id="118" w:author="Jason Fisher" w:date="2026-06-26T15:12:00Z" w16du:dateUtc="2026-06-26T22:12:00Z">
            <w:rPr>
              <w:color w:val="0B5394"/>
            </w:rPr>
          </w:rPrChange>
        </w:rPr>
        <w:t xml:space="preserve">This camera network was </w:t>
      </w:r>
      <w:del w:id="119" w:author="Jason Fisher" w:date="2026-06-26T15:09:00Z" w16du:dateUtc="2026-06-26T22:09:00Z">
        <w:r w:rsidR="005E1D53" w:rsidRPr="00E01B5A" w:rsidDel="00E01B5A">
          <w:rPr>
            <w:strike/>
            <w:color w:val="0B5394"/>
            <w:rPrChange w:id="120" w:author="Jason Fisher" w:date="2026-06-26T15:12:00Z" w16du:dateUtc="2026-06-26T22:12:00Z">
              <w:rPr>
                <w:color w:val="0B5394"/>
              </w:rPr>
            </w:rPrChange>
          </w:rPr>
          <w:delText xml:space="preserve">originally </w:delText>
        </w:r>
      </w:del>
      <w:r w:rsidR="005E1D53" w:rsidRPr="00E01B5A">
        <w:rPr>
          <w:strike/>
          <w:color w:val="0B5394"/>
          <w:rPrChange w:id="121" w:author="Jason Fisher" w:date="2026-06-26T15:12:00Z" w16du:dateUtc="2026-06-26T22:12:00Z">
            <w:rPr>
              <w:color w:val="0B5394"/>
            </w:rPr>
          </w:rPrChange>
        </w:rPr>
        <w:t>designed with the primary goal of monitoring large mammals (coyote and larger)</w:t>
      </w:r>
      <w:r w:rsidR="00EC3375" w:rsidRPr="00E01B5A">
        <w:rPr>
          <w:strike/>
          <w:color w:val="0B5394"/>
          <w:rPrChange w:id="122" w:author="Jason Fisher" w:date="2026-06-26T15:12:00Z" w16du:dateUtc="2026-06-26T22:12:00Z">
            <w:rPr>
              <w:color w:val="0B5394"/>
            </w:rPr>
          </w:rPrChange>
        </w:rPr>
        <w:t>, where aggregating across entire Landscape Units has been used in the past (Barnas et al., 2024)</w:t>
      </w:r>
      <w:r w:rsidR="005E1D53" w:rsidRPr="00E01B5A">
        <w:rPr>
          <w:strike/>
          <w:color w:val="0B5394"/>
          <w:rPrChange w:id="123" w:author="Jason Fisher" w:date="2026-06-26T15:12:00Z" w16du:dateUtc="2026-06-26T22:12:00Z">
            <w:rPr>
              <w:color w:val="0B5394"/>
            </w:rPr>
          </w:rPrChange>
        </w:rPr>
        <w:t xml:space="preserve">. </w:t>
      </w:r>
      <w:commentRangeEnd w:id="117"/>
      <w:r w:rsidR="00F07E10" w:rsidRPr="00F07E10">
        <w:rPr>
          <w:rStyle w:val="CommentReference"/>
          <w:color w:val="0B5394"/>
          <w:sz w:val="22"/>
          <w:szCs w:val="22"/>
        </w:rPr>
        <w:commentReference w:id="117"/>
      </w:r>
      <w:r w:rsidR="005E1D53" w:rsidRPr="00F07E10">
        <w:rPr>
          <w:color w:val="0B5394"/>
        </w:rPr>
        <w:t>Because we used a stratified</w:t>
      </w:r>
      <w:ins w:id="124" w:author="Jason Fisher" w:date="2026-06-26T15:18:00Z" w16du:dateUtc="2026-06-26T22:18:00Z">
        <w:r w:rsidR="00F07E10">
          <w:rPr>
            <w:color w:val="0B5394"/>
          </w:rPr>
          <w:t xml:space="preserve"> design to capture the range of natural and anthropoge</w:t>
        </w:r>
      </w:ins>
      <w:ins w:id="125" w:author="Jason Fisher" w:date="2026-06-26T15:19:00Z" w16du:dateUtc="2026-06-26T22:19:00Z">
        <w:r w:rsidR="00F07E10">
          <w:rPr>
            <w:color w:val="0B5394"/>
          </w:rPr>
          <w:t>n</w:t>
        </w:r>
      </w:ins>
      <w:ins w:id="126" w:author="Jason Fisher" w:date="2026-06-26T15:18:00Z" w16du:dateUtc="2026-06-26T22:18:00Z">
        <w:r w:rsidR="00F07E10">
          <w:rPr>
            <w:color w:val="0B5394"/>
          </w:rPr>
          <w:t>ic var</w:t>
        </w:r>
      </w:ins>
      <w:ins w:id="127" w:author="Jason Fisher" w:date="2026-06-26T15:19:00Z" w16du:dateUtc="2026-06-26T22:19:00Z">
        <w:r w:rsidR="00F07E10">
          <w:rPr>
            <w:color w:val="0B5394"/>
          </w:rPr>
          <w:t xml:space="preserve">iability in the landscape </w:t>
        </w:r>
        <w:r w:rsidR="00F07E10" w:rsidRPr="00F07E10">
          <w:rPr>
            <w:i/>
            <w:iCs/>
            <w:color w:val="0B5394"/>
            <w:rPrChange w:id="128" w:author="Jason Fisher" w:date="2026-06-26T15:19:00Z" w16du:dateUtc="2026-06-26T22:19:00Z">
              <w:rPr>
                <w:color w:val="0B5394"/>
              </w:rPr>
            </w:rPrChange>
          </w:rPr>
          <w:t>at points in space</w:t>
        </w:r>
        <w:r w:rsidR="00F07E10">
          <w:rPr>
            <w:color w:val="0B5394"/>
          </w:rPr>
          <w:t xml:space="preserve">. </w:t>
        </w:r>
      </w:ins>
      <w:r w:rsidR="005E1D53" w:rsidRPr="00F07E10">
        <w:rPr>
          <w:color w:val="0B5394"/>
        </w:rPr>
        <w:t xml:space="preserve"> </w:t>
      </w:r>
      <w:del w:id="129" w:author="Jason Fisher" w:date="2026-06-26T15:19:00Z" w16du:dateUtc="2026-06-26T22:19:00Z">
        <w:r w:rsidR="005E1D53" w:rsidRPr="00F07E10" w:rsidDel="00F07E10">
          <w:rPr>
            <w:color w:val="0B5394"/>
          </w:rPr>
          <w:delText>and not systematic design, o</w:delText>
        </w:r>
      </w:del>
      <w:ins w:id="130" w:author="Jason Fisher" w:date="2026-06-26T15:19:00Z" w16du:dateUtc="2026-06-26T22:19:00Z">
        <w:r w:rsidR="00F07E10">
          <w:rPr>
            <w:color w:val="0B5394"/>
          </w:rPr>
          <w:t>O</w:t>
        </w:r>
      </w:ins>
      <w:r w:rsidR="005E1D53" w:rsidRPr="00F07E10">
        <w:rPr>
          <w:color w:val="0B5394"/>
        </w:rPr>
        <w:t>ur cameras are not naturally clustered in a way that ensures consistent or modular spatial coverage within the ten Landscape Units</w:t>
      </w:r>
      <w:ins w:id="131" w:author="Jason Fisher" w:date="2026-06-26T15:19:00Z" w16du:dateUtc="2026-06-26T22:19:00Z">
        <w:r w:rsidR="00F07E10">
          <w:rPr>
            <w:color w:val="0B5394"/>
          </w:rPr>
          <w:t>, nor were they intended to</w:t>
        </w:r>
      </w:ins>
      <w:r w:rsidR="005E1D53" w:rsidRPr="00F07E10">
        <w:rPr>
          <w:color w:val="0B5394"/>
        </w:rPr>
        <w:t>.</w:t>
      </w:r>
      <w:r w:rsidR="005E1D53" w:rsidRPr="00F07E10">
        <w:rPr>
          <w:strike/>
          <w:color w:val="0B5394"/>
          <w:rPrChange w:id="132" w:author="Jason Fisher" w:date="2026-06-26T15:15:00Z" w16du:dateUtc="2026-06-26T22:15:00Z">
            <w:rPr>
              <w:color w:val="0B5394"/>
            </w:rPr>
          </w:rPrChange>
        </w:rPr>
        <w:t xml:space="preserve"> Regrettably, there are few statistically unbiased ways to subdivide our camera sites into smaller "landscapes" that would adequately achieve the interspersion and sampling distribution needed for this type of analysis. </w:t>
      </w:r>
    </w:p>
    <w:p w14:paraId="1F3AE0E8" w14:textId="355A9532" w:rsidR="00EC3375" w:rsidRPr="00F07E10" w:rsidRDefault="47E7328D" w:rsidP="1BED4D65">
      <w:pPr>
        <w:ind w:left="1440"/>
        <w:rPr>
          <w:i/>
          <w:iCs/>
          <w:strike/>
          <w:color w:val="0070C0"/>
          <w:lang w:val="en-US"/>
          <w:rPrChange w:id="133" w:author="Jason Fisher" w:date="2026-06-26T15:15:00Z" w16du:dateUtc="2026-06-26T22:15:00Z">
            <w:rPr>
              <w:i/>
              <w:iCs/>
              <w:color w:val="0070C0"/>
              <w:lang w:val="en-US"/>
            </w:rPr>
          </w:rPrChange>
        </w:rPr>
      </w:pPr>
      <w:r w:rsidRPr="00F07E10">
        <w:rPr>
          <w:i/>
          <w:iCs/>
          <w:strike/>
          <w:color w:val="0070C0"/>
          <w:lang w:val="en-US"/>
          <w:rPrChange w:id="134" w:author="Jason Fisher" w:date="2026-06-26T15:15:00Z" w16du:dateUtc="2026-06-26T22:15:00Z">
            <w:rPr>
              <w:i/>
              <w:iCs/>
              <w:color w:val="0070C0"/>
              <w:lang w:val="en-US"/>
            </w:rPr>
          </w:rPrChange>
        </w:rPr>
        <w:lastRenderedPageBreak/>
        <w:t>Barnas, A. F., A. Ladle, J. M. Burgar, A. C. Burton, M. S. Boyce, L. Eliuk, F. Grey, N. Heim, J. Paczkowski, F. E. C. Stewart, E. Tattersall, and J. T. Fisher. 2024. How landscape traits affect boreal mammal responses to anthropogenic disturbance. Science of The Total Environment 915:169285.</w:t>
      </w:r>
    </w:p>
    <w:p w14:paraId="000000B3" w14:textId="2532F92A" w:rsidR="00344D24" w:rsidRPr="006C55CD" w:rsidRDefault="1185683A" w:rsidP="006C55CD">
      <w:pPr>
        <w:numPr>
          <w:ilvl w:val="0"/>
          <w:numId w:val="6"/>
        </w:numPr>
        <w:rPr>
          <w:color w:val="0B5394"/>
          <w:lang w:val="en-US"/>
        </w:rPr>
      </w:pPr>
      <w:r w:rsidRPr="006C55CD">
        <w:rPr>
          <w:color w:val="0B5394"/>
          <w:lang w:val="en-US"/>
        </w:rPr>
        <w:t>Aggregation into broader, multi-camera landscapes would</w:t>
      </w:r>
      <w:r w:rsidR="009A314C" w:rsidRPr="006C55CD">
        <w:rPr>
          <w:color w:val="0B5394"/>
          <w:lang w:val="en-US"/>
        </w:rPr>
        <w:t xml:space="preserve"> inevitably</w:t>
      </w:r>
      <w:r w:rsidRPr="006C55CD">
        <w:rPr>
          <w:color w:val="0B5394"/>
          <w:lang w:val="en-US"/>
        </w:rPr>
        <w:t xml:space="preserve"> represent a vastly larger spatial extent than the rejected analysis</w:t>
      </w:r>
      <w:r w:rsidR="00EC3375" w:rsidRPr="006C55CD">
        <w:rPr>
          <w:color w:val="0B5394"/>
          <w:lang w:val="en-US"/>
        </w:rPr>
        <w:t xml:space="preserve"> under our current sampling design</w:t>
      </w:r>
      <w:r w:rsidRPr="006C55CD">
        <w:rPr>
          <w:color w:val="0B5394"/>
          <w:lang w:val="en-US"/>
        </w:rPr>
        <w:t xml:space="preserve">. </w:t>
      </w:r>
      <w:r w:rsidR="009A314C" w:rsidRPr="006C55CD">
        <w:rPr>
          <w:color w:val="0B5394"/>
          <w:lang w:val="en-US"/>
        </w:rPr>
        <w:t>The reviewer</w:t>
      </w:r>
      <w:r w:rsidRPr="006C55CD">
        <w:rPr>
          <w:color w:val="0B5394"/>
          <w:lang w:val="en-US"/>
        </w:rPr>
        <w:t xml:space="preserve"> raises the </w:t>
      </w:r>
      <w:del w:id="135" w:author="Jason Fisher" w:date="2026-06-26T15:20:00Z" w16du:dateUtc="2026-06-26T22:20:00Z">
        <w:r w:rsidRPr="006C55CD" w:rsidDel="00F07E10">
          <w:rPr>
            <w:color w:val="0B5394"/>
            <w:lang w:val="en-US"/>
          </w:rPr>
          <w:delText xml:space="preserve">valid </w:delText>
        </w:r>
      </w:del>
      <w:r w:rsidRPr="006C55CD">
        <w:rPr>
          <w:color w:val="0B5394"/>
          <w:lang w:val="en-US"/>
        </w:rPr>
        <w:t>concern that 4000</w:t>
      </w:r>
      <w:r w:rsidR="009A314C" w:rsidRPr="006C55CD">
        <w:rPr>
          <w:color w:val="0B5394"/>
          <w:lang w:val="en-US"/>
        </w:rPr>
        <w:t xml:space="preserve"> </w:t>
      </w:r>
      <w:r w:rsidRPr="006C55CD">
        <w:rPr>
          <w:color w:val="0B5394"/>
          <w:lang w:val="en-US"/>
        </w:rPr>
        <w:t>m scales are perhaps exceedingly large for red squirrels and cannot be reliably represented</w:t>
      </w:r>
      <w:r w:rsidR="009A314C" w:rsidRPr="006C55CD">
        <w:rPr>
          <w:color w:val="0B5394"/>
          <w:lang w:val="en-US"/>
        </w:rPr>
        <w:t xml:space="preserve"> by point-estimates from cameras</w:t>
      </w:r>
      <w:r w:rsidRPr="006C55CD">
        <w:rPr>
          <w:color w:val="0B5394"/>
          <w:lang w:val="en-US"/>
        </w:rPr>
        <w:t>.</w:t>
      </w:r>
      <w:ins w:id="136" w:author="Jason Fisher" w:date="2026-06-26T15:20:00Z" w16du:dateUtc="2026-06-26T22:20:00Z">
        <w:r w:rsidR="00F07E10">
          <w:rPr>
            <w:color w:val="0B5394"/>
            <w:lang w:val="en-US"/>
          </w:rPr>
          <w:t xml:space="preserve"> However</w:t>
        </w:r>
      </w:ins>
      <w:ins w:id="137" w:author="Aidan Brushett" w:date="2026-06-30T22:18:00Z" w16du:dateUtc="2026-07-01T05:18:00Z">
        <w:r w:rsidR="00A334EB">
          <w:rPr>
            <w:color w:val="0B5394"/>
            <w:lang w:val="en-US"/>
          </w:rPr>
          <w:t>,</w:t>
        </w:r>
      </w:ins>
      <w:ins w:id="138" w:author="Jason Fisher" w:date="2026-06-26T15:20:00Z" w16du:dateUtc="2026-06-26T22:20:00Z">
        <w:r w:rsidR="00F07E10">
          <w:rPr>
            <w:color w:val="0B5394"/>
            <w:lang w:val="en-US"/>
          </w:rPr>
          <w:t xml:space="preserve"> past research has shown repeatedly that such large landscape can and do predict smaller species; when and where and how are unfortunately phenomenal, not predi</w:t>
        </w:r>
      </w:ins>
      <w:ins w:id="139" w:author="Jason Fisher" w:date="2026-06-26T15:21:00Z" w16du:dateUtc="2026-06-26T22:21:00Z">
        <w:r w:rsidR="00F07E10">
          <w:rPr>
            <w:color w:val="0B5394"/>
            <w:lang w:val="en-US"/>
          </w:rPr>
          <w:t xml:space="preserve">ctable and so necessitate the diligence of examining a large set of scales </w:t>
        </w:r>
      </w:ins>
      <w:r w:rsidR="00F07E10">
        <w:rPr>
          <w:color w:val="0B5394"/>
          <w:lang w:val="en-US"/>
        </w:rPr>
        <w:fldChar w:fldCharType="begin">
          <w:fldData xml:space="preserve">PEVuZE5vdGU+PENpdGU+PEF1dGhvcj5GaXNoZXI8L0F1dGhvcj48WWVhcj4yMDExPC9ZZWFyPjxS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</w:fldData>
        </w:fldChar>
      </w:r>
      <w:r w:rsidR="00F07E10">
        <w:rPr>
          <w:color w:val="0B5394"/>
          <w:lang w:val="en-US"/>
        </w:rPr>
        <w:instrText xml:space="preserve"> ADDIN EN.CITE </w:instrText>
      </w:r>
      <w:r w:rsidR="00F07E10">
        <w:rPr>
          <w:color w:val="0B5394"/>
          <w:lang w:val="en-US"/>
        </w:rPr>
        <w:fldChar w:fldCharType="begin">
          <w:fldData xml:space="preserve">PEVuZE5vdGU+PENpdGU+PEF1dGhvcj5GaXNoZXI8L0F1dGhvcj48WWVhcj4yMDExPC9ZZWFyPjxS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</w:fldData>
        </w:fldChar>
      </w:r>
      <w:r w:rsidR="00F07E10">
        <w:rPr>
          <w:color w:val="0B5394"/>
          <w:lang w:val="en-US"/>
        </w:rPr>
        <w:instrText xml:space="preserve"> ADDIN EN.CITE.DATA </w:instrText>
      </w:r>
      <w:r w:rsidR="00F07E10">
        <w:rPr>
          <w:color w:val="0B5394"/>
          <w:lang w:val="en-US"/>
        </w:rPr>
      </w:r>
      <w:r w:rsidR="00F07E10">
        <w:rPr>
          <w:color w:val="0B5394"/>
          <w:lang w:val="en-US"/>
        </w:rPr>
        <w:fldChar w:fldCharType="end"/>
      </w:r>
      <w:r w:rsidR="00F07E10">
        <w:rPr>
          <w:color w:val="0B5394"/>
          <w:lang w:val="en-US"/>
        </w:rPr>
      </w:r>
      <w:r w:rsidR="00F07E10">
        <w:rPr>
          <w:color w:val="0B5394"/>
          <w:lang w:val="en-US"/>
        </w:rPr>
        <w:fldChar w:fldCharType="separate"/>
      </w:r>
      <w:r w:rsidR="00F07E10">
        <w:rPr>
          <w:noProof/>
          <w:color w:val="0B5394"/>
          <w:lang w:val="en-US"/>
        </w:rPr>
        <w:t>(Fisher et al. 2011, Mahon et al. 2016, Fisher and Burton 2018, Stuber and Fontaine 2019, Dyck et al. 2026)</w:t>
      </w:r>
      <w:r w:rsidR="00F07E10">
        <w:rPr>
          <w:color w:val="0B5394"/>
          <w:lang w:val="en-US"/>
        </w:rPr>
        <w:fldChar w:fldCharType="end"/>
      </w:r>
      <w:ins w:id="140" w:author="Aidan Brushett" w:date="2026-06-30T22:18:00Z" w16du:dateUtc="2026-07-01T05:18:00Z">
        <w:r w:rsidR="00A334EB">
          <w:rPr>
            <w:color w:val="0B5394"/>
            <w:lang w:val="en-US"/>
          </w:rPr>
          <w:t>.</w:t>
        </w:r>
      </w:ins>
      <w:ins w:id="141" w:author="Jason Fisher" w:date="2026-06-26T15:20:00Z" w16du:dateUtc="2026-06-26T22:20:00Z">
        <w:del w:id="142" w:author="Aidan Brushett" w:date="2026-06-30T22:18:00Z" w16du:dateUtc="2026-07-01T05:18:00Z">
          <w:r w:rsidR="00F07E10" w:rsidDel="00A334EB">
            <w:rPr>
              <w:color w:val="0B5394"/>
              <w:lang w:val="en-US"/>
            </w:rPr>
            <w:delText xml:space="preserve"> </w:delText>
          </w:r>
        </w:del>
      </w:ins>
      <w:r w:rsidRPr="006C55CD">
        <w:rPr>
          <w:color w:val="0B5394"/>
          <w:lang w:val="en-US"/>
        </w:rPr>
        <w:t xml:space="preserve"> Due to the spacing of our cameras on the landscape, aggregating cameras into small “landscape units” would lead to even larger spatial extent</w:t>
      </w:r>
      <w:r w:rsidR="009A314C" w:rsidRPr="006C55CD">
        <w:rPr>
          <w:color w:val="0B5394"/>
          <w:lang w:val="en-US"/>
        </w:rPr>
        <w:t>s</w:t>
      </w:r>
      <w:r w:rsidRPr="006C55CD">
        <w:rPr>
          <w:color w:val="0B5394"/>
          <w:lang w:val="en-US"/>
        </w:rPr>
        <w:t xml:space="preserve"> for </w:t>
      </w:r>
      <w:r w:rsidR="009A314C" w:rsidRPr="006C55CD">
        <w:rPr>
          <w:color w:val="0B5394"/>
          <w:lang w:val="en-US"/>
        </w:rPr>
        <w:t>calculating landscape structure</w:t>
      </w:r>
      <w:ins w:id="143" w:author="Jason Fisher" w:date="2026-06-26T15:22:00Z" w16du:dateUtc="2026-06-26T22:22:00Z">
        <w:r w:rsidR="00F07E10">
          <w:rPr>
            <w:color w:val="0B5394"/>
            <w:lang w:val="en-US"/>
          </w:rPr>
          <w:t xml:space="preserve">. </w:t>
        </w:r>
      </w:ins>
      <w:ins w:id="144" w:author="Jason Fisher" w:date="2026-06-26T15:23:00Z" w16du:dateUtc="2026-06-26T22:23:00Z">
        <w:r w:rsidR="00F07E10">
          <w:rPr>
            <w:color w:val="0B5394"/>
            <w:lang w:val="en-US"/>
          </w:rPr>
          <w:t xml:space="preserve">Is cluster sampling </w:t>
        </w:r>
      </w:ins>
      <w:ins w:id="145" w:author="Jason Fisher" w:date="2026-06-26T15:22:00Z" w16du:dateUtc="2026-06-26T22:22:00Z">
        <w:r w:rsidR="00F07E10">
          <w:rPr>
            <w:color w:val="0B5394"/>
            <w:lang w:val="en-US"/>
          </w:rPr>
          <w:t>“better” or “worse” than point samples</w:t>
        </w:r>
      </w:ins>
      <w:ins w:id="146" w:author="Jason Fisher" w:date="2026-06-26T15:23:00Z" w16du:dateUtc="2026-06-26T22:23:00Z">
        <w:r w:rsidR="00F07E10">
          <w:rPr>
            <w:color w:val="0B5394"/>
            <w:lang w:val="en-US"/>
          </w:rPr>
          <w:t xml:space="preserve"> for mammal species? This is an excellent question, one that </w:t>
        </w:r>
      </w:ins>
      <w:ins w:id="147" w:author="Jason Fisher" w:date="2026-06-26T15:24:00Z" w16du:dateUtc="2026-06-26T22:24:00Z">
        <w:r w:rsidR="00F07E10">
          <w:rPr>
            <w:color w:val="0B5394"/>
            <w:lang w:val="en-US"/>
          </w:rPr>
          <w:t>a small handful of sc</w:t>
        </w:r>
      </w:ins>
      <w:ins w:id="148" w:author="Jason Fisher" w:date="2026-06-26T15:25:00Z" w16du:dateUtc="2026-06-26T22:25:00Z">
        <w:r w:rsidR="00F07E10">
          <w:rPr>
            <w:color w:val="0B5394"/>
            <w:lang w:val="en-US"/>
          </w:rPr>
          <w:t xml:space="preserve">ientists have started to tackle </w:t>
        </w:r>
      </w:ins>
      <w:r w:rsidR="00180B3F">
        <w:rPr>
          <w:color w:val="0B5394"/>
          <w:lang w:val="en-US"/>
        </w:rPr>
        <w:fldChar w:fldCharType="begin">
          <w:fldData xml:space="preserve">PEVuZE5vdGU+PENpdGU+PEF1dGhvcj5QYWxlbmNpYTwvQXV0aG9yPjxZZWFyPjIwMjQ8L1llYXI+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</w:fldData>
        </w:fldChar>
      </w:r>
      <w:r w:rsidR="00180B3F">
        <w:rPr>
          <w:color w:val="0B5394"/>
          <w:lang w:val="en-US"/>
        </w:rPr>
        <w:instrText xml:space="preserve"> ADDIN EN.CITE </w:instrText>
      </w:r>
      <w:r w:rsidR="00180B3F">
        <w:rPr>
          <w:color w:val="0B5394"/>
          <w:lang w:val="en-US"/>
        </w:rPr>
        <w:fldChar w:fldCharType="begin">
          <w:fldData xml:space="preserve">PEVuZE5vdGU+PENpdGU+PEF1dGhvcj5QYWxlbmNpYTwvQXV0aG9yPjxZZWFyPjIwMjQ8L1llYXI+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</w:fldData>
        </w:fldChar>
      </w:r>
      <w:r w:rsidR="00180B3F">
        <w:rPr>
          <w:color w:val="0B5394"/>
          <w:lang w:val="en-US"/>
        </w:rPr>
        <w:instrText xml:space="preserve"> ADDIN EN.CITE.DATA </w:instrText>
      </w:r>
      <w:r w:rsidR="00180B3F">
        <w:rPr>
          <w:color w:val="0B5394"/>
          <w:lang w:val="en-US"/>
        </w:rPr>
      </w:r>
      <w:r w:rsidR="00180B3F">
        <w:rPr>
          <w:color w:val="0B5394"/>
          <w:lang w:val="en-US"/>
        </w:rPr>
        <w:fldChar w:fldCharType="end"/>
      </w:r>
      <w:r w:rsidR="00180B3F">
        <w:rPr>
          <w:color w:val="0B5394"/>
          <w:lang w:val="en-US"/>
        </w:rPr>
      </w:r>
      <w:r w:rsidR="00180B3F">
        <w:rPr>
          <w:color w:val="0B5394"/>
          <w:lang w:val="en-US"/>
        </w:rPr>
        <w:fldChar w:fldCharType="separate"/>
      </w:r>
      <w:r w:rsidR="00180B3F">
        <w:rPr>
          <w:noProof/>
          <w:color w:val="0B5394"/>
          <w:lang w:val="en-US"/>
        </w:rPr>
        <w:t>(Srbek-Araujo and Chiarello 2013, Clark 2019, Palencia et al. 2024)</w:t>
      </w:r>
      <w:r w:rsidR="00180B3F">
        <w:rPr>
          <w:color w:val="0B5394"/>
          <w:lang w:val="en-US"/>
        </w:rPr>
        <w:fldChar w:fldCharType="end"/>
      </w:r>
      <w:ins w:id="149" w:author="Jason Fisher" w:date="2026-06-26T15:25:00Z" w16du:dateUtc="2026-06-26T22:25:00Z">
        <w:r w:rsidR="00F07E10">
          <w:rPr>
            <w:color w:val="0B5394"/>
            <w:lang w:val="en-US"/>
          </w:rPr>
          <w:t xml:space="preserve"> but </w:t>
        </w:r>
        <w:r w:rsidR="00180B3F">
          <w:rPr>
            <w:color w:val="0B5394"/>
            <w:lang w:val="en-US"/>
          </w:rPr>
          <w:t xml:space="preserve">has yet to be </w:t>
        </w:r>
      </w:ins>
      <w:ins w:id="150" w:author="Jason Fisher" w:date="2026-06-26T15:26:00Z" w16du:dateUtc="2026-06-26T22:26:00Z">
        <w:r w:rsidR="00180B3F">
          <w:rPr>
            <w:color w:val="0B5394"/>
            <w:lang w:val="en-US"/>
          </w:rPr>
          <w:t>fully examined. It remains well outside the scope of this paper.</w:t>
        </w:r>
      </w:ins>
      <w:del w:id="151" w:author="Jason Fisher" w:date="2026-06-26T15:23:00Z" w16du:dateUtc="2026-06-26T22:23:00Z">
        <w:r w:rsidRPr="006C55CD" w:rsidDel="00F07E10">
          <w:rPr>
            <w:color w:val="0B5394"/>
            <w:lang w:val="en-US"/>
          </w:rPr>
          <w:delText xml:space="preserve"> that </w:delText>
        </w:r>
        <w:r w:rsidR="3E7A50B2" w:rsidRPr="006C55CD" w:rsidDel="00F07E10">
          <w:rPr>
            <w:color w:val="0B5394"/>
            <w:lang w:val="en-US"/>
          </w:rPr>
          <w:delText>are</w:delText>
        </w:r>
        <w:r w:rsidRPr="006C55CD" w:rsidDel="00F07E10">
          <w:rPr>
            <w:color w:val="0B5394"/>
            <w:lang w:val="en-US"/>
          </w:rPr>
          <w:delText xml:space="preserve"> ecologically untenable for red squirrels</w:delText>
        </w:r>
        <w:r w:rsidR="00907F04" w:rsidRPr="006C55CD" w:rsidDel="00F07E10">
          <w:rPr>
            <w:color w:val="0B5394"/>
            <w:lang w:val="en-US"/>
          </w:rPr>
          <w:delText>.</w:delText>
        </w:r>
      </w:del>
      <w:r w:rsidR="00907F04" w:rsidRPr="006C55CD">
        <w:rPr>
          <w:color w:val="0B5394"/>
          <w:lang w:val="en-US"/>
        </w:rPr>
        <w:t xml:space="preserve"> </w:t>
      </w:r>
    </w:p>
    <w:p w14:paraId="000000B4" w14:textId="77777777" w:rsidR="00344D24" w:rsidRPr="006C55CD" w:rsidRDefault="00344D24" w:rsidP="006C55CD">
      <w:pPr>
        <w:rPr>
          <w:color w:val="0B5394"/>
        </w:rPr>
      </w:pPr>
    </w:p>
    <w:p w14:paraId="256A801F" w14:textId="77777777" w:rsidR="00C86D6C" w:rsidRPr="006C55CD" w:rsidDel="00180B3F" w:rsidRDefault="00C86D6C" w:rsidP="006C55CD">
      <w:pPr>
        <w:rPr>
          <w:del w:id="152" w:author="Jason Fisher" w:date="2026-06-26T15:26:00Z" w16du:dateUtc="2026-06-26T22:26:00Z"/>
          <w:color w:val="0B5394"/>
          <w:lang w:val="en-US"/>
        </w:rPr>
      </w:pPr>
      <w:del w:id="153" w:author="Jason Fisher" w:date="2026-06-26T15:26:00Z" w16du:dateUtc="2026-06-26T22:26:00Z">
        <w:r w:rsidRPr="006C55CD" w:rsidDel="00180B3F">
          <w:rPr>
            <w:color w:val="0B5394"/>
            <w:lang w:val="en-US"/>
          </w:rPr>
          <w:br w:type="page"/>
        </w:r>
      </w:del>
    </w:p>
    <w:p w14:paraId="000000B5" w14:textId="13060CE6" w:rsidR="00344D24" w:rsidRPr="006C55CD" w:rsidRDefault="1185683A" w:rsidP="006C55CD">
      <w:pPr>
        <w:rPr>
          <w:color w:val="0B5394"/>
          <w:lang w:val="en-US"/>
        </w:rPr>
      </w:pPr>
      <w:del w:id="154" w:author="Jason Fisher" w:date="2026-06-26T15:26:00Z" w16du:dateUtc="2026-06-26T22:26:00Z">
        <w:r w:rsidRPr="006C55CD" w:rsidDel="00180B3F">
          <w:rPr>
            <w:color w:val="0B5394"/>
            <w:lang w:val="en-US"/>
          </w:rPr>
          <w:lastRenderedPageBreak/>
          <w:delText>In face of these limitations, we have retained our patch-landscape</w:delText>
        </w:r>
      </w:del>
      <w:ins w:id="155" w:author="Jason Fisher" w:date="2026-06-26T15:26:00Z" w16du:dateUtc="2026-06-26T22:26:00Z">
        <w:r w:rsidR="00180B3F">
          <w:rPr>
            <w:color w:val="0B5394"/>
            <w:lang w:val="en-US"/>
          </w:rPr>
          <w:t>We obviously cannot design and re-sample a joint federal-provincial monitori</w:t>
        </w:r>
      </w:ins>
      <w:ins w:id="156" w:author="Jason Fisher" w:date="2026-06-26T15:27:00Z" w16du:dateUtc="2026-06-26T22:27:00Z">
        <w:r w:rsidR="00180B3F">
          <w:rPr>
            <w:color w:val="0B5394"/>
            <w:lang w:val="en-US"/>
          </w:rPr>
          <w:t xml:space="preserve">ng program, so we continue </w:t>
        </w:r>
      </w:ins>
      <w:del w:id="157" w:author="Jason Fisher" w:date="2026-06-26T15:27:00Z" w16du:dateUtc="2026-06-26T22:27:00Z">
        <w:r w:rsidRPr="006C55CD" w:rsidDel="00180B3F">
          <w:rPr>
            <w:color w:val="0B5394"/>
            <w:lang w:val="en-US"/>
          </w:rPr>
          <w:delText xml:space="preserve"> design </w:delText>
        </w:r>
      </w:del>
      <w:r w:rsidRPr="006C55CD">
        <w:rPr>
          <w:color w:val="0B5394"/>
          <w:lang w:val="en-US"/>
        </w:rPr>
        <w:t xml:space="preserve">with two important caveats that we hope will address R2's concerns: </w:t>
      </w:r>
    </w:p>
    <w:p w14:paraId="000000B6" w14:textId="636DCC31" w:rsidR="00344D24" w:rsidRPr="006C55CD" w:rsidRDefault="1185683A" w:rsidP="006C55CD">
      <w:pPr>
        <w:numPr>
          <w:ilvl w:val="0"/>
          <w:numId w:val="3"/>
        </w:numPr>
        <w:rPr>
          <w:color w:val="0B5394"/>
          <w:lang w:val="en-US"/>
        </w:rPr>
      </w:pPr>
      <w:r w:rsidRPr="006C55CD">
        <w:rPr>
          <w:color w:val="0B5394"/>
          <w:lang w:val="en-US"/>
        </w:rPr>
        <w:t xml:space="preserve">We do not claim to represent the suitability of habitat across the entire encompassed area. Rather, our intention is to show that landscape structure </w:t>
      </w:r>
      <w:r w:rsidR="00EC3375" w:rsidRPr="006C55CD">
        <w:rPr>
          <w:color w:val="0B5394"/>
          <w:lang w:val="en-US"/>
        </w:rPr>
        <w:t>within that spatial grain</w:t>
      </w:r>
      <w:r w:rsidRPr="006C55CD">
        <w:rPr>
          <w:color w:val="0B5394"/>
          <w:lang w:val="en-US"/>
        </w:rPr>
        <w:t xml:space="preserve"> has an influence on </w:t>
      </w:r>
      <w:r w:rsidR="778106F9" w:rsidRPr="006C55CD">
        <w:rPr>
          <w:color w:val="0B5394"/>
          <w:lang w:val="en-US"/>
        </w:rPr>
        <w:t>suitability</w:t>
      </w:r>
      <w:r w:rsidRPr="006C55CD">
        <w:rPr>
          <w:color w:val="0B5394"/>
          <w:lang w:val="en-US"/>
        </w:rPr>
        <w:t xml:space="preserve"> at a given camera site. This approach has been adopted</w:t>
      </w:r>
      <w:r w:rsidR="00EC3375" w:rsidRPr="006C55CD">
        <w:rPr>
          <w:color w:val="0B5394"/>
          <w:lang w:val="en-US"/>
        </w:rPr>
        <w:t xml:space="preserve"> </w:t>
      </w:r>
      <w:r w:rsidRPr="006C55CD">
        <w:rPr>
          <w:color w:val="0B5394"/>
          <w:lang w:val="en-US"/>
        </w:rPr>
        <w:t xml:space="preserve">in similar mammal studies to represent landscape processes. </w:t>
      </w:r>
      <w:r w:rsidR="00EC3375" w:rsidRPr="006C55CD">
        <w:rPr>
          <w:color w:val="0B5394"/>
          <w:lang w:val="en-US"/>
        </w:rPr>
        <w:t>Our</w:t>
      </w:r>
      <w:r w:rsidRPr="006C55CD">
        <w:rPr>
          <w:color w:val="0B5394"/>
          <w:lang w:val="en-US"/>
        </w:rPr>
        <w:t xml:space="preserve"> wording throughout the manuscript has been updated to reflect this</w:t>
      </w:r>
      <w:ins w:id="158" w:author="Jason Fisher" w:date="2026-06-26T15:27:00Z" w16du:dateUtc="2026-06-26T22:27:00Z">
        <w:r w:rsidR="00180B3F">
          <w:rPr>
            <w:color w:val="0B5394"/>
            <w:lang w:val="en-US"/>
          </w:rPr>
          <w:t xml:space="preserve"> </w:t>
        </w:r>
        <w:commentRangeStart w:id="159"/>
        <w:commentRangeStart w:id="160"/>
        <w:r w:rsidR="00180B3F">
          <w:rPr>
            <w:color w:val="0B5394"/>
            <w:lang w:val="en-US"/>
          </w:rPr>
          <w:t>and we have added multiple references to show our approach is consistent with common usage</w:t>
        </w:r>
      </w:ins>
      <w:r w:rsidRPr="006C55CD">
        <w:rPr>
          <w:color w:val="0B5394"/>
          <w:lang w:val="en-US"/>
        </w:rPr>
        <w:t xml:space="preserve">. </w:t>
      </w:r>
      <w:commentRangeEnd w:id="159"/>
      <w:r w:rsidR="00180B3F" w:rsidRPr="006C55CD">
        <w:rPr>
          <w:rStyle w:val="CommentReference"/>
          <w:color w:val="0B5394"/>
          <w:sz w:val="22"/>
          <w:szCs w:val="22"/>
          <w:lang w:val="en-US"/>
        </w:rPr>
        <w:commentReference w:id="159"/>
      </w:r>
      <w:commentRangeEnd w:id="160"/>
      <w:r w:rsidR="000611CC" w:rsidRPr="006C55CD">
        <w:rPr>
          <w:rStyle w:val="CommentReference"/>
          <w:color w:val="0B5394"/>
          <w:sz w:val="22"/>
          <w:szCs w:val="22"/>
          <w:lang w:val="en-US"/>
        </w:rPr>
        <w:commentReference w:id="160"/>
      </w:r>
    </w:p>
    <w:p w14:paraId="000000B7" w14:textId="3E329B9F" w:rsidR="00344D24" w:rsidRPr="006C55CD" w:rsidDel="00D31D68" w:rsidRDefault="1185683A" w:rsidP="006C55CD">
      <w:pPr>
        <w:numPr>
          <w:ilvl w:val="0"/>
          <w:numId w:val="3"/>
        </w:numPr>
        <w:rPr>
          <w:del w:id="161" w:author="Aidan Brushett" w:date="2026-06-30T16:42:00Z" w16du:dateUtc="2026-06-30T23:42:00Z"/>
          <w:color w:val="0B5394"/>
          <w:lang w:val="en-US"/>
        </w:rPr>
      </w:pPr>
      <w:commentRangeStart w:id="162"/>
      <w:commentRangeStart w:id="163"/>
      <w:commentRangeStart w:id="164"/>
      <w:del w:id="165" w:author="Aidan Brushett" w:date="2026-06-30T16:42:00Z" w16du:dateUtc="2026-06-30T23:42:00Z">
        <w:r w:rsidRPr="006C55CD" w:rsidDel="00D31D68">
          <w:rPr>
            <w:color w:val="0B5394"/>
            <w:lang w:val="en-US"/>
          </w:rPr>
          <w:delText xml:space="preserve">Industrial footprint is currently modeled using circular buffers of a 2000m radius, which is substantially smaller than past models (&lt;25% of the previous area represented). In many cases, cameras were deployed closer than 2 km to each other (note our &gt;1km constraint for deployments), in which cases the buffers overlap </w:delText>
        </w:r>
        <w:r w:rsidR="05FAEFDF" w:rsidRPr="006C55CD" w:rsidDel="00D31D68">
          <w:rPr>
            <w:color w:val="0B5394"/>
            <w:lang w:val="en-US"/>
          </w:rPr>
          <w:delText>substantially,</w:delText>
        </w:r>
        <w:r w:rsidRPr="006C55CD" w:rsidDel="00D31D68">
          <w:rPr>
            <w:color w:val="0B5394"/>
            <w:lang w:val="en-US"/>
          </w:rPr>
          <w:delText xml:space="preserve"> and the cameras represent sites within the same general "landscape". In some cases, 4+ adjacent cameras in our design capture largely the same features on the landscape. Our current approach converges on R2's ideal design when cameras are spaced close enough to capture most of the same landscape features, to some extent forming their own ‘clusters’</w:delText>
        </w:r>
        <w:r w:rsidR="00907F04" w:rsidRPr="006C55CD" w:rsidDel="00D31D68">
          <w:rPr>
            <w:color w:val="0B5394"/>
            <w:lang w:val="en-US"/>
          </w:rPr>
          <w:delText xml:space="preserve"> naturally while still representing a small enough scale to be ecologically defensible for studying red squirrels</w:delText>
        </w:r>
        <w:r w:rsidRPr="006C55CD" w:rsidDel="00D31D68">
          <w:rPr>
            <w:color w:val="0B5394"/>
            <w:lang w:val="en-US"/>
          </w:rPr>
          <w:delText>.</w:delText>
        </w:r>
      </w:del>
      <w:ins w:id="166" w:author="Jason Fisher" w:date="2026-06-26T15:28:00Z" w16du:dateUtc="2026-06-26T22:28:00Z">
        <w:del w:id="167" w:author="Aidan Brushett" w:date="2026-06-30T16:42:00Z" w16du:dateUtc="2026-06-30T23:42:00Z">
          <w:r w:rsidR="00180B3F" w:rsidDel="00D31D68">
            <w:rPr>
              <w:color w:val="0B5394"/>
              <w:lang w:val="en-US"/>
            </w:rPr>
            <w:delText xml:space="preserve"> Note importantly that overlapping buffers do incur a loss of independence as thoroughly</w:delText>
          </w:r>
        </w:del>
      </w:ins>
      <w:ins w:id="168" w:author="Jason Fisher" w:date="2026-06-26T15:29:00Z" w16du:dateUtc="2026-06-26T22:29:00Z">
        <w:del w:id="169" w:author="Aidan Brushett" w:date="2026-06-30T16:42:00Z" w16du:dateUtc="2026-06-30T23:42:00Z">
          <w:r w:rsidR="00180B3F" w:rsidDel="00D31D68">
            <w:rPr>
              <w:color w:val="0B5394"/>
              <w:lang w:val="en-US"/>
            </w:rPr>
            <w:delText xml:space="preserve"> explored by </w:delText>
          </w:r>
        </w:del>
      </w:ins>
      <w:commentRangeStart w:id="170"/>
      <w:commentRangeStart w:id="171"/>
      <w:del w:id="172" w:author="Aidan Brushett" w:date="2026-06-30T16:42:00Z" w16du:dateUtc="2026-06-30T23:42:00Z">
        <w:r w:rsidR="00180B3F" w:rsidDel="00D31D68">
          <w:rPr>
            <w:color w:val="0B5394"/>
            <w:lang w:val="en-US"/>
          </w:rPr>
          <w:fldChar w:fldCharType="begin"/>
        </w:r>
        <w:r w:rsidR="00180B3F" w:rsidDel="00D31D68">
          <w:rPr>
            <w:color w:val="0B5394"/>
            <w:lang w:val="en-US"/>
          </w:rPr>
          <w:delInstrText xml:space="preserve"> ADDIN EN.CITE &lt;EndNote&gt;&lt;Cite AuthorYear="1"&gt;&lt;Author&gt;Zuckerberg&lt;/Author&gt;&lt;Year&gt;2020&lt;/Year&gt;&lt;RecNum&gt;1347&lt;/RecNum&gt;&lt;DisplayText&gt;Zuckerberg et al. (2020)&lt;/DisplayText&gt;&lt;record&gt;&lt;rec-number&gt;1347&lt;/rec-number&gt;&lt;foreign-keys&gt;&lt;key app="EN" db-id="zttw0f50sp2daeezft0vvrfdzpdzpw95p2rp" timestamp="1669055232"&gt;1347&lt;/key&gt;&lt;/foreign-keys&gt;&lt;ref-type name="Journal Article"&gt;17&lt;/ref-type&gt;&lt;contributors&gt;&lt;authors&gt;&lt;author&gt;Zuckerberg, Benjamin&lt;/author&gt;&lt;author&gt;Cohen, Jeremy M&lt;/author&gt;&lt;author&gt;Nunes, Laura A&lt;/author&gt;&lt;author&gt;Bernath-Plaisted, Jacy&lt;/author&gt;&lt;author&gt;Clare, John DJ&lt;/author&gt;&lt;author&gt;Gilbert, Neil A&lt;/author&gt;&lt;author&gt;Kozidis, Sofia S&lt;/author&gt;&lt;author&gt;Maresh Nelson, Scott B&lt;/author&gt;&lt;author&gt;Shipley, Amy A&lt;/author&gt;&lt;author&gt;Thompson, Kimberly L&lt;/author&gt;&lt;/authors&gt;&lt;/contributors&gt;&lt;titles&gt;&lt;title&gt;A review of overlapping landscapes: pseudoreplication or a red herring in landscape ecology?&lt;/title&gt;&lt;secondary-title&gt;Current Landscape Ecology Reports&lt;/secondary-title&gt;&lt;/titles&gt;&lt;periodical&gt;&lt;full-title&gt;Current Landscape Ecology Reports&lt;/full-title&gt;&lt;/periodical&gt;&lt;pages&gt;140-148&lt;/pages&gt;&lt;volume&gt;5&lt;/volume&gt;&lt;number&gt;4&lt;/number&gt;&lt;dates&gt;&lt;year&gt;2020&lt;/year&gt;&lt;/dates&gt;&lt;isbn&gt;2364-494X&lt;/isbn&gt;&lt;urls&gt;&lt;/urls&gt;&lt;/record&gt;&lt;/Cite&gt;&lt;/EndNote&gt;</w:delInstrText>
        </w:r>
        <w:r w:rsidR="00180B3F" w:rsidDel="00D31D68">
          <w:rPr>
            <w:color w:val="0B5394"/>
            <w:lang w:val="en-US"/>
          </w:rPr>
          <w:fldChar w:fldCharType="separate"/>
        </w:r>
        <w:r w:rsidR="00180B3F" w:rsidDel="00D31D68">
          <w:rPr>
            <w:noProof/>
            <w:color w:val="0B5394"/>
            <w:lang w:val="en-US"/>
          </w:rPr>
          <w:delText>Zuckerberg et al. (2020)</w:delText>
        </w:r>
        <w:r w:rsidR="00180B3F" w:rsidDel="00D31D68">
          <w:rPr>
            <w:color w:val="0B5394"/>
            <w:lang w:val="en-US"/>
          </w:rPr>
          <w:fldChar w:fldCharType="end"/>
        </w:r>
        <w:commentRangeEnd w:id="170"/>
        <w:r w:rsidR="00D31D68" w:rsidDel="00D31D68">
          <w:rPr>
            <w:rStyle w:val="CommentReference"/>
            <w:color w:val="0B5394"/>
            <w:sz w:val="22"/>
            <w:szCs w:val="22"/>
            <w:lang w:val="en-US"/>
          </w:rPr>
          <w:commentReference w:id="170"/>
        </w:r>
        <w:commentRangeEnd w:id="171"/>
        <w:r w:rsidR="00D31D68" w:rsidDel="00D31D68">
          <w:rPr>
            <w:rStyle w:val="CommentReference"/>
            <w:color w:val="0B5394"/>
            <w:sz w:val="22"/>
            <w:szCs w:val="22"/>
            <w:lang w:val="en-US"/>
          </w:rPr>
          <w:commentReference w:id="171"/>
        </w:r>
      </w:del>
      <w:ins w:id="173" w:author="Jason Fisher" w:date="2026-06-26T15:29:00Z" w16du:dateUtc="2026-06-26T22:29:00Z">
        <w:del w:id="174" w:author="Aidan Brushett" w:date="2026-06-30T16:42:00Z" w16du:dateUtc="2026-06-30T23:42:00Z">
          <w:r w:rsidR="00180B3F" w:rsidDel="00D31D68">
            <w:rPr>
              <w:color w:val="0B5394"/>
              <w:lang w:val="en-US"/>
            </w:rPr>
            <w:delText>.</w:delText>
          </w:r>
        </w:del>
      </w:ins>
      <w:commentRangeEnd w:id="162"/>
      <w:del w:id="175" w:author="Aidan Brushett" w:date="2026-06-30T16:42:00Z" w16du:dateUtc="2026-06-30T23:42:00Z">
        <w:r w:rsidR="00180B3F" w:rsidRPr="006C55CD" w:rsidDel="00D31D68">
          <w:rPr>
            <w:rStyle w:val="CommentReference"/>
            <w:color w:val="0B5394"/>
            <w:sz w:val="22"/>
            <w:szCs w:val="22"/>
            <w:lang w:val="en-US"/>
          </w:rPr>
          <w:commentReference w:id="162"/>
        </w:r>
        <w:commentRangeEnd w:id="163"/>
        <w:r w:rsidR="00D31D68" w:rsidRPr="006C55CD" w:rsidDel="00D31D68">
          <w:rPr>
            <w:rStyle w:val="CommentReference"/>
            <w:color w:val="0B5394"/>
            <w:sz w:val="22"/>
            <w:szCs w:val="22"/>
            <w:lang w:val="en-US"/>
          </w:rPr>
          <w:commentReference w:id="163"/>
        </w:r>
      </w:del>
      <w:commentRangeEnd w:id="164"/>
      <w:r w:rsidR="0046565A" w:rsidRPr="006C55CD">
        <w:rPr>
          <w:rStyle w:val="CommentReference"/>
          <w:color w:val="0B5394"/>
          <w:sz w:val="22"/>
          <w:szCs w:val="22"/>
          <w:lang w:val="en-US"/>
        </w:rPr>
        <w:commentReference w:id="164"/>
      </w:r>
    </w:p>
    <w:p w14:paraId="3223A50A" w14:textId="24FB647F" w:rsidR="00907F04" w:rsidRPr="006C55CD" w:rsidRDefault="00907F04" w:rsidP="006C55CD">
      <w:pPr>
        <w:rPr>
          <w:color w:val="0B5394"/>
          <w:lang w:val="en-US"/>
        </w:rPr>
      </w:pPr>
    </w:p>
    <w:p w14:paraId="09FC136A" w14:textId="23233792" w:rsidR="00907F04" w:rsidRPr="006C55CD" w:rsidRDefault="00D31D68" w:rsidP="006C55CD">
      <w:pPr>
        <w:rPr>
          <w:color w:val="0B5394"/>
          <w:lang w:val="en-US"/>
        </w:rPr>
      </w:pPr>
      <w:del w:id="176" w:author="Aidan Brushett" w:date="2026-06-30T16:41:00Z" w16du:dateUtc="2026-06-30T23:41:00Z">
        <w:r w:rsidDel="00D31D68">
          <w:rPr>
            <w:noProof/>
            <w:color w:val="0B5394"/>
            <w:lang w:val="en-US"/>
          </w:rPr>
          <mc:AlternateContent>
            <mc:Choice Requires="wpg">
              <w:drawing>
                <wp:anchor distT="0" distB="0" distL="114300" distR="114300" simplePos="0" relativeHeight="251657221" behindDoc="0" locked="0" layoutInCell="1" allowOverlap="1" wp14:anchorId="7812A137" wp14:editId="19178EFE">
                  <wp:simplePos x="0" y="0"/>
                  <wp:positionH relativeFrom="column">
                    <wp:posOffset>1706888</wp:posOffset>
                  </wp:positionH>
                  <wp:positionV relativeFrom="paragraph">
                    <wp:posOffset>911308</wp:posOffset>
                  </wp:positionV>
                  <wp:extent cx="919677" cy="95416"/>
                  <wp:effectExtent l="25400" t="25400" r="7620" b="44450"/>
                  <wp:wrapNone/>
                  <wp:docPr id="690686318" name="Group 10"/>
                  <wp:cNvGraphicFramePr/>
                  <a:graphic xmlns:a="http://schemas.openxmlformats.org/drawingml/2006/main">
                    <a:graphicData uri="http://schemas.microsoft.com/office/word/2010/wordprocessingGroup">
                      <wpg:wgp>
                        <wpg:cNvGrpSpPr/>
                        <wpg:grpSpPr>
                          <a:xfrm>
                            <a:off x="0" y="0"/>
                            <a:ext cx="919677" cy="95416"/>
                            <a:chOff x="0" y="0"/>
                            <a:chExt cx="919677" cy="95416"/>
                          </a:xfrm>
                        </wpg:grpSpPr>
                        <wps:wsp>
                          <wps:cNvPr id="1308841214" name="Oval 2"/>
                          <wps:cNvSpPr/>
                          <wps:spPr>
                            <a:xfrm>
                              <a:off x="824261" y="0"/>
                              <a:ext cx="95416" cy="95416"/>
                            </a:xfrm>
                            <a:prstGeom prst="ellipse">
                              <a:avLst/>
                            </a:prstGeom>
                            <a:solidFill>
                              <a:srgbClr val="FF0000"/>
                            </a:solidFill>
                            <a:ln>
                              <a:solidFill>
                                <a:srgbClr val="FF0000"/>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42127315" name="Straight Arrow Connector 3"/>
                          <wps:cNvCnPr/>
                          <wps:spPr>
                            <a:xfrm>
                              <a:off x="587297" y="46464"/>
                              <a:ext cx="254608" cy="0"/>
                            </a:xfrm>
                            <a:prstGeom prst="straightConnector1">
                              <a:avLst/>
                            </a:prstGeom>
                            <a:ln w="12700">
                              <a:solidFill>
                                <a:schemeClr val="tx1"/>
                              </a:solidFill>
                              <a:headEnd type="triangle"/>
                              <a:tailEnd type="triangle"/>
                            </a:ln>
                            <a:effectLst/>
                          </wps:spPr>
                          <wps:style>
                            <a:lnRef idx="2">
                              <a:schemeClr val="accent1"/>
                            </a:lnRef>
                            <a:fillRef idx="0">
                              <a:schemeClr val="accent1"/>
                            </a:fillRef>
                            <a:effectRef idx="1">
                              <a:schemeClr val="accent1"/>
                            </a:effectRef>
                            <a:fontRef idx="minor">
                              <a:schemeClr val="tx1"/>
                            </a:fontRef>
                          </wps:style>
                          <wps:bodyPr/>
                        </wps:wsp>
                        <wps:wsp>
                          <wps:cNvPr id="1638235382" name="Straight Arrow Connector 3"/>
                          <wps:cNvCnPr/>
                          <wps:spPr>
                            <a:xfrm flipV="1">
                              <a:off x="0" y="46464"/>
                              <a:ext cx="494618" cy="9717"/>
                            </a:xfrm>
                            <a:prstGeom prst="straightConnector1">
                              <a:avLst/>
                            </a:prstGeom>
                            <a:ln w="12700">
                              <a:solidFill>
                                <a:schemeClr val="tx1"/>
                              </a:solidFill>
                              <a:headEnd type="triangle"/>
                              <a:tailEnd type="triangle"/>
                            </a:ln>
                            <a:effectLst/>
                          </wps:spPr>
                          <wps:style>
                            <a:lnRef idx="2">
                              <a:schemeClr val="accent1"/>
                            </a:lnRef>
                            <a:fillRef idx="0">
                              <a:schemeClr val="accent1"/>
                            </a:fillRef>
                            <a:effectRef idx="1">
                              <a:schemeClr val="accent1"/>
                            </a:effectRef>
                            <a:fontRef idx="minor">
                              <a:schemeClr val="tx1"/>
                            </a:fontRef>
                          </wps:style>
                          <wps:bodyPr/>
                        </wps:wsp>
                      </wpg:wgp>
                    </a:graphicData>
                  </a:graphic>
                </wp:anchor>
              </w:drawing>
            </mc:Choice>
            <mc:Fallback>
              <w:pict>
                <v:group w14:anchorId="08B7E185" id="Group 10" o:spid="_x0000_s1026" style="position:absolute;margin-left:134.4pt;margin-top:71.75pt;width:72.4pt;height:7.5pt;z-index:251657221" coordsize="9196,9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">
                  <v:oval id="Oval 2" o:spid="_x0000_s1027" style="position:absolute;left:8242;width:954;height:95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" fillcolor="red" strokecolor="red"/>
                  <v:shapetype id="_x0000_t32" coordsize="21600,21600" o:spt="32" o:oned="t" path="m,l21600,21600e" filled="f">
                    <v:path arrowok="t" fillok="f" o:connecttype="none"/>
                    <o:lock v:ext="edit" shapetype="t"/>
                  </v:shapetype>
                  <v:shape id="Straight Arrow Connector 3" o:spid="_x0000_s1028" type="#_x0000_t32" style="position:absolute;left:5872;top:464;width:254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" strokecolor="black [3213]" strokeweight="1pt">
                    <v:stroke startarrow="block" endarrow="block"/>
                  </v:shape>
                  <v:shape id="Straight Arrow Connector 3" o:spid="_x0000_s1029" type="#_x0000_t32" style="position:absolute;top:464;width:4946;height:97;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" strokecolor="black [3213]" strokeweight="1pt">
                    <v:stroke startarrow="block" endarrow="block"/>
                  </v:shape>
                </v:group>
              </w:pict>
            </mc:Fallback>
          </mc:AlternateContent>
        </w:r>
        <w:r w:rsidDel="00D31D68">
          <w:rPr>
            <w:noProof/>
            <w:color w:val="0B5394"/>
            <w:lang w:val="en-US"/>
          </w:rPr>
          <mc:AlternateContent>
            <mc:Choice Requires="wpg">
              <w:drawing>
                <wp:anchor distT="0" distB="0" distL="114300" distR="114300" simplePos="0" relativeHeight="251658247" behindDoc="0" locked="0" layoutInCell="1" allowOverlap="1" wp14:anchorId="50D5F56C" wp14:editId="03C37761">
                  <wp:simplePos x="0" y="0"/>
                  <wp:positionH relativeFrom="column">
                    <wp:posOffset>3011904</wp:posOffset>
                  </wp:positionH>
                  <wp:positionV relativeFrom="paragraph">
                    <wp:posOffset>214349</wp:posOffset>
                  </wp:positionV>
                  <wp:extent cx="1407873" cy="1088205"/>
                  <wp:effectExtent l="0" t="0" r="14605" b="17145"/>
                  <wp:wrapTopAndBottom/>
                  <wp:docPr id="961772973" name="Group 9"/>
                  <wp:cNvGraphicFramePr/>
                  <a:graphic xmlns:a="http://schemas.openxmlformats.org/drawingml/2006/main">
                    <a:graphicData uri="http://schemas.microsoft.com/office/word/2010/wordprocessingGroup">
                      <wpg:wgp>
                        <wpg:cNvGrpSpPr/>
                        <wpg:grpSpPr>
                          <a:xfrm>
                            <a:off x="0" y="0"/>
                            <a:ext cx="1407873" cy="1088205"/>
                            <a:chOff x="0" y="0"/>
                            <a:chExt cx="1407873" cy="1088205"/>
                          </a:xfrm>
                        </wpg:grpSpPr>
                        <wps:wsp>
                          <wps:cNvPr id="1609777288" name="Oval 1"/>
                          <wps:cNvSpPr/>
                          <wps:spPr>
                            <a:xfrm>
                              <a:off x="0" y="0"/>
                              <a:ext cx="1080770" cy="1080770"/>
                            </a:xfrm>
                            <a:prstGeom prst="ellipse">
                              <a:avLst/>
                            </a:prstGeom>
                            <a:noFill/>
                            <a:ln w="12700">
                              <a:solidFill>
                                <a:schemeClr val="accent1"/>
                              </a:solidFill>
                              <a:prstDash val="sysDash"/>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38674512" name="Oval 1"/>
                          <wps:cNvSpPr/>
                          <wps:spPr>
                            <a:xfrm>
                              <a:off x="327103" y="7435"/>
                              <a:ext cx="1080770" cy="1080770"/>
                            </a:xfrm>
                            <a:prstGeom prst="ellipse">
                              <a:avLst/>
                            </a:prstGeom>
                            <a:noFill/>
                            <a:ln w="12700">
                              <a:solidFill>
                                <a:srgbClr val="C00000"/>
                              </a:solidFill>
                              <a:prstDash val="sysDash"/>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23049703" name="Text Box 2"/>
                          <wps:cNvSpPr txBox="1">
                            <a:spLocks noChangeArrowheads="1"/>
                          </wps:cNvSpPr>
                          <wps:spPr bwMode="auto">
                            <a:xfrm>
                              <a:off x="0" y="683942"/>
                              <a:ext cx="576580" cy="368935"/>
                            </a:xfrm>
                            <a:prstGeom prst="rect">
                              <a:avLst/>
                            </a:prstGeom>
                            <a:noFill/>
                            <a:ln w="9525">
                              <a:noFill/>
                              <a:miter lim="800000"/>
                              <a:headEnd/>
                              <a:tailEnd/>
                            </a:ln>
                          </wps:spPr>
                          <wps:txbx>
                            <w:txbxContent>
                              <w:p w14:paraId="6821A6B4" w14:textId="4A99C20F" w:rsidR="00907F04" w:rsidRPr="00907F04" w:rsidRDefault="00907F04">
                                <w:pPr>
                                  <w:rPr>
                                    <w:sz w:val="16"/>
                                    <w:szCs w:val="16"/>
                                    <w:lang w:val="en-CA"/>
                                  </w:rPr>
                                </w:pPr>
                                <w:r w:rsidRPr="00907F04">
                                  <w:rPr>
                                    <w:sz w:val="16"/>
                                    <w:szCs w:val="16"/>
                                    <w:lang w:val="en-CA"/>
                                  </w:rPr>
                                  <w:t>2000 m buffer</w:t>
                                </w:r>
                              </w:p>
                            </w:txbxContent>
                          </wps:txbx>
                          <wps:bodyPr rot="0" vert="horz" wrap="square" lIns="91440" tIns="45720" rIns="91440" bIns="45720" anchor="t" anchorCtr="0">
                            <a:spAutoFit/>
                          </wps:bodyPr>
                        </wps:wsp>
                        <wps:wsp>
                          <wps:cNvPr id="1220808994" name="Text Box 2"/>
                          <wps:cNvSpPr txBox="1">
                            <a:spLocks noChangeArrowheads="1"/>
                          </wps:cNvSpPr>
                          <wps:spPr bwMode="auto">
                            <a:xfrm>
                              <a:off x="505522" y="230459"/>
                              <a:ext cx="576580" cy="503555"/>
                            </a:xfrm>
                            <a:prstGeom prst="rect">
                              <a:avLst/>
                            </a:prstGeom>
                            <a:noFill/>
                            <a:ln w="9525">
                              <a:noFill/>
                              <a:miter lim="800000"/>
                              <a:headEnd/>
                              <a:tailEnd/>
                            </a:ln>
                          </wps:spPr>
                          <wps:txbx>
                            <w:txbxContent>
                              <w:p w14:paraId="0ADB30EE" w14:textId="03640768" w:rsidR="00907F04" w:rsidRPr="00907F04" w:rsidRDefault="00907F04">
                                <w:pPr>
                                  <w:rPr>
                                    <w:sz w:val="16"/>
                                    <w:szCs w:val="16"/>
                                    <w:lang w:val="en-CA"/>
                                  </w:rPr>
                                </w:pPr>
                                <w:r>
                                  <w:rPr>
                                    <w:sz w:val="16"/>
                                    <w:szCs w:val="16"/>
                                    <w:lang w:val="en-CA"/>
                                  </w:rPr>
                                  <w:t>&gt;1km camera spacing</w:t>
                                </w:r>
                              </w:p>
                            </w:txbxContent>
                          </wps:txbx>
                          <wps:bodyPr rot="0" vert="horz" wrap="square" lIns="91440" tIns="45720" rIns="91440" bIns="45720" anchor="t" anchorCtr="0">
                            <a:spAutoFit/>
                          </wps:bodyPr>
                        </wps:wsp>
                      </wpg:wgp>
                    </a:graphicData>
                  </a:graphic>
                </wp:anchor>
              </w:drawing>
            </mc:Choice>
            <mc:Fallback>
              <w:pict>
                <v:group w14:anchorId="50D5F56C" id="Group 9" o:spid="_x0000_s1026" style="position:absolute;margin-left:237.15pt;margin-top:16.9pt;width:110.85pt;height:85.7pt;z-index:251658247" coordsize="14078,108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">
                  <v:oval id="Oval 1" o:spid="_x0000_s1027" style="position:absolute;width:10807;height:1080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" filled="f" strokecolor="#4f81bd [3204]" strokeweight="1pt">
                    <v:stroke dashstyle="3 1"/>
                  </v:oval>
                  <v:oval id="Oval 1" o:spid="_x0000_s1028" style="position:absolute;left:3271;top:74;width:10807;height:1080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" filled="f" strokecolor="#c00000" strokeweight="1pt">
                    <v:stroke dashstyle="3 1"/>
                  </v:oval>
                  <v:shapetype id="_x0000_t202" coordsize="21600,21600" o:spt="202" path="m,l,21600r21600,l21600,xe">
                    <v:stroke joinstyle="miter"/>
                    <v:path gradientshapeok="t" o:connecttype="rect"/>
                  </v:shapetype>
                  <v:shape id="Text Box 2" o:spid="_x0000_s1029" type="#_x0000_t202" style="position:absolute;top:6839;width:5765;height:36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" filled="f" stroked="f">
                    <v:textbox style="mso-fit-shape-to-text:t">
                      <w:txbxContent>
                        <w:p w14:paraId="6821A6B4" w14:textId="4A99C20F" w:rsidR="00907F04" w:rsidRPr="00907F04" w:rsidRDefault="00907F04">
                          <w:pPr>
                            <w:rPr>
                              <w:sz w:val="16"/>
                              <w:szCs w:val="16"/>
                              <w:lang w:val="en-CA"/>
                            </w:rPr>
                          </w:pPr>
                          <w:r w:rsidRPr="00907F04">
                            <w:rPr>
                              <w:sz w:val="16"/>
                              <w:szCs w:val="16"/>
                              <w:lang w:val="en-CA"/>
                            </w:rPr>
                            <w:t>2000 m buffer</w:t>
                          </w:r>
                        </w:p>
                      </w:txbxContent>
                    </v:textbox>
                  </v:shape>
                  <v:shape id="Text Box 2" o:spid="_x0000_s1030" type="#_x0000_t202" style="position:absolute;left:5055;top:2304;width:5766;height:50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" filled="f" stroked="f">
                    <v:textbox style="mso-fit-shape-to-text:t">
                      <w:txbxContent>
                        <w:p w14:paraId="0ADB30EE" w14:textId="03640768" w:rsidR="00907F04" w:rsidRPr="00907F04" w:rsidRDefault="00907F04">
                          <w:pPr>
                            <w:rPr>
                              <w:sz w:val="16"/>
                              <w:szCs w:val="16"/>
                              <w:lang w:val="en-CA"/>
                            </w:rPr>
                          </w:pPr>
                          <w:r>
                            <w:rPr>
                              <w:sz w:val="16"/>
                              <w:szCs w:val="16"/>
                              <w:lang w:val="en-CA"/>
                            </w:rPr>
                            <w:t>&gt;1km camera spacing</w:t>
                          </w:r>
                        </w:p>
                      </w:txbxContent>
                    </v:textbox>
                  </v:shape>
                  <w10:wrap type="topAndBottom"/>
                </v:group>
              </w:pict>
            </mc:Fallback>
          </mc:AlternateContent>
        </w:r>
      </w:del>
    </w:p>
    <w:p w14:paraId="69196800" w14:textId="31B86295" w:rsidR="00907F04" w:rsidRPr="006C55CD" w:rsidRDefault="00907F04" w:rsidP="006C55CD">
      <w:pPr>
        <w:rPr>
          <w:color w:val="0B5394"/>
          <w:lang w:val="en-US"/>
        </w:rPr>
      </w:pPr>
      <w:del w:id="177" w:author="Jason Fisher" w:date="2026-06-26T15:31:00Z" w16du:dateUtc="2026-06-26T22:31:00Z">
        <w:r w:rsidRPr="006C55CD" w:rsidDel="00180B3F">
          <w:rPr>
            <w:noProof/>
            <w:color w:val="0B5394"/>
            <w:lang w:val="en-US"/>
          </w:rPr>
          <mc:AlternateContent>
            <mc:Choice Requires="wps">
              <w:drawing>
                <wp:anchor distT="0" distB="0" distL="114300" distR="114300" simplePos="0" relativeHeight="251656194" behindDoc="0" locked="0" layoutInCell="1" allowOverlap="1" wp14:anchorId="2F9042F3" wp14:editId="09AAC606">
                  <wp:simplePos x="0" y="0"/>
                  <wp:positionH relativeFrom="column">
                    <wp:posOffset>2337545</wp:posOffset>
                  </wp:positionH>
                  <wp:positionV relativeFrom="paragraph">
                    <wp:posOffset>101848</wp:posOffset>
                  </wp:positionV>
                  <wp:extent cx="95416" cy="95416"/>
                  <wp:effectExtent l="0" t="0" r="19050" b="19050"/>
                  <wp:wrapNone/>
                  <wp:docPr id="28825820" name="Oval 2"/>
                  <wp:cNvGraphicFramePr/>
                  <a:graphic xmlns:a="http://schemas.openxmlformats.org/drawingml/2006/main">
                    <a:graphicData uri="http://schemas.microsoft.com/office/word/2010/wordprocessingShape">
                      <wps:wsp>
                        <wps:cNvSpPr/>
                        <wps:spPr>
                          <a:xfrm>
                            <a:off x="0" y="0"/>
                            <a:ext cx="95416" cy="95416"/>
                          </a:xfrm>
                          <a:prstGeom prst="ellipse">
                            <a:avLst/>
                          </a:prstGeom>
                          <a:solidFill>
                            <a:schemeClr val="accent1">
                              <a:lumMod val="75000"/>
                            </a:schemeClr>
                          </a:solidFill>
                          <a:ln>
                            <a:solidFill>
                              <a:schemeClr val="accent1">
                                <a:lumMod val="75000"/>
                              </a:schemeClr>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71DBA501" id="Oval 2" o:spid="_x0000_s1026" style="position:absolute;margin-left:184.05pt;margin-top:8pt;width:7.5pt;height:7.5pt;z-index:25165619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" fillcolor="#365f91 [2404]" strokecolor="#365f91 [2404]"/>
              </w:pict>
            </mc:Fallback>
          </mc:AlternateContent>
        </w:r>
      </w:del>
    </w:p>
    <w:p w14:paraId="36D0FAE1" w14:textId="5E43B3AD" w:rsidR="00907F04" w:rsidRPr="006C55CD" w:rsidRDefault="00907F04" w:rsidP="006C55CD">
      <w:pPr>
        <w:rPr>
          <w:color w:val="0B5394"/>
          <w:lang w:val="en-US"/>
        </w:rPr>
      </w:pPr>
    </w:p>
    <w:p w14:paraId="3DD52F74" w14:textId="77777777" w:rsidR="00907F04" w:rsidRPr="006C55CD" w:rsidRDefault="00907F04" w:rsidP="006C55CD">
      <w:pPr>
        <w:rPr>
          <w:color w:val="0B5394"/>
          <w:lang w:val="en-US"/>
        </w:rPr>
      </w:pPr>
    </w:p>
    <w:p w14:paraId="0559B430" w14:textId="77777777" w:rsidR="00C86D6C" w:rsidRPr="006C55CD" w:rsidRDefault="00C86D6C" w:rsidP="006C55CD">
      <w:pPr>
        <w:rPr>
          <w:b/>
          <w:bCs/>
          <w:color w:val="222222"/>
          <w:shd w:val="clear" w:color="auto" w:fill="FF9900"/>
          <w:lang w:val="en-US"/>
        </w:rPr>
      </w:pPr>
    </w:p>
    <w:p w14:paraId="1FD8F310" w14:textId="77777777" w:rsidR="00C86D6C" w:rsidRPr="006C55CD" w:rsidRDefault="00C86D6C" w:rsidP="006C55CD">
      <w:pPr>
        <w:rPr>
          <w:b/>
          <w:bCs/>
          <w:color w:val="222222"/>
          <w:shd w:val="clear" w:color="auto" w:fill="FF9900"/>
          <w:lang w:val="en-US"/>
        </w:rPr>
      </w:pPr>
    </w:p>
    <w:p w14:paraId="000000B9" w14:textId="7DC257DE" w:rsidR="00344D24" w:rsidRPr="006C55CD" w:rsidRDefault="1185683A" w:rsidP="006C55CD">
      <w:pPr>
        <w:rPr>
          <w:color w:val="222222"/>
          <w:lang w:val="en-US"/>
        </w:rPr>
      </w:pPr>
      <w:r w:rsidRPr="006C55CD">
        <w:rPr>
          <w:b/>
          <w:bCs/>
          <w:color w:val="222222"/>
          <w:lang w:val="en-US"/>
        </w:rPr>
        <w:t>3)</w:t>
      </w:r>
      <w:r w:rsidR="006C55CD">
        <w:rPr>
          <w:b/>
          <w:bCs/>
          <w:color w:val="222222"/>
          <w:lang w:val="en-US"/>
        </w:rPr>
        <w:t xml:space="preserve"> </w:t>
      </w:r>
      <w:r w:rsidRPr="006C55CD">
        <w:rPr>
          <w:color w:val="222222"/>
          <w:lang w:val="en-US"/>
        </w:rPr>
        <w:t xml:space="preserve">There is no mention of microsite variables or other factors that could impact detectability of squirrels, and thus the number of monthly detections. The authors briefly mention that they do not view occupancy models as appropriate given that absences of squirrels over an entire year at a site likely represent true absence - and I agree with this sentiment. However, detectability influences not only absence but also detection rates (or #s of detections). One advantage of occupancy models is that they get you to contemplate what factors might influence detectability that have nothing to do with the ecological processes in consideration. So, for example, based on my own experience, the number of squirrel detections at a camera is influenced by slight camera angle changes, amount of vegetation in front of cameras (which will change over the course of a season or year), as well as subtle microsite variations that may impact whether a squirrel heavily uses a site. The authors may also have variation in time since lure and seasonal </w:t>
      </w:r>
      <w:r w:rsidRPr="006C55CD">
        <w:rPr>
          <w:color w:val="222222"/>
          <w:lang w:val="en-US"/>
        </w:rPr>
        <w:lastRenderedPageBreak/>
        <w:t>factors. Yet none of these factors appear in the model, but can influence the number of squirrel detections per month. I realize some of this variation can be accounted for in the random effect, but can the authors directly model these effects or explain why they aren’t important?</w:t>
      </w:r>
    </w:p>
    <w:p w14:paraId="000000BA" w14:textId="77777777" w:rsidR="00344D24" w:rsidRPr="006C55CD" w:rsidRDefault="00344D24" w:rsidP="006C55CD">
      <w:pPr>
        <w:rPr>
          <w:color w:val="0B5394"/>
        </w:rPr>
      </w:pPr>
    </w:p>
    <w:p w14:paraId="6D279A19" w14:textId="77777777" w:rsidR="00DE428E" w:rsidRPr="006C55CD" w:rsidRDefault="1185683A" w:rsidP="006C55CD">
      <w:pPr>
        <w:rPr>
          <w:color w:val="0B5394"/>
          <w:lang w:val="en-US"/>
        </w:rPr>
      </w:pPr>
      <w:r w:rsidRPr="006C55CD">
        <w:rPr>
          <w:b/>
          <w:bCs/>
          <w:color w:val="0B5394"/>
          <w:lang w:val="en-US"/>
        </w:rPr>
        <w:t>Response:</w:t>
      </w:r>
      <w:r w:rsidRPr="006C55CD">
        <w:rPr>
          <w:color w:val="0B5394"/>
          <w:lang w:val="en-US"/>
        </w:rPr>
        <w:t xml:space="preserve"> </w:t>
      </w:r>
      <w:r w:rsidR="00FF6DED" w:rsidRPr="006C55CD">
        <w:rPr>
          <w:color w:val="0B5394"/>
          <w:lang w:val="en-US"/>
        </w:rPr>
        <w:t>The reviewer raises a fair point</w:t>
      </w:r>
      <w:r w:rsidRPr="006C55CD">
        <w:rPr>
          <w:color w:val="0B5394"/>
          <w:lang w:val="en-US"/>
        </w:rPr>
        <w:t xml:space="preserve"> that microsite variations </w:t>
      </w:r>
      <w:r w:rsidR="00931718" w:rsidRPr="006C55CD">
        <w:rPr>
          <w:color w:val="0B5394"/>
          <w:lang w:val="en-US"/>
        </w:rPr>
        <w:t xml:space="preserve">(e.g., camera angle, height, site slope) </w:t>
      </w:r>
      <w:r w:rsidRPr="006C55CD">
        <w:rPr>
          <w:color w:val="0B5394"/>
          <w:lang w:val="en-US"/>
        </w:rPr>
        <w:t xml:space="preserve">can </w:t>
      </w:r>
      <w:r w:rsidR="008722FA" w:rsidRPr="006C55CD">
        <w:rPr>
          <w:color w:val="0B5394"/>
          <w:lang w:val="en-US"/>
        </w:rPr>
        <w:t>impact the</w:t>
      </w:r>
      <w:r w:rsidRPr="006C55CD">
        <w:rPr>
          <w:color w:val="0B5394"/>
          <w:lang w:val="en-US"/>
        </w:rPr>
        <w:t xml:space="preserve"> response variable. </w:t>
      </w:r>
      <w:r w:rsidR="00724197" w:rsidRPr="006C55CD">
        <w:rPr>
          <w:color w:val="0B5394"/>
          <w:lang w:val="en-US"/>
        </w:rPr>
        <w:t xml:space="preserve">We addressed this several ways in our analysis that we belief are satisfactory. </w:t>
      </w:r>
    </w:p>
    <w:p w14:paraId="000000BB" w14:textId="4B1316CC" w:rsidR="00344D24" w:rsidRPr="006C55CD" w:rsidRDefault="00F553DD" w:rsidP="006C55CD">
      <w:pPr>
        <w:pStyle w:val="ListParagraph"/>
        <w:numPr>
          <w:ilvl w:val="0"/>
          <w:numId w:val="9"/>
        </w:numPr>
        <w:rPr>
          <w:color w:val="0B5394"/>
          <w:lang w:val="en-US"/>
        </w:rPr>
      </w:pPr>
      <w:ins w:id="178" w:author="Jason Fisher" w:date="2026-06-29T12:22:00Z" w16du:dateUtc="2026-06-29T19:22:00Z">
        <w:del w:id="179" w:author="Aidan Brushett" w:date="2026-06-30T16:45:00Z" w16du:dateUtc="2026-06-30T23:45:00Z">
          <w:r w:rsidDel="00935BCA">
            <w:rPr>
              <w:color w:val="0B5394"/>
              <w:lang w:val="en-US"/>
            </w:rPr>
            <w:delText xml:space="preserve">WE CONTROL FOR CAMERA DEPLOYMENT. </w:delText>
          </w:r>
        </w:del>
      </w:ins>
      <w:r w:rsidR="00DE428E" w:rsidRPr="006C55CD">
        <w:rPr>
          <w:color w:val="0B5394"/>
          <w:lang w:val="en-US"/>
        </w:rPr>
        <w:t>Cameras were measured 1m off the ground and pointing approximately 10</w:t>
      </w:r>
      <w:r w:rsidR="00DE428E" w:rsidRPr="006C55CD">
        <w:rPr>
          <w:color w:val="0B5394"/>
          <w:vertAlign w:val="superscript"/>
          <w:lang w:val="en-US"/>
        </w:rPr>
        <w:t>o</w:t>
      </w:r>
      <w:r w:rsidR="00DE428E" w:rsidRPr="006C55CD">
        <w:rPr>
          <w:color w:val="0B5394"/>
          <w:lang w:val="en-US"/>
        </w:rPr>
        <w:t xml:space="preserve"> downwards, with a</w:t>
      </w:r>
      <w:r w:rsidR="00546F76" w:rsidRPr="006C55CD">
        <w:rPr>
          <w:color w:val="0B5394"/>
          <w:lang w:val="en-US"/>
        </w:rPr>
        <w:t xml:space="preserve"> lured tree in view of all cameras. We also trimmed all vegetation at cameras </w:t>
      </w:r>
      <w:r w:rsidR="00C86D6C" w:rsidRPr="006C55CD">
        <w:rPr>
          <w:color w:val="0B5394"/>
          <w:lang w:val="en-US"/>
        </w:rPr>
        <w:t>at the same time of year (September and October) for all camera sites</w:t>
      </w:r>
      <w:r w:rsidR="00CE20B2" w:rsidRPr="006C55CD">
        <w:rPr>
          <w:color w:val="0B5394"/>
          <w:lang w:val="en-US"/>
        </w:rPr>
        <w:t xml:space="preserve">. There is certainly still some </w:t>
      </w:r>
      <w:ins w:id="180" w:author="Jason Fisher" w:date="2026-06-29T12:22:00Z" w16du:dateUtc="2026-06-29T19:22:00Z">
        <w:r>
          <w:rPr>
            <w:color w:val="0B5394"/>
            <w:lang w:val="en-US"/>
          </w:rPr>
          <w:t xml:space="preserve">small </w:t>
        </w:r>
      </w:ins>
      <w:r w:rsidR="00CE20B2" w:rsidRPr="006C55CD">
        <w:rPr>
          <w:color w:val="0B5394"/>
          <w:lang w:val="en-US"/>
        </w:rPr>
        <w:t xml:space="preserve">variability in these characteristics </w:t>
      </w:r>
      <w:r w:rsidR="00590E71" w:rsidRPr="006C55CD">
        <w:rPr>
          <w:color w:val="0B5394"/>
          <w:lang w:val="en-US"/>
        </w:rPr>
        <w:t>across</w:t>
      </w:r>
      <w:r w:rsidR="00CE20B2" w:rsidRPr="006C55CD">
        <w:rPr>
          <w:color w:val="0B5394"/>
          <w:lang w:val="en-US"/>
        </w:rPr>
        <w:t xml:space="preserve"> sites</w:t>
      </w:r>
      <w:r w:rsidR="003C57E2" w:rsidRPr="006C55CD">
        <w:rPr>
          <w:color w:val="0B5394"/>
          <w:lang w:val="en-US"/>
        </w:rPr>
        <w:t xml:space="preserve"> and across months</w:t>
      </w:r>
      <w:r w:rsidR="00CE20B2" w:rsidRPr="006C55CD">
        <w:rPr>
          <w:color w:val="0B5394"/>
          <w:lang w:val="en-US"/>
        </w:rPr>
        <w:t>, but since we followed a consistent protocol across all years</w:t>
      </w:r>
      <w:r w:rsidR="00590E71" w:rsidRPr="006C55CD">
        <w:rPr>
          <w:color w:val="0B5394"/>
          <w:lang w:val="en-US"/>
        </w:rPr>
        <w:t xml:space="preserve"> of sampling</w:t>
      </w:r>
      <w:r w:rsidR="00CE20B2" w:rsidRPr="006C55CD">
        <w:rPr>
          <w:color w:val="0B5394"/>
          <w:lang w:val="en-US"/>
        </w:rPr>
        <w:t xml:space="preserve">, </w:t>
      </w:r>
      <w:r w:rsidR="00590E71" w:rsidRPr="006C55CD">
        <w:rPr>
          <w:color w:val="0B5394"/>
          <w:lang w:val="en-US"/>
        </w:rPr>
        <w:t xml:space="preserve">we have </w:t>
      </w:r>
      <w:r w:rsidR="00CE20B2" w:rsidRPr="006C55CD">
        <w:rPr>
          <w:color w:val="0B5394"/>
          <w:lang w:val="en-US"/>
        </w:rPr>
        <w:t xml:space="preserve">no reason to suspect that our microsite traits would </w:t>
      </w:r>
      <w:r w:rsidR="00590E71" w:rsidRPr="006C55CD">
        <w:rPr>
          <w:color w:val="0B5394"/>
          <w:lang w:val="en-US"/>
        </w:rPr>
        <w:t>co</w:t>
      </w:r>
      <w:r w:rsidR="00CE20B2" w:rsidRPr="006C55CD">
        <w:rPr>
          <w:color w:val="0B5394"/>
          <w:lang w:val="en-US"/>
        </w:rPr>
        <w:t xml:space="preserve">vary </w:t>
      </w:r>
      <w:r w:rsidR="00590E71" w:rsidRPr="006C55CD">
        <w:rPr>
          <w:color w:val="0B5394"/>
          <w:lang w:val="en-US"/>
        </w:rPr>
        <w:t xml:space="preserve">with </w:t>
      </w:r>
      <w:r w:rsidR="004D6EC7" w:rsidRPr="006C55CD">
        <w:rPr>
          <w:color w:val="0B5394"/>
          <w:lang w:val="en-US"/>
        </w:rPr>
        <w:t>model</w:t>
      </w:r>
      <w:r w:rsidR="003C57E2" w:rsidRPr="006C55CD">
        <w:rPr>
          <w:color w:val="0B5394"/>
          <w:lang w:val="en-US"/>
        </w:rPr>
        <w:t>s’</w:t>
      </w:r>
      <w:r w:rsidR="004D6EC7" w:rsidRPr="006C55CD">
        <w:rPr>
          <w:color w:val="0B5394"/>
          <w:lang w:val="en-US"/>
        </w:rPr>
        <w:t xml:space="preserve"> fixed effects in a way that would affect </w:t>
      </w:r>
      <w:r w:rsidR="003C57E2" w:rsidRPr="006C55CD">
        <w:rPr>
          <w:color w:val="0B5394"/>
          <w:lang w:val="en-US"/>
        </w:rPr>
        <w:t xml:space="preserve">our </w:t>
      </w:r>
      <w:r w:rsidR="004D6EC7" w:rsidRPr="006C55CD">
        <w:rPr>
          <w:color w:val="0B5394"/>
          <w:lang w:val="en-US"/>
        </w:rPr>
        <w:t xml:space="preserve">analysis, beyond creating additional noise. </w:t>
      </w:r>
      <w:ins w:id="181" w:author="Aidan Brushett" w:date="2026-06-30T16:43:00Z" w16du:dateUtc="2026-06-30T23:43:00Z">
        <w:r w:rsidR="00935BCA">
          <w:rPr>
            <w:color w:val="0B5394"/>
            <w:lang w:val="en-US"/>
          </w:rPr>
          <w:t xml:space="preserve">Additionally, </w:t>
        </w:r>
      </w:ins>
      <w:ins w:id="182" w:author="Aidan Brushett" w:date="2026-06-30T16:45:00Z" w16du:dateUtc="2026-06-30T23:45:00Z">
        <w:r w:rsidR="00935BCA">
          <w:rPr>
            <w:color w:val="0B5394"/>
            <w:lang w:val="en-US"/>
          </w:rPr>
          <w:t>the</w:t>
        </w:r>
      </w:ins>
      <w:ins w:id="183" w:author="Aidan Brushett" w:date="2026-06-30T16:43:00Z" w16du:dateUtc="2026-06-30T23:43:00Z">
        <w:r w:rsidR="00935BCA">
          <w:rPr>
            <w:color w:val="0B5394"/>
            <w:lang w:val="en-US"/>
          </w:rPr>
          <w:t xml:space="preserve"> new </w:t>
        </w:r>
      </w:ins>
      <w:ins w:id="184" w:author="Aidan Brushett" w:date="2026-06-30T16:45:00Z" w16du:dateUtc="2026-06-30T23:45:00Z">
        <w:r w:rsidR="00935BCA">
          <w:rPr>
            <w:color w:val="0B5394"/>
            <w:lang w:val="en-US"/>
          </w:rPr>
          <w:t>approach</w:t>
        </w:r>
      </w:ins>
      <w:ins w:id="185" w:author="Aidan Brushett" w:date="2026-06-30T16:43:00Z" w16du:dateUtc="2026-06-30T23:43:00Z">
        <w:r w:rsidR="00935BCA">
          <w:rPr>
            <w:color w:val="0B5394"/>
            <w:lang w:val="en-US"/>
          </w:rPr>
          <w:t xml:space="preserve"> </w:t>
        </w:r>
      </w:ins>
      <w:ins w:id="186" w:author="Aidan Brushett" w:date="2026-06-30T16:44:00Z" w16du:dateUtc="2026-06-30T23:44:00Z">
        <w:r w:rsidR="00935BCA">
          <w:rPr>
            <w:color w:val="0B5394"/>
            <w:lang w:val="en-US"/>
          </w:rPr>
          <w:t xml:space="preserve">used </w:t>
        </w:r>
      </w:ins>
      <w:ins w:id="187" w:author="Aidan Brushett" w:date="2026-06-30T16:45:00Z" w16du:dateUtc="2026-06-30T23:45:00Z">
        <w:r w:rsidR="00935BCA">
          <w:rPr>
            <w:color w:val="0B5394"/>
            <w:lang w:val="en-US"/>
          </w:rPr>
          <w:t xml:space="preserve">for modeling is </w:t>
        </w:r>
      </w:ins>
      <w:ins w:id="188" w:author="Aidan Brushett" w:date="2026-06-30T16:44:00Z" w16du:dateUtc="2026-06-30T23:44:00Z">
        <w:r w:rsidR="00935BCA">
          <w:rPr>
            <w:color w:val="0B5394"/>
            <w:lang w:val="en-US"/>
          </w:rPr>
          <w:t>robust to small variations in survey effort</w:t>
        </w:r>
      </w:ins>
      <w:ins w:id="189" w:author="Aidan Brushett" w:date="2026-06-30T16:45:00Z" w16du:dateUtc="2026-06-30T23:45:00Z">
        <w:r w:rsidR="00935BCA">
          <w:rPr>
            <w:color w:val="0B5394"/>
            <w:lang w:val="en-US"/>
          </w:rPr>
          <w:t xml:space="preserve"> (i.e., proportional binomial presence-absence model)</w:t>
        </w:r>
      </w:ins>
      <w:ins w:id="190" w:author="Aidan Brushett" w:date="2026-06-30T16:44:00Z" w16du:dateUtc="2026-06-30T23:44:00Z">
        <w:r w:rsidR="00935BCA">
          <w:rPr>
            <w:color w:val="0B5394"/>
            <w:lang w:val="en-US"/>
          </w:rPr>
          <w:t xml:space="preserve">. </w:t>
        </w:r>
      </w:ins>
      <w:r w:rsidR="004D6EC7" w:rsidRPr="006C55CD">
        <w:rPr>
          <w:color w:val="0B5394"/>
          <w:lang w:val="en-US"/>
        </w:rPr>
        <w:t>W</w:t>
      </w:r>
      <w:r w:rsidR="1185683A" w:rsidRPr="006C55CD">
        <w:rPr>
          <w:color w:val="0B5394"/>
          <w:lang w:val="en-US"/>
        </w:rPr>
        <w:t xml:space="preserve">e believe that </w:t>
      </w:r>
      <w:r w:rsidR="004D6EC7" w:rsidRPr="006C55CD">
        <w:rPr>
          <w:color w:val="0B5394"/>
          <w:lang w:val="en-US"/>
        </w:rPr>
        <w:t>our nested</w:t>
      </w:r>
      <w:r w:rsidR="1185683A" w:rsidRPr="006C55CD">
        <w:rPr>
          <w:color w:val="0B5394"/>
          <w:lang w:val="en-US"/>
        </w:rPr>
        <w:t xml:space="preserve"> random </w:t>
      </w:r>
      <w:r w:rsidR="004D6EC7" w:rsidRPr="006C55CD">
        <w:rPr>
          <w:color w:val="0B5394"/>
          <w:lang w:val="en-US"/>
        </w:rPr>
        <w:t>intercept structure</w:t>
      </w:r>
      <w:ins w:id="191" w:author="Aidan Brushett" w:date="2026-06-30T16:43:00Z" w16du:dateUtc="2026-06-30T23:43:00Z">
        <w:r w:rsidR="00D31D68">
          <w:rPr>
            <w:color w:val="0B5394"/>
            <w:lang w:val="en-US"/>
          </w:rPr>
          <w:t>, where we control for camera deployment,</w:t>
        </w:r>
      </w:ins>
      <w:r w:rsidR="004D6EC7" w:rsidRPr="006C55CD">
        <w:rPr>
          <w:color w:val="0B5394"/>
          <w:lang w:val="en-US"/>
        </w:rPr>
        <w:t xml:space="preserve"> </w:t>
      </w:r>
      <w:r w:rsidR="1185683A" w:rsidRPr="006C55CD">
        <w:rPr>
          <w:color w:val="0B5394"/>
          <w:lang w:val="en-US"/>
        </w:rPr>
        <w:t xml:space="preserve">sufficiently accounts for </w:t>
      </w:r>
      <w:r w:rsidR="004D6EC7" w:rsidRPr="006C55CD">
        <w:rPr>
          <w:color w:val="0B5394"/>
          <w:lang w:val="en-US"/>
        </w:rPr>
        <w:t>this latent</w:t>
      </w:r>
      <w:r w:rsidR="1185683A" w:rsidRPr="006C55CD">
        <w:rPr>
          <w:color w:val="0B5394"/>
          <w:lang w:val="en-US"/>
        </w:rPr>
        <w:t xml:space="preserve"> </w:t>
      </w:r>
      <w:r w:rsidR="2DBB032C" w:rsidRPr="006C55CD">
        <w:rPr>
          <w:color w:val="0B5394"/>
          <w:lang w:val="en-US"/>
        </w:rPr>
        <w:t>variability</w:t>
      </w:r>
      <w:r w:rsidR="004D6EC7" w:rsidRPr="006C55CD">
        <w:rPr>
          <w:color w:val="0B5394"/>
          <w:lang w:val="en-US"/>
        </w:rPr>
        <w:t>.</w:t>
      </w:r>
      <w:r w:rsidR="1185683A" w:rsidRPr="006C55CD">
        <w:rPr>
          <w:color w:val="0B5394"/>
          <w:lang w:val="en-US"/>
        </w:rPr>
        <w:t xml:space="preserve"> Thus, we are treating this variability the same as any other unmeasured variable in our analysis. </w:t>
      </w:r>
    </w:p>
    <w:p w14:paraId="4C2B118D" w14:textId="5B9DDFC0" w:rsidR="004D6EC7" w:rsidRPr="006C55CD" w:rsidRDefault="004D6EC7" w:rsidP="006C55CD">
      <w:pPr>
        <w:pStyle w:val="ListParagraph"/>
        <w:numPr>
          <w:ilvl w:val="0"/>
          <w:numId w:val="9"/>
        </w:numPr>
        <w:rPr>
          <w:color w:val="0B5394"/>
          <w:lang w:val="en-US"/>
        </w:rPr>
      </w:pPr>
      <w:r w:rsidRPr="006C55CD">
        <w:rPr>
          <w:color w:val="0B5394"/>
          <w:lang w:val="en-US"/>
        </w:rPr>
        <w:t>In this re-submission, we have re-analyzed our data using</w:t>
      </w:r>
      <w:r w:rsidR="0090304D" w:rsidRPr="006C55CD">
        <w:rPr>
          <w:color w:val="0B5394"/>
          <w:lang w:val="en-US"/>
        </w:rPr>
        <w:t xml:space="preserve"> a</w:t>
      </w:r>
      <w:r w:rsidRPr="006C55CD">
        <w:rPr>
          <w:color w:val="0B5394"/>
          <w:lang w:val="en-US"/>
        </w:rPr>
        <w:t xml:space="preserve"> presence–absence </w:t>
      </w:r>
      <w:r w:rsidR="0090304D" w:rsidRPr="006C55CD">
        <w:rPr>
          <w:color w:val="0B5394"/>
          <w:lang w:val="en-US"/>
        </w:rPr>
        <w:t>response</w:t>
      </w:r>
      <w:r w:rsidRPr="006C55CD">
        <w:rPr>
          <w:color w:val="0B5394"/>
          <w:lang w:val="en-US"/>
        </w:rPr>
        <w:t xml:space="preserve">, which </w:t>
      </w:r>
      <w:r w:rsidR="0090304D" w:rsidRPr="006C55CD">
        <w:rPr>
          <w:color w:val="0B5394"/>
          <w:lang w:val="en-US"/>
        </w:rPr>
        <w:t>has</w:t>
      </w:r>
      <w:r w:rsidRPr="006C55CD">
        <w:rPr>
          <w:color w:val="0B5394"/>
          <w:lang w:val="en-US"/>
        </w:rPr>
        <w:t xml:space="preserve"> a lower range of variability</w:t>
      </w:r>
      <w:r w:rsidR="0090304D" w:rsidRPr="006C55CD">
        <w:rPr>
          <w:color w:val="0B5394"/>
          <w:lang w:val="en-US"/>
        </w:rPr>
        <w:t xml:space="preserve"> than independent detections</w:t>
      </w:r>
      <w:r w:rsidR="00BA50C6" w:rsidRPr="006C55CD">
        <w:rPr>
          <w:color w:val="0B5394"/>
          <w:lang w:val="en-US"/>
        </w:rPr>
        <w:t>/negative binomial</w:t>
      </w:r>
      <w:r w:rsidR="0090304D" w:rsidRPr="006C55CD">
        <w:rPr>
          <w:color w:val="0B5394"/>
          <w:lang w:val="en-US"/>
        </w:rPr>
        <w:t xml:space="preserve"> but is more robust to </w:t>
      </w:r>
      <w:r w:rsidR="004D5C7F" w:rsidRPr="006C55CD">
        <w:rPr>
          <w:color w:val="0B5394"/>
          <w:lang w:val="en-US"/>
        </w:rPr>
        <w:t xml:space="preserve">differences in detectability. Of course, as with occupancy models, presence–absence is not immune to variation in </w:t>
      </w:r>
      <w:r w:rsidR="00D27A13" w:rsidRPr="006C55CD">
        <w:rPr>
          <w:color w:val="0B5394"/>
          <w:lang w:val="en-US"/>
        </w:rPr>
        <w:t>detectability,</w:t>
      </w:r>
      <w:r w:rsidR="004D5C7F" w:rsidRPr="006C55CD">
        <w:rPr>
          <w:color w:val="0B5394"/>
          <w:lang w:val="en-US"/>
        </w:rPr>
        <w:t xml:space="preserve"> but we believe this</w:t>
      </w:r>
      <w:r w:rsidR="00D936F2" w:rsidRPr="006C55CD">
        <w:rPr>
          <w:color w:val="0B5394"/>
          <w:lang w:val="en-US"/>
        </w:rPr>
        <w:t xml:space="preserve"> is a defensible change that</w:t>
      </w:r>
      <w:r w:rsidR="004D5C7F" w:rsidRPr="006C55CD">
        <w:rPr>
          <w:color w:val="0B5394"/>
          <w:lang w:val="en-US"/>
        </w:rPr>
        <w:t xml:space="preserve"> </w:t>
      </w:r>
      <w:r w:rsidR="00D936F2" w:rsidRPr="006C55CD">
        <w:rPr>
          <w:color w:val="0B5394"/>
          <w:lang w:val="en-US"/>
        </w:rPr>
        <w:t>satisfies</w:t>
      </w:r>
      <w:r w:rsidR="004D5C7F" w:rsidRPr="006C55CD">
        <w:rPr>
          <w:color w:val="0B5394"/>
          <w:lang w:val="en-US"/>
        </w:rPr>
        <w:t xml:space="preserve"> concerns from both reviewers. </w:t>
      </w:r>
      <w:r w:rsidR="00E01A52" w:rsidRPr="006C55CD">
        <w:rPr>
          <w:color w:val="0B5394"/>
          <w:lang w:val="en-US"/>
        </w:rPr>
        <w:t xml:space="preserve">The manuscript has been updated to </w:t>
      </w:r>
      <w:r w:rsidR="00D27A13" w:rsidRPr="006C55CD">
        <w:rPr>
          <w:color w:val="0B5394"/>
          <w:lang w:val="en-US"/>
        </w:rPr>
        <w:t xml:space="preserve">reflect this at </w:t>
      </w:r>
      <w:r w:rsidR="00D27A13" w:rsidRPr="006C55CD">
        <w:rPr>
          <w:b/>
          <w:bCs/>
          <w:color w:val="0B5394"/>
          <w:lang w:val="en-US"/>
        </w:rPr>
        <w:t>lines 196–199.</w:t>
      </w:r>
    </w:p>
    <w:p w14:paraId="000000BC" w14:textId="77777777" w:rsidR="00344D24" w:rsidRPr="006C55CD" w:rsidRDefault="00344D24" w:rsidP="006C55CD">
      <w:pPr>
        <w:rPr>
          <w:color w:val="0B5394"/>
        </w:rPr>
      </w:pPr>
    </w:p>
    <w:p w14:paraId="000000BD" w14:textId="48BA834E" w:rsidR="00344D24" w:rsidRPr="006C55CD" w:rsidRDefault="1185683A" w:rsidP="006C55CD">
      <w:pPr>
        <w:rPr>
          <w:color w:val="222222"/>
          <w:lang w:val="en-US"/>
        </w:rPr>
      </w:pPr>
      <w:r w:rsidRPr="006C55CD">
        <w:rPr>
          <w:b/>
          <w:bCs/>
          <w:color w:val="222222"/>
          <w:lang w:val="en-US"/>
        </w:rPr>
        <w:t>4)</w:t>
      </w:r>
      <w:r w:rsidR="00CE20B2" w:rsidRPr="006C55CD">
        <w:rPr>
          <w:color w:val="222222"/>
          <w:lang w:val="en-US"/>
        </w:rPr>
        <w:t xml:space="preserve"> </w:t>
      </w:r>
      <w:r w:rsidRPr="006C55CD">
        <w:rPr>
          <w:color w:val="222222"/>
          <w:lang w:val="en-US"/>
        </w:rPr>
        <w:t xml:space="preserve">The set up of a test of composition vs. configuration doesn’t necessarily correspond to their analysis. The authors use proportion of natural cover types as a “natural” model, and restrict their composition vs. configuration discussion to simply industrial development footprint (proportion developed) vs. edge density. There are two issues with this – a) natural habitat is a compositional variable and thus the claim of the importance of spatial configuration in this study must put that in better context of the results related to natural habitat. B) because proportion of natural cover (across all cover types) is inversely proportional to industrial development footprint, doesn’t including both in a model mean that some of the importance of the industrial development footprint will be “soaked up” by these other compositional metrics that are largely ignored? Thus, underestimating the effects of the industrial footprint metric. What does a model without the natural cover habitats look like in terms of effect sizes? </w:t>
      </w:r>
    </w:p>
    <w:p w14:paraId="000000BE" w14:textId="77777777" w:rsidR="00344D24" w:rsidRPr="006C55CD" w:rsidRDefault="00344D24" w:rsidP="006C55CD">
      <w:pPr>
        <w:rPr>
          <w:color w:val="0B5394"/>
        </w:rPr>
      </w:pPr>
    </w:p>
    <w:p w14:paraId="29D259AD" w14:textId="4B0F896C" w:rsidR="00B755F8" w:rsidRPr="006C55CD" w:rsidRDefault="1185683A" w:rsidP="006C55CD">
      <w:pPr>
        <w:rPr>
          <w:color w:val="0B5394"/>
          <w:lang w:val="en-US"/>
        </w:rPr>
      </w:pPr>
      <w:r w:rsidRPr="006C55CD">
        <w:rPr>
          <w:b/>
          <w:bCs/>
          <w:color w:val="0B5394"/>
          <w:lang w:val="en-US"/>
        </w:rPr>
        <w:t>Response:</w:t>
      </w:r>
      <w:r w:rsidRPr="006C55CD">
        <w:rPr>
          <w:color w:val="0B5394"/>
          <w:lang w:val="en-US"/>
        </w:rPr>
        <w:t xml:space="preserve"> We agree that this was unclear and inconsistent in the text and have clarified our hypotheses and analysis. </w:t>
      </w:r>
      <w:r w:rsidR="00B755F8" w:rsidRPr="006C55CD">
        <w:rPr>
          <w:color w:val="0B5394"/>
          <w:lang w:val="en-US"/>
        </w:rPr>
        <w:t xml:space="preserve">A full view on landscape structure is not the central narrative of this paper, but rather how human-caused changes to a naturally patchy mosaic have influenced wildlife within that system. We invoke the composition vs. configuration debate as a means of </w:t>
      </w:r>
      <w:r w:rsidR="00B755F8" w:rsidRPr="006C55CD">
        <w:rPr>
          <w:color w:val="0B5394"/>
          <w:lang w:val="en-US"/>
        </w:rPr>
        <w:lastRenderedPageBreak/>
        <w:t>investigating these processes, and we have clarified that intention in our introduction through a re-write of the manuscript</w:t>
      </w:r>
      <w:r w:rsidR="00F17F63" w:rsidRPr="006C55CD">
        <w:rPr>
          <w:color w:val="0B5394"/>
          <w:lang w:val="en-US"/>
        </w:rPr>
        <w:t xml:space="preserve"> that situates this importance more defensibly. </w:t>
      </w:r>
    </w:p>
    <w:p w14:paraId="3E760F0A" w14:textId="77777777" w:rsidR="00B755F8" w:rsidRPr="006C55CD" w:rsidRDefault="00B755F8" w:rsidP="006C55CD">
      <w:pPr>
        <w:rPr>
          <w:color w:val="222222"/>
          <w:lang w:val="en-US"/>
        </w:rPr>
      </w:pPr>
    </w:p>
    <w:p w14:paraId="345DB7E2" w14:textId="73320E14" w:rsidR="00533CE4" w:rsidRPr="006C55CD" w:rsidRDefault="00B755F8" w:rsidP="006C55CD">
      <w:pPr>
        <w:rPr>
          <w:color w:val="0B5394"/>
          <w:lang w:val="en-US"/>
        </w:rPr>
      </w:pPr>
      <w:r w:rsidRPr="006C55CD">
        <w:rPr>
          <w:color w:val="0B5394"/>
          <w:lang w:val="en-US"/>
        </w:rPr>
        <w:t>Given this goal, our intention was</w:t>
      </w:r>
      <w:r w:rsidR="00B610FD" w:rsidRPr="006C55CD">
        <w:rPr>
          <w:color w:val="0B5394"/>
          <w:lang w:val="en-US"/>
        </w:rPr>
        <w:t xml:space="preserve"> to </w:t>
      </w:r>
      <w:r w:rsidRPr="006C55CD">
        <w:rPr>
          <w:color w:val="0B5394"/>
          <w:lang w:val="en-US"/>
        </w:rPr>
        <w:t>subsume</w:t>
      </w:r>
      <w:r w:rsidR="1185683A" w:rsidRPr="006C55CD">
        <w:rPr>
          <w:color w:val="0B5394"/>
          <w:lang w:val="en-US"/>
        </w:rPr>
        <w:t xml:space="preserve"> variability</w:t>
      </w:r>
      <w:r w:rsidR="00B610FD" w:rsidRPr="006C55CD">
        <w:rPr>
          <w:color w:val="0B5394"/>
          <w:lang w:val="en-US"/>
        </w:rPr>
        <w:t xml:space="preserve"> in natural habitat composition at the site-level</w:t>
      </w:r>
      <w:r w:rsidRPr="006C55CD">
        <w:rPr>
          <w:color w:val="0B5394"/>
          <w:lang w:val="en-US"/>
        </w:rPr>
        <w:t xml:space="preserve"> when building models </w:t>
      </w:r>
      <w:r w:rsidR="000F68D1" w:rsidRPr="006C55CD">
        <w:rPr>
          <w:color w:val="0B5394"/>
          <w:lang w:val="en-US"/>
        </w:rPr>
        <w:t xml:space="preserve">that were </w:t>
      </w:r>
      <w:r w:rsidRPr="006C55CD">
        <w:rPr>
          <w:color w:val="0B5394"/>
          <w:lang w:val="en-US"/>
        </w:rPr>
        <w:t>focused on industrial disturbance</w:t>
      </w:r>
      <w:r w:rsidR="00B610FD" w:rsidRPr="006C55CD">
        <w:rPr>
          <w:color w:val="0B5394"/>
          <w:lang w:val="en-US"/>
        </w:rPr>
        <w:t>, in line with the stratification used to deploy our cameras</w:t>
      </w:r>
      <w:r w:rsidR="1185683A" w:rsidRPr="006C55CD">
        <w:rPr>
          <w:color w:val="0B5394"/>
          <w:lang w:val="en-US"/>
        </w:rPr>
        <w:t>.</w:t>
      </w:r>
      <w:r w:rsidR="00F72386" w:rsidRPr="006C55CD">
        <w:rPr>
          <w:color w:val="0B5394"/>
          <w:lang w:val="en-US"/>
        </w:rPr>
        <w:t xml:space="preserve"> This has been revised in the manuscript.</w:t>
      </w:r>
      <w:r w:rsidR="1185683A" w:rsidRPr="006C55CD">
        <w:rPr>
          <w:color w:val="0B5394"/>
          <w:lang w:val="en-US"/>
        </w:rPr>
        <w:t xml:space="preserve"> In our re-analysis, we </w:t>
      </w:r>
      <w:r w:rsidR="00B610FD" w:rsidRPr="006C55CD">
        <w:rPr>
          <w:color w:val="0B5394"/>
          <w:lang w:val="en-US"/>
        </w:rPr>
        <w:t xml:space="preserve">constrain </w:t>
      </w:r>
      <w:r w:rsidR="1185683A" w:rsidRPr="006C55CD">
        <w:rPr>
          <w:color w:val="0B5394"/>
          <w:lang w:val="en-US"/>
        </w:rPr>
        <w:t xml:space="preserve">natural habitat composition </w:t>
      </w:r>
      <w:r w:rsidR="00B610FD" w:rsidRPr="006C55CD">
        <w:rPr>
          <w:color w:val="0B5394"/>
          <w:lang w:val="en-US"/>
        </w:rPr>
        <w:t>to a</w:t>
      </w:r>
      <w:r w:rsidR="1185683A" w:rsidRPr="006C55CD">
        <w:rPr>
          <w:color w:val="0B5394"/>
          <w:lang w:val="en-US"/>
        </w:rPr>
        <w:t xml:space="preserve"> 100</w:t>
      </w:r>
      <w:r w:rsidR="00B610FD" w:rsidRPr="006C55CD">
        <w:rPr>
          <w:color w:val="0B5394"/>
          <w:lang w:val="en-US"/>
        </w:rPr>
        <w:t xml:space="preserve"> </w:t>
      </w:r>
      <w:r w:rsidR="1185683A" w:rsidRPr="006C55CD">
        <w:rPr>
          <w:color w:val="0B5394"/>
          <w:lang w:val="en-US"/>
        </w:rPr>
        <w:t xml:space="preserve">m scale to </w:t>
      </w:r>
      <w:r w:rsidR="00B610FD" w:rsidRPr="006C55CD">
        <w:rPr>
          <w:color w:val="0B5394"/>
          <w:lang w:val="en-US"/>
        </w:rPr>
        <w:t xml:space="preserve">better reflect our </w:t>
      </w:r>
      <w:r w:rsidR="00FC406B" w:rsidRPr="006C55CD">
        <w:rPr>
          <w:color w:val="0B5394"/>
          <w:lang w:val="en-US"/>
        </w:rPr>
        <w:t>sampling</w:t>
      </w:r>
      <w:r w:rsidR="00B610FD" w:rsidRPr="006C55CD">
        <w:rPr>
          <w:color w:val="0B5394"/>
          <w:lang w:val="en-US"/>
        </w:rPr>
        <w:t xml:space="preserve"> design, and we carry this forward </w:t>
      </w:r>
      <w:r w:rsidR="002570ED" w:rsidRPr="006C55CD">
        <w:rPr>
          <w:color w:val="0B5394"/>
          <w:lang w:val="en-US"/>
        </w:rPr>
        <w:t>when</w:t>
      </w:r>
      <w:r w:rsidR="1185683A" w:rsidRPr="006C55CD">
        <w:rPr>
          <w:color w:val="0B5394"/>
          <w:lang w:val="en-US"/>
        </w:rPr>
        <w:t xml:space="preserve"> </w:t>
      </w:r>
      <w:r w:rsidR="002570ED" w:rsidRPr="006C55CD">
        <w:rPr>
          <w:color w:val="0B5394"/>
          <w:lang w:val="en-US"/>
        </w:rPr>
        <w:t>constructing</w:t>
      </w:r>
      <w:r w:rsidR="1185683A" w:rsidRPr="006C55CD">
        <w:rPr>
          <w:color w:val="0B5394"/>
          <w:lang w:val="en-US"/>
        </w:rPr>
        <w:t xml:space="preserve"> our candidate model</w:t>
      </w:r>
      <w:r w:rsidR="002570ED" w:rsidRPr="006C55CD">
        <w:rPr>
          <w:color w:val="0B5394"/>
          <w:lang w:val="en-US"/>
        </w:rPr>
        <w:t>—</w:t>
      </w:r>
      <w:r w:rsidR="00B610FD" w:rsidRPr="006C55CD">
        <w:rPr>
          <w:color w:val="0B5394"/>
          <w:lang w:val="en-US"/>
        </w:rPr>
        <w:t>and focus inference</w:t>
      </w:r>
      <w:r w:rsidR="00FC406B" w:rsidRPr="006C55CD">
        <w:rPr>
          <w:color w:val="0B5394"/>
          <w:lang w:val="en-US"/>
        </w:rPr>
        <w:t xml:space="preserve"> specifically</w:t>
      </w:r>
      <w:r w:rsidR="00B610FD" w:rsidRPr="006C55CD">
        <w:rPr>
          <w:color w:val="0B5394"/>
          <w:lang w:val="en-US"/>
        </w:rPr>
        <w:t xml:space="preserve"> on </w:t>
      </w:r>
      <w:r w:rsidR="00FC406B" w:rsidRPr="006C55CD">
        <w:rPr>
          <w:color w:val="0B5394"/>
          <w:lang w:val="en-US"/>
        </w:rPr>
        <w:t xml:space="preserve">the effect of </w:t>
      </w:r>
      <w:r w:rsidR="00B610FD" w:rsidRPr="006C55CD">
        <w:rPr>
          <w:color w:val="0B5394"/>
          <w:lang w:val="en-US"/>
        </w:rPr>
        <w:t>industrial features</w:t>
      </w:r>
      <w:r w:rsidR="1185683A" w:rsidRPr="006C55CD">
        <w:rPr>
          <w:color w:val="0B5394"/>
          <w:lang w:val="en-US"/>
        </w:rPr>
        <w:t>.</w:t>
      </w:r>
      <w:r w:rsidR="00057342" w:rsidRPr="006C55CD">
        <w:rPr>
          <w:color w:val="0B5394"/>
          <w:lang w:val="en-US"/>
        </w:rPr>
        <w:t xml:space="preserve"> To avoid the known effects of </w:t>
      </w:r>
      <w:r w:rsidR="00FC406B" w:rsidRPr="006C55CD">
        <w:rPr>
          <w:color w:val="0B5394"/>
          <w:lang w:val="en-US"/>
        </w:rPr>
        <w:t xml:space="preserve">collinearity </w:t>
      </w:r>
      <w:r w:rsidR="00533CE4" w:rsidRPr="006C55CD">
        <w:rPr>
          <w:color w:val="0B5394"/>
          <w:lang w:val="en-US"/>
        </w:rPr>
        <w:t>on coefficient bias when using proportion covariates</w:t>
      </w:r>
      <w:r w:rsidR="00057342" w:rsidRPr="006C55CD">
        <w:rPr>
          <w:color w:val="0B5394"/>
          <w:lang w:val="en-US"/>
        </w:rPr>
        <w:t>, we follow</w:t>
      </w:r>
      <w:ins w:id="192" w:author="Aidan Brushett" w:date="2026-06-30T16:45:00Z" w16du:dateUtc="2026-06-30T23:45:00Z">
        <w:r w:rsidR="00935BCA">
          <w:rPr>
            <w:color w:val="0B5394"/>
            <w:lang w:val="en-US"/>
          </w:rPr>
          <w:t xml:space="preserve"> literature</w:t>
        </w:r>
      </w:ins>
      <w:r w:rsidR="00057342" w:rsidRPr="006C55CD">
        <w:rPr>
          <w:color w:val="0B5394"/>
          <w:lang w:val="en-US"/>
        </w:rPr>
        <w:t xml:space="preserve"> </w:t>
      </w:r>
      <w:r w:rsidR="005D69A4" w:rsidRPr="006C55CD">
        <w:rPr>
          <w:color w:val="0B5394"/>
          <w:lang w:val="en-US"/>
        </w:rPr>
        <w:t>recommendations</w:t>
      </w:r>
      <w:r w:rsidR="00FC406B" w:rsidRPr="006C55CD">
        <w:rPr>
          <w:color w:val="0B5394"/>
          <w:lang w:val="en-US"/>
        </w:rPr>
        <w:t xml:space="preserve"> </w:t>
      </w:r>
      <w:del w:id="193" w:author="Aidan Brushett" w:date="2026-06-30T16:45:00Z" w16du:dateUtc="2026-06-30T23:45:00Z">
        <w:r w:rsidR="00FC406B" w:rsidRPr="006C55CD" w:rsidDel="00935BCA">
          <w:rPr>
            <w:color w:val="0B5394"/>
            <w:lang w:val="en-US"/>
          </w:rPr>
          <w:delText>from Valle</w:delText>
        </w:r>
        <w:r w:rsidR="005D69A4" w:rsidRPr="006C55CD" w:rsidDel="00935BCA">
          <w:rPr>
            <w:color w:val="0B5394"/>
            <w:lang w:val="en-US"/>
          </w:rPr>
          <w:delText xml:space="preserve"> et al. (2024) </w:delText>
        </w:r>
      </w:del>
      <w:r w:rsidR="005D69A4" w:rsidRPr="006C55CD">
        <w:rPr>
          <w:color w:val="0B5394"/>
          <w:lang w:val="en-US"/>
        </w:rPr>
        <w:t>to 1) remove several land-cover covariates to avoid perfect collinearity (</w:t>
      </w:r>
      <w:r w:rsidR="00A829F2" w:rsidRPr="006C55CD">
        <w:rPr>
          <w:color w:val="0B5394"/>
          <w:lang w:val="en-US"/>
        </w:rPr>
        <w:t xml:space="preserve">we use only forest type and fire), and 2) retain these proportion covariates as a ‘unit’ </w:t>
      </w:r>
      <w:r w:rsidR="00533CE4" w:rsidRPr="006C55CD">
        <w:rPr>
          <w:color w:val="0B5394"/>
          <w:lang w:val="en-US"/>
        </w:rPr>
        <w:t>deemed the ‘core’ model and perform ‘all-or-nothing’ selection on the group of covariates as a whole</w:t>
      </w:r>
      <w:ins w:id="194" w:author="Aidan Brushett" w:date="2026-06-30T16:45:00Z" w16du:dateUtc="2026-06-30T23:45:00Z">
        <w:r w:rsidR="00935BCA">
          <w:rPr>
            <w:color w:val="0B5394"/>
            <w:lang w:val="en-US"/>
          </w:rPr>
          <w:t xml:space="preserve"> </w:t>
        </w:r>
      </w:ins>
      <w:r w:rsidR="00935BCA">
        <w:rPr>
          <w:color w:val="0B5394"/>
          <w:lang w:val="en-US"/>
        </w:rPr>
        <w:fldChar w:fldCharType="begin"/>
      </w:r>
      <w:r w:rsidR="00935BCA">
        <w:rPr>
          <w:color w:val="0B5394"/>
          <w:lang w:val="en-US"/>
        </w:rPr>
        <w:instrText xml:space="preserve"> ADDIN EN.CITE &lt;EndNote&gt;&lt;Cite&gt;&lt;Author&gt;Valle&lt;/Author&gt;&lt;Year&gt;2024&lt;/Year&gt;&lt;RecNum&gt;2345&lt;/RecNum&gt;&lt;DisplayText&gt;(Valle et al. 2024)&lt;/DisplayText&gt;&lt;record&gt;&lt;rec-number&gt;2345&lt;/rec-number&gt;&lt;foreign-keys&gt;&lt;key app="EN" db-id="9tstv0xa32zvryewwazvzrxwse9ef0zfrtsx" timestamp="1782863325"&gt;2345&lt;/key&gt;&lt;/foreign-keys&gt;&lt;ref-type name="Journal Article"&gt;17&lt;/ref-type&gt;&lt;contributors&gt;&lt;authors&gt;&lt;author&gt;Valle, Denis&lt;/author&gt;&lt;author&gt;Mintz, Jeffrey&lt;/author&gt;&lt;author&gt;Brack, Ismael Verrastro&lt;/author&gt;&lt;/authors&gt;&lt;/contributors&gt;&lt;titles&gt;&lt;title&gt;Estimation and interpretation problems and solutions when using proportion covariates in linear regression models&lt;/title&gt;&lt;secondary-title&gt;Ecology&lt;/secondary-title&gt;&lt;/titles&gt;&lt;periodical&gt;&lt;full-title&gt;Ecology&lt;/full-title&gt;&lt;abbr-1&gt;Ecology&lt;/abbr-1&gt;&lt;/periodical&gt;&lt;pages&gt;e4256&lt;/pages&gt;&lt;volume&gt;105&lt;/volume&gt;&lt;number&gt;4&lt;/number&gt;&lt;keywords&gt;&lt;keyword&gt;compositional covariates&lt;/keyword&gt;&lt;keyword&gt;conditional plot&lt;/keyword&gt;&lt;keyword&gt;inference&lt;/keyword&gt;&lt;keyword&gt;linear model&lt;/keyword&gt;&lt;keyword&gt;marginal plot&lt;/keyword&gt;&lt;keyword&gt;multicollinearity&lt;/keyword&gt;&lt;keyword&gt;parameter identifiability&lt;/keyword&gt;&lt;keyword&gt;parameter interpretation&lt;/keyword&gt;&lt;/keywords&gt;&lt;dates&gt;&lt;year&gt;2024&lt;/year&gt;&lt;pub-dates&gt;&lt;date&gt;2024/04/01&lt;/date&gt;&lt;/pub-dates&gt;&lt;/dates&gt;&lt;publisher&gt;John Wiley &amp;amp; Sons, Ltd&lt;/publisher&gt;&lt;isbn&gt;0012-9658&lt;/isbn&gt;&lt;urls&gt;&lt;related-urls&gt;&lt;url&gt;https://doi.org/10.1002/ecy.4256&lt;/url&gt;&lt;/related-urls&gt;&lt;/urls&gt;&lt;electronic-resource-num&gt;https://doi.org/10.1002/ecy.4256&lt;/electronic-resource-num&gt;&lt;access-date&gt;2026/06/30&lt;/access-date&gt;&lt;/record&gt;&lt;/Cite&gt;&lt;/EndNote&gt;</w:instrText>
      </w:r>
      <w:r w:rsidR="00935BCA">
        <w:rPr>
          <w:color w:val="0B5394"/>
          <w:lang w:val="en-US"/>
        </w:rPr>
        <w:fldChar w:fldCharType="separate"/>
      </w:r>
      <w:r w:rsidR="00935BCA">
        <w:rPr>
          <w:noProof/>
          <w:color w:val="0B5394"/>
          <w:lang w:val="en-US"/>
        </w:rPr>
        <w:t>(Valle et al. 2024)</w:t>
      </w:r>
      <w:r w:rsidR="00935BCA">
        <w:rPr>
          <w:color w:val="0B5394"/>
          <w:lang w:val="en-US"/>
        </w:rPr>
        <w:fldChar w:fldCharType="end"/>
      </w:r>
      <w:r w:rsidR="00533CE4" w:rsidRPr="006C55CD">
        <w:rPr>
          <w:color w:val="0B5394"/>
          <w:lang w:val="en-US"/>
        </w:rPr>
        <w:t xml:space="preserve">. </w:t>
      </w:r>
    </w:p>
    <w:p w14:paraId="3F5F6C1B" w14:textId="77777777" w:rsidR="00533CE4" w:rsidRPr="006C55CD" w:rsidRDefault="00533CE4" w:rsidP="006C55CD">
      <w:pPr>
        <w:rPr>
          <w:color w:val="0B5394"/>
          <w:lang w:val="en-US"/>
        </w:rPr>
      </w:pPr>
    </w:p>
    <w:p w14:paraId="4CF5E1A3" w14:textId="6E31F4E3" w:rsidR="00533CE4" w:rsidRPr="006C55CD" w:rsidRDefault="00533CE4" w:rsidP="006C55CD">
      <w:pPr>
        <w:rPr>
          <w:color w:val="0B5394"/>
          <w:lang w:val="en-US"/>
        </w:rPr>
      </w:pPr>
      <w:r w:rsidRPr="006C55CD">
        <w:rPr>
          <w:color w:val="0B5394"/>
          <w:lang w:val="en-US"/>
        </w:rPr>
        <w:t xml:space="preserve">As per your recommendation, we re-ran our top-performing model without any natural landcover features included. Effect sizes and confidence intervals were highly stable compared to the full model, so we are confident that our parameter estimates are robust to potential bias from collinearity in landcover metrics. The summary table for </w:t>
      </w:r>
      <w:r w:rsidR="00D153D8" w:rsidRPr="006C55CD">
        <w:rPr>
          <w:color w:val="0B5394"/>
          <w:lang w:val="en-US"/>
        </w:rPr>
        <w:t>that</w:t>
      </w:r>
      <w:r w:rsidRPr="006C55CD">
        <w:rPr>
          <w:color w:val="0B5394"/>
          <w:lang w:val="en-US"/>
        </w:rPr>
        <w:t xml:space="preserve"> model is included below:</w:t>
      </w:r>
    </w:p>
    <w:tbl>
      <w:tblPr>
        <w:tblW w:w="8075" w:type="dxa"/>
        <w:tblLook w:val="04A0" w:firstRow="1" w:lastRow="0" w:firstColumn="1" w:lastColumn="0" w:noHBand="0" w:noVBand="1"/>
      </w:tblPr>
      <w:tblGrid>
        <w:gridCol w:w="2547"/>
        <w:gridCol w:w="1053"/>
        <w:gridCol w:w="790"/>
        <w:gridCol w:w="992"/>
        <w:gridCol w:w="939"/>
        <w:gridCol w:w="983"/>
        <w:gridCol w:w="992"/>
      </w:tblGrid>
      <w:tr w:rsidR="00D153D8" w:rsidRPr="006C55CD" w14:paraId="28855EFB" w14:textId="77777777" w:rsidTr="00373D6C">
        <w:trPr>
          <w:trHeight w:val="300"/>
        </w:trPr>
        <w:tc>
          <w:tcPr>
            <w:tcW w:w="2547" w:type="dxa"/>
            <w:tcBorders>
              <w:top w:val="single" w:sz="4" w:space="0" w:color="auto"/>
              <w:left w:val="single" w:sz="4" w:space="0" w:color="auto"/>
              <w:bottom w:val="single" w:sz="4" w:space="0" w:color="auto"/>
              <w:right w:val="nil"/>
            </w:tcBorders>
            <w:shd w:val="clear" w:color="000000" w:fill="FFFFFF"/>
            <w:noWrap/>
            <w:vAlign w:val="bottom"/>
            <w:hideMark/>
          </w:tcPr>
          <w:p w14:paraId="6C1EFC34" w14:textId="77777777" w:rsidR="00D153D8" w:rsidRPr="006C55CD" w:rsidRDefault="00D153D8" w:rsidP="006C55CD">
            <w:pPr>
              <w:spacing w:line="240" w:lineRule="auto"/>
              <w:jc w:val="center"/>
              <w:rPr>
                <w:rFonts w:ascii="Calibri" w:eastAsia="Times New Roman" w:hAnsi="Calibri" w:cs="Calibri"/>
                <w:b/>
                <w:bCs/>
                <w:color w:val="000000"/>
                <w:lang w:val="en-CA"/>
              </w:rPr>
            </w:pPr>
            <w:r w:rsidRPr="006C55CD">
              <w:rPr>
                <w:rFonts w:ascii="Calibri" w:eastAsia="Times New Roman" w:hAnsi="Calibri" w:cs="Calibri"/>
                <w:b/>
                <w:bCs/>
                <w:color w:val="000000"/>
                <w:lang w:val="en-CA"/>
              </w:rPr>
              <w:t>Covariate</w:t>
            </w:r>
          </w:p>
        </w:tc>
        <w:tc>
          <w:tcPr>
            <w:tcW w:w="1053" w:type="dxa"/>
            <w:tcBorders>
              <w:top w:val="single" w:sz="4" w:space="0" w:color="auto"/>
              <w:left w:val="nil"/>
              <w:bottom w:val="single" w:sz="4" w:space="0" w:color="auto"/>
              <w:right w:val="nil"/>
            </w:tcBorders>
            <w:shd w:val="clear" w:color="000000" w:fill="FFFFFF"/>
            <w:noWrap/>
            <w:vAlign w:val="bottom"/>
            <w:hideMark/>
          </w:tcPr>
          <w:p w14:paraId="7BBE35AC" w14:textId="77777777" w:rsidR="00D153D8" w:rsidRPr="006C55CD" w:rsidRDefault="00D153D8" w:rsidP="006C55CD">
            <w:pPr>
              <w:spacing w:line="240" w:lineRule="auto"/>
              <w:jc w:val="center"/>
              <w:rPr>
                <w:rFonts w:ascii="Calibri" w:eastAsia="Times New Roman" w:hAnsi="Calibri" w:cs="Calibri"/>
                <w:b/>
                <w:bCs/>
                <w:color w:val="000000"/>
                <w:lang w:val="en-CA"/>
              </w:rPr>
            </w:pPr>
            <w:r w:rsidRPr="006C55CD">
              <w:rPr>
                <w:rFonts w:ascii="Calibri" w:eastAsia="Times New Roman" w:hAnsi="Calibri" w:cs="Calibri"/>
                <w:b/>
                <w:bCs/>
                <w:color w:val="000000"/>
                <w:lang w:val="en-CA"/>
              </w:rPr>
              <w:t>Estimate</w:t>
            </w:r>
          </w:p>
        </w:tc>
        <w:tc>
          <w:tcPr>
            <w:tcW w:w="790" w:type="dxa"/>
            <w:tcBorders>
              <w:top w:val="single" w:sz="4" w:space="0" w:color="auto"/>
              <w:left w:val="nil"/>
              <w:bottom w:val="single" w:sz="4" w:space="0" w:color="auto"/>
              <w:right w:val="nil"/>
            </w:tcBorders>
            <w:shd w:val="clear" w:color="000000" w:fill="FFFFFF"/>
            <w:noWrap/>
            <w:vAlign w:val="bottom"/>
            <w:hideMark/>
          </w:tcPr>
          <w:p w14:paraId="4B1DFF25" w14:textId="77777777" w:rsidR="00D153D8" w:rsidRPr="006C55CD" w:rsidRDefault="00D153D8" w:rsidP="006C55CD">
            <w:pPr>
              <w:spacing w:line="240" w:lineRule="auto"/>
              <w:jc w:val="center"/>
              <w:rPr>
                <w:rFonts w:ascii="Calibri" w:eastAsia="Times New Roman" w:hAnsi="Calibri" w:cs="Calibri"/>
                <w:b/>
                <w:bCs/>
                <w:color w:val="000000"/>
                <w:lang w:val="en-CA"/>
              </w:rPr>
            </w:pPr>
            <w:r w:rsidRPr="006C55CD">
              <w:rPr>
                <w:rFonts w:ascii="Calibri" w:eastAsia="Times New Roman" w:hAnsi="Calibri" w:cs="Calibri"/>
                <w:b/>
                <w:bCs/>
                <w:color w:val="000000"/>
                <w:lang w:val="en-CA"/>
              </w:rPr>
              <w:t>SE</w:t>
            </w:r>
          </w:p>
        </w:tc>
        <w:tc>
          <w:tcPr>
            <w:tcW w:w="992" w:type="dxa"/>
            <w:tcBorders>
              <w:top w:val="single" w:sz="4" w:space="0" w:color="auto"/>
              <w:left w:val="nil"/>
              <w:bottom w:val="single" w:sz="4" w:space="0" w:color="auto"/>
              <w:right w:val="nil"/>
            </w:tcBorders>
            <w:shd w:val="clear" w:color="000000" w:fill="FFFFFF"/>
            <w:noWrap/>
            <w:vAlign w:val="bottom"/>
            <w:hideMark/>
          </w:tcPr>
          <w:p w14:paraId="58D20B6D" w14:textId="77777777" w:rsidR="00D153D8" w:rsidRPr="006C55CD" w:rsidRDefault="00D153D8" w:rsidP="006C55CD">
            <w:pPr>
              <w:spacing w:line="240" w:lineRule="auto"/>
              <w:jc w:val="center"/>
              <w:rPr>
                <w:rFonts w:ascii="Calibri" w:eastAsia="Times New Roman" w:hAnsi="Calibri" w:cs="Calibri"/>
                <w:b/>
                <w:bCs/>
                <w:color w:val="000000"/>
                <w:lang w:val="en-CA"/>
              </w:rPr>
            </w:pPr>
            <w:r w:rsidRPr="006C55CD">
              <w:rPr>
                <w:rFonts w:ascii="Calibri" w:eastAsia="Times New Roman" w:hAnsi="Calibri" w:cs="Calibri"/>
                <w:b/>
                <w:bCs/>
                <w:color w:val="000000"/>
                <w:lang w:val="en-CA"/>
              </w:rPr>
              <w:t>z</w:t>
            </w:r>
          </w:p>
        </w:tc>
        <w:tc>
          <w:tcPr>
            <w:tcW w:w="718" w:type="dxa"/>
            <w:tcBorders>
              <w:top w:val="single" w:sz="4" w:space="0" w:color="auto"/>
              <w:left w:val="nil"/>
              <w:bottom w:val="single" w:sz="4" w:space="0" w:color="auto"/>
              <w:right w:val="nil"/>
            </w:tcBorders>
            <w:shd w:val="clear" w:color="000000" w:fill="FFFFFF"/>
            <w:noWrap/>
            <w:vAlign w:val="bottom"/>
            <w:hideMark/>
          </w:tcPr>
          <w:p w14:paraId="0D0D3E66" w14:textId="77777777" w:rsidR="00D153D8" w:rsidRPr="006C55CD" w:rsidRDefault="00D153D8" w:rsidP="006C55CD">
            <w:pPr>
              <w:spacing w:line="240" w:lineRule="auto"/>
              <w:jc w:val="center"/>
              <w:rPr>
                <w:rFonts w:ascii="Calibri" w:eastAsia="Times New Roman" w:hAnsi="Calibri" w:cs="Calibri"/>
                <w:b/>
                <w:bCs/>
                <w:color w:val="000000"/>
                <w:lang w:val="en-CA"/>
              </w:rPr>
            </w:pPr>
            <w:r w:rsidRPr="006C55CD">
              <w:rPr>
                <w:rFonts w:ascii="Calibri" w:eastAsia="Times New Roman" w:hAnsi="Calibri" w:cs="Calibri"/>
                <w:b/>
                <w:bCs/>
                <w:color w:val="000000"/>
                <w:lang w:val="en-CA"/>
              </w:rPr>
              <w:t>p</w:t>
            </w:r>
          </w:p>
        </w:tc>
        <w:tc>
          <w:tcPr>
            <w:tcW w:w="983" w:type="dxa"/>
            <w:tcBorders>
              <w:top w:val="single" w:sz="4" w:space="0" w:color="auto"/>
              <w:left w:val="nil"/>
              <w:bottom w:val="single" w:sz="4" w:space="0" w:color="auto"/>
              <w:right w:val="nil"/>
            </w:tcBorders>
            <w:shd w:val="clear" w:color="000000" w:fill="FFFFFF"/>
            <w:noWrap/>
            <w:vAlign w:val="bottom"/>
            <w:hideMark/>
          </w:tcPr>
          <w:p w14:paraId="501F94D0" w14:textId="77777777" w:rsidR="00D153D8" w:rsidRPr="006C55CD" w:rsidRDefault="00D153D8" w:rsidP="006C55CD">
            <w:pPr>
              <w:spacing w:line="240" w:lineRule="auto"/>
              <w:jc w:val="center"/>
              <w:rPr>
                <w:rFonts w:ascii="Calibri" w:eastAsia="Times New Roman" w:hAnsi="Calibri" w:cs="Calibri"/>
                <w:b/>
                <w:bCs/>
                <w:color w:val="000000"/>
                <w:lang w:val="en-CA"/>
              </w:rPr>
            </w:pPr>
            <w:r w:rsidRPr="006C55CD">
              <w:rPr>
                <w:rFonts w:ascii="Calibri" w:eastAsia="Times New Roman" w:hAnsi="Calibri" w:cs="Calibri"/>
                <w:b/>
                <w:bCs/>
                <w:color w:val="000000"/>
                <w:lang w:val="en-CA"/>
              </w:rPr>
              <w:t>CI Low</w:t>
            </w:r>
          </w:p>
        </w:tc>
        <w:tc>
          <w:tcPr>
            <w:tcW w:w="992" w:type="dxa"/>
            <w:tcBorders>
              <w:top w:val="single" w:sz="4" w:space="0" w:color="auto"/>
              <w:left w:val="nil"/>
              <w:bottom w:val="single" w:sz="4" w:space="0" w:color="auto"/>
              <w:right w:val="single" w:sz="4" w:space="0" w:color="auto"/>
            </w:tcBorders>
            <w:shd w:val="clear" w:color="000000" w:fill="FFFFFF"/>
            <w:noWrap/>
            <w:vAlign w:val="bottom"/>
            <w:hideMark/>
          </w:tcPr>
          <w:p w14:paraId="669CCD85" w14:textId="77777777" w:rsidR="00D153D8" w:rsidRPr="006C55CD" w:rsidRDefault="00D153D8" w:rsidP="006C55CD">
            <w:pPr>
              <w:spacing w:line="240" w:lineRule="auto"/>
              <w:jc w:val="center"/>
              <w:rPr>
                <w:rFonts w:ascii="Calibri" w:eastAsia="Times New Roman" w:hAnsi="Calibri" w:cs="Calibri"/>
                <w:b/>
                <w:bCs/>
                <w:color w:val="000000"/>
                <w:lang w:val="en-CA"/>
              </w:rPr>
            </w:pPr>
            <w:r w:rsidRPr="006C55CD">
              <w:rPr>
                <w:rFonts w:ascii="Calibri" w:eastAsia="Times New Roman" w:hAnsi="Calibri" w:cs="Calibri"/>
                <w:b/>
                <w:bCs/>
                <w:color w:val="000000"/>
                <w:lang w:val="en-CA"/>
              </w:rPr>
              <w:t>CI High</w:t>
            </w:r>
          </w:p>
        </w:tc>
      </w:tr>
      <w:tr w:rsidR="00D153D8" w:rsidRPr="006C55CD" w14:paraId="3B741265" w14:textId="77777777" w:rsidTr="00373D6C">
        <w:trPr>
          <w:trHeight w:val="300"/>
        </w:trPr>
        <w:tc>
          <w:tcPr>
            <w:tcW w:w="2547" w:type="dxa"/>
            <w:tcBorders>
              <w:top w:val="nil"/>
              <w:left w:val="single" w:sz="4" w:space="0" w:color="auto"/>
              <w:bottom w:val="nil"/>
              <w:right w:val="nil"/>
            </w:tcBorders>
            <w:shd w:val="clear" w:color="000000" w:fill="FFFFFF"/>
            <w:noWrap/>
            <w:vAlign w:val="bottom"/>
            <w:hideMark/>
          </w:tcPr>
          <w:p w14:paraId="1F9979BC" w14:textId="77777777" w:rsidR="00D153D8" w:rsidRPr="006C55CD" w:rsidRDefault="00D153D8" w:rsidP="006C55CD">
            <w:pPr>
              <w:spacing w:line="240" w:lineRule="auto"/>
              <w:rPr>
                <w:rFonts w:ascii="Calibri" w:eastAsia="Times New Roman" w:hAnsi="Calibri" w:cs="Calibri"/>
                <w:color w:val="000000"/>
                <w:lang w:val="en-CA"/>
              </w:rPr>
            </w:pPr>
            <w:r w:rsidRPr="006C55CD">
              <w:rPr>
                <w:rFonts w:ascii="Calibri" w:eastAsia="Times New Roman" w:hAnsi="Calibri" w:cs="Calibri"/>
                <w:color w:val="000000"/>
                <w:lang w:val="en-CA"/>
              </w:rPr>
              <w:t>Intercept</w:t>
            </w:r>
          </w:p>
        </w:tc>
        <w:tc>
          <w:tcPr>
            <w:tcW w:w="1053" w:type="dxa"/>
            <w:tcBorders>
              <w:top w:val="nil"/>
              <w:left w:val="nil"/>
              <w:bottom w:val="nil"/>
              <w:right w:val="nil"/>
            </w:tcBorders>
            <w:shd w:val="clear" w:color="000000" w:fill="FFFFFF"/>
            <w:noWrap/>
            <w:vAlign w:val="bottom"/>
            <w:hideMark/>
          </w:tcPr>
          <w:p w14:paraId="5DDFDDC3" w14:textId="77777777" w:rsidR="00D153D8" w:rsidRPr="006C55CD" w:rsidRDefault="00D153D8" w:rsidP="006C55CD">
            <w:pPr>
              <w:spacing w:line="240" w:lineRule="auto"/>
              <w:jc w:val="center"/>
              <w:rPr>
                <w:rFonts w:ascii="Calibri" w:eastAsia="Times New Roman" w:hAnsi="Calibri" w:cs="Calibri"/>
                <w:color w:val="000000"/>
                <w:lang w:val="en-CA"/>
              </w:rPr>
            </w:pPr>
            <w:r w:rsidRPr="006C55CD">
              <w:rPr>
                <w:rFonts w:ascii="Calibri" w:eastAsia="Times New Roman" w:hAnsi="Calibri" w:cs="Calibri"/>
                <w:color w:val="000000"/>
                <w:lang w:val="en-CA"/>
              </w:rPr>
              <w:t>-1.559</w:t>
            </w:r>
          </w:p>
        </w:tc>
        <w:tc>
          <w:tcPr>
            <w:tcW w:w="790" w:type="dxa"/>
            <w:tcBorders>
              <w:top w:val="nil"/>
              <w:left w:val="nil"/>
              <w:bottom w:val="nil"/>
              <w:right w:val="nil"/>
            </w:tcBorders>
            <w:shd w:val="clear" w:color="000000" w:fill="FFFFFF"/>
            <w:noWrap/>
            <w:vAlign w:val="bottom"/>
            <w:hideMark/>
          </w:tcPr>
          <w:p w14:paraId="704B7214" w14:textId="77777777" w:rsidR="00D153D8" w:rsidRPr="006C55CD" w:rsidRDefault="00D153D8" w:rsidP="006C55CD">
            <w:pPr>
              <w:spacing w:line="240" w:lineRule="auto"/>
              <w:jc w:val="center"/>
              <w:rPr>
                <w:rFonts w:ascii="Calibri" w:eastAsia="Times New Roman" w:hAnsi="Calibri" w:cs="Calibri"/>
                <w:color w:val="000000"/>
                <w:lang w:val="en-CA"/>
              </w:rPr>
            </w:pPr>
            <w:r w:rsidRPr="006C55CD">
              <w:rPr>
                <w:rFonts w:ascii="Calibri" w:eastAsia="Times New Roman" w:hAnsi="Calibri" w:cs="Calibri"/>
                <w:color w:val="000000"/>
                <w:lang w:val="en-CA"/>
              </w:rPr>
              <w:t>0.256</w:t>
            </w:r>
          </w:p>
        </w:tc>
        <w:tc>
          <w:tcPr>
            <w:tcW w:w="992" w:type="dxa"/>
            <w:tcBorders>
              <w:top w:val="nil"/>
              <w:left w:val="nil"/>
              <w:bottom w:val="nil"/>
              <w:right w:val="nil"/>
            </w:tcBorders>
            <w:shd w:val="clear" w:color="000000" w:fill="FFFFFF"/>
            <w:noWrap/>
            <w:vAlign w:val="bottom"/>
            <w:hideMark/>
          </w:tcPr>
          <w:p w14:paraId="19646D38" w14:textId="77777777" w:rsidR="00D153D8" w:rsidRPr="006C55CD" w:rsidRDefault="00D153D8" w:rsidP="006C55CD">
            <w:pPr>
              <w:spacing w:line="240" w:lineRule="auto"/>
              <w:jc w:val="center"/>
              <w:rPr>
                <w:rFonts w:ascii="Calibri" w:eastAsia="Times New Roman" w:hAnsi="Calibri" w:cs="Calibri"/>
                <w:color w:val="000000"/>
                <w:lang w:val="en-CA"/>
              </w:rPr>
            </w:pPr>
            <w:r w:rsidRPr="006C55CD">
              <w:rPr>
                <w:rFonts w:ascii="Calibri" w:eastAsia="Times New Roman" w:hAnsi="Calibri" w:cs="Calibri"/>
                <w:color w:val="000000"/>
                <w:lang w:val="en-CA"/>
              </w:rPr>
              <w:t>-6.093</w:t>
            </w:r>
          </w:p>
        </w:tc>
        <w:tc>
          <w:tcPr>
            <w:tcW w:w="718" w:type="dxa"/>
            <w:tcBorders>
              <w:top w:val="nil"/>
              <w:left w:val="nil"/>
              <w:bottom w:val="nil"/>
              <w:right w:val="nil"/>
            </w:tcBorders>
            <w:shd w:val="clear" w:color="000000" w:fill="FFFFFF"/>
            <w:noWrap/>
            <w:vAlign w:val="bottom"/>
            <w:hideMark/>
          </w:tcPr>
          <w:p w14:paraId="3CBEABE0" w14:textId="0E01A942" w:rsidR="00D153D8" w:rsidRPr="006C55CD" w:rsidRDefault="00D153D8" w:rsidP="006C55CD">
            <w:pPr>
              <w:spacing w:line="240" w:lineRule="auto"/>
              <w:jc w:val="center"/>
              <w:rPr>
                <w:rFonts w:ascii="Calibri" w:eastAsia="Times New Roman" w:hAnsi="Calibri" w:cs="Calibri"/>
                <w:color w:val="000000"/>
                <w:lang w:val="en-CA"/>
              </w:rPr>
            </w:pPr>
            <w:del w:id="195" w:author="Aidan Brushett" w:date="2026-06-30T16:38:00Z" w16du:dateUtc="2026-06-30T23:38:00Z">
              <w:r w:rsidRPr="006C55CD" w:rsidDel="00D31D68">
                <w:rPr>
                  <w:rFonts w:ascii="Calibri" w:eastAsia="Times New Roman" w:hAnsi="Calibri" w:cs="Calibri"/>
                  <w:color w:val="000000"/>
                  <w:lang w:val="en-CA"/>
                </w:rPr>
                <w:delText>0</w:delText>
              </w:r>
            </w:del>
            <w:ins w:id="196" w:author="Aidan Brushett" w:date="2026-06-30T16:38:00Z" w16du:dateUtc="2026-06-30T23:38:00Z">
              <w:r w:rsidR="00D31D68">
                <w:rPr>
                  <w:rFonts w:ascii="Calibri" w:eastAsia="Times New Roman" w:hAnsi="Calibri" w:cs="Calibri"/>
                  <w:color w:val="000000"/>
                  <w:lang w:val="en-CA"/>
                </w:rPr>
                <w:t>&lt;0.001</w:t>
              </w:r>
            </w:ins>
          </w:p>
        </w:tc>
        <w:tc>
          <w:tcPr>
            <w:tcW w:w="983" w:type="dxa"/>
            <w:tcBorders>
              <w:top w:val="nil"/>
              <w:left w:val="nil"/>
              <w:bottom w:val="nil"/>
              <w:right w:val="nil"/>
            </w:tcBorders>
            <w:shd w:val="clear" w:color="000000" w:fill="FFFFFF"/>
            <w:noWrap/>
            <w:vAlign w:val="bottom"/>
            <w:hideMark/>
          </w:tcPr>
          <w:p w14:paraId="79D4827E" w14:textId="77777777" w:rsidR="00D153D8" w:rsidRPr="006C55CD" w:rsidRDefault="00D153D8" w:rsidP="006C55CD">
            <w:pPr>
              <w:spacing w:line="240" w:lineRule="auto"/>
              <w:jc w:val="center"/>
              <w:rPr>
                <w:rFonts w:ascii="Calibri" w:eastAsia="Times New Roman" w:hAnsi="Calibri" w:cs="Calibri"/>
                <w:color w:val="000000"/>
                <w:lang w:val="en-CA"/>
              </w:rPr>
            </w:pPr>
            <w:r w:rsidRPr="006C55CD">
              <w:rPr>
                <w:rFonts w:ascii="Calibri" w:eastAsia="Times New Roman" w:hAnsi="Calibri" w:cs="Calibri"/>
                <w:color w:val="000000"/>
                <w:lang w:val="en-CA"/>
              </w:rPr>
              <w:t>-2.061</w:t>
            </w:r>
          </w:p>
        </w:tc>
        <w:tc>
          <w:tcPr>
            <w:tcW w:w="992" w:type="dxa"/>
            <w:tcBorders>
              <w:top w:val="nil"/>
              <w:left w:val="nil"/>
              <w:bottom w:val="nil"/>
              <w:right w:val="single" w:sz="4" w:space="0" w:color="auto"/>
            </w:tcBorders>
            <w:shd w:val="clear" w:color="000000" w:fill="FFFFFF"/>
            <w:noWrap/>
            <w:vAlign w:val="bottom"/>
            <w:hideMark/>
          </w:tcPr>
          <w:p w14:paraId="689F1EF9" w14:textId="77777777" w:rsidR="00D153D8" w:rsidRPr="006C55CD" w:rsidRDefault="00D153D8" w:rsidP="006C55CD">
            <w:pPr>
              <w:spacing w:line="240" w:lineRule="auto"/>
              <w:jc w:val="center"/>
              <w:rPr>
                <w:rFonts w:ascii="Calibri" w:eastAsia="Times New Roman" w:hAnsi="Calibri" w:cs="Calibri"/>
                <w:color w:val="000000"/>
                <w:lang w:val="en-CA"/>
              </w:rPr>
            </w:pPr>
            <w:r w:rsidRPr="006C55CD">
              <w:rPr>
                <w:rFonts w:ascii="Calibri" w:eastAsia="Times New Roman" w:hAnsi="Calibri" w:cs="Calibri"/>
                <w:color w:val="000000"/>
                <w:lang w:val="en-CA"/>
              </w:rPr>
              <w:t>-1.058</w:t>
            </w:r>
          </w:p>
        </w:tc>
      </w:tr>
      <w:tr w:rsidR="00D153D8" w:rsidRPr="006C55CD" w14:paraId="10C48978" w14:textId="77777777" w:rsidTr="00373D6C">
        <w:trPr>
          <w:trHeight w:val="300"/>
        </w:trPr>
        <w:tc>
          <w:tcPr>
            <w:tcW w:w="2547" w:type="dxa"/>
            <w:tcBorders>
              <w:top w:val="nil"/>
              <w:left w:val="single" w:sz="4" w:space="0" w:color="auto"/>
              <w:bottom w:val="nil"/>
              <w:right w:val="nil"/>
            </w:tcBorders>
            <w:shd w:val="clear" w:color="000000" w:fill="FFFFFF"/>
            <w:noWrap/>
            <w:vAlign w:val="bottom"/>
            <w:hideMark/>
          </w:tcPr>
          <w:p w14:paraId="6EF281A8" w14:textId="77777777" w:rsidR="00D153D8" w:rsidRPr="006C55CD" w:rsidRDefault="00D153D8" w:rsidP="006C55CD">
            <w:pPr>
              <w:spacing w:line="240" w:lineRule="auto"/>
              <w:rPr>
                <w:rFonts w:ascii="Calibri" w:eastAsia="Times New Roman" w:hAnsi="Calibri" w:cs="Calibri"/>
                <w:color w:val="000000"/>
                <w:lang w:val="en-CA"/>
              </w:rPr>
            </w:pPr>
            <w:r w:rsidRPr="006C55CD">
              <w:rPr>
                <w:rFonts w:ascii="Calibri" w:eastAsia="Times New Roman" w:hAnsi="Calibri" w:cs="Calibri"/>
                <w:color w:val="000000"/>
                <w:lang w:val="en-CA"/>
              </w:rPr>
              <w:t>Edge Density</w:t>
            </w:r>
          </w:p>
        </w:tc>
        <w:tc>
          <w:tcPr>
            <w:tcW w:w="1053" w:type="dxa"/>
            <w:tcBorders>
              <w:top w:val="nil"/>
              <w:left w:val="nil"/>
              <w:bottom w:val="nil"/>
              <w:right w:val="nil"/>
            </w:tcBorders>
            <w:shd w:val="clear" w:color="000000" w:fill="FFFFFF"/>
            <w:noWrap/>
            <w:vAlign w:val="bottom"/>
            <w:hideMark/>
          </w:tcPr>
          <w:p w14:paraId="6865097B" w14:textId="77777777" w:rsidR="00D153D8" w:rsidRPr="006C55CD" w:rsidRDefault="00D153D8" w:rsidP="006C55CD">
            <w:pPr>
              <w:spacing w:line="240" w:lineRule="auto"/>
              <w:jc w:val="center"/>
              <w:rPr>
                <w:rFonts w:ascii="Calibri" w:eastAsia="Times New Roman" w:hAnsi="Calibri" w:cs="Calibri"/>
                <w:color w:val="000000"/>
                <w:lang w:val="en-CA"/>
              </w:rPr>
            </w:pPr>
            <w:r w:rsidRPr="006C55CD">
              <w:rPr>
                <w:rFonts w:ascii="Calibri" w:eastAsia="Times New Roman" w:hAnsi="Calibri" w:cs="Calibri"/>
                <w:color w:val="000000"/>
                <w:lang w:val="en-CA"/>
              </w:rPr>
              <w:t>-0.139</w:t>
            </w:r>
          </w:p>
        </w:tc>
        <w:tc>
          <w:tcPr>
            <w:tcW w:w="790" w:type="dxa"/>
            <w:tcBorders>
              <w:top w:val="nil"/>
              <w:left w:val="nil"/>
              <w:bottom w:val="nil"/>
              <w:right w:val="nil"/>
            </w:tcBorders>
            <w:shd w:val="clear" w:color="000000" w:fill="FFFFFF"/>
            <w:noWrap/>
            <w:vAlign w:val="bottom"/>
            <w:hideMark/>
          </w:tcPr>
          <w:p w14:paraId="0729B2D7" w14:textId="77777777" w:rsidR="00D153D8" w:rsidRPr="006C55CD" w:rsidRDefault="00D153D8" w:rsidP="006C55CD">
            <w:pPr>
              <w:spacing w:line="240" w:lineRule="auto"/>
              <w:jc w:val="center"/>
              <w:rPr>
                <w:rFonts w:ascii="Calibri" w:eastAsia="Times New Roman" w:hAnsi="Calibri" w:cs="Calibri"/>
                <w:color w:val="000000"/>
                <w:lang w:val="en-CA"/>
              </w:rPr>
            </w:pPr>
            <w:r w:rsidRPr="006C55CD">
              <w:rPr>
                <w:rFonts w:ascii="Calibri" w:eastAsia="Times New Roman" w:hAnsi="Calibri" w:cs="Calibri"/>
                <w:color w:val="000000"/>
                <w:lang w:val="en-CA"/>
              </w:rPr>
              <w:t>0.173</w:t>
            </w:r>
          </w:p>
        </w:tc>
        <w:tc>
          <w:tcPr>
            <w:tcW w:w="992" w:type="dxa"/>
            <w:tcBorders>
              <w:top w:val="nil"/>
              <w:left w:val="nil"/>
              <w:bottom w:val="nil"/>
              <w:right w:val="nil"/>
            </w:tcBorders>
            <w:shd w:val="clear" w:color="000000" w:fill="FFFFFF"/>
            <w:noWrap/>
            <w:vAlign w:val="bottom"/>
            <w:hideMark/>
          </w:tcPr>
          <w:p w14:paraId="65BE9EF2" w14:textId="554DD35A" w:rsidR="00D153D8" w:rsidRPr="006C55CD" w:rsidRDefault="00D153D8" w:rsidP="006C55CD">
            <w:pPr>
              <w:spacing w:line="240" w:lineRule="auto"/>
              <w:jc w:val="center"/>
              <w:rPr>
                <w:rFonts w:ascii="Calibri" w:eastAsia="Times New Roman" w:hAnsi="Calibri" w:cs="Calibri"/>
                <w:color w:val="000000"/>
                <w:lang w:val="en-CA"/>
              </w:rPr>
            </w:pPr>
            <w:r w:rsidRPr="006C55CD">
              <w:rPr>
                <w:rFonts w:ascii="Calibri" w:eastAsia="Times New Roman" w:hAnsi="Calibri" w:cs="Calibri"/>
                <w:color w:val="000000"/>
                <w:lang w:val="en-CA"/>
              </w:rPr>
              <w:t>-0.8</w:t>
            </w:r>
            <w:ins w:id="197" w:author="Aidan Brushett" w:date="2026-06-30T16:38:00Z" w16du:dateUtc="2026-06-30T23:38:00Z">
              <w:r w:rsidR="00D31D68">
                <w:rPr>
                  <w:rFonts w:ascii="Calibri" w:eastAsia="Times New Roman" w:hAnsi="Calibri" w:cs="Calibri"/>
                  <w:color w:val="000000"/>
                  <w:lang w:val="en-CA"/>
                </w:rPr>
                <w:t>00</w:t>
              </w:r>
            </w:ins>
          </w:p>
        </w:tc>
        <w:tc>
          <w:tcPr>
            <w:tcW w:w="718" w:type="dxa"/>
            <w:tcBorders>
              <w:top w:val="nil"/>
              <w:left w:val="nil"/>
              <w:bottom w:val="nil"/>
              <w:right w:val="nil"/>
            </w:tcBorders>
            <w:shd w:val="clear" w:color="000000" w:fill="FFFFFF"/>
            <w:noWrap/>
            <w:vAlign w:val="bottom"/>
            <w:hideMark/>
          </w:tcPr>
          <w:p w14:paraId="5CE496A2" w14:textId="77777777" w:rsidR="00D153D8" w:rsidRPr="006C55CD" w:rsidRDefault="00D153D8" w:rsidP="006C55CD">
            <w:pPr>
              <w:spacing w:line="240" w:lineRule="auto"/>
              <w:jc w:val="center"/>
              <w:rPr>
                <w:rFonts w:ascii="Calibri" w:eastAsia="Times New Roman" w:hAnsi="Calibri" w:cs="Calibri"/>
                <w:color w:val="000000"/>
                <w:lang w:val="en-CA"/>
              </w:rPr>
            </w:pPr>
            <w:r w:rsidRPr="006C55CD">
              <w:rPr>
                <w:rFonts w:ascii="Calibri" w:eastAsia="Times New Roman" w:hAnsi="Calibri" w:cs="Calibri"/>
                <w:color w:val="000000"/>
                <w:lang w:val="en-CA"/>
              </w:rPr>
              <w:t>0.424</w:t>
            </w:r>
          </w:p>
        </w:tc>
        <w:tc>
          <w:tcPr>
            <w:tcW w:w="983" w:type="dxa"/>
            <w:tcBorders>
              <w:top w:val="nil"/>
              <w:left w:val="nil"/>
              <w:bottom w:val="nil"/>
              <w:right w:val="nil"/>
            </w:tcBorders>
            <w:shd w:val="clear" w:color="000000" w:fill="FFFFFF"/>
            <w:noWrap/>
            <w:vAlign w:val="bottom"/>
            <w:hideMark/>
          </w:tcPr>
          <w:p w14:paraId="4873B432" w14:textId="77777777" w:rsidR="00D153D8" w:rsidRPr="006C55CD" w:rsidRDefault="00D153D8" w:rsidP="006C55CD">
            <w:pPr>
              <w:spacing w:line="240" w:lineRule="auto"/>
              <w:jc w:val="center"/>
              <w:rPr>
                <w:rFonts w:ascii="Calibri" w:eastAsia="Times New Roman" w:hAnsi="Calibri" w:cs="Calibri"/>
                <w:color w:val="000000"/>
                <w:lang w:val="en-CA"/>
              </w:rPr>
            </w:pPr>
            <w:r w:rsidRPr="006C55CD">
              <w:rPr>
                <w:rFonts w:ascii="Calibri" w:eastAsia="Times New Roman" w:hAnsi="Calibri" w:cs="Calibri"/>
                <w:color w:val="000000"/>
                <w:lang w:val="en-CA"/>
              </w:rPr>
              <w:t>-0.478</w:t>
            </w:r>
          </w:p>
        </w:tc>
        <w:tc>
          <w:tcPr>
            <w:tcW w:w="992" w:type="dxa"/>
            <w:tcBorders>
              <w:top w:val="nil"/>
              <w:left w:val="nil"/>
              <w:bottom w:val="nil"/>
              <w:right w:val="single" w:sz="4" w:space="0" w:color="auto"/>
            </w:tcBorders>
            <w:shd w:val="clear" w:color="000000" w:fill="FFFFFF"/>
            <w:noWrap/>
            <w:vAlign w:val="bottom"/>
            <w:hideMark/>
          </w:tcPr>
          <w:p w14:paraId="19D4B8DC" w14:textId="77777777" w:rsidR="00D153D8" w:rsidRPr="006C55CD" w:rsidRDefault="00D153D8" w:rsidP="006C55CD">
            <w:pPr>
              <w:spacing w:line="240" w:lineRule="auto"/>
              <w:jc w:val="center"/>
              <w:rPr>
                <w:rFonts w:ascii="Calibri" w:eastAsia="Times New Roman" w:hAnsi="Calibri" w:cs="Calibri"/>
                <w:color w:val="000000"/>
                <w:lang w:val="en-CA"/>
              </w:rPr>
            </w:pPr>
            <w:r w:rsidRPr="006C55CD">
              <w:rPr>
                <w:rFonts w:ascii="Calibri" w:eastAsia="Times New Roman" w:hAnsi="Calibri" w:cs="Calibri"/>
                <w:color w:val="000000"/>
                <w:lang w:val="en-CA"/>
              </w:rPr>
              <w:t>0.201</w:t>
            </w:r>
          </w:p>
        </w:tc>
      </w:tr>
      <w:tr w:rsidR="00D153D8" w:rsidRPr="006C55CD" w14:paraId="7EF61C5E" w14:textId="77777777" w:rsidTr="00373D6C">
        <w:trPr>
          <w:trHeight w:val="300"/>
        </w:trPr>
        <w:tc>
          <w:tcPr>
            <w:tcW w:w="2547" w:type="dxa"/>
            <w:tcBorders>
              <w:top w:val="nil"/>
              <w:left w:val="single" w:sz="4" w:space="0" w:color="auto"/>
              <w:bottom w:val="nil"/>
              <w:right w:val="nil"/>
            </w:tcBorders>
            <w:shd w:val="clear" w:color="000000" w:fill="FFFFFF"/>
            <w:noWrap/>
            <w:vAlign w:val="bottom"/>
            <w:hideMark/>
          </w:tcPr>
          <w:p w14:paraId="5EDA8740" w14:textId="77777777" w:rsidR="00D153D8" w:rsidRPr="006C55CD" w:rsidRDefault="00D153D8" w:rsidP="006C55CD">
            <w:pPr>
              <w:spacing w:line="240" w:lineRule="auto"/>
              <w:rPr>
                <w:rFonts w:ascii="Calibri" w:eastAsia="Times New Roman" w:hAnsi="Calibri" w:cs="Calibri"/>
                <w:color w:val="000000"/>
                <w:lang w:val="en-CA"/>
              </w:rPr>
            </w:pPr>
            <w:r w:rsidRPr="006C55CD">
              <w:rPr>
                <w:rFonts w:ascii="Calibri" w:eastAsia="Times New Roman" w:hAnsi="Calibri" w:cs="Calibri"/>
                <w:color w:val="000000"/>
                <w:lang w:val="en-CA"/>
              </w:rPr>
              <w:t>Cumulative Disturbance</w:t>
            </w:r>
          </w:p>
        </w:tc>
        <w:tc>
          <w:tcPr>
            <w:tcW w:w="1053" w:type="dxa"/>
            <w:tcBorders>
              <w:top w:val="nil"/>
              <w:left w:val="nil"/>
              <w:bottom w:val="nil"/>
              <w:right w:val="nil"/>
            </w:tcBorders>
            <w:shd w:val="clear" w:color="000000" w:fill="FFFFFF"/>
            <w:noWrap/>
            <w:vAlign w:val="bottom"/>
            <w:hideMark/>
          </w:tcPr>
          <w:p w14:paraId="0083871C" w14:textId="77777777" w:rsidR="00D153D8" w:rsidRPr="006C55CD" w:rsidRDefault="00D153D8" w:rsidP="006C55CD">
            <w:pPr>
              <w:spacing w:line="240" w:lineRule="auto"/>
              <w:jc w:val="center"/>
              <w:rPr>
                <w:rFonts w:ascii="Calibri" w:eastAsia="Times New Roman" w:hAnsi="Calibri" w:cs="Calibri"/>
                <w:color w:val="000000"/>
                <w:lang w:val="en-CA"/>
              </w:rPr>
            </w:pPr>
            <w:r w:rsidRPr="006C55CD">
              <w:rPr>
                <w:rFonts w:ascii="Calibri" w:eastAsia="Times New Roman" w:hAnsi="Calibri" w:cs="Calibri"/>
                <w:color w:val="000000"/>
                <w:lang w:val="en-CA"/>
              </w:rPr>
              <w:t>0.342</w:t>
            </w:r>
          </w:p>
        </w:tc>
        <w:tc>
          <w:tcPr>
            <w:tcW w:w="790" w:type="dxa"/>
            <w:tcBorders>
              <w:top w:val="nil"/>
              <w:left w:val="nil"/>
              <w:bottom w:val="nil"/>
              <w:right w:val="nil"/>
            </w:tcBorders>
            <w:shd w:val="clear" w:color="000000" w:fill="FFFFFF"/>
            <w:noWrap/>
            <w:vAlign w:val="bottom"/>
            <w:hideMark/>
          </w:tcPr>
          <w:p w14:paraId="50E2DD04" w14:textId="77777777" w:rsidR="00D153D8" w:rsidRPr="006C55CD" w:rsidRDefault="00D153D8" w:rsidP="006C55CD">
            <w:pPr>
              <w:spacing w:line="240" w:lineRule="auto"/>
              <w:jc w:val="center"/>
              <w:rPr>
                <w:rFonts w:ascii="Calibri" w:eastAsia="Times New Roman" w:hAnsi="Calibri" w:cs="Calibri"/>
                <w:color w:val="000000"/>
                <w:lang w:val="en-CA"/>
              </w:rPr>
            </w:pPr>
            <w:r w:rsidRPr="006C55CD">
              <w:rPr>
                <w:rFonts w:ascii="Calibri" w:eastAsia="Times New Roman" w:hAnsi="Calibri" w:cs="Calibri"/>
                <w:color w:val="000000"/>
                <w:lang w:val="en-CA"/>
              </w:rPr>
              <w:t>0.131</w:t>
            </w:r>
          </w:p>
        </w:tc>
        <w:tc>
          <w:tcPr>
            <w:tcW w:w="992" w:type="dxa"/>
            <w:tcBorders>
              <w:top w:val="nil"/>
              <w:left w:val="nil"/>
              <w:bottom w:val="nil"/>
              <w:right w:val="nil"/>
            </w:tcBorders>
            <w:shd w:val="clear" w:color="000000" w:fill="FFFFFF"/>
            <w:noWrap/>
            <w:vAlign w:val="bottom"/>
            <w:hideMark/>
          </w:tcPr>
          <w:p w14:paraId="2A45C3DD" w14:textId="77777777" w:rsidR="00D153D8" w:rsidRPr="006C55CD" w:rsidRDefault="00D153D8" w:rsidP="006C55CD">
            <w:pPr>
              <w:spacing w:line="240" w:lineRule="auto"/>
              <w:jc w:val="center"/>
              <w:rPr>
                <w:rFonts w:ascii="Calibri" w:eastAsia="Times New Roman" w:hAnsi="Calibri" w:cs="Calibri"/>
                <w:color w:val="000000"/>
                <w:lang w:val="en-CA"/>
              </w:rPr>
            </w:pPr>
            <w:r w:rsidRPr="006C55CD">
              <w:rPr>
                <w:rFonts w:ascii="Calibri" w:eastAsia="Times New Roman" w:hAnsi="Calibri" w:cs="Calibri"/>
                <w:color w:val="000000"/>
                <w:lang w:val="en-CA"/>
              </w:rPr>
              <w:t>2.603</w:t>
            </w:r>
          </w:p>
        </w:tc>
        <w:tc>
          <w:tcPr>
            <w:tcW w:w="718" w:type="dxa"/>
            <w:tcBorders>
              <w:top w:val="nil"/>
              <w:left w:val="nil"/>
              <w:bottom w:val="nil"/>
              <w:right w:val="nil"/>
            </w:tcBorders>
            <w:shd w:val="clear" w:color="000000" w:fill="FFFFFF"/>
            <w:noWrap/>
            <w:vAlign w:val="bottom"/>
            <w:hideMark/>
          </w:tcPr>
          <w:p w14:paraId="5177B952" w14:textId="77777777" w:rsidR="00D153D8" w:rsidRPr="006C55CD" w:rsidRDefault="00D153D8" w:rsidP="006C55CD">
            <w:pPr>
              <w:spacing w:line="240" w:lineRule="auto"/>
              <w:jc w:val="center"/>
              <w:rPr>
                <w:rFonts w:ascii="Calibri" w:eastAsia="Times New Roman" w:hAnsi="Calibri" w:cs="Calibri"/>
                <w:color w:val="000000"/>
                <w:lang w:val="en-CA"/>
              </w:rPr>
            </w:pPr>
            <w:r w:rsidRPr="006C55CD">
              <w:rPr>
                <w:rFonts w:ascii="Calibri" w:eastAsia="Times New Roman" w:hAnsi="Calibri" w:cs="Calibri"/>
                <w:color w:val="000000"/>
                <w:lang w:val="en-CA"/>
              </w:rPr>
              <w:t>0.009</w:t>
            </w:r>
          </w:p>
        </w:tc>
        <w:tc>
          <w:tcPr>
            <w:tcW w:w="983" w:type="dxa"/>
            <w:tcBorders>
              <w:top w:val="nil"/>
              <w:left w:val="nil"/>
              <w:bottom w:val="nil"/>
              <w:right w:val="nil"/>
            </w:tcBorders>
            <w:shd w:val="clear" w:color="000000" w:fill="FFFFFF"/>
            <w:noWrap/>
            <w:vAlign w:val="bottom"/>
            <w:hideMark/>
          </w:tcPr>
          <w:p w14:paraId="790D55ED" w14:textId="77777777" w:rsidR="00D153D8" w:rsidRPr="006C55CD" w:rsidRDefault="00D153D8" w:rsidP="006C55CD">
            <w:pPr>
              <w:spacing w:line="240" w:lineRule="auto"/>
              <w:jc w:val="center"/>
              <w:rPr>
                <w:rFonts w:ascii="Calibri" w:eastAsia="Times New Roman" w:hAnsi="Calibri" w:cs="Calibri"/>
                <w:color w:val="000000"/>
                <w:lang w:val="en-CA"/>
              </w:rPr>
            </w:pPr>
            <w:r w:rsidRPr="006C55CD">
              <w:rPr>
                <w:rFonts w:ascii="Calibri" w:eastAsia="Times New Roman" w:hAnsi="Calibri" w:cs="Calibri"/>
                <w:color w:val="000000"/>
                <w:lang w:val="en-CA"/>
              </w:rPr>
              <w:t>0.085</w:t>
            </w:r>
          </w:p>
        </w:tc>
        <w:tc>
          <w:tcPr>
            <w:tcW w:w="992" w:type="dxa"/>
            <w:tcBorders>
              <w:top w:val="nil"/>
              <w:left w:val="nil"/>
              <w:bottom w:val="nil"/>
              <w:right w:val="single" w:sz="4" w:space="0" w:color="auto"/>
            </w:tcBorders>
            <w:shd w:val="clear" w:color="000000" w:fill="FFFFFF"/>
            <w:noWrap/>
            <w:vAlign w:val="bottom"/>
            <w:hideMark/>
          </w:tcPr>
          <w:p w14:paraId="0FA66ED2" w14:textId="1527CA1D" w:rsidR="00D153D8" w:rsidRPr="006C55CD" w:rsidRDefault="00D153D8" w:rsidP="006C55CD">
            <w:pPr>
              <w:spacing w:line="240" w:lineRule="auto"/>
              <w:jc w:val="center"/>
              <w:rPr>
                <w:rFonts w:ascii="Calibri" w:eastAsia="Times New Roman" w:hAnsi="Calibri" w:cs="Calibri"/>
                <w:color w:val="000000"/>
                <w:lang w:val="en-CA"/>
              </w:rPr>
            </w:pPr>
            <w:r w:rsidRPr="006C55CD">
              <w:rPr>
                <w:rFonts w:ascii="Calibri" w:eastAsia="Times New Roman" w:hAnsi="Calibri" w:cs="Calibri"/>
                <w:color w:val="000000"/>
                <w:lang w:val="en-CA"/>
              </w:rPr>
              <w:t>0.6</w:t>
            </w:r>
            <w:ins w:id="198" w:author="Aidan Brushett" w:date="2026-06-30T16:38:00Z" w16du:dateUtc="2026-06-30T23:38:00Z">
              <w:r w:rsidR="00D31D68">
                <w:rPr>
                  <w:rFonts w:ascii="Calibri" w:eastAsia="Times New Roman" w:hAnsi="Calibri" w:cs="Calibri"/>
                  <w:color w:val="000000"/>
                  <w:lang w:val="en-CA"/>
                </w:rPr>
                <w:t>00</w:t>
              </w:r>
            </w:ins>
          </w:p>
        </w:tc>
      </w:tr>
      <w:tr w:rsidR="00D153D8" w:rsidRPr="006C55CD" w14:paraId="08803F8F" w14:textId="77777777" w:rsidTr="00373D6C">
        <w:trPr>
          <w:trHeight w:val="300"/>
        </w:trPr>
        <w:tc>
          <w:tcPr>
            <w:tcW w:w="2547" w:type="dxa"/>
            <w:tcBorders>
              <w:top w:val="nil"/>
              <w:left w:val="single" w:sz="4" w:space="0" w:color="auto"/>
              <w:bottom w:val="single" w:sz="4" w:space="0" w:color="auto"/>
              <w:right w:val="nil"/>
            </w:tcBorders>
            <w:shd w:val="clear" w:color="000000" w:fill="FFFFFF"/>
            <w:noWrap/>
            <w:vAlign w:val="bottom"/>
            <w:hideMark/>
          </w:tcPr>
          <w:p w14:paraId="3996AAAE" w14:textId="77777777" w:rsidR="00D153D8" w:rsidRPr="006C55CD" w:rsidRDefault="00D153D8" w:rsidP="006C55CD">
            <w:pPr>
              <w:spacing w:line="240" w:lineRule="auto"/>
              <w:rPr>
                <w:rFonts w:ascii="Calibri" w:eastAsia="Times New Roman" w:hAnsi="Calibri" w:cs="Calibri"/>
                <w:color w:val="000000"/>
                <w:lang w:val="en-CA"/>
              </w:rPr>
            </w:pPr>
            <w:r w:rsidRPr="006C55CD">
              <w:rPr>
                <w:rFonts w:ascii="Calibri" w:eastAsia="Times New Roman" w:hAnsi="Calibri" w:cs="Calibri"/>
                <w:color w:val="000000"/>
                <w:lang w:val="en-CA"/>
              </w:rPr>
              <w:t xml:space="preserve">Edge Density × </w:t>
            </w:r>
          </w:p>
          <w:p w14:paraId="42AB3730" w14:textId="565297CE" w:rsidR="00D153D8" w:rsidRPr="006C55CD" w:rsidRDefault="00D153D8" w:rsidP="006C55CD">
            <w:pPr>
              <w:spacing w:line="240" w:lineRule="auto"/>
              <w:rPr>
                <w:rFonts w:ascii="Calibri" w:eastAsia="Times New Roman" w:hAnsi="Calibri" w:cs="Calibri"/>
                <w:color w:val="000000"/>
                <w:lang w:val="en-CA"/>
              </w:rPr>
            </w:pPr>
            <w:r w:rsidRPr="006C55CD">
              <w:rPr>
                <w:rFonts w:ascii="Calibri" w:eastAsia="Times New Roman" w:hAnsi="Calibri" w:cs="Calibri"/>
                <w:color w:val="000000"/>
                <w:lang w:val="en-CA"/>
              </w:rPr>
              <w:t>Cumulative Disturbance</w:t>
            </w:r>
          </w:p>
        </w:tc>
        <w:tc>
          <w:tcPr>
            <w:tcW w:w="1053" w:type="dxa"/>
            <w:tcBorders>
              <w:top w:val="nil"/>
              <w:left w:val="nil"/>
              <w:bottom w:val="single" w:sz="4" w:space="0" w:color="auto"/>
              <w:right w:val="nil"/>
            </w:tcBorders>
            <w:shd w:val="clear" w:color="000000" w:fill="FFFFFF"/>
            <w:noWrap/>
            <w:vAlign w:val="bottom"/>
            <w:hideMark/>
          </w:tcPr>
          <w:p w14:paraId="3D70FBC9" w14:textId="77777777" w:rsidR="00D153D8" w:rsidRPr="006C55CD" w:rsidRDefault="00D153D8" w:rsidP="006C55CD">
            <w:pPr>
              <w:spacing w:line="240" w:lineRule="auto"/>
              <w:jc w:val="center"/>
              <w:rPr>
                <w:rFonts w:ascii="Calibri" w:eastAsia="Times New Roman" w:hAnsi="Calibri" w:cs="Calibri"/>
                <w:color w:val="000000"/>
                <w:lang w:val="en-CA"/>
              </w:rPr>
            </w:pPr>
            <w:r w:rsidRPr="006C55CD">
              <w:rPr>
                <w:rFonts w:ascii="Calibri" w:eastAsia="Times New Roman" w:hAnsi="Calibri" w:cs="Calibri"/>
                <w:color w:val="000000"/>
                <w:lang w:val="en-CA"/>
              </w:rPr>
              <w:t>-0.265</w:t>
            </w:r>
          </w:p>
        </w:tc>
        <w:tc>
          <w:tcPr>
            <w:tcW w:w="790" w:type="dxa"/>
            <w:tcBorders>
              <w:top w:val="nil"/>
              <w:left w:val="nil"/>
              <w:bottom w:val="single" w:sz="4" w:space="0" w:color="auto"/>
              <w:right w:val="nil"/>
            </w:tcBorders>
            <w:shd w:val="clear" w:color="000000" w:fill="FFFFFF"/>
            <w:noWrap/>
            <w:vAlign w:val="bottom"/>
            <w:hideMark/>
          </w:tcPr>
          <w:p w14:paraId="32783592" w14:textId="77777777" w:rsidR="00D153D8" w:rsidRPr="006C55CD" w:rsidRDefault="00D153D8" w:rsidP="006C55CD">
            <w:pPr>
              <w:spacing w:line="240" w:lineRule="auto"/>
              <w:jc w:val="center"/>
              <w:rPr>
                <w:rFonts w:ascii="Calibri" w:eastAsia="Times New Roman" w:hAnsi="Calibri" w:cs="Calibri"/>
                <w:color w:val="000000"/>
                <w:lang w:val="en-CA"/>
              </w:rPr>
            </w:pPr>
            <w:r w:rsidRPr="006C55CD">
              <w:rPr>
                <w:rFonts w:ascii="Calibri" w:eastAsia="Times New Roman" w:hAnsi="Calibri" w:cs="Calibri"/>
                <w:color w:val="000000"/>
                <w:lang w:val="en-CA"/>
              </w:rPr>
              <w:t>0.108</w:t>
            </w:r>
          </w:p>
        </w:tc>
        <w:tc>
          <w:tcPr>
            <w:tcW w:w="992" w:type="dxa"/>
            <w:tcBorders>
              <w:top w:val="nil"/>
              <w:left w:val="nil"/>
              <w:bottom w:val="single" w:sz="4" w:space="0" w:color="auto"/>
              <w:right w:val="nil"/>
            </w:tcBorders>
            <w:shd w:val="clear" w:color="000000" w:fill="FFFFFF"/>
            <w:noWrap/>
            <w:vAlign w:val="bottom"/>
            <w:hideMark/>
          </w:tcPr>
          <w:p w14:paraId="48ABFCED" w14:textId="77777777" w:rsidR="00D153D8" w:rsidRPr="006C55CD" w:rsidRDefault="00D153D8" w:rsidP="006C55CD">
            <w:pPr>
              <w:spacing w:line="240" w:lineRule="auto"/>
              <w:jc w:val="center"/>
              <w:rPr>
                <w:rFonts w:ascii="Calibri" w:eastAsia="Times New Roman" w:hAnsi="Calibri" w:cs="Calibri"/>
                <w:color w:val="000000"/>
                <w:lang w:val="en-CA"/>
              </w:rPr>
            </w:pPr>
            <w:r w:rsidRPr="006C55CD">
              <w:rPr>
                <w:rFonts w:ascii="Calibri" w:eastAsia="Times New Roman" w:hAnsi="Calibri" w:cs="Calibri"/>
                <w:color w:val="000000"/>
                <w:lang w:val="en-CA"/>
              </w:rPr>
              <w:t>-2.467</w:t>
            </w:r>
          </w:p>
        </w:tc>
        <w:tc>
          <w:tcPr>
            <w:tcW w:w="718" w:type="dxa"/>
            <w:tcBorders>
              <w:top w:val="nil"/>
              <w:left w:val="nil"/>
              <w:bottom w:val="single" w:sz="4" w:space="0" w:color="auto"/>
              <w:right w:val="nil"/>
            </w:tcBorders>
            <w:shd w:val="clear" w:color="000000" w:fill="FFFFFF"/>
            <w:noWrap/>
            <w:vAlign w:val="bottom"/>
            <w:hideMark/>
          </w:tcPr>
          <w:p w14:paraId="0912F69A" w14:textId="77777777" w:rsidR="00D153D8" w:rsidRPr="006C55CD" w:rsidRDefault="00D153D8" w:rsidP="006C55CD">
            <w:pPr>
              <w:spacing w:line="240" w:lineRule="auto"/>
              <w:jc w:val="center"/>
              <w:rPr>
                <w:rFonts w:ascii="Calibri" w:eastAsia="Times New Roman" w:hAnsi="Calibri" w:cs="Calibri"/>
                <w:color w:val="000000"/>
                <w:lang w:val="en-CA"/>
              </w:rPr>
            </w:pPr>
            <w:r w:rsidRPr="006C55CD">
              <w:rPr>
                <w:rFonts w:ascii="Calibri" w:eastAsia="Times New Roman" w:hAnsi="Calibri" w:cs="Calibri"/>
                <w:color w:val="000000"/>
                <w:lang w:val="en-CA"/>
              </w:rPr>
              <w:t>0.014</w:t>
            </w:r>
          </w:p>
        </w:tc>
        <w:tc>
          <w:tcPr>
            <w:tcW w:w="983" w:type="dxa"/>
            <w:tcBorders>
              <w:top w:val="nil"/>
              <w:left w:val="nil"/>
              <w:bottom w:val="single" w:sz="4" w:space="0" w:color="auto"/>
              <w:right w:val="nil"/>
            </w:tcBorders>
            <w:shd w:val="clear" w:color="000000" w:fill="FFFFFF"/>
            <w:noWrap/>
            <w:vAlign w:val="bottom"/>
            <w:hideMark/>
          </w:tcPr>
          <w:p w14:paraId="378B3801" w14:textId="77777777" w:rsidR="00D153D8" w:rsidRPr="006C55CD" w:rsidRDefault="00D153D8" w:rsidP="006C55CD">
            <w:pPr>
              <w:spacing w:line="240" w:lineRule="auto"/>
              <w:jc w:val="center"/>
              <w:rPr>
                <w:rFonts w:ascii="Calibri" w:eastAsia="Times New Roman" w:hAnsi="Calibri" w:cs="Calibri"/>
                <w:color w:val="000000"/>
                <w:lang w:val="en-CA"/>
              </w:rPr>
            </w:pPr>
            <w:r w:rsidRPr="006C55CD">
              <w:rPr>
                <w:rFonts w:ascii="Calibri" w:eastAsia="Times New Roman" w:hAnsi="Calibri" w:cs="Calibri"/>
                <w:color w:val="000000"/>
                <w:lang w:val="en-CA"/>
              </w:rPr>
              <w:t>-0.476</w:t>
            </w:r>
          </w:p>
        </w:tc>
        <w:tc>
          <w:tcPr>
            <w:tcW w:w="992" w:type="dxa"/>
            <w:tcBorders>
              <w:top w:val="nil"/>
              <w:left w:val="nil"/>
              <w:bottom w:val="single" w:sz="4" w:space="0" w:color="auto"/>
              <w:right w:val="single" w:sz="4" w:space="0" w:color="auto"/>
            </w:tcBorders>
            <w:shd w:val="clear" w:color="000000" w:fill="FFFFFF"/>
            <w:noWrap/>
            <w:vAlign w:val="bottom"/>
            <w:hideMark/>
          </w:tcPr>
          <w:p w14:paraId="72F051D5" w14:textId="77777777" w:rsidR="00D153D8" w:rsidRPr="006C55CD" w:rsidRDefault="00D153D8" w:rsidP="006C55CD">
            <w:pPr>
              <w:spacing w:line="240" w:lineRule="auto"/>
              <w:jc w:val="center"/>
              <w:rPr>
                <w:rFonts w:ascii="Calibri" w:eastAsia="Times New Roman" w:hAnsi="Calibri" w:cs="Calibri"/>
                <w:color w:val="000000"/>
                <w:lang w:val="en-CA"/>
              </w:rPr>
            </w:pPr>
            <w:r w:rsidRPr="006C55CD">
              <w:rPr>
                <w:rFonts w:ascii="Calibri" w:eastAsia="Times New Roman" w:hAnsi="Calibri" w:cs="Calibri"/>
                <w:color w:val="000000"/>
                <w:lang w:val="en-CA"/>
              </w:rPr>
              <w:t>-0.055</w:t>
            </w:r>
          </w:p>
        </w:tc>
      </w:tr>
      <w:tr w:rsidR="00D153D8" w:rsidRPr="006C55CD" w14:paraId="6A290E94" w14:textId="77777777" w:rsidTr="00373D6C">
        <w:trPr>
          <w:trHeight w:val="300"/>
        </w:trPr>
        <w:tc>
          <w:tcPr>
            <w:tcW w:w="2547" w:type="dxa"/>
            <w:tcBorders>
              <w:top w:val="nil"/>
              <w:left w:val="nil"/>
              <w:bottom w:val="nil"/>
              <w:right w:val="nil"/>
            </w:tcBorders>
            <w:shd w:val="clear" w:color="000000" w:fill="FFFFFF"/>
            <w:noWrap/>
            <w:vAlign w:val="bottom"/>
            <w:hideMark/>
          </w:tcPr>
          <w:p w14:paraId="3B130912" w14:textId="77777777" w:rsidR="00D153D8" w:rsidRPr="006C55CD" w:rsidRDefault="00D153D8" w:rsidP="006C55CD">
            <w:pPr>
              <w:spacing w:line="240" w:lineRule="auto"/>
              <w:rPr>
                <w:rFonts w:ascii="Calibri" w:eastAsia="Times New Roman" w:hAnsi="Calibri" w:cs="Calibri"/>
                <w:color w:val="000000"/>
                <w:lang w:val="en-CA"/>
              </w:rPr>
            </w:pPr>
            <w:r w:rsidRPr="006C55CD">
              <w:rPr>
                <w:rFonts w:ascii="Calibri" w:eastAsia="Times New Roman" w:hAnsi="Calibri" w:cs="Calibri"/>
                <w:color w:val="000000"/>
                <w:lang w:val="en-CA"/>
              </w:rPr>
              <w:t> </w:t>
            </w:r>
          </w:p>
        </w:tc>
        <w:tc>
          <w:tcPr>
            <w:tcW w:w="1053" w:type="dxa"/>
            <w:tcBorders>
              <w:top w:val="nil"/>
              <w:left w:val="nil"/>
              <w:bottom w:val="nil"/>
              <w:right w:val="nil"/>
            </w:tcBorders>
            <w:shd w:val="clear" w:color="000000" w:fill="FFFFFF"/>
            <w:noWrap/>
            <w:vAlign w:val="bottom"/>
            <w:hideMark/>
          </w:tcPr>
          <w:p w14:paraId="644FD340" w14:textId="77777777" w:rsidR="00D153D8" w:rsidRPr="006C55CD" w:rsidRDefault="00D153D8" w:rsidP="006C55CD">
            <w:pPr>
              <w:spacing w:line="240" w:lineRule="auto"/>
              <w:jc w:val="center"/>
              <w:rPr>
                <w:rFonts w:ascii="Calibri" w:eastAsia="Times New Roman" w:hAnsi="Calibri" w:cs="Calibri"/>
                <w:color w:val="000000"/>
                <w:lang w:val="en-CA"/>
              </w:rPr>
            </w:pPr>
            <w:r w:rsidRPr="006C55CD">
              <w:rPr>
                <w:rFonts w:ascii="Calibri" w:eastAsia="Times New Roman" w:hAnsi="Calibri" w:cs="Calibri"/>
                <w:color w:val="000000"/>
                <w:lang w:val="en-CA"/>
              </w:rPr>
              <w:t> </w:t>
            </w:r>
          </w:p>
        </w:tc>
        <w:tc>
          <w:tcPr>
            <w:tcW w:w="790" w:type="dxa"/>
            <w:tcBorders>
              <w:top w:val="nil"/>
              <w:left w:val="nil"/>
              <w:bottom w:val="nil"/>
              <w:right w:val="nil"/>
            </w:tcBorders>
            <w:shd w:val="clear" w:color="000000" w:fill="FFFFFF"/>
            <w:noWrap/>
            <w:vAlign w:val="bottom"/>
            <w:hideMark/>
          </w:tcPr>
          <w:p w14:paraId="656824AD" w14:textId="77777777" w:rsidR="00D153D8" w:rsidRPr="006C55CD" w:rsidRDefault="00D153D8" w:rsidP="006C55CD">
            <w:pPr>
              <w:spacing w:line="240" w:lineRule="auto"/>
              <w:jc w:val="center"/>
              <w:rPr>
                <w:rFonts w:ascii="Calibri" w:eastAsia="Times New Roman" w:hAnsi="Calibri" w:cs="Calibri"/>
                <w:color w:val="000000"/>
                <w:lang w:val="en-CA"/>
              </w:rPr>
            </w:pPr>
            <w:r w:rsidRPr="006C55CD">
              <w:rPr>
                <w:rFonts w:ascii="Calibri" w:eastAsia="Times New Roman" w:hAnsi="Calibri" w:cs="Calibri"/>
                <w:color w:val="000000"/>
                <w:lang w:val="en-CA"/>
              </w:rPr>
              <w:t> </w:t>
            </w:r>
          </w:p>
        </w:tc>
        <w:tc>
          <w:tcPr>
            <w:tcW w:w="992" w:type="dxa"/>
            <w:tcBorders>
              <w:top w:val="nil"/>
              <w:left w:val="nil"/>
              <w:bottom w:val="nil"/>
              <w:right w:val="nil"/>
            </w:tcBorders>
            <w:shd w:val="clear" w:color="000000" w:fill="FFFFFF"/>
            <w:noWrap/>
            <w:vAlign w:val="bottom"/>
            <w:hideMark/>
          </w:tcPr>
          <w:p w14:paraId="6753E64C" w14:textId="77777777" w:rsidR="00D153D8" w:rsidRPr="006C55CD" w:rsidRDefault="00D153D8" w:rsidP="006C55CD">
            <w:pPr>
              <w:spacing w:line="240" w:lineRule="auto"/>
              <w:jc w:val="center"/>
              <w:rPr>
                <w:rFonts w:ascii="Calibri" w:eastAsia="Times New Roman" w:hAnsi="Calibri" w:cs="Calibri"/>
                <w:color w:val="000000"/>
                <w:lang w:val="en-CA"/>
              </w:rPr>
            </w:pPr>
            <w:r w:rsidRPr="006C55CD">
              <w:rPr>
                <w:rFonts w:ascii="Calibri" w:eastAsia="Times New Roman" w:hAnsi="Calibri" w:cs="Calibri"/>
                <w:color w:val="000000"/>
                <w:lang w:val="en-CA"/>
              </w:rPr>
              <w:t> </w:t>
            </w:r>
          </w:p>
        </w:tc>
        <w:tc>
          <w:tcPr>
            <w:tcW w:w="718" w:type="dxa"/>
            <w:tcBorders>
              <w:top w:val="nil"/>
              <w:left w:val="nil"/>
              <w:bottom w:val="nil"/>
              <w:right w:val="nil"/>
            </w:tcBorders>
            <w:shd w:val="clear" w:color="000000" w:fill="FFFFFF"/>
            <w:noWrap/>
            <w:vAlign w:val="bottom"/>
            <w:hideMark/>
          </w:tcPr>
          <w:p w14:paraId="18B6EF91" w14:textId="77777777" w:rsidR="00D153D8" w:rsidRPr="006C55CD" w:rsidRDefault="00D153D8" w:rsidP="006C55CD">
            <w:pPr>
              <w:spacing w:line="240" w:lineRule="auto"/>
              <w:jc w:val="center"/>
              <w:rPr>
                <w:rFonts w:ascii="Calibri" w:eastAsia="Times New Roman" w:hAnsi="Calibri" w:cs="Calibri"/>
                <w:color w:val="000000"/>
                <w:lang w:val="en-CA"/>
              </w:rPr>
            </w:pPr>
            <w:r w:rsidRPr="006C55CD">
              <w:rPr>
                <w:rFonts w:ascii="Calibri" w:eastAsia="Times New Roman" w:hAnsi="Calibri" w:cs="Calibri"/>
                <w:color w:val="000000"/>
                <w:lang w:val="en-CA"/>
              </w:rPr>
              <w:t> </w:t>
            </w:r>
          </w:p>
        </w:tc>
        <w:tc>
          <w:tcPr>
            <w:tcW w:w="983" w:type="dxa"/>
            <w:tcBorders>
              <w:top w:val="nil"/>
              <w:left w:val="nil"/>
              <w:bottom w:val="nil"/>
              <w:right w:val="nil"/>
            </w:tcBorders>
            <w:shd w:val="clear" w:color="000000" w:fill="FFFFFF"/>
            <w:noWrap/>
            <w:vAlign w:val="bottom"/>
            <w:hideMark/>
          </w:tcPr>
          <w:p w14:paraId="3D114E1D" w14:textId="77777777" w:rsidR="00D153D8" w:rsidRPr="006C55CD" w:rsidRDefault="00D153D8" w:rsidP="006C55CD">
            <w:pPr>
              <w:spacing w:line="240" w:lineRule="auto"/>
              <w:jc w:val="center"/>
              <w:rPr>
                <w:rFonts w:ascii="Calibri" w:eastAsia="Times New Roman" w:hAnsi="Calibri" w:cs="Calibri"/>
                <w:color w:val="000000"/>
                <w:lang w:val="en-CA"/>
              </w:rPr>
            </w:pPr>
            <w:r w:rsidRPr="006C55CD">
              <w:rPr>
                <w:rFonts w:ascii="Calibri" w:eastAsia="Times New Roman" w:hAnsi="Calibri" w:cs="Calibri"/>
                <w:color w:val="000000"/>
                <w:lang w:val="en-CA"/>
              </w:rPr>
              <w:t> </w:t>
            </w:r>
          </w:p>
        </w:tc>
        <w:tc>
          <w:tcPr>
            <w:tcW w:w="992" w:type="dxa"/>
            <w:tcBorders>
              <w:top w:val="nil"/>
              <w:left w:val="nil"/>
              <w:bottom w:val="nil"/>
              <w:right w:val="nil"/>
            </w:tcBorders>
            <w:shd w:val="clear" w:color="000000" w:fill="FFFFFF"/>
            <w:noWrap/>
            <w:vAlign w:val="bottom"/>
            <w:hideMark/>
          </w:tcPr>
          <w:p w14:paraId="5BEE9077" w14:textId="77777777" w:rsidR="00D153D8" w:rsidRPr="006C55CD" w:rsidRDefault="00D153D8" w:rsidP="006C55CD">
            <w:pPr>
              <w:spacing w:line="240" w:lineRule="auto"/>
              <w:jc w:val="center"/>
              <w:rPr>
                <w:rFonts w:ascii="Calibri" w:eastAsia="Times New Roman" w:hAnsi="Calibri" w:cs="Calibri"/>
                <w:color w:val="000000"/>
                <w:lang w:val="en-CA"/>
              </w:rPr>
            </w:pPr>
            <w:r w:rsidRPr="006C55CD">
              <w:rPr>
                <w:rFonts w:ascii="Calibri" w:eastAsia="Times New Roman" w:hAnsi="Calibri" w:cs="Calibri"/>
                <w:color w:val="000000"/>
                <w:lang w:val="en-CA"/>
              </w:rPr>
              <w:t> </w:t>
            </w:r>
          </w:p>
        </w:tc>
      </w:tr>
      <w:tr w:rsidR="00D153D8" w:rsidRPr="006C55CD" w14:paraId="52B07AF7" w14:textId="77777777" w:rsidTr="00373D6C">
        <w:trPr>
          <w:trHeight w:val="300"/>
        </w:trPr>
        <w:tc>
          <w:tcPr>
            <w:tcW w:w="2547" w:type="dxa"/>
            <w:tcBorders>
              <w:top w:val="single" w:sz="4" w:space="0" w:color="auto"/>
              <w:left w:val="single" w:sz="4" w:space="0" w:color="auto"/>
              <w:bottom w:val="single" w:sz="4" w:space="0" w:color="auto"/>
              <w:right w:val="nil"/>
            </w:tcBorders>
            <w:shd w:val="clear" w:color="000000" w:fill="FFFFFF"/>
            <w:noWrap/>
            <w:vAlign w:val="bottom"/>
            <w:hideMark/>
          </w:tcPr>
          <w:p w14:paraId="44212C71" w14:textId="77777777" w:rsidR="00D153D8" w:rsidRPr="006C55CD" w:rsidRDefault="00D153D8" w:rsidP="006C55CD">
            <w:pPr>
              <w:spacing w:line="240" w:lineRule="auto"/>
              <w:rPr>
                <w:rFonts w:ascii="Calibri" w:eastAsia="Times New Roman" w:hAnsi="Calibri" w:cs="Calibri"/>
                <w:b/>
                <w:bCs/>
                <w:color w:val="000000"/>
                <w:lang w:val="en-CA"/>
              </w:rPr>
            </w:pPr>
            <w:r w:rsidRPr="006C55CD">
              <w:rPr>
                <w:rFonts w:ascii="Calibri" w:eastAsia="Times New Roman" w:hAnsi="Calibri" w:cs="Calibri"/>
                <w:b/>
                <w:bCs/>
                <w:color w:val="000000"/>
                <w:lang w:val="en-CA"/>
              </w:rPr>
              <w:t>Random Effect</w:t>
            </w:r>
          </w:p>
        </w:tc>
        <w:tc>
          <w:tcPr>
            <w:tcW w:w="1843" w:type="dxa"/>
            <w:gridSpan w:val="2"/>
            <w:tcBorders>
              <w:top w:val="single" w:sz="4" w:space="0" w:color="auto"/>
              <w:left w:val="nil"/>
              <w:bottom w:val="single" w:sz="4" w:space="0" w:color="auto"/>
              <w:right w:val="single" w:sz="4" w:space="0" w:color="000000"/>
            </w:tcBorders>
            <w:shd w:val="clear" w:color="000000" w:fill="FFFFFF"/>
            <w:noWrap/>
            <w:vAlign w:val="bottom"/>
            <w:hideMark/>
          </w:tcPr>
          <w:p w14:paraId="47B2BB60" w14:textId="77777777" w:rsidR="00D153D8" w:rsidRPr="006C55CD" w:rsidRDefault="00D153D8" w:rsidP="006C55CD">
            <w:pPr>
              <w:spacing w:line="240" w:lineRule="auto"/>
              <w:rPr>
                <w:rFonts w:ascii="Calibri" w:eastAsia="Times New Roman" w:hAnsi="Calibri" w:cs="Calibri"/>
                <w:b/>
                <w:bCs/>
                <w:color w:val="000000"/>
                <w:lang w:val="en-CA"/>
              </w:rPr>
            </w:pPr>
            <w:r w:rsidRPr="006C55CD">
              <w:rPr>
                <w:rFonts w:ascii="Calibri" w:eastAsia="Times New Roman" w:hAnsi="Calibri" w:cs="Calibri"/>
                <w:b/>
                <w:bCs/>
                <w:color w:val="000000"/>
                <w:lang w:val="en-CA"/>
              </w:rPr>
              <w:t>sd(Intercept)</w:t>
            </w:r>
          </w:p>
        </w:tc>
        <w:tc>
          <w:tcPr>
            <w:tcW w:w="992" w:type="dxa"/>
            <w:tcBorders>
              <w:top w:val="nil"/>
              <w:left w:val="nil"/>
              <w:bottom w:val="nil"/>
              <w:right w:val="nil"/>
            </w:tcBorders>
            <w:shd w:val="clear" w:color="000000" w:fill="FFFFFF"/>
            <w:noWrap/>
            <w:vAlign w:val="bottom"/>
            <w:hideMark/>
          </w:tcPr>
          <w:p w14:paraId="2ECB20ED" w14:textId="77777777" w:rsidR="00D153D8" w:rsidRPr="006C55CD" w:rsidRDefault="00D153D8" w:rsidP="006C55CD">
            <w:pPr>
              <w:spacing w:line="240" w:lineRule="auto"/>
              <w:jc w:val="center"/>
              <w:rPr>
                <w:rFonts w:ascii="Calibri" w:eastAsia="Times New Roman" w:hAnsi="Calibri" w:cs="Calibri"/>
                <w:color w:val="000000"/>
                <w:lang w:val="en-CA"/>
              </w:rPr>
            </w:pPr>
            <w:r w:rsidRPr="006C55CD">
              <w:rPr>
                <w:rFonts w:ascii="Calibri" w:eastAsia="Times New Roman" w:hAnsi="Calibri" w:cs="Calibri"/>
                <w:color w:val="000000"/>
                <w:lang w:val="en-CA"/>
              </w:rPr>
              <w:t> </w:t>
            </w:r>
          </w:p>
        </w:tc>
        <w:tc>
          <w:tcPr>
            <w:tcW w:w="718" w:type="dxa"/>
            <w:tcBorders>
              <w:top w:val="nil"/>
              <w:left w:val="nil"/>
              <w:bottom w:val="nil"/>
              <w:right w:val="nil"/>
            </w:tcBorders>
            <w:shd w:val="clear" w:color="000000" w:fill="FFFFFF"/>
            <w:noWrap/>
            <w:vAlign w:val="bottom"/>
            <w:hideMark/>
          </w:tcPr>
          <w:p w14:paraId="41BAEFC7" w14:textId="77777777" w:rsidR="00D153D8" w:rsidRPr="006C55CD" w:rsidRDefault="00D153D8" w:rsidP="006C55CD">
            <w:pPr>
              <w:spacing w:line="240" w:lineRule="auto"/>
              <w:jc w:val="center"/>
              <w:rPr>
                <w:rFonts w:ascii="Calibri" w:eastAsia="Times New Roman" w:hAnsi="Calibri" w:cs="Calibri"/>
                <w:color w:val="000000"/>
                <w:lang w:val="en-CA"/>
              </w:rPr>
            </w:pPr>
            <w:r w:rsidRPr="006C55CD">
              <w:rPr>
                <w:rFonts w:ascii="Calibri" w:eastAsia="Times New Roman" w:hAnsi="Calibri" w:cs="Calibri"/>
                <w:color w:val="000000"/>
                <w:lang w:val="en-CA"/>
              </w:rPr>
              <w:t> </w:t>
            </w:r>
          </w:p>
        </w:tc>
        <w:tc>
          <w:tcPr>
            <w:tcW w:w="983" w:type="dxa"/>
            <w:tcBorders>
              <w:top w:val="nil"/>
              <w:left w:val="nil"/>
              <w:bottom w:val="nil"/>
              <w:right w:val="nil"/>
            </w:tcBorders>
            <w:shd w:val="clear" w:color="000000" w:fill="FFFFFF"/>
            <w:noWrap/>
            <w:vAlign w:val="bottom"/>
            <w:hideMark/>
          </w:tcPr>
          <w:p w14:paraId="3B8D6A4D" w14:textId="77777777" w:rsidR="00D153D8" w:rsidRPr="006C55CD" w:rsidRDefault="00D153D8" w:rsidP="006C55CD">
            <w:pPr>
              <w:spacing w:line="240" w:lineRule="auto"/>
              <w:jc w:val="center"/>
              <w:rPr>
                <w:rFonts w:ascii="Calibri" w:eastAsia="Times New Roman" w:hAnsi="Calibri" w:cs="Calibri"/>
                <w:color w:val="000000"/>
                <w:lang w:val="en-CA"/>
              </w:rPr>
            </w:pPr>
            <w:r w:rsidRPr="006C55CD">
              <w:rPr>
                <w:rFonts w:ascii="Calibri" w:eastAsia="Times New Roman" w:hAnsi="Calibri" w:cs="Calibri"/>
                <w:color w:val="000000"/>
                <w:lang w:val="en-CA"/>
              </w:rPr>
              <w:t> </w:t>
            </w:r>
          </w:p>
        </w:tc>
        <w:tc>
          <w:tcPr>
            <w:tcW w:w="992" w:type="dxa"/>
            <w:tcBorders>
              <w:top w:val="nil"/>
              <w:left w:val="nil"/>
              <w:bottom w:val="nil"/>
              <w:right w:val="nil"/>
            </w:tcBorders>
            <w:shd w:val="clear" w:color="000000" w:fill="FFFFFF"/>
            <w:noWrap/>
            <w:vAlign w:val="bottom"/>
            <w:hideMark/>
          </w:tcPr>
          <w:p w14:paraId="3B33F0FA" w14:textId="77777777" w:rsidR="00D153D8" w:rsidRPr="006C55CD" w:rsidRDefault="00D153D8" w:rsidP="006C55CD">
            <w:pPr>
              <w:spacing w:line="240" w:lineRule="auto"/>
              <w:jc w:val="center"/>
              <w:rPr>
                <w:rFonts w:ascii="Calibri" w:eastAsia="Times New Roman" w:hAnsi="Calibri" w:cs="Calibri"/>
                <w:color w:val="000000"/>
                <w:lang w:val="en-CA"/>
              </w:rPr>
            </w:pPr>
            <w:r w:rsidRPr="006C55CD">
              <w:rPr>
                <w:rFonts w:ascii="Calibri" w:eastAsia="Times New Roman" w:hAnsi="Calibri" w:cs="Calibri"/>
                <w:color w:val="000000"/>
                <w:lang w:val="en-CA"/>
              </w:rPr>
              <w:t> </w:t>
            </w:r>
          </w:p>
        </w:tc>
      </w:tr>
      <w:tr w:rsidR="00D153D8" w:rsidRPr="006C55CD" w14:paraId="2E53E1DB" w14:textId="77777777" w:rsidTr="00373D6C">
        <w:trPr>
          <w:trHeight w:val="300"/>
        </w:trPr>
        <w:tc>
          <w:tcPr>
            <w:tcW w:w="2547" w:type="dxa"/>
            <w:tcBorders>
              <w:top w:val="nil"/>
              <w:left w:val="single" w:sz="4" w:space="0" w:color="auto"/>
              <w:bottom w:val="nil"/>
              <w:right w:val="nil"/>
            </w:tcBorders>
            <w:shd w:val="clear" w:color="000000" w:fill="FFFFFF"/>
            <w:noWrap/>
            <w:vAlign w:val="bottom"/>
            <w:hideMark/>
          </w:tcPr>
          <w:p w14:paraId="576A2EE5" w14:textId="77777777" w:rsidR="00D153D8" w:rsidRPr="006C55CD" w:rsidRDefault="00D153D8" w:rsidP="006C55CD">
            <w:pPr>
              <w:spacing w:line="240" w:lineRule="auto"/>
              <w:rPr>
                <w:rFonts w:ascii="Calibri" w:eastAsia="Times New Roman" w:hAnsi="Calibri" w:cs="Calibri"/>
                <w:color w:val="000000"/>
                <w:lang w:val="en-CA"/>
              </w:rPr>
            </w:pPr>
            <w:r w:rsidRPr="006C55CD">
              <w:rPr>
                <w:rFonts w:ascii="Calibri" w:eastAsia="Times New Roman" w:hAnsi="Calibri" w:cs="Calibri"/>
                <w:color w:val="000000"/>
                <w:lang w:val="en-CA"/>
              </w:rPr>
              <w:t>Site [nested]</w:t>
            </w:r>
          </w:p>
        </w:tc>
        <w:tc>
          <w:tcPr>
            <w:tcW w:w="1053" w:type="dxa"/>
            <w:tcBorders>
              <w:top w:val="nil"/>
              <w:left w:val="nil"/>
              <w:bottom w:val="nil"/>
              <w:right w:val="nil"/>
            </w:tcBorders>
            <w:shd w:val="clear" w:color="000000" w:fill="FFFFFF"/>
            <w:noWrap/>
            <w:vAlign w:val="bottom"/>
            <w:hideMark/>
          </w:tcPr>
          <w:p w14:paraId="1F95E6E1" w14:textId="77777777" w:rsidR="00D153D8" w:rsidRPr="006C55CD" w:rsidRDefault="00D153D8" w:rsidP="006C55CD">
            <w:pPr>
              <w:spacing w:line="240" w:lineRule="auto"/>
              <w:rPr>
                <w:rFonts w:ascii="Calibri" w:eastAsia="Times New Roman" w:hAnsi="Calibri" w:cs="Calibri"/>
                <w:color w:val="000000"/>
                <w:lang w:val="en-CA"/>
              </w:rPr>
            </w:pPr>
            <w:r w:rsidRPr="006C55CD">
              <w:rPr>
                <w:rFonts w:ascii="Calibri" w:eastAsia="Times New Roman" w:hAnsi="Calibri" w:cs="Calibri"/>
                <w:color w:val="000000"/>
                <w:lang w:val="en-CA"/>
              </w:rPr>
              <w:t>1.609462</w:t>
            </w:r>
          </w:p>
        </w:tc>
        <w:tc>
          <w:tcPr>
            <w:tcW w:w="790" w:type="dxa"/>
            <w:tcBorders>
              <w:top w:val="nil"/>
              <w:left w:val="nil"/>
              <w:bottom w:val="nil"/>
              <w:right w:val="single" w:sz="4" w:space="0" w:color="auto"/>
            </w:tcBorders>
            <w:shd w:val="clear" w:color="000000" w:fill="FFFFFF"/>
            <w:noWrap/>
            <w:vAlign w:val="bottom"/>
            <w:hideMark/>
          </w:tcPr>
          <w:p w14:paraId="54C6F77D" w14:textId="77777777" w:rsidR="00D153D8" w:rsidRPr="006C55CD" w:rsidRDefault="00D153D8" w:rsidP="006C55CD">
            <w:pPr>
              <w:spacing w:line="240" w:lineRule="auto"/>
              <w:jc w:val="center"/>
              <w:rPr>
                <w:rFonts w:ascii="Calibri" w:eastAsia="Times New Roman" w:hAnsi="Calibri" w:cs="Calibri"/>
                <w:color w:val="000000"/>
                <w:lang w:val="en-CA"/>
              </w:rPr>
            </w:pPr>
            <w:r w:rsidRPr="006C55CD">
              <w:rPr>
                <w:rFonts w:ascii="Calibri" w:eastAsia="Times New Roman" w:hAnsi="Calibri" w:cs="Calibri"/>
                <w:color w:val="000000"/>
                <w:lang w:val="en-CA"/>
              </w:rPr>
              <w:t> </w:t>
            </w:r>
          </w:p>
        </w:tc>
        <w:tc>
          <w:tcPr>
            <w:tcW w:w="992" w:type="dxa"/>
            <w:tcBorders>
              <w:top w:val="nil"/>
              <w:left w:val="nil"/>
              <w:bottom w:val="nil"/>
              <w:right w:val="nil"/>
            </w:tcBorders>
            <w:shd w:val="clear" w:color="000000" w:fill="FFFFFF"/>
            <w:noWrap/>
            <w:vAlign w:val="bottom"/>
            <w:hideMark/>
          </w:tcPr>
          <w:p w14:paraId="701167A0" w14:textId="77777777" w:rsidR="00D153D8" w:rsidRPr="006C55CD" w:rsidRDefault="00D153D8" w:rsidP="006C55CD">
            <w:pPr>
              <w:spacing w:line="240" w:lineRule="auto"/>
              <w:jc w:val="center"/>
              <w:rPr>
                <w:rFonts w:ascii="Calibri" w:eastAsia="Times New Roman" w:hAnsi="Calibri" w:cs="Calibri"/>
                <w:color w:val="000000"/>
                <w:lang w:val="en-CA"/>
              </w:rPr>
            </w:pPr>
            <w:r w:rsidRPr="006C55CD">
              <w:rPr>
                <w:rFonts w:ascii="Calibri" w:eastAsia="Times New Roman" w:hAnsi="Calibri" w:cs="Calibri"/>
                <w:color w:val="000000"/>
                <w:lang w:val="en-CA"/>
              </w:rPr>
              <w:t> </w:t>
            </w:r>
          </w:p>
        </w:tc>
        <w:tc>
          <w:tcPr>
            <w:tcW w:w="718" w:type="dxa"/>
            <w:tcBorders>
              <w:top w:val="nil"/>
              <w:left w:val="nil"/>
              <w:bottom w:val="nil"/>
              <w:right w:val="nil"/>
            </w:tcBorders>
            <w:shd w:val="clear" w:color="000000" w:fill="FFFFFF"/>
            <w:noWrap/>
            <w:vAlign w:val="bottom"/>
            <w:hideMark/>
          </w:tcPr>
          <w:p w14:paraId="66C15092" w14:textId="77777777" w:rsidR="00D153D8" w:rsidRPr="006C55CD" w:rsidRDefault="00D153D8" w:rsidP="006C55CD">
            <w:pPr>
              <w:spacing w:line="240" w:lineRule="auto"/>
              <w:jc w:val="center"/>
              <w:rPr>
                <w:rFonts w:ascii="Calibri" w:eastAsia="Times New Roman" w:hAnsi="Calibri" w:cs="Calibri"/>
                <w:color w:val="000000"/>
                <w:lang w:val="en-CA"/>
              </w:rPr>
            </w:pPr>
            <w:r w:rsidRPr="006C55CD">
              <w:rPr>
                <w:rFonts w:ascii="Calibri" w:eastAsia="Times New Roman" w:hAnsi="Calibri" w:cs="Calibri"/>
                <w:color w:val="000000"/>
                <w:lang w:val="en-CA"/>
              </w:rPr>
              <w:t> </w:t>
            </w:r>
          </w:p>
        </w:tc>
        <w:tc>
          <w:tcPr>
            <w:tcW w:w="983" w:type="dxa"/>
            <w:tcBorders>
              <w:top w:val="nil"/>
              <w:left w:val="nil"/>
              <w:bottom w:val="nil"/>
              <w:right w:val="nil"/>
            </w:tcBorders>
            <w:shd w:val="clear" w:color="000000" w:fill="FFFFFF"/>
            <w:noWrap/>
            <w:vAlign w:val="bottom"/>
            <w:hideMark/>
          </w:tcPr>
          <w:p w14:paraId="213CDD2A" w14:textId="77777777" w:rsidR="00D153D8" w:rsidRPr="006C55CD" w:rsidRDefault="00D153D8" w:rsidP="006C55CD">
            <w:pPr>
              <w:spacing w:line="240" w:lineRule="auto"/>
              <w:jc w:val="center"/>
              <w:rPr>
                <w:rFonts w:ascii="Calibri" w:eastAsia="Times New Roman" w:hAnsi="Calibri" w:cs="Calibri"/>
                <w:color w:val="000000"/>
                <w:lang w:val="en-CA"/>
              </w:rPr>
            </w:pPr>
            <w:r w:rsidRPr="006C55CD">
              <w:rPr>
                <w:rFonts w:ascii="Calibri" w:eastAsia="Times New Roman" w:hAnsi="Calibri" w:cs="Calibri"/>
                <w:color w:val="000000"/>
                <w:lang w:val="en-CA"/>
              </w:rPr>
              <w:t> </w:t>
            </w:r>
          </w:p>
        </w:tc>
        <w:tc>
          <w:tcPr>
            <w:tcW w:w="992" w:type="dxa"/>
            <w:tcBorders>
              <w:top w:val="nil"/>
              <w:left w:val="nil"/>
              <w:bottom w:val="nil"/>
              <w:right w:val="nil"/>
            </w:tcBorders>
            <w:shd w:val="clear" w:color="000000" w:fill="FFFFFF"/>
            <w:noWrap/>
            <w:vAlign w:val="bottom"/>
            <w:hideMark/>
          </w:tcPr>
          <w:p w14:paraId="36FD4BDB" w14:textId="77777777" w:rsidR="00D153D8" w:rsidRPr="006C55CD" w:rsidRDefault="00D153D8" w:rsidP="006C55CD">
            <w:pPr>
              <w:spacing w:line="240" w:lineRule="auto"/>
              <w:jc w:val="center"/>
              <w:rPr>
                <w:rFonts w:ascii="Calibri" w:eastAsia="Times New Roman" w:hAnsi="Calibri" w:cs="Calibri"/>
                <w:color w:val="000000"/>
                <w:lang w:val="en-CA"/>
              </w:rPr>
            </w:pPr>
            <w:r w:rsidRPr="006C55CD">
              <w:rPr>
                <w:rFonts w:ascii="Calibri" w:eastAsia="Times New Roman" w:hAnsi="Calibri" w:cs="Calibri"/>
                <w:color w:val="000000"/>
                <w:lang w:val="en-CA"/>
              </w:rPr>
              <w:t> </w:t>
            </w:r>
          </w:p>
        </w:tc>
      </w:tr>
      <w:tr w:rsidR="00D153D8" w:rsidRPr="006C55CD" w14:paraId="69F0985B" w14:textId="77777777" w:rsidTr="00373D6C">
        <w:trPr>
          <w:trHeight w:val="300"/>
        </w:trPr>
        <w:tc>
          <w:tcPr>
            <w:tcW w:w="2547" w:type="dxa"/>
            <w:tcBorders>
              <w:top w:val="nil"/>
              <w:left w:val="single" w:sz="4" w:space="0" w:color="auto"/>
              <w:bottom w:val="single" w:sz="4" w:space="0" w:color="auto"/>
              <w:right w:val="nil"/>
            </w:tcBorders>
            <w:shd w:val="clear" w:color="000000" w:fill="FFFFFF"/>
            <w:noWrap/>
            <w:vAlign w:val="bottom"/>
            <w:hideMark/>
          </w:tcPr>
          <w:p w14:paraId="630C6B78" w14:textId="77777777" w:rsidR="00D153D8" w:rsidRPr="006C55CD" w:rsidRDefault="00D153D8" w:rsidP="006C55CD">
            <w:pPr>
              <w:spacing w:line="240" w:lineRule="auto"/>
              <w:rPr>
                <w:rFonts w:ascii="Calibri" w:eastAsia="Times New Roman" w:hAnsi="Calibri" w:cs="Calibri"/>
                <w:color w:val="000000"/>
                <w:lang w:val="en-CA"/>
              </w:rPr>
            </w:pPr>
            <w:r w:rsidRPr="006C55CD">
              <w:rPr>
                <w:rFonts w:ascii="Calibri" w:eastAsia="Times New Roman" w:hAnsi="Calibri" w:cs="Calibri"/>
                <w:color w:val="000000"/>
                <w:lang w:val="en-CA"/>
              </w:rPr>
              <w:t>Array</w:t>
            </w:r>
          </w:p>
        </w:tc>
        <w:tc>
          <w:tcPr>
            <w:tcW w:w="1053" w:type="dxa"/>
            <w:tcBorders>
              <w:top w:val="nil"/>
              <w:left w:val="nil"/>
              <w:bottom w:val="single" w:sz="4" w:space="0" w:color="auto"/>
              <w:right w:val="nil"/>
            </w:tcBorders>
            <w:shd w:val="clear" w:color="000000" w:fill="FFFFFF"/>
            <w:noWrap/>
            <w:vAlign w:val="bottom"/>
            <w:hideMark/>
          </w:tcPr>
          <w:p w14:paraId="6E83BD6C" w14:textId="77777777" w:rsidR="00D153D8" w:rsidRPr="006C55CD" w:rsidRDefault="00D153D8" w:rsidP="006C55CD">
            <w:pPr>
              <w:spacing w:line="240" w:lineRule="auto"/>
              <w:rPr>
                <w:rFonts w:ascii="Calibri" w:eastAsia="Times New Roman" w:hAnsi="Calibri" w:cs="Calibri"/>
                <w:color w:val="000000"/>
                <w:lang w:val="en-CA"/>
              </w:rPr>
            </w:pPr>
            <w:r w:rsidRPr="006C55CD">
              <w:rPr>
                <w:rFonts w:ascii="Calibri" w:eastAsia="Times New Roman" w:hAnsi="Calibri" w:cs="Calibri"/>
                <w:color w:val="000000"/>
                <w:lang w:val="en-CA"/>
              </w:rPr>
              <w:t>0.698506</w:t>
            </w:r>
          </w:p>
        </w:tc>
        <w:tc>
          <w:tcPr>
            <w:tcW w:w="790" w:type="dxa"/>
            <w:tcBorders>
              <w:top w:val="nil"/>
              <w:left w:val="nil"/>
              <w:bottom w:val="single" w:sz="4" w:space="0" w:color="auto"/>
              <w:right w:val="single" w:sz="4" w:space="0" w:color="auto"/>
            </w:tcBorders>
            <w:shd w:val="clear" w:color="000000" w:fill="FFFFFF"/>
            <w:noWrap/>
            <w:vAlign w:val="bottom"/>
            <w:hideMark/>
          </w:tcPr>
          <w:p w14:paraId="4F06C87A" w14:textId="77777777" w:rsidR="00D153D8" w:rsidRPr="006C55CD" w:rsidRDefault="00D153D8" w:rsidP="006C55CD">
            <w:pPr>
              <w:spacing w:line="240" w:lineRule="auto"/>
              <w:jc w:val="center"/>
              <w:rPr>
                <w:rFonts w:ascii="Calibri" w:eastAsia="Times New Roman" w:hAnsi="Calibri" w:cs="Calibri"/>
                <w:color w:val="000000"/>
                <w:lang w:val="en-CA"/>
              </w:rPr>
            </w:pPr>
            <w:r w:rsidRPr="006C55CD">
              <w:rPr>
                <w:rFonts w:ascii="Calibri" w:eastAsia="Times New Roman" w:hAnsi="Calibri" w:cs="Calibri"/>
                <w:color w:val="000000"/>
                <w:lang w:val="en-CA"/>
              </w:rPr>
              <w:t> </w:t>
            </w:r>
          </w:p>
        </w:tc>
        <w:tc>
          <w:tcPr>
            <w:tcW w:w="992" w:type="dxa"/>
            <w:tcBorders>
              <w:top w:val="nil"/>
              <w:left w:val="nil"/>
              <w:bottom w:val="nil"/>
              <w:right w:val="nil"/>
            </w:tcBorders>
            <w:shd w:val="clear" w:color="000000" w:fill="FFFFFF"/>
            <w:noWrap/>
            <w:vAlign w:val="bottom"/>
            <w:hideMark/>
          </w:tcPr>
          <w:p w14:paraId="5245CE0E" w14:textId="77777777" w:rsidR="00D153D8" w:rsidRPr="006C55CD" w:rsidRDefault="00D153D8" w:rsidP="006C55CD">
            <w:pPr>
              <w:spacing w:line="240" w:lineRule="auto"/>
              <w:jc w:val="center"/>
              <w:rPr>
                <w:rFonts w:ascii="Calibri" w:eastAsia="Times New Roman" w:hAnsi="Calibri" w:cs="Calibri"/>
                <w:color w:val="000000"/>
                <w:lang w:val="en-CA"/>
              </w:rPr>
            </w:pPr>
            <w:r w:rsidRPr="006C55CD">
              <w:rPr>
                <w:rFonts w:ascii="Calibri" w:eastAsia="Times New Roman" w:hAnsi="Calibri" w:cs="Calibri"/>
                <w:color w:val="000000"/>
                <w:lang w:val="en-CA"/>
              </w:rPr>
              <w:t> </w:t>
            </w:r>
          </w:p>
        </w:tc>
        <w:tc>
          <w:tcPr>
            <w:tcW w:w="718" w:type="dxa"/>
            <w:tcBorders>
              <w:top w:val="nil"/>
              <w:left w:val="nil"/>
              <w:bottom w:val="nil"/>
              <w:right w:val="nil"/>
            </w:tcBorders>
            <w:shd w:val="clear" w:color="000000" w:fill="FFFFFF"/>
            <w:noWrap/>
            <w:vAlign w:val="bottom"/>
            <w:hideMark/>
          </w:tcPr>
          <w:p w14:paraId="5AFED1D7" w14:textId="77777777" w:rsidR="00D153D8" w:rsidRPr="006C55CD" w:rsidRDefault="00D153D8" w:rsidP="006C55CD">
            <w:pPr>
              <w:spacing w:line="240" w:lineRule="auto"/>
              <w:jc w:val="center"/>
              <w:rPr>
                <w:rFonts w:ascii="Calibri" w:eastAsia="Times New Roman" w:hAnsi="Calibri" w:cs="Calibri"/>
                <w:color w:val="000000"/>
                <w:lang w:val="en-CA"/>
              </w:rPr>
            </w:pPr>
            <w:r w:rsidRPr="006C55CD">
              <w:rPr>
                <w:rFonts w:ascii="Calibri" w:eastAsia="Times New Roman" w:hAnsi="Calibri" w:cs="Calibri"/>
                <w:color w:val="000000"/>
                <w:lang w:val="en-CA"/>
              </w:rPr>
              <w:t> </w:t>
            </w:r>
          </w:p>
        </w:tc>
        <w:tc>
          <w:tcPr>
            <w:tcW w:w="983" w:type="dxa"/>
            <w:tcBorders>
              <w:top w:val="nil"/>
              <w:left w:val="nil"/>
              <w:bottom w:val="nil"/>
              <w:right w:val="nil"/>
            </w:tcBorders>
            <w:shd w:val="clear" w:color="000000" w:fill="FFFFFF"/>
            <w:noWrap/>
            <w:vAlign w:val="bottom"/>
            <w:hideMark/>
          </w:tcPr>
          <w:p w14:paraId="7CC50E60" w14:textId="77777777" w:rsidR="00D153D8" w:rsidRPr="006C55CD" w:rsidRDefault="00D153D8" w:rsidP="006C55CD">
            <w:pPr>
              <w:spacing w:line="240" w:lineRule="auto"/>
              <w:jc w:val="center"/>
              <w:rPr>
                <w:rFonts w:ascii="Calibri" w:eastAsia="Times New Roman" w:hAnsi="Calibri" w:cs="Calibri"/>
                <w:color w:val="000000"/>
                <w:lang w:val="en-CA"/>
              </w:rPr>
            </w:pPr>
            <w:r w:rsidRPr="006C55CD">
              <w:rPr>
                <w:rFonts w:ascii="Calibri" w:eastAsia="Times New Roman" w:hAnsi="Calibri" w:cs="Calibri"/>
                <w:color w:val="000000"/>
                <w:lang w:val="en-CA"/>
              </w:rPr>
              <w:t> </w:t>
            </w:r>
          </w:p>
        </w:tc>
        <w:tc>
          <w:tcPr>
            <w:tcW w:w="992" w:type="dxa"/>
            <w:tcBorders>
              <w:top w:val="nil"/>
              <w:left w:val="nil"/>
              <w:bottom w:val="nil"/>
              <w:right w:val="nil"/>
            </w:tcBorders>
            <w:shd w:val="clear" w:color="000000" w:fill="FFFFFF"/>
            <w:noWrap/>
            <w:vAlign w:val="bottom"/>
            <w:hideMark/>
          </w:tcPr>
          <w:p w14:paraId="2EC580F2" w14:textId="77777777" w:rsidR="00D153D8" w:rsidRPr="006C55CD" w:rsidRDefault="00D153D8" w:rsidP="006C55CD">
            <w:pPr>
              <w:spacing w:line="240" w:lineRule="auto"/>
              <w:jc w:val="center"/>
              <w:rPr>
                <w:rFonts w:ascii="Calibri" w:eastAsia="Times New Roman" w:hAnsi="Calibri" w:cs="Calibri"/>
                <w:color w:val="000000"/>
                <w:lang w:val="en-CA"/>
              </w:rPr>
            </w:pPr>
            <w:r w:rsidRPr="006C55CD">
              <w:rPr>
                <w:rFonts w:ascii="Calibri" w:eastAsia="Times New Roman" w:hAnsi="Calibri" w:cs="Calibri"/>
                <w:color w:val="000000"/>
                <w:lang w:val="en-CA"/>
              </w:rPr>
              <w:t> </w:t>
            </w:r>
          </w:p>
        </w:tc>
      </w:tr>
    </w:tbl>
    <w:p w14:paraId="5131F712" w14:textId="77777777" w:rsidR="00533CE4" w:rsidRPr="006C55CD" w:rsidRDefault="00533CE4" w:rsidP="006C55CD">
      <w:pPr>
        <w:rPr>
          <w:color w:val="0B5394"/>
          <w:lang w:val="en-US"/>
        </w:rPr>
      </w:pPr>
    </w:p>
    <w:p w14:paraId="000000C6" w14:textId="6CA8DECF" w:rsidR="00344D24" w:rsidRPr="006C55CD" w:rsidRDefault="00D153D8" w:rsidP="006C55CD">
      <w:pPr>
        <w:rPr>
          <w:color w:val="0B5394"/>
          <w:lang w:val="en-US"/>
        </w:rPr>
      </w:pPr>
      <w:r w:rsidRPr="006C55CD">
        <w:rPr>
          <w:color w:val="0B5394"/>
          <w:lang w:val="en-US"/>
        </w:rPr>
        <w:t xml:space="preserve">Given this parameter stability, we continue to report on the full model </w:t>
      </w:r>
      <w:r w:rsidR="00373D6C" w:rsidRPr="006C55CD">
        <w:rPr>
          <w:color w:val="0B5394"/>
          <w:lang w:val="en-US"/>
        </w:rPr>
        <w:t>containing</w:t>
      </w:r>
      <w:r w:rsidRPr="006C55CD">
        <w:rPr>
          <w:color w:val="0B5394"/>
          <w:lang w:val="en-US"/>
        </w:rPr>
        <w:t xml:space="preserve"> natural landcover in the </w:t>
      </w:r>
      <w:commentRangeStart w:id="199"/>
      <w:r w:rsidRPr="006C55CD">
        <w:rPr>
          <w:color w:val="0B5394"/>
          <w:lang w:val="en-US"/>
        </w:rPr>
        <w:t>manuscript</w:t>
      </w:r>
      <w:commentRangeEnd w:id="199"/>
      <w:r w:rsidR="00F553DD" w:rsidRPr="006C55CD">
        <w:rPr>
          <w:rStyle w:val="CommentReference"/>
          <w:color w:val="0B5394"/>
          <w:sz w:val="22"/>
          <w:szCs w:val="22"/>
          <w:lang w:val="en-US"/>
        </w:rPr>
        <w:commentReference w:id="199"/>
      </w:r>
      <w:r w:rsidRPr="006C55CD">
        <w:rPr>
          <w:color w:val="0B5394"/>
          <w:lang w:val="en-US"/>
        </w:rPr>
        <w:t xml:space="preserve">. </w:t>
      </w:r>
    </w:p>
    <w:p w14:paraId="6DF75F3F" w14:textId="1E5CB395" w:rsidR="00373D6C" w:rsidRPr="006C55CD" w:rsidDel="0046565A" w:rsidRDefault="00373D6C" w:rsidP="006C55CD">
      <w:pPr>
        <w:ind w:left="720"/>
        <w:rPr>
          <w:del w:id="200" w:author="Aidan Brushett" w:date="2026-06-30T17:07:00Z" w16du:dateUtc="2026-07-01T00:07:00Z"/>
          <w:color w:val="0070C0"/>
        </w:rPr>
      </w:pPr>
      <w:del w:id="201" w:author="Aidan Brushett" w:date="2026-06-30T17:07:00Z" w16du:dateUtc="2026-07-01T00:07:00Z">
        <w:r w:rsidRPr="006C55CD" w:rsidDel="0046565A">
          <w:rPr>
            <w:color w:val="0070C0"/>
          </w:rPr>
          <w:delText>Valle, Denis, JeffreyMintz, and Ismael VerrastroBrack. 2024. Estimation and Interpretation Problems and Solutions When Using Proportion Covariates in Linear Regression Models. Ecology, 105(4): e4256. https://doi.org/10.1002/ecy.4256</w:delText>
        </w:r>
      </w:del>
    </w:p>
    <w:p w14:paraId="7DC59716" w14:textId="77777777" w:rsidR="00D153D8" w:rsidRPr="006C55CD" w:rsidRDefault="00D153D8" w:rsidP="006C55CD"/>
    <w:p w14:paraId="000000C7" w14:textId="339390BE" w:rsidR="00344D24" w:rsidRPr="006C55CD" w:rsidRDefault="1185683A" w:rsidP="006C55CD">
      <w:pPr>
        <w:rPr>
          <w:color w:val="222222"/>
          <w:lang w:val="en-US"/>
        </w:rPr>
      </w:pPr>
      <w:r w:rsidRPr="006C55CD">
        <w:rPr>
          <w:b/>
          <w:bCs/>
          <w:color w:val="222222"/>
          <w:lang w:val="en-US"/>
        </w:rPr>
        <w:t>5)</w:t>
      </w:r>
      <w:r w:rsidR="00BA37BD" w:rsidRPr="006C55CD">
        <w:rPr>
          <w:b/>
          <w:bCs/>
          <w:color w:val="222222"/>
          <w:lang w:val="en-US"/>
        </w:rPr>
        <w:t xml:space="preserve"> </w:t>
      </w:r>
      <w:r w:rsidRPr="006C55CD">
        <w:rPr>
          <w:color w:val="222222"/>
          <w:lang w:val="en-US"/>
        </w:rPr>
        <w:t>Relatedly, most authors that conduct this work choose configuration and composition metrics that are independent, so there isn’t confounding. In this case, ignoring the natural habitat issue above and just focusing on their industrial composition and configuration metric – proportion disturbed and edge density – have a correlation of 0.58. Although this falls under the threshold of high correlation (usually regarded as 0.7), it is still a moderate level of correlation that could impact model parameters. Are there other metrics that were not correlated? Or could the authors mention this a caveat in their analysis, or why they think it is not important?</w:t>
      </w:r>
    </w:p>
    <w:p w14:paraId="000000C8" w14:textId="77777777" w:rsidR="00344D24" w:rsidRPr="006C55CD" w:rsidRDefault="00344D24" w:rsidP="006C55CD">
      <w:pPr>
        <w:rPr>
          <w:color w:val="0B5394"/>
        </w:rPr>
      </w:pPr>
    </w:p>
    <w:p w14:paraId="280ECAD5" w14:textId="2ED524DD" w:rsidR="005A34E8" w:rsidRPr="006C55CD" w:rsidRDefault="1185683A" w:rsidP="006C55CD">
      <w:pPr>
        <w:rPr>
          <w:color w:val="0B5394"/>
          <w:lang w:val="en-US"/>
        </w:rPr>
      </w:pPr>
      <w:r w:rsidRPr="006C55CD">
        <w:rPr>
          <w:b/>
          <w:bCs/>
          <w:color w:val="0B5394"/>
          <w:lang w:val="en-US"/>
        </w:rPr>
        <w:lastRenderedPageBreak/>
        <w:t>Response:</w:t>
      </w:r>
      <w:r w:rsidR="002570ED" w:rsidRPr="006C55CD">
        <w:rPr>
          <w:color w:val="0B5394"/>
          <w:lang w:val="en-US"/>
        </w:rPr>
        <w:t xml:space="preserve"> </w:t>
      </w:r>
      <w:r w:rsidRPr="006C55CD">
        <w:rPr>
          <w:color w:val="0B5394"/>
          <w:lang w:val="en-US"/>
        </w:rPr>
        <w:t xml:space="preserve">Some metrics </w:t>
      </w:r>
      <w:r w:rsidR="00D153D8" w:rsidRPr="006C55CD">
        <w:rPr>
          <w:color w:val="0B5394"/>
          <w:lang w:val="en-US"/>
        </w:rPr>
        <w:t xml:space="preserve">of configuration </w:t>
      </w:r>
      <w:r w:rsidRPr="006C55CD">
        <w:rPr>
          <w:color w:val="0B5394"/>
          <w:lang w:val="en-US"/>
        </w:rPr>
        <w:t xml:space="preserve">were less </w:t>
      </w:r>
      <w:r w:rsidR="698AC0E5" w:rsidRPr="006C55CD">
        <w:rPr>
          <w:color w:val="0B5394"/>
          <w:lang w:val="en-US"/>
        </w:rPr>
        <w:t>correlated</w:t>
      </w:r>
      <w:r w:rsidR="00D153D8" w:rsidRPr="006C55CD">
        <w:rPr>
          <w:color w:val="0B5394"/>
          <w:lang w:val="en-US"/>
        </w:rPr>
        <w:t xml:space="preserve">, and these were directly </w:t>
      </w:r>
      <w:r w:rsidR="0063676F" w:rsidRPr="006C55CD">
        <w:rPr>
          <w:color w:val="0B5394"/>
          <w:lang w:val="en-US"/>
        </w:rPr>
        <w:t>tested</w:t>
      </w:r>
      <w:r w:rsidR="00D153D8" w:rsidRPr="006C55CD">
        <w:rPr>
          <w:color w:val="0B5394"/>
          <w:lang w:val="en-US"/>
        </w:rPr>
        <w:t xml:space="preserve"> in other candidate models</w:t>
      </w:r>
      <w:r w:rsidRPr="006C55CD">
        <w:rPr>
          <w:color w:val="0B5394"/>
          <w:lang w:val="en-US"/>
        </w:rPr>
        <w:t xml:space="preserve">. </w:t>
      </w:r>
      <w:r w:rsidR="0063676F" w:rsidRPr="006C55CD">
        <w:rPr>
          <w:color w:val="0B5394"/>
          <w:lang w:val="en-US"/>
        </w:rPr>
        <w:t>This is</w:t>
      </w:r>
      <w:r w:rsidRPr="006C55CD">
        <w:rPr>
          <w:color w:val="0B5394"/>
          <w:lang w:val="en-US"/>
        </w:rPr>
        <w:t xml:space="preserve"> captured in the model selection table</w:t>
      </w:r>
      <w:r w:rsidR="0063676F" w:rsidRPr="006C55CD">
        <w:rPr>
          <w:color w:val="0B5394"/>
          <w:lang w:val="en-US"/>
        </w:rPr>
        <w:t>, where these candidate models</w:t>
      </w:r>
      <w:r w:rsidRPr="006C55CD">
        <w:rPr>
          <w:color w:val="0B5394"/>
          <w:lang w:val="en-US"/>
        </w:rPr>
        <w:t xml:space="preserve"> have </w:t>
      </w:r>
      <w:r w:rsidR="005A34E8" w:rsidRPr="006C55CD">
        <w:rPr>
          <w:color w:val="0B5394"/>
          <w:lang w:val="en-US"/>
        </w:rPr>
        <w:t>very little</w:t>
      </w:r>
      <w:r w:rsidRPr="006C55CD">
        <w:rPr>
          <w:color w:val="0B5394"/>
          <w:lang w:val="en-US"/>
        </w:rPr>
        <w:t xml:space="preserve"> support compared to </w:t>
      </w:r>
      <w:r w:rsidR="00D153D8" w:rsidRPr="006C55CD">
        <w:rPr>
          <w:color w:val="0B5394"/>
          <w:lang w:val="en-US"/>
        </w:rPr>
        <w:t xml:space="preserve">models </w:t>
      </w:r>
      <w:r w:rsidR="005A34E8" w:rsidRPr="006C55CD">
        <w:rPr>
          <w:color w:val="0B5394"/>
          <w:lang w:val="en-US"/>
        </w:rPr>
        <w:t>that used</w:t>
      </w:r>
      <w:r w:rsidR="00D153D8" w:rsidRPr="006C55CD">
        <w:rPr>
          <w:color w:val="0B5394"/>
          <w:lang w:val="en-US"/>
        </w:rPr>
        <w:t xml:space="preserve"> edge density</w:t>
      </w:r>
      <w:r w:rsidRPr="006C55CD">
        <w:rPr>
          <w:color w:val="0B5394"/>
          <w:lang w:val="en-US"/>
        </w:rPr>
        <w:t xml:space="preserve">. Correlation is a particular challenge </w:t>
      </w:r>
      <w:r w:rsidR="0063676F" w:rsidRPr="006C55CD">
        <w:rPr>
          <w:color w:val="0B5394"/>
          <w:lang w:val="en-US"/>
        </w:rPr>
        <w:t>in</w:t>
      </w:r>
      <w:r w:rsidRPr="006C55CD">
        <w:rPr>
          <w:color w:val="0B5394"/>
          <w:lang w:val="en-US"/>
        </w:rPr>
        <w:t xml:space="preserve"> </w:t>
      </w:r>
      <w:r w:rsidR="0063676F" w:rsidRPr="006C55CD">
        <w:rPr>
          <w:color w:val="0B5394"/>
          <w:lang w:val="en-US"/>
        </w:rPr>
        <w:t>our</w:t>
      </w:r>
      <w:r w:rsidRPr="006C55CD">
        <w:rPr>
          <w:color w:val="0B5394"/>
          <w:lang w:val="en-US"/>
        </w:rPr>
        <w:t xml:space="preserve"> study area due to the </w:t>
      </w:r>
      <w:r w:rsidR="0063676F" w:rsidRPr="006C55CD">
        <w:rPr>
          <w:color w:val="0B5394"/>
          <w:lang w:val="en-US"/>
        </w:rPr>
        <w:t>structure</w:t>
      </w:r>
      <w:r w:rsidRPr="006C55CD">
        <w:rPr>
          <w:color w:val="0B5394"/>
          <w:lang w:val="en-US"/>
        </w:rPr>
        <w:t xml:space="preserve"> of disturbance</w:t>
      </w:r>
      <w:r w:rsidR="0063676F" w:rsidRPr="006C55CD">
        <w:rPr>
          <w:color w:val="0B5394"/>
          <w:lang w:val="en-US"/>
        </w:rPr>
        <w:t>s</w:t>
      </w:r>
      <w:r w:rsidRPr="006C55CD">
        <w:rPr>
          <w:color w:val="0B5394"/>
          <w:lang w:val="en-US"/>
        </w:rPr>
        <w:t xml:space="preserve"> on the landscape</w:t>
      </w:r>
      <w:r w:rsidR="00380462" w:rsidRPr="006C55CD">
        <w:rPr>
          <w:color w:val="0B5394"/>
          <w:lang w:val="en-US"/>
        </w:rPr>
        <w:t xml:space="preserve"> and our observational design, as with many other working landscapes</w:t>
      </w:r>
      <w:r w:rsidR="008A5B34" w:rsidRPr="006C55CD">
        <w:rPr>
          <w:color w:val="0B5394"/>
          <w:lang w:val="en-US"/>
        </w:rPr>
        <w:t>.</w:t>
      </w:r>
    </w:p>
    <w:p w14:paraId="3294F531" w14:textId="77777777" w:rsidR="005A34E8" w:rsidRPr="006C55CD" w:rsidRDefault="005A34E8" w:rsidP="006C55CD">
      <w:pPr>
        <w:rPr>
          <w:color w:val="0B5394"/>
          <w:lang w:val="en-US"/>
        </w:rPr>
      </w:pPr>
    </w:p>
    <w:p w14:paraId="251C4C91" w14:textId="04038228" w:rsidR="00182CBB" w:rsidRPr="006C55CD" w:rsidRDefault="005A34E8" w:rsidP="006C55CD">
      <w:pPr>
        <w:rPr>
          <w:color w:val="0B5394"/>
        </w:rPr>
      </w:pPr>
      <w:r w:rsidRPr="006C55CD">
        <w:rPr>
          <w:color w:val="0B5394"/>
          <w:lang w:val="en-US"/>
        </w:rPr>
        <w:t xml:space="preserve">Two lines of evidence suggest that this moderate level of correlation is </w:t>
      </w:r>
      <w:r w:rsidR="00361C38" w:rsidRPr="006C55CD">
        <w:rPr>
          <w:color w:val="0B5394"/>
          <w:lang w:val="en-US"/>
        </w:rPr>
        <w:t xml:space="preserve">not substantially affecting </w:t>
      </w:r>
      <w:r w:rsidR="00D06581" w:rsidRPr="006C55CD">
        <w:rPr>
          <w:color w:val="0B5394"/>
          <w:lang w:val="en-US"/>
        </w:rPr>
        <w:t xml:space="preserve">our </w:t>
      </w:r>
      <w:r w:rsidR="00361C38" w:rsidRPr="006C55CD">
        <w:rPr>
          <w:color w:val="0B5394"/>
          <w:lang w:val="en-US"/>
        </w:rPr>
        <w:t>model parameters</w:t>
      </w:r>
      <w:r w:rsidRPr="006C55CD">
        <w:rPr>
          <w:color w:val="0B5394"/>
          <w:lang w:val="en-US"/>
        </w:rPr>
        <w:t xml:space="preserve">. First, </w:t>
      </w:r>
      <w:r w:rsidR="1185683A" w:rsidRPr="006C55CD">
        <w:rPr>
          <w:color w:val="0B5394"/>
          <w:lang w:val="en-US"/>
        </w:rPr>
        <w:t xml:space="preserve">the top model from which we draw inferences has </w:t>
      </w:r>
      <w:r w:rsidRPr="006C55CD">
        <w:rPr>
          <w:color w:val="0B5394"/>
          <w:lang w:val="en-US"/>
        </w:rPr>
        <w:t>low Variance Inflation Factors</w:t>
      </w:r>
      <w:r w:rsidR="00D06581" w:rsidRPr="006C55CD">
        <w:rPr>
          <w:color w:val="0B5394"/>
          <w:lang w:val="en-US"/>
        </w:rPr>
        <w:t xml:space="preserve"> (all VIFs &lt; 2.4)</w:t>
      </w:r>
      <w:r w:rsidRPr="006C55CD">
        <w:rPr>
          <w:color w:val="0B5394"/>
          <w:lang w:val="en-US"/>
        </w:rPr>
        <w:t xml:space="preserve">, which suggests </w:t>
      </w:r>
      <w:r w:rsidR="007E4463" w:rsidRPr="006C55CD">
        <w:rPr>
          <w:color w:val="0B5394"/>
        </w:rPr>
        <w:t xml:space="preserve">that </w:t>
      </w:r>
      <w:r w:rsidR="00AE2F69" w:rsidRPr="006C55CD">
        <w:rPr>
          <w:color w:val="0B5394"/>
        </w:rPr>
        <w:t>the</w:t>
      </w:r>
      <w:r w:rsidR="007E4463" w:rsidRPr="006C55CD">
        <w:rPr>
          <w:color w:val="0B5394"/>
        </w:rPr>
        <w:t xml:space="preserve"> moderate level of correlation in the raw dataset is not artificially inflating the variance of estimated coefficients</w:t>
      </w:r>
      <w:ins w:id="202" w:author="Jason Fisher" w:date="2026-06-29T12:25:00Z" w16du:dateUtc="2026-06-29T19:25:00Z">
        <w:r w:rsidR="00F553DD">
          <w:rPr>
            <w:color w:val="0B5394"/>
          </w:rPr>
          <w:t xml:space="preserve"> </w:t>
        </w:r>
      </w:ins>
      <w:r w:rsidR="00F553DD">
        <w:rPr>
          <w:color w:val="0B5394"/>
        </w:rPr>
        <w:fldChar w:fldCharType="begin">
          <w:fldData xml:space="preserve">PEVuZE5vdGU+PENpdGU+PEF1dGhvcj5adXVyPC9BdXRob3I+PFllYXI+MjAxNjwvWWVhcj48UmVj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</w:fldData>
        </w:fldChar>
      </w:r>
      <w:r w:rsidR="00F553DD">
        <w:rPr>
          <w:color w:val="0B5394"/>
        </w:rPr>
        <w:instrText xml:space="preserve"> ADDIN EN.CITE </w:instrText>
      </w:r>
      <w:r w:rsidR="00F553DD">
        <w:rPr>
          <w:color w:val="0B5394"/>
        </w:rPr>
        <w:fldChar w:fldCharType="begin">
          <w:fldData xml:space="preserve">PEVuZE5vdGU+PENpdGU+PEF1dGhvcj5adXVyPC9BdXRob3I+PFllYXI+MjAxNjwvWWVhcj48UmVj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</w:fldData>
        </w:fldChar>
      </w:r>
      <w:r w:rsidR="00F553DD">
        <w:rPr>
          <w:color w:val="0B5394"/>
        </w:rPr>
        <w:instrText xml:space="preserve"> ADDIN EN.CITE.DATA </w:instrText>
      </w:r>
      <w:r w:rsidR="00F553DD">
        <w:rPr>
          <w:color w:val="0B5394"/>
        </w:rPr>
      </w:r>
      <w:r w:rsidR="00F553DD">
        <w:rPr>
          <w:color w:val="0B5394"/>
        </w:rPr>
        <w:fldChar w:fldCharType="end"/>
      </w:r>
      <w:r w:rsidR="00F553DD">
        <w:rPr>
          <w:color w:val="0B5394"/>
        </w:rPr>
      </w:r>
      <w:r w:rsidR="00F553DD">
        <w:rPr>
          <w:color w:val="0B5394"/>
        </w:rPr>
        <w:fldChar w:fldCharType="separate"/>
      </w:r>
      <w:r w:rsidR="00F553DD">
        <w:rPr>
          <w:noProof/>
          <w:color w:val="0B5394"/>
        </w:rPr>
        <w:t>(Zuur et al. 2007, Zuur et al. 2010, Zuur and Ieno 2016)</w:t>
      </w:r>
      <w:r w:rsidR="00F553DD">
        <w:rPr>
          <w:color w:val="0B5394"/>
        </w:rPr>
        <w:fldChar w:fldCharType="end"/>
      </w:r>
      <w:r w:rsidR="007E4463" w:rsidRPr="006C55CD">
        <w:rPr>
          <w:color w:val="0B5394"/>
        </w:rPr>
        <w:t>.</w:t>
      </w:r>
      <w:r w:rsidR="008A5B34" w:rsidRPr="006C55CD">
        <w:rPr>
          <w:color w:val="0B5394"/>
        </w:rPr>
        <w:t xml:space="preserve"> </w:t>
      </w:r>
      <w:r w:rsidR="00182CBB" w:rsidRPr="006C55CD">
        <w:rPr>
          <w:color w:val="0B5394"/>
        </w:rPr>
        <w:t>Second,</w:t>
      </w:r>
      <w:r w:rsidR="008A5B34" w:rsidRPr="006C55CD">
        <w:rPr>
          <w:color w:val="0B5394"/>
        </w:rPr>
        <w:t xml:space="preserve"> problematic</w:t>
      </w:r>
      <w:r w:rsidR="00182CBB" w:rsidRPr="006C55CD">
        <w:rPr>
          <w:color w:val="0B5394"/>
        </w:rPr>
        <w:t xml:space="preserve"> collinearity typically produces imprecise and unstable coefficient estimates during model validation and simulations</w:t>
      </w:r>
      <w:ins w:id="203" w:author="Jason Fisher" w:date="2026-06-29T12:26:00Z" w16du:dateUtc="2026-06-29T19:26:00Z">
        <w:r w:rsidR="00F553DD">
          <w:rPr>
            <w:color w:val="0B5394"/>
          </w:rPr>
          <w:t xml:space="preserve"> </w:t>
        </w:r>
      </w:ins>
      <w:r w:rsidR="00F553DD">
        <w:rPr>
          <w:color w:val="0B5394"/>
        </w:rPr>
        <w:fldChar w:fldCharType="begin"/>
      </w:r>
      <w:r w:rsidR="00F553DD">
        <w:rPr>
          <w:color w:val="0B5394"/>
        </w:rPr>
        <w:instrText xml:space="preserve"> ADDIN EN.CITE &lt;EndNote&gt;&lt;Cite&gt;&lt;Author&gt;Roberts&lt;/Author&gt;&lt;Year&gt;2017&lt;/Year&gt;&lt;RecNum&gt;878&lt;/RecNum&gt;&lt;DisplayText&gt;(Roberts et al. 2017)&lt;/DisplayText&gt;&lt;record&gt;&lt;rec-number&gt;878&lt;/rec-number&gt;&lt;foreign-keys&gt;&lt;key app="EN" db-id="zttw0f50sp2daeezft0vvrfdzpdzpw95p2rp" timestamp="1623110435"&gt;878&lt;/key&gt;&lt;/foreign-keys&gt;&lt;ref-type name="Journal Article"&gt;17&lt;/ref-type&gt;&lt;contributors&gt;&lt;authors&gt;&lt;author&gt;Roberts, David R.&lt;/author&gt;&lt;author&gt;Bahn, Volker&lt;/author&gt;&lt;author&gt;Ciuti, Simone&lt;/author&gt;&lt;author&gt;Boyce, Mark S.&lt;/author&gt;&lt;author&gt;Elith, Jane&lt;/author&gt;&lt;author&gt;Guillera-Arroita, Gurutzeta&lt;/author&gt;&lt;author&gt;Hauenstein, Severin&lt;/author&gt;&lt;author&gt;Lahoz-Monfort, José J.&lt;/author&gt;&lt;author&gt;Schröder, Boris&lt;/author&gt;&lt;author&gt;Thuiller, Wilfried&lt;/author&gt;&lt;author&gt;Warton, David I.&lt;/author&gt;&lt;author&gt;Wintle, Brendan A.&lt;/author&gt;&lt;author&gt;Hartig, Florian&lt;/author&gt;&lt;author&gt;Dormann, Carsten F.&lt;/author&gt;&lt;/authors&gt;&lt;/contributors&gt;&lt;titles&gt;&lt;title&gt;Cross-validation strategies for data with temporal, spatial, hierarchical, or phylogenetic structure&lt;/title&gt;&lt;secondary-title&gt;Ecography&lt;/secondary-title&gt;&lt;/titles&gt;&lt;periodical&gt;&lt;full-title&gt;Ecography&lt;/full-title&gt;&lt;/periodical&gt;&lt;pages&gt;913-929&lt;/pages&gt;&lt;volume&gt;40&lt;/volume&gt;&lt;number&gt;8&lt;/number&gt;&lt;dates&gt;&lt;year&gt;2017&lt;/year&gt;&lt;/dates&gt;&lt;isbn&gt;0906-7590&lt;/isbn&gt;&lt;urls&gt;&lt;related-urls&gt;&lt;url&gt;https://onlinelibrary.wiley.com/doi/abs/10.1111/ecog.02881&lt;/url&gt;&lt;/related-urls&gt;&lt;/urls&gt;&lt;electronic-resource-num&gt;https://doi.org/10.1111/ecog.02881&lt;/electronic-resource-num&gt;&lt;/record&gt;&lt;/Cite&gt;&lt;/EndNote&gt;</w:instrText>
      </w:r>
      <w:r w:rsidR="00F553DD">
        <w:rPr>
          <w:color w:val="0B5394"/>
        </w:rPr>
        <w:fldChar w:fldCharType="separate"/>
      </w:r>
      <w:r w:rsidR="00F553DD">
        <w:rPr>
          <w:noProof/>
          <w:color w:val="0B5394"/>
        </w:rPr>
        <w:t>(Roberts et al. 2017)</w:t>
      </w:r>
      <w:r w:rsidR="00F553DD">
        <w:rPr>
          <w:color w:val="0B5394"/>
        </w:rPr>
        <w:fldChar w:fldCharType="end"/>
      </w:r>
      <w:r w:rsidR="00182CBB" w:rsidRPr="006C55CD">
        <w:rPr>
          <w:color w:val="0B5394"/>
        </w:rPr>
        <w:t xml:space="preserve">. We re-fit our top model using 1,000 simulated datasets to evaluate this risk, which yielded highly consistent coefficient estimates and suggests that our parameter estimates are stable. </w:t>
      </w:r>
    </w:p>
    <w:p w14:paraId="508F5112" w14:textId="77777777" w:rsidR="00182CBB" w:rsidRPr="006C55CD" w:rsidRDefault="00182CBB" w:rsidP="006C55CD">
      <w:pPr>
        <w:rPr>
          <w:color w:val="0B5394"/>
        </w:rPr>
      </w:pPr>
    </w:p>
    <w:p w14:paraId="000000CD" w14:textId="49B219A9" w:rsidR="00344D24" w:rsidRPr="006C55CD" w:rsidRDefault="1185683A" w:rsidP="006C55CD">
      <w:pPr>
        <w:rPr>
          <w:color w:val="222222"/>
          <w:lang w:val="en-US"/>
        </w:rPr>
      </w:pPr>
      <w:r w:rsidRPr="006C55CD">
        <w:rPr>
          <w:b/>
          <w:bCs/>
          <w:color w:val="222222"/>
          <w:lang w:val="en-US"/>
        </w:rPr>
        <w:t>6)</w:t>
      </w:r>
      <w:r w:rsidR="00BA37BD" w:rsidRPr="006C55CD">
        <w:rPr>
          <w:b/>
          <w:bCs/>
          <w:color w:val="222222"/>
          <w:lang w:val="en-US"/>
        </w:rPr>
        <w:t xml:space="preserve"> </w:t>
      </w:r>
      <w:r w:rsidRPr="006C55CD">
        <w:rPr>
          <w:color w:val="222222"/>
          <w:lang w:val="en-US"/>
        </w:rPr>
        <w:t>The authors mention in the discussion that the industrial footprint in most of the landscape they evaluate do not account for more than 25% of the total cover – in other words, the level of anthropogenic disturbance is relatively light. This is used to argue why the composition metric of anthropogenic disturbance (the proportion of disturbed cover in the buffer around a camera) has a positive influence on squirrels instead of the expected negative influence. Wouldn’t this same reasoning apply to the configuration metric (edge density), when I think most studies indicate configuration metrics become most prevalent when the landscape is really highly disturbed (greater than 70%). Some discussion of why the relatively low levels of disturbance have differing impacts on composition vs. configuration is needed, because it doesn’t make immediate sense to me.</w:t>
      </w:r>
    </w:p>
    <w:p w14:paraId="000000D0" w14:textId="77777777" w:rsidR="00344D24" w:rsidRPr="006C55CD" w:rsidRDefault="00344D24" w:rsidP="006C55CD">
      <w:pPr>
        <w:rPr>
          <w:color w:val="0B5394"/>
        </w:rPr>
      </w:pPr>
    </w:p>
    <w:p w14:paraId="000000D6" w14:textId="4FCF5DB3" w:rsidR="00344D24" w:rsidRPr="006C55CD" w:rsidRDefault="005E1D53" w:rsidP="006C55CD">
      <w:pPr>
        <w:rPr>
          <w:color w:val="0B5394"/>
          <w:lang w:val="en-US"/>
        </w:rPr>
      </w:pPr>
      <w:r w:rsidRPr="006C55CD">
        <w:rPr>
          <w:b/>
          <w:bCs/>
          <w:color w:val="0B5394"/>
          <w:lang w:val="en-US"/>
        </w:rPr>
        <w:t>Response:</w:t>
      </w:r>
      <w:r w:rsidRPr="006C55CD">
        <w:rPr>
          <w:color w:val="0B5394"/>
          <w:lang w:val="en-US"/>
        </w:rPr>
        <w:t xml:space="preserve"> </w:t>
      </w:r>
      <w:r w:rsidR="3A8B18EE" w:rsidRPr="006C55CD">
        <w:rPr>
          <w:color w:val="0B5394"/>
          <w:lang w:val="en-US"/>
        </w:rPr>
        <w:t>We have provided further explanation</w:t>
      </w:r>
      <w:r w:rsidR="00182CBB" w:rsidRPr="006C55CD">
        <w:rPr>
          <w:color w:val="0B5394"/>
          <w:lang w:val="en-US"/>
        </w:rPr>
        <w:t xml:space="preserve"> and ecological interpretation</w:t>
      </w:r>
      <w:r w:rsidR="3A8B18EE" w:rsidRPr="006C55CD">
        <w:rPr>
          <w:color w:val="0B5394"/>
          <w:lang w:val="en-US"/>
        </w:rPr>
        <w:t xml:space="preserve"> on </w:t>
      </w:r>
      <w:r w:rsidR="3A8B18EE" w:rsidRPr="006C55CD">
        <w:rPr>
          <w:b/>
          <w:bCs/>
          <w:color w:val="0B5394"/>
          <w:lang w:val="en-US"/>
        </w:rPr>
        <w:t>lines 267 to 281</w:t>
      </w:r>
      <w:r w:rsidR="3A8B18EE" w:rsidRPr="006C55CD">
        <w:rPr>
          <w:color w:val="0B5394"/>
          <w:lang w:val="en-US"/>
        </w:rPr>
        <w:t>. In this landscape, t</w:t>
      </w:r>
      <w:r w:rsidR="1185683A" w:rsidRPr="006C55CD">
        <w:rPr>
          <w:color w:val="0B5394"/>
          <w:lang w:val="en-US"/>
        </w:rPr>
        <w:t xml:space="preserve">he </w:t>
      </w:r>
      <w:r w:rsidR="723ECBFE" w:rsidRPr="006C55CD">
        <w:rPr>
          <w:color w:val="0B5394"/>
          <w:lang w:val="en-US"/>
        </w:rPr>
        <w:t>density of anthropogenic edges</w:t>
      </w:r>
      <w:r w:rsidR="1185683A" w:rsidRPr="006C55CD">
        <w:rPr>
          <w:color w:val="0B5394"/>
          <w:lang w:val="en-US"/>
        </w:rPr>
        <w:t xml:space="preserve"> can be exceptionally high due to</w:t>
      </w:r>
      <w:r w:rsidR="00182CBB" w:rsidRPr="006C55CD">
        <w:rPr>
          <w:color w:val="0B5394"/>
          <w:lang w:val="en-US"/>
        </w:rPr>
        <w:t xml:space="preserve"> the widespread network of linear features</w:t>
      </w:r>
      <w:r w:rsidR="009E039F" w:rsidRPr="006C55CD">
        <w:rPr>
          <w:color w:val="0B5394"/>
          <w:lang w:val="en-US"/>
        </w:rPr>
        <w:t>, and so the identical reasoning cannot necessarily be upheld across footprint and fragmentation effects. We agree that these effects are interesting compared to the conventional levels of disturbance suggested by the fragmentation threshold hypothesis</w:t>
      </w:r>
      <w:r w:rsidR="00A93842" w:rsidRPr="006C55CD">
        <w:rPr>
          <w:color w:val="0B5394"/>
          <w:lang w:val="en-US"/>
        </w:rPr>
        <w:t>. We</w:t>
      </w:r>
      <w:r w:rsidR="009E039F" w:rsidRPr="006C55CD">
        <w:rPr>
          <w:color w:val="0B5394"/>
          <w:lang w:val="en-US"/>
        </w:rPr>
        <w:t xml:space="preserve"> discuss this in the revised </w:t>
      </w:r>
      <w:r w:rsidR="000E7958" w:rsidRPr="006C55CD">
        <w:rPr>
          <w:color w:val="0B5394"/>
          <w:lang w:val="en-US"/>
        </w:rPr>
        <w:t>text</w:t>
      </w:r>
      <w:r w:rsidR="009E039F" w:rsidRPr="006C55CD">
        <w:rPr>
          <w:color w:val="0B5394"/>
          <w:lang w:val="en-US"/>
        </w:rPr>
        <w:t xml:space="preserve">. </w:t>
      </w:r>
    </w:p>
    <w:p w14:paraId="790CF469" w14:textId="18248E7F" w:rsidR="3026BF17" w:rsidRPr="006C55CD" w:rsidRDefault="3026BF17" w:rsidP="006C55CD">
      <w:pPr>
        <w:rPr>
          <w:color w:val="0B5394"/>
          <w:lang w:val="en-US"/>
        </w:rPr>
      </w:pPr>
    </w:p>
    <w:p w14:paraId="000000D7" w14:textId="3DEE72D9" w:rsidR="00344D24" w:rsidRPr="006C55CD" w:rsidRDefault="1185683A" w:rsidP="006C55CD">
      <w:pPr>
        <w:rPr>
          <w:color w:val="222222"/>
          <w:lang w:val="en-US"/>
        </w:rPr>
      </w:pPr>
      <w:r w:rsidRPr="006C55CD">
        <w:rPr>
          <w:b/>
          <w:bCs/>
          <w:color w:val="222222"/>
          <w:lang w:val="en-US"/>
        </w:rPr>
        <w:t>7)</w:t>
      </w:r>
      <w:r w:rsidR="00492543" w:rsidRPr="006C55CD">
        <w:rPr>
          <w:b/>
          <w:bCs/>
          <w:color w:val="222222"/>
          <w:lang w:val="en-US"/>
        </w:rPr>
        <w:t xml:space="preserve"> </w:t>
      </w:r>
      <w:r w:rsidRPr="006C55CD">
        <w:rPr>
          <w:color w:val="222222"/>
          <w:lang w:val="en-US"/>
        </w:rPr>
        <w:t xml:space="preserve">I realize that testing multiple buffers around sites is a standard approach in site-landscape studies, and that landscape metrics may impact site variables at different scales. But, multiple buffers are often highly correlated with each other and therefore which scale is selected can be somewhat random and related to statistical noise. I have a hard time getting my head around natural habitat cover being important at a 100 m scale but industrial composition and configuration at much larger scales. The authors mention these larger scales may be more related to dispersal and mortality, and recruitment, and the smaller scale to individual foraging behavior. This is a fair point, but doesn’t natural habitat cover impact dispersal, mortality, and recruitment? Shouldn’t that effect be manifest at that larger scale as well? I would like to see </w:t>
      </w:r>
      <w:r w:rsidRPr="006C55CD">
        <w:rPr>
          <w:color w:val="222222"/>
          <w:lang w:val="en-US"/>
        </w:rPr>
        <w:lastRenderedPageBreak/>
        <w:t>some sensitivity analyses related to the impact of the scale choice on the parameter estimates in their model.</w:t>
      </w:r>
    </w:p>
    <w:p w14:paraId="000000D8" w14:textId="77777777" w:rsidR="00344D24" w:rsidRPr="006C55CD" w:rsidRDefault="00344D24" w:rsidP="006C55CD">
      <w:pPr>
        <w:rPr>
          <w:color w:val="0B5394"/>
        </w:rPr>
      </w:pPr>
    </w:p>
    <w:p w14:paraId="000000D9" w14:textId="0F9818DD" w:rsidR="00344D24" w:rsidRPr="006C55CD" w:rsidRDefault="009E039F" w:rsidP="006C55CD">
      <w:pPr>
        <w:rPr>
          <w:color w:val="0B5394"/>
          <w:lang w:val="en-US"/>
        </w:rPr>
      </w:pPr>
      <w:r w:rsidRPr="006C55CD">
        <w:rPr>
          <w:b/>
          <w:bCs/>
          <w:color w:val="0B5394"/>
          <w:lang w:val="en-US"/>
        </w:rPr>
        <w:t xml:space="preserve">Response: </w:t>
      </w:r>
      <w:r w:rsidR="1185683A" w:rsidRPr="006C55CD">
        <w:rPr>
          <w:color w:val="0B5394"/>
          <w:lang w:val="en-US"/>
        </w:rPr>
        <w:t>Thank you for this suggestion.</w:t>
      </w:r>
      <w:r w:rsidR="00DB5459" w:rsidRPr="006C55CD">
        <w:rPr>
          <w:color w:val="0B5394"/>
          <w:lang w:val="en-US"/>
        </w:rPr>
        <w:t xml:space="preserve"> The observational scales used in our analysis have been constrained to reflect our ecological hypotheses</w:t>
      </w:r>
      <w:r w:rsidR="00575206" w:rsidRPr="006C55CD">
        <w:rPr>
          <w:color w:val="0B5394"/>
          <w:lang w:val="en-US"/>
        </w:rPr>
        <w:t xml:space="preserve"> with more precision.</w:t>
      </w:r>
      <w:r w:rsidRPr="006C55CD">
        <w:rPr>
          <w:color w:val="0B5394"/>
          <w:lang w:val="en-US"/>
        </w:rPr>
        <w:t xml:space="preserve"> In our re-analysis of the data, </w:t>
      </w:r>
      <w:r w:rsidR="00D428E3" w:rsidRPr="006C55CD">
        <w:rPr>
          <w:color w:val="0B5394"/>
          <w:lang w:val="en-US"/>
        </w:rPr>
        <w:t xml:space="preserve">we have constrained natural habitat to the 100 m scale to control for </w:t>
      </w:r>
      <w:r w:rsidR="00DB5459" w:rsidRPr="006C55CD">
        <w:rPr>
          <w:color w:val="0B5394"/>
          <w:lang w:val="en-US"/>
        </w:rPr>
        <w:t>site-level</w:t>
      </w:r>
      <w:r w:rsidR="00D428E3" w:rsidRPr="006C55CD">
        <w:rPr>
          <w:color w:val="0B5394"/>
          <w:lang w:val="en-US"/>
        </w:rPr>
        <w:t xml:space="preserve"> effects, which is </w:t>
      </w:r>
      <w:r w:rsidR="00201437" w:rsidRPr="006C55CD">
        <w:rPr>
          <w:color w:val="0B5394"/>
          <w:lang w:val="en-US"/>
        </w:rPr>
        <w:t xml:space="preserve">a defensible </w:t>
      </w:r>
      <w:r w:rsidR="00201437" w:rsidRPr="006C55CD">
        <w:rPr>
          <w:i/>
          <w:iCs/>
          <w:color w:val="0B5394"/>
          <w:lang w:val="en-US"/>
        </w:rPr>
        <w:t>a priori</w:t>
      </w:r>
      <w:r w:rsidR="00D428E3" w:rsidRPr="006C55CD">
        <w:rPr>
          <w:color w:val="0B5394"/>
          <w:lang w:val="en-US"/>
        </w:rPr>
        <w:t xml:space="preserve"> decision based on </w:t>
      </w:r>
      <w:r w:rsidR="00DB5459" w:rsidRPr="006C55CD">
        <w:rPr>
          <w:color w:val="0B5394"/>
          <w:lang w:val="en-US"/>
        </w:rPr>
        <w:t>the</w:t>
      </w:r>
      <w:r w:rsidR="00D428E3" w:rsidRPr="006C55CD">
        <w:rPr>
          <w:color w:val="0B5394"/>
          <w:lang w:val="en-US"/>
        </w:rPr>
        <w:t xml:space="preserve"> sampling design</w:t>
      </w:r>
      <w:r w:rsidR="00DB5459" w:rsidRPr="006C55CD">
        <w:rPr>
          <w:color w:val="0B5394"/>
          <w:lang w:val="en-US"/>
        </w:rPr>
        <w:t xml:space="preserve"> that </w:t>
      </w:r>
      <w:r w:rsidR="00D428E3" w:rsidRPr="006C55CD">
        <w:rPr>
          <w:color w:val="0B5394"/>
          <w:lang w:val="en-US"/>
        </w:rPr>
        <w:t xml:space="preserve">is now discussed in more detail. Our interest in landscape-moderated effects of industrial composition and fragmentation is now emphasized as main focus of the manuscript. </w:t>
      </w:r>
      <w:r w:rsidR="003E7AAD" w:rsidRPr="006C55CD">
        <w:rPr>
          <w:color w:val="0B5394"/>
          <w:lang w:val="en-US"/>
        </w:rPr>
        <w:t>To that end</w:t>
      </w:r>
      <w:r w:rsidR="00D428E3" w:rsidRPr="006C55CD">
        <w:rPr>
          <w:color w:val="0B5394"/>
          <w:lang w:val="en-US"/>
        </w:rPr>
        <w:t xml:space="preserve">, we </w:t>
      </w:r>
      <w:r w:rsidRPr="006C55CD">
        <w:rPr>
          <w:color w:val="0B5394"/>
          <w:lang w:val="en-US"/>
        </w:rPr>
        <w:t>fit all candidate models at all possible spatial scales</w:t>
      </w:r>
      <w:r w:rsidR="003E7AAD" w:rsidRPr="006C55CD">
        <w:rPr>
          <w:color w:val="0B5394"/>
          <w:lang w:val="en-US"/>
        </w:rPr>
        <w:t xml:space="preserve"> (1000 m to 5000 m), repeated model selection, and examined model-averaged coefficients from the top-performing model at each scale to explore how scale selection influence</w:t>
      </w:r>
      <w:r w:rsidR="00575206" w:rsidRPr="006C55CD">
        <w:rPr>
          <w:color w:val="0B5394"/>
          <w:lang w:val="en-US"/>
        </w:rPr>
        <w:t>d</w:t>
      </w:r>
      <w:r w:rsidR="003E7AAD" w:rsidRPr="006C55CD">
        <w:rPr>
          <w:color w:val="0B5394"/>
          <w:lang w:val="en-US"/>
        </w:rPr>
        <w:t xml:space="preserve"> parameter estimates.  This sensitivity analysis is included in </w:t>
      </w:r>
      <w:r w:rsidR="008922CD" w:rsidRPr="006C55CD">
        <w:rPr>
          <w:color w:val="0B5394"/>
          <w:lang w:val="en-US"/>
        </w:rPr>
        <w:t>Supporting</w:t>
      </w:r>
      <w:r w:rsidR="1185683A" w:rsidRPr="006C55CD">
        <w:rPr>
          <w:color w:val="0B5394"/>
          <w:lang w:val="en-US"/>
        </w:rPr>
        <w:t xml:space="preserve"> Information</w:t>
      </w:r>
      <w:r w:rsidR="008922CD" w:rsidRPr="006C55CD">
        <w:rPr>
          <w:color w:val="0B5394"/>
          <w:lang w:val="en-US"/>
        </w:rPr>
        <w:t>, Figure S2. Our coefficient estimates were almost identical across spatial scales</w:t>
      </w:r>
      <w:r w:rsidR="00E2477A" w:rsidRPr="006C55CD">
        <w:rPr>
          <w:color w:val="0B5394"/>
          <w:lang w:val="en-US"/>
        </w:rPr>
        <w:t>, but the 2000 m spatial scale represented the strongest collective effect sizes</w:t>
      </w:r>
      <w:r w:rsidR="00575206" w:rsidRPr="006C55CD">
        <w:rPr>
          <w:color w:val="0B5394"/>
          <w:lang w:val="en-US"/>
        </w:rPr>
        <w:t xml:space="preserve">. </w:t>
      </w:r>
      <w:r w:rsidR="00DF06A4" w:rsidRPr="006C55CD">
        <w:rPr>
          <w:color w:val="0B5394"/>
          <w:lang w:val="en-US"/>
        </w:rPr>
        <w:t xml:space="preserve">We see two possible, underdetermined explanations for the stable parameter estimates across these scales. First, this may represent a “domain” of scale </w:t>
      </w:r>
      <w:r w:rsidR="00DF06A4" w:rsidRPr="006C55CD">
        <w:rPr>
          <w:i/>
          <w:iCs/>
          <w:color w:val="0B5394"/>
          <w:lang w:val="en-US"/>
        </w:rPr>
        <w:t xml:space="preserve">sensu </w:t>
      </w:r>
      <w:r w:rsidR="00DF06A4" w:rsidRPr="006C55CD">
        <w:rPr>
          <w:color w:val="0B5394"/>
          <w:lang w:val="en-US"/>
        </w:rPr>
        <w:t xml:space="preserve">Wiens (1989) where ecological responses of squirrels are similar across spatial grains of observation. Second, </w:t>
      </w:r>
      <w:del w:id="204" w:author="Aidan Brushett" w:date="2026-06-30T17:08:00Z" w16du:dateUtc="2026-07-01T00:08:00Z">
        <w:r w:rsidR="00DF06A4" w:rsidRPr="006C55CD" w:rsidDel="0046565A">
          <w:rPr>
            <w:color w:val="0B5394"/>
            <w:lang w:val="en-US"/>
          </w:rPr>
          <w:delText xml:space="preserve">spatial </w:delText>
        </w:r>
      </w:del>
      <w:r w:rsidR="00DF06A4" w:rsidRPr="006C55CD">
        <w:rPr>
          <w:color w:val="0B5394"/>
          <w:lang w:val="en-US"/>
        </w:rPr>
        <w:t xml:space="preserve">autocorrelation among buffer radii may mean that the 2000 m scale is </w:t>
      </w:r>
      <w:r w:rsidR="004C73ED" w:rsidRPr="006C55CD">
        <w:rPr>
          <w:color w:val="0B5394"/>
          <w:lang w:val="en-US"/>
        </w:rPr>
        <w:t>a statistical artefact of small variation among a smaller subset of defensible scales</w:t>
      </w:r>
      <w:r w:rsidR="00DF06A4" w:rsidRPr="006C55CD">
        <w:rPr>
          <w:color w:val="0B5394"/>
          <w:lang w:val="en-US"/>
        </w:rPr>
        <w:t xml:space="preserve">. </w:t>
      </w:r>
      <w:r w:rsidR="004C73ED" w:rsidRPr="006C55CD">
        <w:rPr>
          <w:color w:val="0B5394"/>
          <w:lang w:val="en-US"/>
        </w:rPr>
        <w:t xml:space="preserve">We concede that this is an important </w:t>
      </w:r>
      <w:r w:rsidR="00997940" w:rsidRPr="006C55CD">
        <w:rPr>
          <w:color w:val="0B5394"/>
          <w:lang w:val="en-US"/>
        </w:rPr>
        <w:t>caveat that has</w:t>
      </w:r>
      <w:r w:rsidR="004C73ED" w:rsidRPr="006C55CD">
        <w:rPr>
          <w:color w:val="0B5394"/>
          <w:lang w:val="en-US"/>
        </w:rPr>
        <w:t xml:space="preserve"> received very little </w:t>
      </w:r>
      <w:r w:rsidR="00997940" w:rsidRPr="006C55CD">
        <w:rPr>
          <w:color w:val="0B5394"/>
          <w:lang w:val="en-US"/>
        </w:rPr>
        <w:t>scrutiny</w:t>
      </w:r>
      <w:r w:rsidR="004C73ED" w:rsidRPr="006C55CD">
        <w:rPr>
          <w:color w:val="0B5394"/>
          <w:lang w:val="en-US"/>
        </w:rPr>
        <w:t xml:space="preserve"> in the camera trapping </w:t>
      </w:r>
      <w:r w:rsidR="00997940" w:rsidRPr="006C55CD">
        <w:rPr>
          <w:color w:val="0B5394"/>
          <w:lang w:val="en-US"/>
        </w:rPr>
        <w:t>world. As landscape ecologists, we would like to explore this premise in-depth in future work. However, n</w:t>
      </w:r>
      <w:r w:rsidR="00DF06A4" w:rsidRPr="006C55CD">
        <w:rPr>
          <w:color w:val="0B5394"/>
          <w:lang w:val="en-US"/>
        </w:rPr>
        <w:t>either of these possibilities qualitatively change our conclusions in the new analysis</w:t>
      </w:r>
      <w:r w:rsidR="00997940" w:rsidRPr="006C55CD">
        <w:rPr>
          <w:color w:val="0B5394"/>
          <w:lang w:val="en-US"/>
        </w:rPr>
        <w:t xml:space="preserve">, where </w:t>
      </w:r>
      <w:r w:rsidR="008A5B34" w:rsidRPr="006C55CD">
        <w:rPr>
          <w:color w:val="0B5394"/>
          <w:lang w:val="en-US"/>
        </w:rPr>
        <w:t xml:space="preserve">spatial scales in models have been constrained to align with our revised hypotheses. The ability of AICc-based selection to identify a “true” ecological hierarchy has been de-emphasized in light of this larger debate and underdetermination in the camera-trapping </w:t>
      </w:r>
      <w:commentRangeStart w:id="205"/>
      <w:r w:rsidR="008A5B34" w:rsidRPr="006C55CD">
        <w:rPr>
          <w:color w:val="0B5394"/>
          <w:lang w:val="en-US"/>
        </w:rPr>
        <w:t>literature</w:t>
      </w:r>
      <w:commentRangeEnd w:id="205"/>
      <w:r w:rsidR="00EC2149" w:rsidRPr="006C55CD">
        <w:rPr>
          <w:rStyle w:val="CommentReference"/>
          <w:color w:val="0B5394"/>
          <w:sz w:val="22"/>
          <w:szCs w:val="22"/>
          <w:lang w:val="en-US"/>
        </w:rPr>
        <w:commentReference w:id="205"/>
      </w:r>
      <w:r w:rsidR="008A5B34" w:rsidRPr="006C55CD">
        <w:rPr>
          <w:color w:val="0B5394"/>
          <w:lang w:val="en-US"/>
        </w:rPr>
        <w:t xml:space="preserve">. </w:t>
      </w:r>
    </w:p>
    <w:p w14:paraId="000000DA" w14:textId="77777777" w:rsidR="00344D24" w:rsidRPr="006C55CD" w:rsidRDefault="00344D24" w:rsidP="006C55CD">
      <w:pPr>
        <w:rPr>
          <w:color w:val="0B5394"/>
        </w:rPr>
      </w:pPr>
    </w:p>
    <w:p w14:paraId="000000DB" w14:textId="393F0BEF" w:rsidR="00344D24" w:rsidRPr="006C55CD" w:rsidRDefault="1185683A" w:rsidP="006C55CD">
      <w:pPr>
        <w:rPr>
          <w:color w:val="222222"/>
          <w:lang w:val="en-US"/>
        </w:rPr>
      </w:pPr>
      <w:r w:rsidRPr="006C55CD">
        <w:rPr>
          <w:b/>
          <w:bCs/>
          <w:color w:val="222222"/>
          <w:lang w:val="en-US"/>
        </w:rPr>
        <w:t xml:space="preserve">8) </w:t>
      </w:r>
      <w:r w:rsidRPr="006C55CD">
        <w:rPr>
          <w:color w:val="222222"/>
          <w:lang w:val="en-US"/>
        </w:rPr>
        <w:t>I am skeptical of a couple of statements made about the importance of the work in the last paragraph of the discussion: A)  “Our focus on red squirrels sheds light on the impacts of industrial development within the small mammal community, a group largely overlooked in existing Boreal literature despite their importance and potential effects as basal species in the boreal mammal community. Given the massive amount of work on voles, lemmings, hare, is this really true? Do you mean only in the context of the impact of industrial development? If so, please rephrase.</w:t>
      </w:r>
    </w:p>
    <w:p w14:paraId="000000DC" w14:textId="77777777" w:rsidR="00344D24" w:rsidRPr="006C55CD" w:rsidRDefault="00344D24" w:rsidP="006C55CD">
      <w:pPr>
        <w:rPr>
          <w:color w:val="0B5394"/>
        </w:rPr>
      </w:pPr>
    </w:p>
    <w:p w14:paraId="000000DD" w14:textId="59B4107F" w:rsidR="00344D24" w:rsidRPr="006C55CD" w:rsidRDefault="005E1D53" w:rsidP="1BED4D65">
      <w:pPr>
        <w:rPr>
          <w:color w:val="0B5394"/>
          <w:lang w:val="en-US"/>
        </w:rPr>
      </w:pPr>
      <w:r w:rsidRPr="1BED4D65">
        <w:rPr>
          <w:b/>
          <w:bCs/>
          <w:color w:val="0B5394"/>
          <w:lang w:val="en-US"/>
        </w:rPr>
        <w:t>Response:</w:t>
      </w:r>
      <w:r w:rsidRPr="1BED4D65">
        <w:rPr>
          <w:color w:val="0B5394"/>
          <w:lang w:val="en-US"/>
        </w:rPr>
        <w:t xml:space="preserve"> Agreed, this </w:t>
      </w:r>
      <w:r w:rsidR="00590E71" w:rsidRPr="1BED4D65">
        <w:rPr>
          <w:color w:val="0B5394"/>
          <w:lang w:val="en-US"/>
        </w:rPr>
        <w:t>phrasing</w:t>
      </w:r>
      <w:r w:rsidRPr="1BED4D65">
        <w:rPr>
          <w:color w:val="0B5394"/>
          <w:lang w:val="en-US"/>
        </w:rPr>
        <w:t xml:space="preserve"> has been </w:t>
      </w:r>
      <w:r w:rsidR="00590E71" w:rsidRPr="1BED4D65">
        <w:rPr>
          <w:color w:val="0B5394"/>
          <w:lang w:val="en-US"/>
        </w:rPr>
        <w:t>revised</w:t>
      </w:r>
      <w:r w:rsidRPr="1BED4D65">
        <w:rPr>
          <w:color w:val="0B5394"/>
          <w:lang w:val="en-US"/>
        </w:rPr>
        <w:t xml:space="preserve"> to</w:t>
      </w:r>
      <w:r w:rsidR="00590E71" w:rsidRPr="1BED4D65">
        <w:rPr>
          <w:color w:val="0B5394"/>
          <w:lang w:val="en-US"/>
        </w:rPr>
        <w:t xml:space="preserve"> appropriately situate the value of our work within the literature, which was overstated in the original manuscript. </w:t>
      </w:r>
    </w:p>
    <w:p w14:paraId="000000DE" w14:textId="77777777" w:rsidR="00344D24" w:rsidRPr="006C55CD" w:rsidRDefault="00344D24" w:rsidP="006C55CD">
      <w:pPr>
        <w:rPr>
          <w:color w:val="222222"/>
        </w:rPr>
      </w:pPr>
    </w:p>
    <w:p w14:paraId="000000DF" w14:textId="77777777" w:rsidR="00344D24" w:rsidRPr="006C55CD" w:rsidRDefault="1185683A" w:rsidP="006C55CD">
      <w:pPr>
        <w:rPr>
          <w:color w:val="222222"/>
          <w:lang w:val="en-US"/>
        </w:rPr>
      </w:pPr>
      <w:r w:rsidRPr="006C55CD">
        <w:rPr>
          <w:b/>
          <w:bCs/>
          <w:color w:val="222222"/>
          <w:lang w:val="en-US"/>
        </w:rPr>
        <w:t xml:space="preserve">9) </w:t>
      </w:r>
      <w:r w:rsidRPr="006C55CD">
        <w:rPr>
          <w:color w:val="222222"/>
          <w:lang w:val="en-US"/>
        </w:rPr>
        <w:t xml:space="preserve">“Moreover, we provide a modelling framework that could be widely applied to any species interacting with industrialized landscapes to disentangle the impacts of configuration and composition and improve ecological inference.” What is that framework, because the approach employed is fairly standard. There are many examples of people using sites or patches in a patch-landscape design (as the authors do here) to examine the influence of composition vs. configuration. There are many examples of people using cameras traps as the site and examining the impacts of habitat metrics in the surrounding landscape. So, I’m not sure I’d claim </w:t>
      </w:r>
      <w:r w:rsidRPr="006C55CD">
        <w:rPr>
          <w:color w:val="222222"/>
          <w:lang w:val="en-US"/>
        </w:rPr>
        <w:lastRenderedPageBreak/>
        <w:t>that you are providing this framework. You are applying existing designs to answer an interesting question for a model species – I think that needs to be enough.</w:t>
      </w:r>
    </w:p>
    <w:p w14:paraId="000000E0" w14:textId="77777777" w:rsidR="00344D24" w:rsidRPr="006C55CD" w:rsidRDefault="00344D24" w:rsidP="006C55CD">
      <w:pPr>
        <w:rPr>
          <w:color w:val="0B5394"/>
        </w:rPr>
      </w:pPr>
    </w:p>
    <w:p w14:paraId="000000E1" w14:textId="3C687E1E" w:rsidR="00344D24" w:rsidRPr="006C55CD" w:rsidRDefault="005E1D53" w:rsidP="006C55CD">
      <w:pPr>
        <w:rPr>
          <w:color w:val="0B5394"/>
        </w:rPr>
      </w:pPr>
      <w:r w:rsidRPr="006C55CD">
        <w:rPr>
          <w:b/>
          <w:bCs/>
          <w:color w:val="0B5394"/>
        </w:rPr>
        <w:t>Response:</w:t>
      </w:r>
      <w:r w:rsidRPr="006C55CD">
        <w:rPr>
          <w:color w:val="0B5394"/>
        </w:rPr>
        <w:t xml:space="preserve"> Agreed, we have removed this sentence</w:t>
      </w:r>
      <w:r w:rsidR="00F54FF9" w:rsidRPr="006C55CD">
        <w:rPr>
          <w:color w:val="0B5394"/>
        </w:rPr>
        <w:t xml:space="preserve"> and appropriately situated the value of our work</w:t>
      </w:r>
      <w:r w:rsidR="00A30870" w:rsidRPr="006C55CD">
        <w:rPr>
          <w:color w:val="0B5394"/>
        </w:rPr>
        <w:t xml:space="preserve"> within the literature.</w:t>
      </w:r>
    </w:p>
    <w:p w14:paraId="000000E2" w14:textId="77777777" w:rsidR="00344D24" w:rsidRPr="006C55CD" w:rsidRDefault="00344D24" w:rsidP="006C55CD">
      <w:pPr>
        <w:rPr>
          <w:color w:val="0B5394"/>
        </w:rPr>
      </w:pPr>
    </w:p>
    <w:p w14:paraId="000000E3" w14:textId="77777777" w:rsidR="00344D24" w:rsidRPr="006C55CD" w:rsidRDefault="005E1D53" w:rsidP="006C55CD">
      <w:pPr>
        <w:rPr>
          <w:color w:val="222222"/>
        </w:rPr>
      </w:pPr>
      <w:r w:rsidRPr="006C55CD">
        <w:rPr>
          <w:b/>
          <w:bCs/>
          <w:color w:val="222222"/>
        </w:rPr>
        <w:t xml:space="preserve">10) </w:t>
      </w:r>
      <w:r w:rsidRPr="006C55CD">
        <w:rPr>
          <w:color w:val="222222"/>
        </w:rPr>
        <w:t>I would like to see more attention paid to the management implications of the work – what does it mean for recommendations for industrial development if configuration has more importance, and are there mechanisms or approaches that would alleviate concerns with configuration (in this case edge creation)?</w:t>
      </w:r>
    </w:p>
    <w:p w14:paraId="000000E4" w14:textId="77777777" w:rsidR="00344D24" w:rsidRPr="006C55CD" w:rsidRDefault="00344D24" w:rsidP="006C55CD">
      <w:pPr>
        <w:rPr>
          <w:color w:val="0B5394"/>
        </w:rPr>
      </w:pPr>
    </w:p>
    <w:p w14:paraId="79618E2C" w14:textId="77777777" w:rsidR="00221805" w:rsidRDefault="00043602" w:rsidP="006C55CD">
      <w:pPr>
        <w:rPr>
          <w:color w:val="0B5394"/>
          <w:lang w:val="en-US"/>
        </w:rPr>
      </w:pPr>
      <w:r w:rsidRPr="006C55CD">
        <w:rPr>
          <w:b/>
          <w:bCs/>
          <w:color w:val="0B5394"/>
          <w:lang w:val="en-US"/>
        </w:rPr>
        <w:t xml:space="preserve">Response: </w:t>
      </w:r>
      <w:r w:rsidR="1185683A" w:rsidRPr="006C55CD">
        <w:rPr>
          <w:color w:val="0B5394"/>
          <w:lang w:val="en-US"/>
        </w:rPr>
        <w:t xml:space="preserve">We have added a </w:t>
      </w:r>
      <w:r w:rsidR="00034AE9" w:rsidRPr="006C55CD">
        <w:rPr>
          <w:color w:val="0B5394"/>
          <w:lang w:val="en-US"/>
        </w:rPr>
        <w:t>section to our Discussion</w:t>
      </w:r>
      <w:r w:rsidRPr="006C55CD">
        <w:rPr>
          <w:color w:val="0B5394"/>
          <w:lang w:val="en-US"/>
        </w:rPr>
        <w:t xml:space="preserve"> at </w:t>
      </w:r>
      <w:r w:rsidRPr="006C55CD">
        <w:rPr>
          <w:b/>
          <w:bCs/>
          <w:color w:val="0B5394"/>
          <w:lang w:val="en-US"/>
        </w:rPr>
        <w:t>lines 357–378</w:t>
      </w:r>
      <w:r w:rsidR="00034AE9" w:rsidRPr="006C55CD">
        <w:rPr>
          <w:color w:val="0B5394"/>
          <w:lang w:val="en-US"/>
        </w:rPr>
        <w:t xml:space="preserve"> that discusses </w:t>
      </w:r>
      <w:r w:rsidRPr="006C55CD">
        <w:rPr>
          <w:color w:val="0B5394"/>
          <w:lang w:val="en-US"/>
        </w:rPr>
        <w:t xml:space="preserve">several </w:t>
      </w:r>
      <w:r w:rsidR="00034AE9" w:rsidRPr="006C55CD">
        <w:rPr>
          <w:color w:val="0B5394"/>
          <w:lang w:val="en-US"/>
        </w:rPr>
        <w:t>management implications</w:t>
      </w:r>
      <w:r w:rsidR="00062E5A" w:rsidRPr="006C55CD">
        <w:rPr>
          <w:color w:val="0B5394"/>
          <w:lang w:val="en-US"/>
        </w:rPr>
        <w:t xml:space="preserve"> in more detail than the original draft</w:t>
      </w:r>
      <w:r w:rsidRPr="006C55CD">
        <w:rPr>
          <w:color w:val="0B5394"/>
          <w:lang w:val="en-US"/>
        </w:rPr>
        <w:t>.</w:t>
      </w:r>
    </w:p>
    <w:p w14:paraId="201C6E95" w14:textId="77777777" w:rsidR="00221805" w:rsidRDefault="00221805" w:rsidP="006C55CD">
      <w:pPr>
        <w:rPr>
          <w:ins w:id="206" w:author="Jason Fisher" w:date="2026-06-29T12:33:00Z" w16du:dateUtc="2026-06-29T19:33:00Z"/>
          <w:color w:val="0B5394"/>
          <w:lang w:val="en-US"/>
        </w:rPr>
      </w:pPr>
    </w:p>
    <w:p w14:paraId="1C371574" w14:textId="77777777" w:rsidR="00D31D68" w:rsidRDefault="00D31D68">
      <w:pPr>
        <w:rPr>
          <w:ins w:id="207" w:author="Aidan Brushett" w:date="2026-06-30T16:35:00Z" w16du:dateUtc="2026-06-30T23:35:00Z"/>
          <w:color w:val="0B5394"/>
          <w:lang w:val="en-US"/>
        </w:rPr>
      </w:pPr>
      <w:ins w:id="208" w:author="Aidan Brushett" w:date="2026-06-30T16:35:00Z" w16du:dateUtc="2026-06-30T23:35:00Z">
        <w:r>
          <w:rPr>
            <w:color w:val="0B5394"/>
            <w:lang w:val="en-US"/>
          </w:rPr>
          <w:br w:type="page"/>
        </w:r>
      </w:ins>
    </w:p>
    <w:p w14:paraId="7284A2C7" w14:textId="444B6A3A" w:rsidR="00EC2149" w:rsidRPr="0046565A" w:rsidRDefault="00EC2149" w:rsidP="006C55CD">
      <w:pPr>
        <w:rPr>
          <w:ins w:id="209" w:author="Jason Fisher" w:date="2026-06-29T12:33:00Z" w16du:dateUtc="2026-06-29T19:33:00Z"/>
          <w:b/>
          <w:bCs/>
          <w:color w:val="0B5394"/>
          <w:lang w:val="en-US"/>
          <w:rPrChange w:id="210" w:author="Aidan Brushett" w:date="2026-06-30T17:09:00Z" w16du:dateUtc="2026-07-01T00:09:00Z">
            <w:rPr>
              <w:ins w:id="211" w:author="Jason Fisher" w:date="2026-06-29T12:33:00Z" w16du:dateUtc="2026-06-29T19:33:00Z"/>
              <w:color w:val="0B5394"/>
              <w:lang w:val="en-US"/>
            </w:rPr>
          </w:rPrChange>
        </w:rPr>
      </w:pPr>
      <w:ins w:id="212" w:author="Jason Fisher" w:date="2026-06-29T12:33:00Z" w16du:dateUtc="2026-06-29T19:33:00Z">
        <w:r w:rsidRPr="0046565A">
          <w:rPr>
            <w:b/>
            <w:bCs/>
            <w:color w:val="0B5394"/>
            <w:lang w:val="en-US"/>
            <w:rPrChange w:id="213" w:author="Aidan Brushett" w:date="2026-06-30T17:09:00Z" w16du:dateUtc="2026-07-01T00:09:00Z">
              <w:rPr>
                <w:color w:val="0B5394"/>
                <w:lang w:val="en-US"/>
              </w:rPr>
            </w:rPrChange>
          </w:rPr>
          <w:lastRenderedPageBreak/>
          <w:t>REFERENCES CITED IN THIS RESPONSE:</w:t>
        </w:r>
      </w:ins>
    </w:p>
    <w:p w14:paraId="7F4E7C59" w14:textId="77777777" w:rsidR="00EC2149" w:rsidRDefault="00EC2149" w:rsidP="006C55CD">
      <w:pPr>
        <w:rPr>
          <w:color w:val="0B5394"/>
          <w:lang w:val="en-US"/>
        </w:rPr>
      </w:pPr>
    </w:p>
    <w:p w14:paraId="597D4E0C" w14:textId="77777777" w:rsidR="00FB16E3" w:rsidRPr="00FB16E3" w:rsidRDefault="00221805" w:rsidP="00FB16E3">
      <w:pPr>
        <w:pStyle w:val="EndNoteBibliography"/>
        <w:ind w:left="720" w:hanging="720"/>
        <w:rPr>
          <w:noProof/>
        </w:rPr>
      </w:pPr>
      <w:r>
        <w:rPr>
          <w:color w:val="0B5394"/>
        </w:rPr>
        <w:fldChar w:fldCharType="begin"/>
      </w:r>
      <w:r>
        <w:rPr>
          <w:color w:val="0B5394"/>
        </w:rPr>
        <w:instrText xml:space="preserve"> ADDIN EN.REFLIST </w:instrText>
      </w:r>
      <w:r>
        <w:rPr>
          <w:color w:val="0B5394"/>
        </w:rPr>
        <w:fldChar w:fldCharType="separate"/>
      </w:r>
      <w:r w:rsidR="00FB16E3" w:rsidRPr="00FB16E3">
        <w:rPr>
          <w:noProof/>
        </w:rPr>
        <w:t>Addicott, J. F., J. M. Aho, M. F. Antolin, D. K. Padilla, J. S. Richardson, and D. A. Soluk. 1987. Ecological neighborhoods: scaling environmental patterns. Oikos:340-346.</w:t>
      </w:r>
    </w:p>
    <w:p w14:paraId="2489AE87" w14:textId="77777777" w:rsidR="00FB16E3" w:rsidRPr="00FB16E3" w:rsidRDefault="00FB16E3" w:rsidP="00FB16E3">
      <w:pPr>
        <w:pStyle w:val="EndNoteBibliography"/>
        <w:ind w:left="720" w:hanging="720"/>
        <w:rPr>
          <w:noProof/>
        </w:rPr>
      </w:pPr>
      <w:r w:rsidRPr="00FB16E3">
        <w:rPr>
          <w:noProof/>
        </w:rPr>
        <w:t xml:space="preserve">Bassing, S. B., M. DeVivo, T. R. Ganz, B. N. Kertson, L. R. Prugh, T. Roussin, L. Satterfield, R. M. Windell, A. J. Wirsing, and B. Gardner. 2023. Are we telling the same story? Comparing inferences made from camera trap and telemetry data for wildlife monitoring. Ecological Applications </w:t>
      </w:r>
      <w:r w:rsidRPr="00FB16E3">
        <w:rPr>
          <w:b/>
          <w:noProof/>
        </w:rPr>
        <w:t>33</w:t>
      </w:r>
      <w:r w:rsidRPr="00FB16E3">
        <w:rPr>
          <w:noProof/>
        </w:rPr>
        <w:t>:e2745.</w:t>
      </w:r>
    </w:p>
    <w:p w14:paraId="427CA9C1" w14:textId="77777777" w:rsidR="00FB16E3" w:rsidRPr="00FB16E3" w:rsidRDefault="00FB16E3" w:rsidP="00FB16E3">
      <w:pPr>
        <w:pStyle w:val="EndNoteBibliography"/>
        <w:ind w:left="720" w:hanging="720"/>
        <w:rPr>
          <w:noProof/>
        </w:rPr>
      </w:pPr>
      <w:r w:rsidRPr="00FB16E3">
        <w:rPr>
          <w:noProof/>
        </w:rPr>
        <w:t>Bayne, E., J. Dennett, J. Dooley, M. Kohler, J. Ball, M. Bidwell, A. Braid, J. Chetelat, E. Dilligeard, D. Farr, J. T. Fisher, M. Freemark, K. R. Foster, C. Godwin, C. E. Hebert, D. J. Huggard, D. McIssac, T. Narwani, S. E. Nielsen, B. Pauli, S. Prasad, D. R. Roberts, S. Slater, S. J. Song, S. Swanson, P. J. Thomas, J. D. Toms, C. Twitchell, S. R. White, F. Wyatt, and L. Mundy. 2021. Oil Sands Monitoring Program: A Before-After Dose-Response Terrestrial Biological Monitoring Framework for the Oil Sands. (OSM Technical Report Series No. 7). Edmonton, Alberta.</w:t>
      </w:r>
    </w:p>
    <w:p w14:paraId="7AEAFBE0" w14:textId="77777777" w:rsidR="00FB16E3" w:rsidRPr="00FB16E3" w:rsidRDefault="00FB16E3" w:rsidP="00FB16E3">
      <w:pPr>
        <w:pStyle w:val="EndNoteBibliography"/>
        <w:ind w:left="720" w:hanging="720"/>
        <w:rPr>
          <w:noProof/>
        </w:rPr>
      </w:pPr>
      <w:r w:rsidRPr="00FB16E3">
        <w:rPr>
          <w:noProof/>
        </w:rPr>
        <w:t xml:space="preserve">Burton, A. C., E. Neilson, D. Moreira, A. Ladle, R. Steenweg, J. T. Fisher, E. Bayne, and S. Boutin. 2015. Wildlife camera trapping: a review and recommendations for linking surveys to ecological processes. Journal of Applied Ecology </w:t>
      </w:r>
      <w:r w:rsidRPr="00FB16E3">
        <w:rPr>
          <w:b/>
          <w:noProof/>
        </w:rPr>
        <w:t>52</w:t>
      </w:r>
      <w:r w:rsidRPr="00FB16E3">
        <w:rPr>
          <w:noProof/>
        </w:rPr>
        <w:t>:675-685.</w:t>
      </w:r>
    </w:p>
    <w:p w14:paraId="265956F4" w14:textId="77777777" w:rsidR="00FB16E3" w:rsidRPr="00FB16E3" w:rsidRDefault="00FB16E3" w:rsidP="00FB16E3">
      <w:pPr>
        <w:pStyle w:val="EndNoteBibliography"/>
        <w:ind w:left="720" w:hanging="720"/>
        <w:rPr>
          <w:noProof/>
        </w:rPr>
      </w:pPr>
      <w:r w:rsidRPr="00FB16E3">
        <w:rPr>
          <w:noProof/>
        </w:rPr>
        <w:t xml:space="preserve">Clark, J. D. 2019. Comparing clustered sampling designs for spatially explicit estimation of population density. Population Ecology </w:t>
      </w:r>
      <w:r w:rsidRPr="00FB16E3">
        <w:rPr>
          <w:b/>
          <w:noProof/>
        </w:rPr>
        <w:t>61</w:t>
      </w:r>
      <w:r w:rsidRPr="00FB16E3">
        <w:rPr>
          <w:noProof/>
        </w:rPr>
        <w:t>:93-101.</w:t>
      </w:r>
    </w:p>
    <w:p w14:paraId="7DB13D01" w14:textId="77777777" w:rsidR="00FB16E3" w:rsidRPr="00FB16E3" w:rsidRDefault="00FB16E3" w:rsidP="00FB16E3">
      <w:pPr>
        <w:pStyle w:val="EndNoteBibliography"/>
        <w:ind w:left="720" w:hanging="720"/>
        <w:rPr>
          <w:noProof/>
        </w:rPr>
      </w:pPr>
      <w:r w:rsidRPr="00FB16E3">
        <w:rPr>
          <w:noProof/>
        </w:rPr>
        <w:t xml:space="preserve">Dyck, M. A., E. Arthurs, M. Braun, S. Marks, R. M. Smith, A. F. Barnas, and J. T. Fisher. 2026. Using information theory to select spatial scales for species–habitat responses with camera traps. Ecological Applications </w:t>
      </w:r>
      <w:r w:rsidRPr="00FB16E3">
        <w:rPr>
          <w:b/>
          <w:noProof/>
        </w:rPr>
        <w:t>36</w:t>
      </w:r>
      <w:r w:rsidRPr="00FB16E3">
        <w:rPr>
          <w:noProof/>
        </w:rPr>
        <w:t>:e70254.</w:t>
      </w:r>
    </w:p>
    <w:p w14:paraId="522FB86F" w14:textId="77777777" w:rsidR="00FB16E3" w:rsidRPr="00FB16E3" w:rsidRDefault="00FB16E3" w:rsidP="00FB16E3">
      <w:pPr>
        <w:pStyle w:val="EndNoteBibliography"/>
        <w:ind w:left="720" w:hanging="720"/>
        <w:rPr>
          <w:noProof/>
        </w:rPr>
      </w:pPr>
      <w:r w:rsidRPr="00FB16E3">
        <w:rPr>
          <w:noProof/>
        </w:rPr>
        <w:t xml:space="preserve">Fisher, J. T., B. Anholt, and J. P. Volpe. 2011. Body mass explains characteristic scales of habitat selection in terrestrial mammals. Ecology and Evolution </w:t>
      </w:r>
      <w:r w:rsidRPr="00FB16E3">
        <w:rPr>
          <w:b/>
          <w:noProof/>
        </w:rPr>
        <w:t>1</w:t>
      </w:r>
      <w:r w:rsidRPr="00FB16E3">
        <w:rPr>
          <w:noProof/>
        </w:rPr>
        <w:t>:517-528.</w:t>
      </w:r>
    </w:p>
    <w:p w14:paraId="5DD73412" w14:textId="77777777" w:rsidR="00FB16E3" w:rsidRPr="00FB16E3" w:rsidRDefault="00FB16E3" w:rsidP="00FB16E3">
      <w:pPr>
        <w:pStyle w:val="EndNoteBibliography"/>
        <w:ind w:left="720" w:hanging="720"/>
        <w:rPr>
          <w:noProof/>
        </w:rPr>
      </w:pPr>
      <w:r w:rsidRPr="00FB16E3">
        <w:rPr>
          <w:noProof/>
        </w:rPr>
        <w:t xml:space="preserve">Fisher, J. T., and A. C. Burton. 2018. Wildlife winners and losers in an oil sands landscape. Frontiers in Ecology and the Environment </w:t>
      </w:r>
      <w:r w:rsidRPr="00FB16E3">
        <w:rPr>
          <w:b/>
          <w:noProof/>
        </w:rPr>
        <w:t>16</w:t>
      </w:r>
      <w:r w:rsidRPr="00FB16E3">
        <w:rPr>
          <w:noProof/>
        </w:rPr>
        <w:t>:323-328.</w:t>
      </w:r>
    </w:p>
    <w:p w14:paraId="06EC6861" w14:textId="77777777" w:rsidR="00FB16E3" w:rsidRPr="00FB16E3" w:rsidRDefault="00FB16E3" w:rsidP="00FB16E3">
      <w:pPr>
        <w:pStyle w:val="EndNoteBibliography"/>
        <w:ind w:left="720" w:hanging="720"/>
        <w:rPr>
          <w:noProof/>
        </w:rPr>
      </w:pPr>
      <w:r w:rsidRPr="00FB16E3">
        <w:rPr>
          <w:noProof/>
        </w:rPr>
        <w:t xml:space="preserve">Garcia, M., B. Zuckerberg, J. M. LaMontagne, and P. A. Townsend. 2021. Landsat-based detection of mast events in white spruce (Picea glauca) forests. Remote Sensing of Environment </w:t>
      </w:r>
      <w:r w:rsidRPr="00FB16E3">
        <w:rPr>
          <w:b/>
          <w:noProof/>
        </w:rPr>
        <w:t>254</w:t>
      </w:r>
      <w:r w:rsidRPr="00FB16E3">
        <w:rPr>
          <w:noProof/>
        </w:rPr>
        <w:t>:112278.</w:t>
      </w:r>
    </w:p>
    <w:p w14:paraId="01DF123C" w14:textId="77777777" w:rsidR="00FB16E3" w:rsidRPr="00FB16E3" w:rsidRDefault="00FB16E3" w:rsidP="00FB16E3">
      <w:pPr>
        <w:pStyle w:val="EndNoteBibliography"/>
        <w:ind w:left="720" w:hanging="720"/>
        <w:rPr>
          <w:noProof/>
        </w:rPr>
      </w:pPr>
      <w:r w:rsidRPr="00FB16E3">
        <w:rPr>
          <w:noProof/>
        </w:rPr>
        <w:t xml:space="preserve">Holland, J. D., D. G. Bert, and L. Fahrig. 2004. Determining the spatial scale of species' response to habitat. BioScience </w:t>
      </w:r>
      <w:r w:rsidRPr="00FB16E3">
        <w:rPr>
          <w:b/>
          <w:noProof/>
        </w:rPr>
        <w:t>54</w:t>
      </w:r>
      <w:r w:rsidRPr="00FB16E3">
        <w:rPr>
          <w:noProof/>
        </w:rPr>
        <w:t>:227-233.</w:t>
      </w:r>
    </w:p>
    <w:p w14:paraId="42B326D3" w14:textId="77777777" w:rsidR="00FB16E3" w:rsidRPr="00FB16E3" w:rsidRDefault="00FB16E3" w:rsidP="00FB16E3">
      <w:pPr>
        <w:pStyle w:val="EndNoteBibliography"/>
        <w:ind w:left="720" w:hanging="720"/>
        <w:rPr>
          <w:noProof/>
        </w:rPr>
      </w:pPr>
      <w:r w:rsidRPr="00FB16E3">
        <w:rPr>
          <w:noProof/>
        </w:rPr>
        <w:t xml:space="preserve">Holland, J. D., L. Fahrig, and N. Cappuccino. 2005. Body size affects the spatial scale of habitat–beetle interactions. Oikos </w:t>
      </w:r>
      <w:r w:rsidRPr="00FB16E3">
        <w:rPr>
          <w:b/>
          <w:noProof/>
        </w:rPr>
        <w:t>110</w:t>
      </w:r>
      <w:r w:rsidRPr="00FB16E3">
        <w:rPr>
          <w:noProof/>
        </w:rPr>
        <w:t>:101-108.</w:t>
      </w:r>
    </w:p>
    <w:p w14:paraId="036147C7" w14:textId="77777777" w:rsidR="00FB16E3" w:rsidRPr="00FB16E3" w:rsidRDefault="00FB16E3" w:rsidP="00FB16E3">
      <w:pPr>
        <w:pStyle w:val="EndNoteBibliography"/>
        <w:ind w:left="720" w:hanging="720"/>
        <w:rPr>
          <w:noProof/>
        </w:rPr>
      </w:pPr>
      <w:r w:rsidRPr="00FB16E3">
        <w:rPr>
          <w:noProof/>
        </w:rPr>
        <w:t xml:space="preserve">Jackson, H. B., and L. Fahrig. 2012. What size is a biologically relevant landscape? Landscape Ecology </w:t>
      </w:r>
      <w:r w:rsidRPr="00FB16E3">
        <w:rPr>
          <w:b/>
          <w:noProof/>
        </w:rPr>
        <w:t>27</w:t>
      </w:r>
      <w:r w:rsidRPr="00FB16E3">
        <w:rPr>
          <w:noProof/>
        </w:rPr>
        <w:t>:929-941.</w:t>
      </w:r>
    </w:p>
    <w:p w14:paraId="3BF27E0F" w14:textId="77777777" w:rsidR="00FB16E3" w:rsidRPr="00FB16E3" w:rsidRDefault="00FB16E3" w:rsidP="00FB16E3">
      <w:pPr>
        <w:pStyle w:val="EndNoteBibliography"/>
        <w:ind w:left="720" w:hanging="720"/>
        <w:rPr>
          <w:noProof/>
        </w:rPr>
      </w:pPr>
      <w:r w:rsidRPr="00FB16E3">
        <w:rPr>
          <w:noProof/>
        </w:rPr>
        <w:t>Jackson, H. B., and L. Fahrig. 2015. Are ecologists conducting research at the optimal scale? Pages 52-63. Wiley Online Library.</w:t>
      </w:r>
    </w:p>
    <w:p w14:paraId="26CC3DBB" w14:textId="77777777" w:rsidR="00FB16E3" w:rsidRPr="00FB16E3" w:rsidRDefault="00FB16E3" w:rsidP="00FB16E3">
      <w:pPr>
        <w:pStyle w:val="EndNoteBibliography"/>
        <w:ind w:left="720" w:hanging="720"/>
        <w:rPr>
          <w:noProof/>
        </w:rPr>
      </w:pPr>
      <w:r w:rsidRPr="00FB16E3">
        <w:rPr>
          <w:noProof/>
        </w:rPr>
        <w:t xml:space="preserve">Johnson, D. H. 1980. The comparison of usage and availability measurements for evaluating resource preference. Ecology </w:t>
      </w:r>
      <w:r w:rsidRPr="00FB16E3">
        <w:rPr>
          <w:b/>
          <w:noProof/>
        </w:rPr>
        <w:t>61</w:t>
      </w:r>
      <w:r w:rsidRPr="00FB16E3">
        <w:rPr>
          <w:noProof/>
        </w:rPr>
        <w:t>:65-71.</w:t>
      </w:r>
    </w:p>
    <w:p w14:paraId="49A84673" w14:textId="77777777" w:rsidR="00FB16E3" w:rsidRPr="00FB16E3" w:rsidRDefault="00FB16E3" w:rsidP="00FB16E3">
      <w:pPr>
        <w:pStyle w:val="EndNoteBibliography"/>
        <w:ind w:left="720" w:hanging="720"/>
        <w:rPr>
          <w:noProof/>
        </w:rPr>
      </w:pPr>
      <w:r w:rsidRPr="00FB16E3">
        <w:rPr>
          <w:noProof/>
        </w:rPr>
        <w:t xml:space="preserve">Kays, R., B. Kranstauber, P. Jansen, C. Carbone, M. Rowcliffe, T. Fountain, and S. Tilak. 2009. Camera traps as sensor networks for monitoring animal communities. Pages 811-818 </w:t>
      </w:r>
      <w:r w:rsidRPr="00FB16E3">
        <w:rPr>
          <w:i/>
          <w:noProof/>
        </w:rPr>
        <w:t>in</w:t>
      </w:r>
      <w:r w:rsidRPr="00FB16E3">
        <w:rPr>
          <w:noProof/>
        </w:rPr>
        <w:t xml:space="preserve"> 2009 IEEE 34th Conference on Local Computer Networks. IEEE.</w:t>
      </w:r>
    </w:p>
    <w:p w14:paraId="74C6729E" w14:textId="77777777" w:rsidR="00FB16E3" w:rsidRPr="00FB16E3" w:rsidRDefault="00FB16E3" w:rsidP="00FB16E3">
      <w:pPr>
        <w:pStyle w:val="EndNoteBibliography"/>
        <w:ind w:left="720" w:hanging="720"/>
        <w:rPr>
          <w:noProof/>
        </w:rPr>
      </w:pPr>
      <w:r w:rsidRPr="00FB16E3">
        <w:rPr>
          <w:noProof/>
        </w:rPr>
        <w:t xml:space="preserve">Kelly, M. J. 2008. Design, evaluate, refine: camera trap studies for elusive species. Animal Conservation </w:t>
      </w:r>
      <w:r w:rsidRPr="00FB16E3">
        <w:rPr>
          <w:b/>
          <w:noProof/>
        </w:rPr>
        <w:t>11</w:t>
      </w:r>
      <w:r w:rsidRPr="00FB16E3">
        <w:rPr>
          <w:noProof/>
        </w:rPr>
        <w:t>:182-184.</w:t>
      </w:r>
    </w:p>
    <w:p w14:paraId="297D1C5A" w14:textId="77777777" w:rsidR="00FB16E3" w:rsidRPr="00FB16E3" w:rsidRDefault="00FB16E3" w:rsidP="00FB16E3">
      <w:pPr>
        <w:pStyle w:val="EndNoteBibliography"/>
        <w:ind w:left="720" w:hanging="720"/>
        <w:rPr>
          <w:noProof/>
        </w:rPr>
      </w:pPr>
      <w:r w:rsidRPr="00FB16E3">
        <w:rPr>
          <w:noProof/>
        </w:rPr>
        <w:t>Kucera, T. E., and R. H. Barrett. 2011. A history of camera trapping. Camera traps in animal ecology: Methods and analyses:9-26.</w:t>
      </w:r>
    </w:p>
    <w:p w14:paraId="17D0B67F" w14:textId="77777777" w:rsidR="00FB16E3" w:rsidRPr="00FB16E3" w:rsidRDefault="00FB16E3" w:rsidP="00FB16E3">
      <w:pPr>
        <w:pStyle w:val="EndNoteBibliography"/>
        <w:ind w:left="720" w:hanging="720"/>
        <w:rPr>
          <w:noProof/>
        </w:rPr>
      </w:pPr>
      <w:r w:rsidRPr="00FB16E3">
        <w:rPr>
          <w:noProof/>
        </w:rPr>
        <w:t xml:space="preserve">Mahon, C. L., G. Holloway, P. Sólymos, S. G. Cumming, E. M. Bayne, F. K. Schmiegelow, and S. J. Song. 2016. Community structure and niche characteristics of upland and lowland </w:t>
      </w:r>
      <w:r w:rsidRPr="00FB16E3">
        <w:rPr>
          <w:noProof/>
        </w:rPr>
        <w:lastRenderedPageBreak/>
        <w:t xml:space="preserve">western boreal birds at multiple spatial scales. Forest Ecology and Management </w:t>
      </w:r>
      <w:r w:rsidRPr="00FB16E3">
        <w:rPr>
          <w:b/>
          <w:noProof/>
        </w:rPr>
        <w:t>361</w:t>
      </w:r>
      <w:r w:rsidRPr="00FB16E3">
        <w:rPr>
          <w:noProof/>
        </w:rPr>
        <w:t>:99-116.</w:t>
      </w:r>
    </w:p>
    <w:p w14:paraId="54EE3068" w14:textId="77777777" w:rsidR="00FB16E3" w:rsidRPr="00FB16E3" w:rsidRDefault="00FB16E3" w:rsidP="00FB16E3">
      <w:pPr>
        <w:pStyle w:val="EndNoteBibliography"/>
        <w:ind w:left="720" w:hanging="720"/>
        <w:rPr>
          <w:noProof/>
        </w:rPr>
      </w:pPr>
      <w:r w:rsidRPr="00FB16E3">
        <w:rPr>
          <w:noProof/>
        </w:rPr>
        <w:t>O'Connell, A. F., J. D. Nichols, and K. U. Karanth. 2011. Camera traps in animal ecology: methods and analyses. Springer.</w:t>
      </w:r>
    </w:p>
    <w:p w14:paraId="16E78601" w14:textId="77777777" w:rsidR="00FB16E3" w:rsidRPr="00FB16E3" w:rsidRDefault="00FB16E3" w:rsidP="00FB16E3">
      <w:pPr>
        <w:pStyle w:val="EndNoteBibliography"/>
        <w:ind w:left="720" w:hanging="720"/>
        <w:rPr>
          <w:noProof/>
        </w:rPr>
      </w:pPr>
      <w:r w:rsidRPr="00FB16E3">
        <w:rPr>
          <w:noProof/>
        </w:rPr>
        <w:t>Palencia, P., J. Sereno</w:t>
      </w:r>
      <w:r w:rsidRPr="00FB16E3">
        <w:rPr>
          <w:rFonts w:ascii="Cambria Math" w:hAnsi="Cambria Math" w:cs="Cambria Math"/>
          <w:noProof/>
        </w:rPr>
        <w:t>‐</w:t>
      </w:r>
      <w:r w:rsidRPr="00FB16E3">
        <w:rPr>
          <w:noProof/>
        </w:rPr>
        <w:t xml:space="preserve">Cadierno, D. Carniato, T. Marques, T. R. Hofmeester, J. Vicente, and P. Acevedo. 2024. Clustered and rotating designs as a strategy to obtain precise detection rates in camera trapping studies. Journal of Applied Ecology </w:t>
      </w:r>
      <w:r w:rsidRPr="00FB16E3">
        <w:rPr>
          <w:b/>
          <w:noProof/>
        </w:rPr>
        <w:t>61</w:t>
      </w:r>
      <w:r w:rsidRPr="00FB16E3">
        <w:rPr>
          <w:noProof/>
        </w:rPr>
        <w:t>:1649-1661.</w:t>
      </w:r>
    </w:p>
    <w:p w14:paraId="28B3160D" w14:textId="77777777" w:rsidR="00FB16E3" w:rsidRPr="00FB16E3" w:rsidRDefault="00FB16E3" w:rsidP="00FB16E3">
      <w:pPr>
        <w:pStyle w:val="EndNoteBibliography"/>
        <w:ind w:left="720" w:hanging="720"/>
        <w:rPr>
          <w:noProof/>
        </w:rPr>
      </w:pPr>
      <w:r w:rsidRPr="00FB16E3">
        <w:rPr>
          <w:noProof/>
        </w:rPr>
        <w:t xml:space="preserve">Roberts, D. R., V. Bahn, S. Ciuti, M. S. Boyce, J. Elith, G. Guillera-Arroita, S. Hauenstein, J. J. Lahoz-Monfort, B. Schröder, W. Thuiller, D. I. Warton, B. A. Wintle, F. Hartig, and C. F. Dormann. 2017. Cross-validation strategies for data with temporal, spatial, hierarchical, or phylogenetic structure. Ecography </w:t>
      </w:r>
      <w:r w:rsidRPr="00FB16E3">
        <w:rPr>
          <w:b/>
          <w:noProof/>
        </w:rPr>
        <w:t>40</w:t>
      </w:r>
      <w:r w:rsidRPr="00FB16E3">
        <w:rPr>
          <w:noProof/>
        </w:rPr>
        <w:t>:913-929.</w:t>
      </w:r>
    </w:p>
    <w:p w14:paraId="67F8FAD1" w14:textId="77777777" w:rsidR="00FB16E3" w:rsidRPr="00FB16E3" w:rsidRDefault="00FB16E3" w:rsidP="00FB16E3">
      <w:pPr>
        <w:pStyle w:val="EndNoteBibliography"/>
        <w:ind w:left="720" w:hanging="720"/>
        <w:rPr>
          <w:noProof/>
        </w:rPr>
      </w:pPr>
      <w:r w:rsidRPr="00FB16E3">
        <w:rPr>
          <w:noProof/>
        </w:rPr>
        <w:t>Rovero, F., and F. Zimmermann. 2016. Camera trapping for wildlife research. Pelagic Publishing Ltd, Exeter, UK.</w:t>
      </w:r>
    </w:p>
    <w:p w14:paraId="18C59823" w14:textId="77777777" w:rsidR="00FB16E3" w:rsidRPr="00FB16E3" w:rsidRDefault="00FB16E3" w:rsidP="00FB16E3">
      <w:pPr>
        <w:pStyle w:val="EndNoteBibliography"/>
        <w:ind w:left="720" w:hanging="720"/>
        <w:rPr>
          <w:noProof/>
        </w:rPr>
      </w:pPr>
      <w:r w:rsidRPr="00FB16E3">
        <w:rPr>
          <w:noProof/>
        </w:rPr>
        <w:t>Smith, R. M., N. Shackelford, A. F. Barnas, and J. T. Fisher. 2025. Beyond habitat loss: How landscape configuration drives mammal distributions across petroleum extraction landscapes. Journal of Applied Ecology:e70232.</w:t>
      </w:r>
    </w:p>
    <w:p w14:paraId="58DB54B6" w14:textId="77777777" w:rsidR="00FB16E3" w:rsidRPr="00FB16E3" w:rsidRDefault="00FB16E3" w:rsidP="00FB16E3">
      <w:pPr>
        <w:pStyle w:val="EndNoteBibliography"/>
        <w:ind w:left="720" w:hanging="720"/>
        <w:rPr>
          <w:noProof/>
        </w:rPr>
      </w:pPr>
      <w:r w:rsidRPr="00FB16E3">
        <w:rPr>
          <w:noProof/>
        </w:rPr>
        <w:t xml:space="preserve">Srbek-Araujo, A. C., and A. G. Chiarello. 2013. Influence of camera-trap sampling design on mammal species capture rates and community structures in southeastern Brazil. Biota Neotropica </w:t>
      </w:r>
      <w:r w:rsidRPr="00FB16E3">
        <w:rPr>
          <w:b/>
          <w:noProof/>
        </w:rPr>
        <w:t>13</w:t>
      </w:r>
      <w:r w:rsidRPr="00FB16E3">
        <w:rPr>
          <w:noProof/>
        </w:rPr>
        <w:t>:51-62.</w:t>
      </w:r>
    </w:p>
    <w:p w14:paraId="2EBB5C94" w14:textId="77777777" w:rsidR="00FB16E3" w:rsidRPr="00FB16E3" w:rsidRDefault="00FB16E3" w:rsidP="00FB16E3">
      <w:pPr>
        <w:pStyle w:val="EndNoteBibliography"/>
        <w:ind w:left="720" w:hanging="720"/>
        <w:rPr>
          <w:noProof/>
        </w:rPr>
      </w:pPr>
      <w:r w:rsidRPr="00FB16E3">
        <w:rPr>
          <w:noProof/>
        </w:rPr>
        <w:t xml:space="preserve">Stuber, E. F., and J. J. Fontaine. 2019. How characteristic is the species characteristic selection scale? Global Ecology and Biogeography </w:t>
      </w:r>
      <w:r w:rsidRPr="00FB16E3">
        <w:rPr>
          <w:b/>
          <w:noProof/>
        </w:rPr>
        <w:t>28</w:t>
      </w:r>
      <w:r w:rsidRPr="00FB16E3">
        <w:rPr>
          <w:noProof/>
        </w:rPr>
        <w:t>:1839-1854.</w:t>
      </w:r>
    </w:p>
    <w:p w14:paraId="6456CB1C" w14:textId="77777777" w:rsidR="00FB16E3" w:rsidRPr="00FB16E3" w:rsidRDefault="00FB16E3" w:rsidP="00FB16E3">
      <w:pPr>
        <w:pStyle w:val="EndNoteBibliography"/>
        <w:ind w:left="720" w:hanging="720"/>
        <w:rPr>
          <w:noProof/>
        </w:rPr>
      </w:pPr>
      <w:r w:rsidRPr="00FB16E3">
        <w:rPr>
          <w:noProof/>
        </w:rPr>
        <w:t xml:space="preserve">Trolliet, F., C. Vermeulen, M.-C. Huynen, and A. Hambuckers. 2014. Use of camera traps for wildlife studies: a review. Biotechnologie, Agronomie, Société et Environnement </w:t>
      </w:r>
      <w:r w:rsidRPr="00FB16E3">
        <w:rPr>
          <w:b/>
          <w:noProof/>
        </w:rPr>
        <w:t>18</w:t>
      </w:r>
      <w:r w:rsidRPr="00FB16E3">
        <w:rPr>
          <w:noProof/>
        </w:rPr>
        <w:t>:446-454.</w:t>
      </w:r>
    </w:p>
    <w:p w14:paraId="49E579EF" w14:textId="77777777" w:rsidR="00FB16E3" w:rsidRPr="00FB16E3" w:rsidRDefault="00FB16E3" w:rsidP="00FB16E3">
      <w:pPr>
        <w:pStyle w:val="EndNoteBibliography"/>
        <w:ind w:left="720" w:hanging="720"/>
        <w:rPr>
          <w:noProof/>
        </w:rPr>
      </w:pPr>
      <w:r w:rsidRPr="00FB16E3">
        <w:rPr>
          <w:noProof/>
        </w:rPr>
        <w:t xml:space="preserve">Valle, D., J. Mintz, and I. V. Brack. 2024. Estimation and interpretation problems and solutions when using proportion covariates in linear regression models. Ecology </w:t>
      </w:r>
      <w:r w:rsidRPr="00FB16E3">
        <w:rPr>
          <w:b/>
          <w:noProof/>
        </w:rPr>
        <w:t>105</w:t>
      </w:r>
      <w:r w:rsidRPr="00FB16E3">
        <w:rPr>
          <w:noProof/>
        </w:rPr>
        <w:t>:e4256.</w:t>
      </w:r>
    </w:p>
    <w:p w14:paraId="4EAF04F9" w14:textId="77777777" w:rsidR="00FB16E3" w:rsidRPr="00FB16E3" w:rsidRDefault="00FB16E3" w:rsidP="00FB16E3">
      <w:pPr>
        <w:pStyle w:val="EndNoteBibliography"/>
        <w:ind w:left="720" w:hanging="720"/>
        <w:rPr>
          <w:noProof/>
        </w:rPr>
      </w:pPr>
      <w:r w:rsidRPr="00FB16E3">
        <w:rPr>
          <w:noProof/>
        </w:rPr>
        <w:t xml:space="preserve">Villette, P., C. J. Krebs, and T. S. Jung. 2016. Evaluating camera traps as an alternative to live trapping for estimating the density of snowshoe hares (Lepus americanus) and red squirrels (Tamiasciurus hudsonicus). EUROPEAN JOURNAL OF WILDLIFE RESEARCH </w:t>
      </w:r>
      <w:r w:rsidRPr="00FB16E3">
        <w:rPr>
          <w:b/>
          <w:noProof/>
        </w:rPr>
        <w:t>63</w:t>
      </w:r>
      <w:r w:rsidRPr="00FB16E3">
        <w:rPr>
          <w:noProof/>
        </w:rPr>
        <w:t>:7.</w:t>
      </w:r>
    </w:p>
    <w:p w14:paraId="1197B242" w14:textId="77777777" w:rsidR="00FB16E3" w:rsidRPr="00FB16E3" w:rsidRDefault="00FB16E3" w:rsidP="00FB16E3">
      <w:pPr>
        <w:pStyle w:val="EndNoteBibliography"/>
        <w:ind w:left="720" w:hanging="720"/>
        <w:rPr>
          <w:noProof/>
        </w:rPr>
      </w:pPr>
      <w:r w:rsidRPr="00FB16E3">
        <w:rPr>
          <w:noProof/>
        </w:rPr>
        <w:t xml:space="preserve">Zuckerberg, B., J. M. Cohen, L. A. Nunes, J. Bernath-Plaisted, J. D. Clare, N. A. Gilbert, S. S. Kozidis, S. B. Maresh Nelson, A. A. Shipley, and K. L. Thompson. 2020. A review of overlapping landscapes: pseudoreplication or a red herring in landscape ecology? Current Landscape Ecology Reports </w:t>
      </w:r>
      <w:r w:rsidRPr="00FB16E3">
        <w:rPr>
          <w:b/>
          <w:noProof/>
        </w:rPr>
        <w:t>5</w:t>
      </w:r>
      <w:r w:rsidRPr="00FB16E3">
        <w:rPr>
          <w:noProof/>
        </w:rPr>
        <w:t>:140-148.</w:t>
      </w:r>
    </w:p>
    <w:p w14:paraId="6AB4A021" w14:textId="77777777" w:rsidR="00FB16E3" w:rsidRPr="00FB16E3" w:rsidRDefault="00FB16E3" w:rsidP="00FB16E3">
      <w:pPr>
        <w:pStyle w:val="EndNoteBibliography"/>
        <w:ind w:left="720" w:hanging="720"/>
        <w:rPr>
          <w:noProof/>
        </w:rPr>
      </w:pPr>
      <w:r w:rsidRPr="00FB16E3">
        <w:rPr>
          <w:noProof/>
        </w:rPr>
        <w:t>Zuur, A., E. N. Ieno, and G. M. Smith. 2007. Analyzing ecological data. Springer.</w:t>
      </w:r>
    </w:p>
    <w:p w14:paraId="6069F100" w14:textId="77777777" w:rsidR="00FB16E3" w:rsidRPr="00FB16E3" w:rsidRDefault="00FB16E3" w:rsidP="00FB16E3">
      <w:pPr>
        <w:pStyle w:val="EndNoteBibliography"/>
        <w:ind w:left="720" w:hanging="720"/>
        <w:rPr>
          <w:noProof/>
        </w:rPr>
      </w:pPr>
      <w:r w:rsidRPr="00FB16E3">
        <w:rPr>
          <w:noProof/>
        </w:rPr>
        <w:t>Zuur, A. F., and E. N. Ieno. 2016. A protocol for conducting and presenting results of regression</w:t>
      </w:r>
      <w:r w:rsidRPr="00FB16E3">
        <w:rPr>
          <w:rFonts w:ascii="Cambria Math" w:hAnsi="Cambria Math" w:cs="Cambria Math"/>
          <w:noProof/>
        </w:rPr>
        <w:t>‐</w:t>
      </w:r>
      <w:r w:rsidRPr="00FB16E3">
        <w:rPr>
          <w:noProof/>
        </w:rPr>
        <w:t xml:space="preserve">type analyses. Methods in Ecology and Evolution </w:t>
      </w:r>
      <w:r w:rsidRPr="00FB16E3">
        <w:rPr>
          <w:b/>
          <w:noProof/>
        </w:rPr>
        <w:t>7</w:t>
      </w:r>
      <w:r w:rsidRPr="00FB16E3">
        <w:rPr>
          <w:noProof/>
        </w:rPr>
        <w:t>:636-645.</w:t>
      </w:r>
    </w:p>
    <w:p w14:paraId="122E8080" w14:textId="77777777" w:rsidR="00FB16E3" w:rsidRPr="00FB16E3" w:rsidRDefault="00FB16E3" w:rsidP="00FB16E3">
      <w:pPr>
        <w:pStyle w:val="EndNoteBibliography"/>
        <w:ind w:left="720" w:hanging="720"/>
        <w:rPr>
          <w:noProof/>
        </w:rPr>
      </w:pPr>
      <w:r w:rsidRPr="00FB16E3">
        <w:rPr>
          <w:noProof/>
        </w:rPr>
        <w:t xml:space="preserve">Zuur, A. F., E. N. Ieno, and C. S. Elphick. 2010. A protocol for data exploration to avoid common statistical problems. Methods in Ecology and Evolution </w:t>
      </w:r>
      <w:r w:rsidRPr="00FB16E3">
        <w:rPr>
          <w:b/>
          <w:noProof/>
        </w:rPr>
        <w:t>1</w:t>
      </w:r>
      <w:r w:rsidRPr="00FB16E3">
        <w:rPr>
          <w:noProof/>
        </w:rPr>
        <w:t>:3-14.</w:t>
      </w:r>
    </w:p>
    <w:p w14:paraId="06E7B88A" w14:textId="5B4F7453" w:rsidR="008A5B34" w:rsidRPr="008A5B34" w:rsidRDefault="00221805" w:rsidP="006C55CD">
      <w:pPr>
        <w:rPr>
          <w:color w:val="0B5394"/>
          <w:lang w:val="en-US"/>
        </w:rPr>
      </w:pPr>
      <w:r>
        <w:rPr>
          <w:color w:val="0B5394"/>
          <w:lang w:val="en-US"/>
        </w:rPr>
        <w:fldChar w:fldCharType="end"/>
      </w:r>
    </w:p>
    <w:sectPr w:rsidR="008A5B34" w:rsidRPr="008A5B34">
      <w:pgSz w:w="12240" w:h="15840"/>
      <w:pgMar w:top="1440" w:right="1440" w:bottom="1440" w:left="1440"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6" w:author="Jason Fisher" w:date="2026-06-26T14:44:00Z" w:initials="JF">
    <w:p w14:paraId="4D482E86" w14:textId="77777777" w:rsidR="008961CE" w:rsidRDefault="008961CE" w:rsidP="008961CE">
      <w:r>
        <w:rPr>
          <w:rStyle w:val="CommentReference"/>
        </w:rPr>
        <w:annotationRef/>
      </w:r>
      <w:r>
        <w:rPr>
          <w:sz w:val="20"/>
          <w:szCs w:val="20"/>
        </w:rPr>
        <w:t>Here you could go full smartass and state there is no theoretical reason why you could not examine many more spatial scales - in fact plenty of theoretical reasons why you SHOULD expand the set. Cite Marissa's new work and the classics. If you choose to do this let me know, I can help... but this may suffice.</w:t>
      </w:r>
    </w:p>
  </w:comment>
  <w:comment w:id="7" w:author="Aidan Brushett" w:date="2026-06-30T16:58:00Z" w:initials="AB">
    <w:p w14:paraId="41F2AC65" w14:textId="77777777" w:rsidR="00FB16E3" w:rsidRDefault="00FB16E3" w:rsidP="00FB16E3">
      <w:pPr>
        <w:pStyle w:val="CommentText"/>
      </w:pPr>
      <w:r>
        <w:rPr>
          <w:rStyle w:val="CommentReference"/>
        </w:rPr>
        <w:annotationRef/>
      </w:r>
      <w:r>
        <w:rPr>
          <w:lang w:val="en-CA"/>
        </w:rPr>
        <w:t>Maybe we leave as is?</w:t>
      </w:r>
    </w:p>
  </w:comment>
  <w:comment w:id="9" w:author="Jason Fisher" w:date="2026-06-26T14:45:00Z" w:initials="JF">
    <w:p w14:paraId="1B3E2E2D" w14:textId="77777777" w:rsidR="008961CE" w:rsidRDefault="008961CE" w:rsidP="008961CE">
      <w:r>
        <w:rPr>
          <w:rStyle w:val="CommentReference"/>
        </w:rPr>
        <w:annotationRef/>
      </w:r>
      <w:r>
        <w:rPr>
          <w:sz w:val="20"/>
          <w:szCs w:val="20"/>
        </w:rPr>
        <w:t>Nicely comprehensive</w:t>
      </w:r>
    </w:p>
  </w:comment>
  <w:comment w:id="29" w:author="Jason Fisher" w:date="2026-06-26T14:54:00Z" w:initials="JF">
    <w:p w14:paraId="16ACF32B" w14:textId="77777777" w:rsidR="003160F8" w:rsidRDefault="003160F8" w:rsidP="003160F8">
      <w:r>
        <w:rPr>
          <w:rStyle w:val="CommentReference"/>
        </w:rPr>
        <w:annotationRef/>
      </w:r>
      <w:r>
        <w:rPr>
          <w:sz w:val="20"/>
          <w:szCs w:val="20"/>
        </w:rPr>
        <w:t>added a citation</w:t>
      </w:r>
    </w:p>
  </w:comment>
  <w:comment w:id="50" w:author="Jason Fisher" w:date="2026-06-26T15:01:00Z" w:initials="JF">
    <w:p w14:paraId="0A085D8A" w14:textId="77777777" w:rsidR="003160F8" w:rsidRDefault="003160F8" w:rsidP="003160F8">
      <w:r>
        <w:rPr>
          <w:rStyle w:val="CommentReference"/>
        </w:rPr>
        <w:annotationRef/>
      </w:r>
      <w:r>
        <w:rPr>
          <w:sz w:val="20"/>
          <w:szCs w:val="20"/>
        </w:rPr>
        <w:t>Consider using some of these references and the argument in your revised ms. if you haven't already (I'm reading this response, first).</w:t>
      </w:r>
    </w:p>
  </w:comment>
  <w:comment w:id="51" w:author="Aidan Brushett" w:date="2026-06-30T21:56:00Z" w:initials="AB">
    <w:p w14:paraId="1D93EC1B" w14:textId="77777777" w:rsidR="00241587" w:rsidRDefault="00241587" w:rsidP="00241587">
      <w:pPr>
        <w:pStyle w:val="CommentText"/>
      </w:pPr>
      <w:r>
        <w:rPr>
          <w:rStyle w:val="CommentReference"/>
        </w:rPr>
        <w:annotationRef/>
      </w:r>
      <w:r>
        <w:rPr>
          <w:lang w:val="en-CA"/>
        </w:rPr>
        <w:t>Done</w:t>
      </w:r>
    </w:p>
  </w:comment>
  <w:comment w:id="84" w:author="Jason Fisher" w:date="2026-06-26T15:02:00Z" w:initials="JF">
    <w:p w14:paraId="3555C8D6" w14:textId="77777777" w:rsidR="003160F8" w:rsidRDefault="003160F8" w:rsidP="003160F8">
      <w:r>
        <w:rPr>
          <w:rStyle w:val="CommentReference"/>
        </w:rPr>
        <w:annotationRef/>
      </w:r>
      <w:r>
        <w:rPr>
          <w:sz w:val="20"/>
          <w:szCs w:val="20"/>
        </w:rPr>
        <w:t>I disagree and is my comments here I explain why.</w:t>
      </w:r>
    </w:p>
  </w:comment>
  <w:comment w:id="85" w:author="Aidan Brushett" w:date="2026-06-30T22:38:00Z" w:initials="AB">
    <w:p w14:paraId="395810D5" w14:textId="77777777" w:rsidR="000611CC" w:rsidRDefault="000611CC" w:rsidP="000611CC">
      <w:pPr>
        <w:pStyle w:val="CommentText"/>
      </w:pPr>
      <w:r>
        <w:rPr>
          <w:rStyle w:val="CommentReference"/>
        </w:rPr>
        <w:annotationRef/>
      </w:r>
      <w:r>
        <w:rPr>
          <w:lang w:val="en-CA"/>
        </w:rPr>
        <w:t>Good revision and suggestion</w:t>
      </w:r>
    </w:p>
  </w:comment>
  <w:comment w:id="117" w:author="Jason Fisher" w:date="2026-06-26T15:17:00Z" w:initials="JF">
    <w:p w14:paraId="03FFDEF5" w14:textId="77777777" w:rsidR="00F07E10" w:rsidRDefault="00F07E10" w:rsidP="00F07E10">
      <w:r>
        <w:rPr>
          <w:rStyle w:val="CommentReference"/>
        </w:rPr>
        <w:annotationRef/>
      </w:r>
      <w:r>
        <w:rPr>
          <w:sz w:val="20"/>
          <w:szCs w:val="20"/>
        </w:rPr>
        <w:t>Not accurate, I revised.</w:t>
      </w:r>
    </w:p>
  </w:comment>
  <w:comment w:id="159" w:author="Jason Fisher" w:date="2026-06-26T15:28:00Z" w:initials="JF">
    <w:p w14:paraId="2AD4C22F" w14:textId="77777777" w:rsidR="00180B3F" w:rsidRDefault="00180B3F" w:rsidP="00180B3F">
      <w:r>
        <w:rPr>
          <w:rStyle w:val="CommentReference"/>
        </w:rPr>
        <w:annotationRef/>
      </w:r>
      <w:r>
        <w:rPr>
          <w:sz w:val="20"/>
          <w:szCs w:val="20"/>
        </w:rPr>
        <w:t>Check this has been done :)</w:t>
      </w:r>
    </w:p>
  </w:comment>
  <w:comment w:id="160" w:author="Aidan Brushett" w:date="2026-06-30T22:38:00Z" w:initials="AB">
    <w:p w14:paraId="4498F062" w14:textId="77777777" w:rsidR="000611CC" w:rsidRDefault="000611CC" w:rsidP="000611CC">
      <w:pPr>
        <w:pStyle w:val="CommentText"/>
      </w:pPr>
      <w:r>
        <w:rPr>
          <w:rStyle w:val="CommentReference"/>
        </w:rPr>
        <w:annotationRef/>
      </w:r>
      <w:r>
        <w:rPr>
          <w:lang w:val="en-CA"/>
        </w:rPr>
        <w:t>Yes</w:t>
      </w:r>
    </w:p>
  </w:comment>
  <w:comment w:id="170" w:author="Jason Fisher" w:date="2026-06-26T15:32:00Z" w:initials="JF">
    <w:p w14:paraId="182C2FC7" w14:textId="77777777" w:rsidR="00180B3F" w:rsidRDefault="00180B3F" w:rsidP="00180B3F">
      <w:r>
        <w:rPr>
          <w:rStyle w:val="CommentReference"/>
        </w:rPr>
        <w:annotationRef/>
      </w:r>
      <w:r>
        <w:rPr>
          <w:sz w:val="20"/>
          <w:szCs w:val="20"/>
        </w:rPr>
        <w:t>Sorry I screwed up your figure but what monster doesn't group their elements and alignwith text top to bottom? :)</w:t>
      </w:r>
    </w:p>
  </w:comment>
  <w:comment w:id="171" w:author="Aidan Brushett" w:date="2026-06-30T16:38:00Z" w:initials="AB">
    <w:p w14:paraId="754BF89A" w14:textId="77777777" w:rsidR="00D31D68" w:rsidRDefault="00D31D68" w:rsidP="00D31D68">
      <w:pPr>
        <w:pStyle w:val="CommentText"/>
      </w:pPr>
      <w:r>
        <w:rPr>
          <w:rStyle w:val="CommentReference"/>
        </w:rPr>
        <w:annotationRef/>
      </w:r>
      <w:r>
        <w:rPr>
          <w:lang w:val="en-CA"/>
        </w:rPr>
        <w:t>Hey man I made this in 2min</w:t>
      </w:r>
    </w:p>
  </w:comment>
  <w:comment w:id="162" w:author="Jason Fisher" w:date="2026-06-26T15:32:00Z" w:initials="JF">
    <w:p w14:paraId="559A515B" w14:textId="77777777" w:rsidR="00180B3F" w:rsidRDefault="00180B3F" w:rsidP="00180B3F">
      <w:r>
        <w:rPr>
          <w:rStyle w:val="CommentReference"/>
        </w:rPr>
        <w:annotationRef/>
      </w:r>
      <w:r>
        <w:rPr>
          <w:sz w:val="20"/>
          <w:szCs w:val="20"/>
        </w:rPr>
        <w:t>I have a real concern this is (1) getting into weeds unnecessarily and (2) opening up to further criticisms. Happy to discuss.</w:t>
      </w:r>
    </w:p>
  </w:comment>
  <w:comment w:id="163" w:author="Aidan Brushett" w:date="2026-06-30T16:42:00Z" w:initials="AB">
    <w:p w14:paraId="79A02FC9" w14:textId="77777777" w:rsidR="00D31D68" w:rsidRDefault="00D31D68" w:rsidP="00D31D68">
      <w:pPr>
        <w:pStyle w:val="CommentText"/>
      </w:pPr>
      <w:r>
        <w:rPr>
          <w:rStyle w:val="CommentReference"/>
        </w:rPr>
        <w:annotationRef/>
      </w:r>
      <w:r>
        <w:rPr>
          <w:lang w:val="en-CA"/>
        </w:rPr>
        <w:t>In consideration of this comment I think we can delete Point 2 altogether and save it in case R2 really digs in...</w:t>
      </w:r>
    </w:p>
  </w:comment>
  <w:comment w:id="164" w:author="Aidan Brushett" w:date="2026-06-30T17:09:00Z" w:initials="AB">
    <w:p w14:paraId="42431846" w14:textId="77777777" w:rsidR="0046565A" w:rsidRDefault="0046565A" w:rsidP="0046565A">
      <w:pPr>
        <w:pStyle w:val="CommentText"/>
      </w:pPr>
      <w:r>
        <w:rPr>
          <w:rStyle w:val="CommentReference"/>
        </w:rPr>
        <w:annotationRef/>
      </w:r>
      <w:r>
        <w:rPr>
          <w:lang w:val="en-CA"/>
        </w:rPr>
        <w:t>Also means we can delete the figure</w:t>
      </w:r>
    </w:p>
  </w:comment>
  <w:comment w:id="199" w:author="Jason Fisher" w:date="2026-06-29T12:24:00Z" w:initials="JF">
    <w:p w14:paraId="1FABA74D" w14:textId="77777777" w:rsidR="00F553DD" w:rsidRDefault="00F553DD" w:rsidP="00F553DD">
      <w:r>
        <w:rPr>
          <w:rStyle w:val="CommentReference"/>
        </w:rPr>
        <w:annotationRef/>
      </w:r>
      <w:r>
        <w:rPr>
          <w:sz w:val="20"/>
          <w:szCs w:val="20"/>
        </w:rPr>
        <w:t>Seems reasonable.</w:t>
      </w:r>
    </w:p>
  </w:comment>
  <w:comment w:id="205" w:author="Jason Fisher" w:date="2026-06-29T12:32:00Z" w:initials="JF">
    <w:p w14:paraId="168A4CBF" w14:textId="77777777" w:rsidR="00EC2149" w:rsidRDefault="00EC2149" w:rsidP="00EC2149">
      <w:r>
        <w:rPr>
          <w:rStyle w:val="CommentReference"/>
        </w:rPr>
        <w:annotationRef/>
      </w:r>
      <w:r>
        <w:rPr>
          <w:sz w:val="20"/>
          <w:szCs w:val="20"/>
        </w:rPr>
        <w:t>excellent response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D482E86" w15:done="0"/>
  <w15:commentEx w15:paraId="41F2AC65" w15:paraIdParent="4D482E86" w15:done="0"/>
  <w15:commentEx w15:paraId="1B3E2E2D" w15:done="0"/>
  <w15:commentEx w15:paraId="16ACF32B" w15:done="0"/>
  <w15:commentEx w15:paraId="0A085D8A" w15:done="0"/>
  <w15:commentEx w15:paraId="1D93EC1B" w15:paraIdParent="0A085D8A" w15:done="0"/>
  <w15:commentEx w15:paraId="3555C8D6" w15:done="0"/>
  <w15:commentEx w15:paraId="395810D5" w15:paraIdParent="3555C8D6" w15:done="0"/>
  <w15:commentEx w15:paraId="03FFDEF5" w15:done="0"/>
  <w15:commentEx w15:paraId="2AD4C22F" w15:done="0"/>
  <w15:commentEx w15:paraId="4498F062" w15:paraIdParent="2AD4C22F" w15:done="0"/>
  <w15:commentEx w15:paraId="182C2FC7" w15:done="0"/>
  <w15:commentEx w15:paraId="754BF89A" w15:paraIdParent="182C2FC7" w15:done="0"/>
  <w15:commentEx w15:paraId="559A515B" w15:done="0"/>
  <w15:commentEx w15:paraId="79A02FC9" w15:paraIdParent="559A515B" w15:done="0"/>
  <w15:commentEx w15:paraId="42431846" w15:paraIdParent="559A515B" w15:done="0"/>
  <w15:commentEx w15:paraId="1FABA74D" w15:done="0"/>
  <w15:commentEx w15:paraId="168A4CB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1C818B3" w16cex:dateUtc="2026-06-26T21:44:00Z"/>
  <w16cex:commentExtensible w16cex:durableId="592D87C0" w16cex:dateUtc="2026-06-30T23:58:00Z"/>
  <w16cex:commentExtensible w16cex:durableId="1D692C79" w16cex:dateUtc="2026-06-26T21:45:00Z"/>
  <w16cex:commentExtensible w16cex:durableId="2F33ABD4" w16cex:dateUtc="2026-06-26T21:54:00Z"/>
  <w16cex:commentExtensible w16cex:durableId="286C7917" w16cex:dateUtc="2026-06-26T22:01:00Z"/>
  <w16cex:commentExtensible w16cex:durableId="5E66745B" w16cex:dateUtc="2026-07-01T04:56:00Z"/>
  <w16cex:commentExtensible w16cex:durableId="055CFA38" w16cex:dateUtc="2026-06-26T22:02:00Z"/>
  <w16cex:commentExtensible w16cex:durableId="29322302" w16cex:dateUtc="2026-07-01T05:38:00Z"/>
  <w16cex:commentExtensible w16cex:durableId="2CA37580" w16cex:dateUtc="2026-06-26T22:17:00Z"/>
  <w16cex:commentExtensible w16cex:durableId="32A751D7" w16cex:dateUtc="2026-06-26T22:28:00Z"/>
  <w16cex:commentExtensible w16cex:durableId="7215C1E2" w16cex:dateUtc="2026-07-01T05:38:00Z"/>
  <w16cex:commentExtensible w16cex:durableId="421CA8CE" w16cex:dateUtc="2026-06-26T22:32:00Z"/>
  <w16cex:commentExtensible w16cex:durableId="7DEC6173" w16cex:dateUtc="2026-06-30T23:38:00Z"/>
  <w16cex:commentExtensible w16cex:durableId="1BD7C82F" w16cex:dateUtc="2026-06-26T22:32:00Z"/>
  <w16cex:commentExtensible w16cex:durableId="71C237C2" w16cex:dateUtc="2026-06-30T23:42:00Z"/>
  <w16cex:commentExtensible w16cex:durableId="1554B248" w16cex:dateUtc="2026-07-01T00:09:00Z"/>
  <w16cex:commentExtensible w16cex:durableId="01D6AC9D" w16cex:dateUtc="2026-06-29T19:24:00Z"/>
  <w16cex:commentExtensible w16cex:durableId="78A136BC" w16cex:dateUtc="2026-06-29T19:3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D482E86" w16cid:durableId="31C818B3"/>
  <w16cid:commentId w16cid:paraId="41F2AC65" w16cid:durableId="592D87C0"/>
  <w16cid:commentId w16cid:paraId="1B3E2E2D" w16cid:durableId="1D692C79"/>
  <w16cid:commentId w16cid:paraId="16ACF32B" w16cid:durableId="2F33ABD4"/>
  <w16cid:commentId w16cid:paraId="0A085D8A" w16cid:durableId="286C7917"/>
  <w16cid:commentId w16cid:paraId="1D93EC1B" w16cid:durableId="5E66745B"/>
  <w16cid:commentId w16cid:paraId="3555C8D6" w16cid:durableId="055CFA38"/>
  <w16cid:commentId w16cid:paraId="395810D5" w16cid:durableId="29322302"/>
  <w16cid:commentId w16cid:paraId="03FFDEF5" w16cid:durableId="2CA37580"/>
  <w16cid:commentId w16cid:paraId="2AD4C22F" w16cid:durableId="32A751D7"/>
  <w16cid:commentId w16cid:paraId="4498F062" w16cid:durableId="7215C1E2"/>
  <w16cid:commentId w16cid:paraId="182C2FC7" w16cid:durableId="421CA8CE"/>
  <w16cid:commentId w16cid:paraId="754BF89A" w16cid:durableId="7DEC6173"/>
  <w16cid:commentId w16cid:paraId="559A515B" w16cid:durableId="1BD7C82F"/>
  <w16cid:commentId w16cid:paraId="79A02FC9" w16cid:durableId="71C237C2"/>
  <w16cid:commentId w16cid:paraId="42431846" w16cid:durableId="1554B248"/>
  <w16cid:commentId w16cid:paraId="1FABA74D" w16cid:durableId="01D6AC9D"/>
  <w16cid:commentId w16cid:paraId="168A4CBF" w16cid:durableId="78A136BC"/>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A24D9A09-138E-4AA5-8D45-BE8ECB59B5D4}"/>
    <w:embedBold r:id="rId2" w:fontKey="{26F8CE82-DDDA-496C-866D-FAD44A8643D2}"/>
  </w:font>
  <w:font w:name="Cambria Math">
    <w:panose1 w:val="02040503050406030204"/>
    <w:charset w:val="00"/>
    <w:family w:val="roman"/>
    <w:pitch w:val="variable"/>
    <w:sig w:usb0="E00006FF" w:usb1="420024FF" w:usb2="02000000" w:usb3="00000000" w:csb0="0000019F" w:csb1="00000000"/>
    <w:embedRegular r:id="rId3" w:fontKey="{FD27C415-44AF-4B80-B0FA-9378BA5F7B8A}"/>
  </w:font>
  <w:font w:name="Cambria">
    <w:panose1 w:val="02040503050406030204"/>
    <w:charset w:val="00"/>
    <w:family w:val="roman"/>
    <w:pitch w:val="variable"/>
    <w:sig w:usb0="E00006FF" w:usb1="420024FF" w:usb2="02000000" w:usb3="00000000" w:csb0="0000019F" w:csb1="00000000"/>
    <w:embedRegular r:id="rId4" w:fontKey="{02F6FC20-BA24-44C9-B236-89706E31203D}"/>
  </w:font>
</w:fonts>
</file>

<file path=word/intelligence2.xml><?xml version="1.0" encoding="utf-8"?>
<int2:intelligence xmlns:int2="http://schemas.microsoft.com/office/intelligence/2020/intelligence" xmlns:oel="http://schemas.microsoft.com/office/2019/extlst">
  <int2:observations>
    <int2:bookmark int2:bookmarkName="_Int_2oX3lrWh" int2:invalidationBookmarkName="" int2:hashCode="DQdOVP8U55yOXQ" int2:id="69tpx26U">
      <int2:state int2:value="Rejected" int2:type="AugLoop_Text_Critiqu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5D9B5"/>
    <w:multiLevelType w:val="multilevel"/>
    <w:tmpl w:val="52EC9B9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1E7F462B"/>
    <w:multiLevelType w:val="multilevel"/>
    <w:tmpl w:val="46A822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223FBFD"/>
    <w:multiLevelType w:val="multilevel"/>
    <w:tmpl w:val="70A036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360D1C4A"/>
    <w:multiLevelType w:val="multilevel"/>
    <w:tmpl w:val="AD54E6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39AB4F9D"/>
    <w:multiLevelType w:val="multilevel"/>
    <w:tmpl w:val="E46238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3BF6028D"/>
    <w:multiLevelType w:val="multilevel"/>
    <w:tmpl w:val="C3C4B9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3C6C8F18"/>
    <w:multiLevelType w:val="multilevel"/>
    <w:tmpl w:val="199E33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5724FF46"/>
    <w:multiLevelType w:val="multilevel"/>
    <w:tmpl w:val="145ED0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74C02D62"/>
    <w:multiLevelType w:val="hybridMultilevel"/>
    <w:tmpl w:val="A01CC4EE"/>
    <w:lvl w:ilvl="0" w:tplc="10090011">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16cid:durableId="1193768398">
    <w:abstractNumId w:val="1"/>
  </w:num>
  <w:num w:numId="2" w16cid:durableId="884951236">
    <w:abstractNumId w:val="7"/>
  </w:num>
  <w:num w:numId="3" w16cid:durableId="1962959173">
    <w:abstractNumId w:val="0"/>
  </w:num>
  <w:num w:numId="4" w16cid:durableId="2027898371">
    <w:abstractNumId w:val="6"/>
  </w:num>
  <w:num w:numId="5" w16cid:durableId="1257593894">
    <w:abstractNumId w:val="5"/>
  </w:num>
  <w:num w:numId="6" w16cid:durableId="1405957913">
    <w:abstractNumId w:val="3"/>
  </w:num>
  <w:num w:numId="7" w16cid:durableId="677655810">
    <w:abstractNumId w:val="2"/>
  </w:num>
  <w:num w:numId="8" w16cid:durableId="467555481">
    <w:abstractNumId w:val="4"/>
  </w:num>
  <w:num w:numId="9" w16cid:durableId="2049648844">
    <w:abstractNumId w:val="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idan Brushett">
    <w15:presenceInfo w15:providerId="AD" w15:userId="S::aidanbrushett@uvic.ca::79f1cd53-c6ba-4df3-9bfe-5cae54bda018"/>
  </w15:person>
  <w15:person w15:author="Jason Fisher">
    <w15:presenceInfo w15:providerId="AD" w15:userId="S::fisherj@uvic.ca::dbd50c63-e2d2-4297-91e3-efc007f43ca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1&lt;/Suspended&gt;&lt;/ENInstantFormat&gt;"/>
    <w:docVar w:name="EN.Layout" w:val="&lt;ENLayout&gt;&lt;Style&gt;Ecology&lt;/Style&gt;&lt;LeftDelim&gt;{&lt;/LeftDelim&gt;&lt;RightDelim&gt;}&lt;/RightDelim&gt;&lt;FontName&gt;Arial&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9tstv0xa32zvryewwazvzrxwse9ef0zfrtsx&quot;&gt;Brushett_All_References&lt;record-ids&gt;&lt;item&gt;1529&lt;/item&gt;&lt;item&gt;1585&lt;/item&gt;&lt;item&gt;2345&lt;/item&gt;&lt;/record-ids&gt;&lt;/item&gt;&lt;/Libraries&gt;"/>
  </w:docVars>
  <w:rsids>
    <w:rsidRoot w:val="1185683A"/>
    <w:rsid w:val="000070B7"/>
    <w:rsid w:val="000208D2"/>
    <w:rsid w:val="000303D0"/>
    <w:rsid w:val="00030BE1"/>
    <w:rsid w:val="000344E7"/>
    <w:rsid w:val="00034AE9"/>
    <w:rsid w:val="00043602"/>
    <w:rsid w:val="00057342"/>
    <w:rsid w:val="000611CC"/>
    <w:rsid w:val="00062E5A"/>
    <w:rsid w:val="0007376E"/>
    <w:rsid w:val="00085A4D"/>
    <w:rsid w:val="000C36CD"/>
    <w:rsid w:val="000D429D"/>
    <w:rsid w:val="000E7958"/>
    <w:rsid w:val="000F2E0E"/>
    <w:rsid w:val="000F68D1"/>
    <w:rsid w:val="000F6E47"/>
    <w:rsid w:val="00131F50"/>
    <w:rsid w:val="00141C21"/>
    <w:rsid w:val="0014202D"/>
    <w:rsid w:val="0016157A"/>
    <w:rsid w:val="00172DFF"/>
    <w:rsid w:val="00180B3F"/>
    <w:rsid w:val="00182CBB"/>
    <w:rsid w:val="0019358B"/>
    <w:rsid w:val="001A523F"/>
    <w:rsid w:val="001D18DC"/>
    <w:rsid w:val="00201437"/>
    <w:rsid w:val="00221805"/>
    <w:rsid w:val="002341A6"/>
    <w:rsid w:val="00241587"/>
    <w:rsid w:val="00246AD2"/>
    <w:rsid w:val="002570ED"/>
    <w:rsid w:val="00265F00"/>
    <w:rsid w:val="00283B6A"/>
    <w:rsid w:val="0029565D"/>
    <w:rsid w:val="002B6C24"/>
    <w:rsid w:val="002D0432"/>
    <w:rsid w:val="002D624C"/>
    <w:rsid w:val="002E0487"/>
    <w:rsid w:val="002F7C7B"/>
    <w:rsid w:val="003034D5"/>
    <w:rsid w:val="00307B4B"/>
    <w:rsid w:val="00313BC4"/>
    <w:rsid w:val="003160F8"/>
    <w:rsid w:val="00331044"/>
    <w:rsid w:val="00339877"/>
    <w:rsid w:val="00344D24"/>
    <w:rsid w:val="00351BF8"/>
    <w:rsid w:val="00361C38"/>
    <w:rsid w:val="00373D6C"/>
    <w:rsid w:val="00380462"/>
    <w:rsid w:val="003C3786"/>
    <w:rsid w:val="003C57E2"/>
    <w:rsid w:val="003E1F3E"/>
    <w:rsid w:val="003E683B"/>
    <w:rsid w:val="003E7AAD"/>
    <w:rsid w:val="00424C81"/>
    <w:rsid w:val="0045478A"/>
    <w:rsid w:val="0046565A"/>
    <w:rsid w:val="0048094F"/>
    <w:rsid w:val="00492543"/>
    <w:rsid w:val="00493AE4"/>
    <w:rsid w:val="004A1E25"/>
    <w:rsid w:val="004A33AF"/>
    <w:rsid w:val="004A7416"/>
    <w:rsid w:val="004C3849"/>
    <w:rsid w:val="004C73ED"/>
    <w:rsid w:val="004D5C7F"/>
    <w:rsid w:val="004D6EC7"/>
    <w:rsid w:val="0053165B"/>
    <w:rsid w:val="00533CE4"/>
    <w:rsid w:val="0053578E"/>
    <w:rsid w:val="00546F76"/>
    <w:rsid w:val="00553F9E"/>
    <w:rsid w:val="005740E8"/>
    <w:rsid w:val="00575206"/>
    <w:rsid w:val="00590E71"/>
    <w:rsid w:val="00591D10"/>
    <w:rsid w:val="005A34E8"/>
    <w:rsid w:val="005A56AB"/>
    <w:rsid w:val="005D69A4"/>
    <w:rsid w:val="005E1D53"/>
    <w:rsid w:val="005E7AEF"/>
    <w:rsid w:val="006071D2"/>
    <w:rsid w:val="0063676F"/>
    <w:rsid w:val="00636945"/>
    <w:rsid w:val="006576BB"/>
    <w:rsid w:val="0068046C"/>
    <w:rsid w:val="00684413"/>
    <w:rsid w:val="006A42A6"/>
    <w:rsid w:val="006C55CD"/>
    <w:rsid w:val="006D3F5C"/>
    <w:rsid w:val="006E0E31"/>
    <w:rsid w:val="006E1E07"/>
    <w:rsid w:val="006F6278"/>
    <w:rsid w:val="006F6ADB"/>
    <w:rsid w:val="007031F5"/>
    <w:rsid w:val="00705D83"/>
    <w:rsid w:val="00724197"/>
    <w:rsid w:val="00763202"/>
    <w:rsid w:val="00775231"/>
    <w:rsid w:val="00783DE9"/>
    <w:rsid w:val="007D05DA"/>
    <w:rsid w:val="007E4463"/>
    <w:rsid w:val="007E4C7A"/>
    <w:rsid w:val="007E71D2"/>
    <w:rsid w:val="007F6BE9"/>
    <w:rsid w:val="0080008A"/>
    <w:rsid w:val="00804966"/>
    <w:rsid w:val="00821883"/>
    <w:rsid w:val="00826083"/>
    <w:rsid w:val="0083011F"/>
    <w:rsid w:val="00857D77"/>
    <w:rsid w:val="00871D33"/>
    <w:rsid w:val="008722FA"/>
    <w:rsid w:val="00881200"/>
    <w:rsid w:val="008922CD"/>
    <w:rsid w:val="008961CE"/>
    <w:rsid w:val="008A5B34"/>
    <w:rsid w:val="008F2F6A"/>
    <w:rsid w:val="008F7360"/>
    <w:rsid w:val="0090304D"/>
    <w:rsid w:val="00903E83"/>
    <w:rsid w:val="00903FCE"/>
    <w:rsid w:val="00907F04"/>
    <w:rsid w:val="00923638"/>
    <w:rsid w:val="00930C79"/>
    <w:rsid w:val="00931718"/>
    <w:rsid w:val="0093195B"/>
    <w:rsid w:val="00935BCA"/>
    <w:rsid w:val="00951B3A"/>
    <w:rsid w:val="00990FF8"/>
    <w:rsid w:val="00997940"/>
    <w:rsid w:val="009A314C"/>
    <w:rsid w:val="009D0CC7"/>
    <w:rsid w:val="009D638A"/>
    <w:rsid w:val="009E039F"/>
    <w:rsid w:val="00A30870"/>
    <w:rsid w:val="00A334EB"/>
    <w:rsid w:val="00A70B95"/>
    <w:rsid w:val="00A829F2"/>
    <w:rsid w:val="00A93842"/>
    <w:rsid w:val="00AB282C"/>
    <w:rsid w:val="00AE2F69"/>
    <w:rsid w:val="00AE43A9"/>
    <w:rsid w:val="00AF2BE7"/>
    <w:rsid w:val="00B11B8E"/>
    <w:rsid w:val="00B50201"/>
    <w:rsid w:val="00B610FD"/>
    <w:rsid w:val="00B755F8"/>
    <w:rsid w:val="00B8631C"/>
    <w:rsid w:val="00BA37BD"/>
    <w:rsid w:val="00BA50C6"/>
    <w:rsid w:val="00BB18FE"/>
    <w:rsid w:val="00BB5D91"/>
    <w:rsid w:val="00BE0A5D"/>
    <w:rsid w:val="00BE1620"/>
    <w:rsid w:val="00BE3765"/>
    <w:rsid w:val="00C10F0B"/>
    <w:rsid w:val="00C402C3"/>
    <w:rsid w:val="00C62C0F"/>
    <w:rsid w:val="00C75567"/>
    <w:rsid w:val="00C86D6C"/>
    <w:rsid w:val="00C96216"/>
    <w:rsid w:val="00CD3B80"/>
    <w:rsid w:val="00CD43EB"/>
    <w:rsid w:val="00CD5CDB"/>
    <w:rsid w:val="00CE1DF1"/>
    <w:rsid w:val="00CE20B2"/>
    <w:rsid w:val="00D06581"/>
    <w:rsid w:val="00D153D8"/>
    <w:rsid w:val="00D27A13"/>
    <w:rsid w:val="00D31D68"/>
    <w:rsid w:val="00D428E3"/>
    <w:rsid w:val="00D53D01"/>
    <w:rsid w:val="00D936F2"/>
    <w:rsid w:val="00D96BF8"/>
    <w:rsid w:val="00DA3303"/>
    <w:rsid w:val="00DB5459"/>
    <w:rsid w:val="00DD5160"/>
    <w:rsid w:val="00DE428E"/>
    <w:rsid w:val="00DF06A4"/>
    <w:rsid w:val="00E01A52"/>
    <w:rsid w:val="00E01B5A"/>
    <w:rsid w:val="00E2477A"/>
    <w:rsid w:val="00E463DE"/>
    <w:rsid w:val="00E5698D"/>
    <w:rsid w:val="00E731AF"/>
    <w:rsid w:val="00EC2149"/>
    <w:rsid w:val="00EC24D7"/>
    <w:rsid w:val="00EC3375"/>
    <w:rsid w:val="00EE4044"/>
    <w:rsid w:val="00EF632B"/>
    <w:rsid w:val="00EF7797"/>
    <w:rsid w:val="00F0690D"/>
    <w:rsid w:val="00F07E10"/>
    <w:rsid w:val="00F17F63"/>
    <w:rsid w:val="00F54FF9"/>
    <w:rsid w:val="00F553DD"/>
    <w:rsid w:val="00F72386"/>
    <w:rsid w:val="00FA226A"/>
    <w:rsid w:val="00FA60D3"/>
    <w:rsid w:val="00FB16E3"/>
    <w:rsid w:val="00FB65F4"/>
    <w:rsid w:val="00FC406B"/>
    <w:rsid w:val="00FC7C6A"/>
    <w:rsid w:val="00FE709A"/>
    <w:rsid w:val="00FF6DED"/>
    <w:rsid w:val="01EF37DC"/>
    <w:rsid w:val="027EB8EC"/>
    <w:rsid w:val="05BF2015"/>
    <w:rsid w:val="05FAEFDF"/>
    <w:rsid w:val="07B9E44F"/>
    <w:rsid w:val="083349E9"/>
    <w:rsid w:val="0861AF0C"/>
    <w:rsid w:val="0AE85ED7"/>
    <w:rsid w:val="0B1543C1"/>
    <w:rsid w:val="0B1D1A6A"/>
    <w:rsid w:val="0B2297D1"/>
    <w:rsid w:val="0D19C9D7"/>
    <w:rsid w:val="0D92F750"/>
    <w:rsid w:val="0DF2F70F"/>
    <w:rsid w:val="0E3D5497"/>
    <w:rsid w:val="0E622097"/>
    <w:rsid w:val="103E15CF"/>
    <w:rsid w:val="107F2F20"/>
    <w:rsid w:val="1137E13A"/>
    <w:rsid w:val="1185683A"/>
    <w:rsid w:val="1411912E"/>
    <w:rsid w:val="14347B33"/>
    <w:rsid w:val="162235BE"/>
    <w:rsid w:val="165EFF40"/>
    <w:rsid w:val="1774CA1B"/>
    <w:rsid w:val="189ECB69"/>
    <w:rsid w:val="18C106D9"/>
    <w:rsid w:val="19D9E97B"/>
    <w:rsid w:val="1A0FA25C"/>
    <w:rsid w:val="1B0DAB59"/>
    <w:rsid w:val="1BED4D65"/>
    <w:rsid w:val="1C8E955A"/>
    <w:rsid w:val="1DC0A88E"/>
    <w:rsid w:val="1EC10B59"/>
    <w:rsid w:val="1F9F4549"/>
    <w:rsid w:val="1FC817F6"/>
    <w:rsid w:val="204E46F9"/>
    <w:rsid w:val="20F9D695"/>
    <w:rsid w:val="22274CB3"/>
    <w:rsid w:val="22C7C4B2"/>
    <w:rsid w:val="2315E2B9"/>
    <w:rsid w:val="248FDE9D"/>
    <w:rsid w:val="25D6BA1B"/>
    <w:rsid w:val="26D41340"/>
    <w:rsid w:val="28F10197"/>
    <w:rsid w:val="2A7015C6"/>
    <w:rsid w:val="2B513AA5"/>
    <w:rsid w:val="2D9A3E3E"/>
    <w:rsid w:val="2DBB032C"/>
    <w:rsid w:val="2EB8EEFD"/>
    <w:rsid w:val="2F75F995"/>
    <w:rsid w:val="3026BF17"/>
    <w:rsid w:val="3047A7EB"/>
    <w:rsid w:val="31142179"/>
    <w:rsid w:val="34213051"/>
    <w:rsid w:val="35E8B2FA"/>
    <w:rsid w:val="36527F29"/>
    <w:rsid w:val="38A323EC"/>
    <w:rsid w:val="38C1279D"/>
    <w:rsid w:val="3A0FF4B5"/>
    <w:rsid w:val="3A8B18EE"/>
    <w:rsid w:val="3ADBF21C"/>
    <w:rsid w:val="3B7BCBFA"/>
    <w:rsid w:val="3E13FEAD"/>
    <w:rsid w:val="3E7A50B2"/>
    <w:rsid w:val="3EF38719"/>
    <w:rsid w:val="407C51A6"/>
    <w:rsid w:val="40A27CAC"/>
    <w:rsid w:val="41032B3F"/>
    <w:rsid w:val="41C7E7BF"/>
    <w:rsid w:val="41D6B26C"/>
    <w:rsid w:val="4257E161"/>
    <w:rsid w:val="4408603B"/>
    <w:rsid w:val="4787D10F"/>
    <w:rsid w:val="47E7328D"/>
    <w:rsid w:val="486C0F9E"/>
    <w:rsid w:val="4ADA1CE3"/>
    <w:rsid w:val="4FE2BD30"/>
    <w:rsid w:val="5187496C"/>
    <w:rsid w:val="51BFD553"/>
    <w:rsid w:val="541A59F8"/>
    <w:rsid w:val="556E9A30"/>
    <w:rsid w:val="56D80B5C"/>
    <w:rsid w:val="572FD0B9"/>
    <w:rsid w:val="578455F9"/>
    <w:rsid w:val="5790B109"/>
    <w:rsid w:val="586ABCD2"/>
    <w:rsid w:val="590291A5"/>
    <w:rsid w:val="59DE823A"/>
    <w:rsid w:val="59DFE35D"/>
    <w:rsid w:val="5A2799D5"/>
    <w:rsid w:val="5C717FAF"/>
    <w:rsid w:val="5D7164B2"/>
    <w:rsid w:val="5F6DCA2C"/>
    <w:rsid w:val="60904B3F"/>
    <w:rsid w:val="60A80BB6"/>
    <w:rsid w:val="61CDF4D5"/>
    <w:rsid w:val="62349273"/>
    <w:rsid w:val="62FD7991"/>
    <w:rsid w:val="64809B51"/>
    <w:rsid w:val="648D2AF3"/>
    <w:rsid w:val="6526BD3D"/>
    <w:rsid w:val="66324C77"/>
    <w:rsid w:val="66B32C04"/>
    <w:rsid w:val="66B9A008"/>
    <w:rsid w:val="679E970A"/>
    <w:rsid w:val="698AC0E5"/>
    <w:rsid w:val="69EDF4B5"/>
    <w:rsid w:val="6AFF0D5A"/>
    <w:rsid w:val="6B0E3BC9"/>
    <w:rsid w:val="6B257B99"/>
    <w:rsid w:val="6C91C1DB"/>
    <w:rsid w:val="6ECDF6FD"/>
    <w:rsid w:val="6EDC4A91"/>
    <w:rsid w:val="71406635"/>
    <w:rsid w:val="71E4EC18"/>
    <w:rsid w:val="723ECBFE"/>
    <w:rsid w:val="74EC9E94"/>
    <w:rsid w:val="7631177E"/>
    <w:rsid w:val="778106F9"/>
    <w:rsid w:val="7A0BBA9E"/>
    <w:rsid w:val="7A91AC12"/>
    <w:rsid w:val="7AB87DF3"/>
    <w:rsid w:val="7BC469A4"/>
    <w:rsid w:val="7C880CBC"/>
    <w:rsid w:val="7CCB81DC"/>
    <w:rsid w:val="7D1BFEF8"/>
    <w:rsid w:val="7D23AE37"/>
    <w:rsid w:val="7DBE559C"/>
    <w:rsid w:val="7E07F2A7"/>
    <w:rsid w:val="7EC0834C"/>
    <w:rsid w:val="7F70B573"/>
    <w:rsid w:val="7FF53061"/>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57CD4A"/>
  <w15:docId w15:val="{116A5F61-3565-4BFC-B82E-93807B2A6E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CA"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A5B34"/>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character" w:styleId="Hyperlink">
    <w:name w:val="Hyperlink"/>
    <w:basedOn w:val="DefaultParagraphFont"/>
    <w:uiPriority w:val="99"/>
    <w:unhideWhenUsed/>
    <w:rsid w:val="00FA226A"/>
    <w:rPr>
      <w:color w:val="0000FF" w:themeColor="hyperlink"/>
      <w:u w:val="single"/>
    </w:rPr>
  </w:style>
  <w:style w:type="paragraph" w:styleId="NormalWeb">
    <w:name w:val="Normal (Web)"/>
    <w:basedOn w:val="Normal"/>
    <w:uiPriority w:val="99"/>
    <w:semiHidden/>
    <w:unhideWhenUsed/>
    <w:rsid w:val="00172DFF"/>
    <w:rPr>
      <w:rFonts w:ascii="Times New Roman" w:hAnsi="Times New Roman" w:cs="Times New Roman"/>
      <w:sz w:val="24"/>
      <w:szCs w:val="24"/>
    </w:rPr>
  </w:style>
  <w:style w:type="paragraph" w:styleId="ListParagraph">
    <w:name w:val="List Paragraph"/>
    <w:basedOn w:val="Normal"/>
    <w:uiPriority w:val="34"/>
    <w:qFormat/>
    <w:rsid w:val="00DE428E"/>
    <w:pPr>
      <w:ind w:left="720"/>
      <w:contextualSpacing/>
    </w:pPr>
  </w:style>
  <w:style w:type="character" w:styleId="UnresolvedMention">
    <w:name w:val="Unresolved Mention"/>
    <w:basedOn w:val="DefaultParagraphFont"/>
    <w:uiPriority w:val="99"/>
    <w:semiHidden/>
    <w:unhideWhenUsed/>
    <w:rsid w:val="00373D6C"/>
    <w:rPr>
      <w:color w:val="605E5C"/>
      <w:shd w:val="clear" w:color="auto" w:fill="E1DFDD"/>
    </w:rPr>
  </w:style>
  <w:style w:type="paragraph" w:styleId="CommentSubject">
    <w:name w:val="annotation subject"/>
    <w:basedOn w:val="CommentText"/>
    <w:next w:val="CommentText"/>
    <w:link w:val="CommentSubjectChar"/>
    <w:uiPriority w:val="99"/>
    <w:semiHidden/>
    <w:unhideWhenUsed/>
    <w:rsid w:val="00182CBB"/>
    <w:rPr>
      <w:b/>
      <w:bCs/>
    </w:rPr>
  </w:style>
  <w:style w:type="character" w:customStyle="1" w:styleId="CommentSubjectChar">
    <w:name w:val="Comment Subject Char"/>
    <w:basedOn w:val="CommentTextChar"/>
    <w:link w:val="CommentSubject"/>
    <w:uiPriority w:val="99"/>
    <w:semiHidden/>
    <w:rsid w:val="00182CBB"/>
    <w:rPr>
      <w:b/>
      <w:bCs/>
      <w:sz w:val="20"/>
      <w:szCs w:val="20"/>
    </w:rPr>
  </w:style>
  <w:style w:type="paragraph" w:styleId="Revision">
    <w:name w:val="Revision"/>
    <w:hidden/>
    <w:uiPriority w:val="99"/>
    <w:semiHidden/>
    <w:rsid w:val="00221805"/>
    <w:pPr>
      <w:spacing w:line="240" w:lineRule="auto"/>
    </w:pPr>
  </w:style>
  <w:style w:type="paragraph" w:customStyle="1" w:styleId="EndNoteBibliographyTitle">
    <w:name w:val="EndNote Bibliography Title"/>
    <w:basedOn w:val="Normal"/>
    <w:link w:val="EndNoteBibliographyTitleChar"/>
    <w:rsid w:val="00221805"/>
    <w:pPr>
      <w:jc w:val="center"/>
    </w:pPr>
    <w:rPr>
      <w:lang w:val="en-CA"/>
    </w:rPr>
  </w:style>
  <w:style w:type="character" w:customStyle="1" w:styleId="EndNoteBibliographyTitleChar">
    <w:name w:val="EndNote Bibliography Title Char"/>
    <w:basedOn w:val="DefaultParagraphFont"/>
    <w:link w:val="EndNoteBibliographyTitle"/>
    <w:rsid w:val="00221805"/>
    <w:rPr>
      <w:lang w:val="en-CA"/>
    </w:rPr>
  </w:style>
  <w:style w:type="paragraph" w:customStyle="1" w:styleId="EndNoteBibliography">
    <w:name w:val="EndNote Bibliography"/>
    <w:basedOn w:val="Normal"/>
    <w:link w:val="EndNoteBibliographyChar"/>
    <w:rsid w:val="00221805"/>
    <w:pPr>
      <w:spacing w:line="240" w:lineRule="auto"/>
    </w:pPr>
    <w:rPr>
      <w:lang w:val="en-CA"/>
    </w:rPr>
  </w:style>
  <w:style w:type="character" w:customStyle="1" w:styleId="EndNoteBibliographyChar">
    <w:name w:val="EndNote Bibliography Char"/>
    <w:basedOn w:val="DefaultParagraphFont"/>
    <w:link w:val="EndNoteBibliography"/>
    <w:rsid w:val="00221805"/>
    <w:rPr>
      <w:lang w:val="en-C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doi.org/10.1139/cjfr-2019-0369" TargetMode="Externa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microsoft.com/office/2018/08/relationships/commentsExtensible" Target="commentsExtensible.xml"/><Relationship Id="rId2" Type="http://schemas.openxmlformats.org/officeDocument/2006/relationships/customXml" Target="../customXml/item2.xml"/><Relationship Id="rId16" Type="http://schemas.microsoft.com/office/2020/10/relationships/intelligence" Target="intelligence2.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6/09/relationships/commentsIds" Target="commentsIds.xml"/><Relationship Id="rId5" Type="http://schemas.openxmlformats.org/officeDocument/2006/relationships/styles" Target="styles.xml"/><Relationship Id="rId15" Type="http://schemas.openxmlformats.org/officeDocument/2006/relationships/theme" Target="theme/theme1.xml"/><Relationship Id="rId10" Type="http://schemas.microsoft.com/office/2011/relationships/commentsExtended" Target="commentsExtended.xml"/><Relationship Id="rId4" Type="http://schemas.openxmlformats.org/officeDocument/2006/relationships/numbering" Target="numbering.xml"/><Relationship Id="rId9" Type="http://schemas.openxmlformats.org/officeDocument/2006/relationships/comments" Target="comments.xml"/><Relationship Id="rId14" Type="http://schemas.microsoft.com/office/2011/relationships/people" Target="peop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BA72E1DE2B58840A4B183E515DEA84C" ma:contentTypeVersion="14" ma:contentTypeDescription="Create a new document." ma:contentTypeScope="" ma:versionID="aefc8fcb08ac47a005fdefa29af34621">
  <xsd:schema xmlns:xsd="http://www.w3.org/2001/XMLSchema" xmlns:xs="http://www.w3.org/2001/XMLSchema" xmlns:p="http://schemas.microsoft.com/office/2006/metadata/properties" xmlns:ns2="c0a0a0f1-3c46-4886-8e30-d043dc2f905a" xmlns:ns3="eadef010-0449-4dfd-aa06-d5d57999348a" targetNamespace="http://schemas.microsoft.com/office/2006/metadata/properties" ma:root="true" ma:fieldsID="bffe585922b53ce43ce7894560982c5a" ns2:_="" ns3:_="">
    <xsd:import namespace="c0a0a0f1-3c46-4886-8e30-d043dc2f905a"/>
    <xsd:import namespace="eadef010-0449-4dfd-aa06-d5d57999348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0a0a0f1-3c46-4886-8e30-d043dc2f905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2fefc961-1432-4524-a5af-13225f490e8b"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Location" ma:index="20" nillable="true" ma:displayName="Location" ma:indexed="true" ma:internalName="MediaServiceLocation" ma:readOnly="true">
      <xsd:simpleType>
        <xsd:restriction base="dms:Text"/>
      </xsd:simpleType>
    </xsd:element>
    <xsd:element name="MediaServiceBillingMetadata" ma:index="21"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adef010-0449-4dfd-aa06-d5d57999348a"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27b2e6e2-305a-4149-b379-c74f6cf3ae57}" ma:internalName="TaxCatchAll" ma:showField="CatchAllData" ma:web="eadef010-0449-4dfd-aa06-d5d57999348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c0a0a0f1-3c46-4886-8e30-d043dc2f905a">
      <Terms xmlns="http://schemas.microsoft.com/office/infopath/2007/PartnerControls"/>
    </lcf76f155ced4ddcb4097134ff3c332f>
    <TaxCatchAll xmlns="eadef010-0449-4dfd-aa06-d5d57999348a" xsi:nil="true"/>
  </documentManagement>
</p:properties>
</file>

<file path=customXml/itemProps1.xml><?xml version="1.0" encoding="utf-8"?>
<ds:datastoreItem xmlns:ds="http://schemas.openxmlformats.org/officeDocument/2006/customXml" ds:itemID="{0D5A12A7-0E5B-4921-A2FF-0EF51A25DBA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0a0a0f1-3c46-4886-8e30-d043dc2f905a"/>
    <ds:schemaRef ds:uri="eadef010-0449-4dfd-aa06-d5d57999348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F42EC4F-AC52-4BEF-AE74-A92F5793ABD5}">
  <ds:schemaRefs>
    <ds:schemaRef ds:uri="http://schemas.microsoft.com/sharepoint/v3/contenttype/forms"/>
  </ds:schemaRefs>
</ds:datastoreItem>
</file>

<file path=customXml/itemProps3.xml><?xml version="1.0" encoding="utf-8"?>
<ds:datastoreItem xmlns:ds="http://schemas.openxmlformats.org/officeDocument/2006/customXml" ds:itemID="{6B47CAB1-4982-43C1-AE99-436D65C3AE22}">
  <ds:schemaRefs>
    <ds:schemaRef ds:uri="http://schemas.microsoft.com/office/2006/metadata/properties"/>
    <ds:schemaRef ds:uri="http://schemas.microsoft.com/office/infopath/2007/PartnerControls"/>
    <ds:schemaRef ds:uri="c0a0a0f1-3c46-4886-8e30-d043dc2f905a"/>
    <ds:schemaRef ds:uri="eadef010-0449-4dfd-aa06-d5d57999348a"/>
  </ds:schemaRefs>
</ds:datastoreItem>
</file>

<file path=docMetadata/LabelInfo.xml><?xml version="1.0" encoding="utf-8"?>
<clbl:labelList xmlns:clbl="http://schemas.microsoft.com/office/2020/mipLabelMetadata">
  <clbl:label id="{9c61d377-9894-427c-b13b-1d6a51662b4e}" enabled="0" method="" siteId="{9c61d377-9894-427c-b13b-1d6a51662b4e}" removed="1"/>
</clbl:labelList>
</file>

<file path=docProps/app.xml><?xml version="1.0" encoding="utf-8"?>
<Properties xmlns="http://schemas.openxmlformats.org/officeDocument/2006/extended-properties" xmlns:vt="http://schemas.openxmlformats.org/officeDocument/2006/docPropsVTypes">
  <Template>Normal</Template>
  <TotalTime>385</TotalTime>
  <Pages>21</Pages>
  <Words>10632</Words>
  <Characters>60603</Characters>
  <Application>Microsoft Office Word</Application>
  <DocSecurity>0</DocSecurity>
  <Lines>505</Lines>
  <Paragraphs>142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Jason Fisher</dc:creator>
  <cp:lastModifiedBy>Aidan Brushett</cp:lastModifiedBy>
  <cp:revision>7</cp:revision>
  <dcterms:created xsi:type="dcterms:W3CDTF">2026-06-26T21:47:00Z</dcterms:created>
  <dcterms:modified xsi:type="dcterms:W3CDTF">2026-07-01T05:39:00Z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0x010100EBA72E1DE2B58840A4B183E515DEA84C</vt:lpwstr>
  </property>
  <property fmtid="{D5CDD505-2E9C-101B-9397-08002B2CF9AE}" pid="3" name="MediaServiceImageTags">
    <vt:lpwstr/>
  </property>
</Properties>
</file>