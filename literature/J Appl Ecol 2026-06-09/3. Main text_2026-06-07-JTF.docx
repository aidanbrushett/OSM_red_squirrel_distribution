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A5734" w14:textId="16763107" w:rsidR="00512322" w:rsidRPr="006A4E27" w:rsidRDefault="000661A4" w:rsidP="006A4E27">
      <w:pPr>
        <w:rPr>
          <w:b/>
          <w:bCs/>
        </w:rPr>
      </w:pPr>
      <w:r>
        <w:rPr>
          <w:b/>
          <w:bCs/>
        </w:rPr>
        <w:t xml:space="preserve"> </w:t>
      </w:r>
      <w:r w:rsidR="00E60473" w:rsidRPr="006A4E27">
        <w:rPr>
          <w:b/>
          <w:bCs/>
        </w:rPr>
        <w:t>Abstract</w:t>
      </w:r>
    </w:p>
    <w:p w14:paraId="65DA939C" w14:textId="685DA048" w:rsidR="001B3E84" w:rsidRDefault="3C8BD0A6" w:rsidP="00E85F69">
      <w:pPr>
        <w:spacing w:before="240"/>
      </w:pPr>
      <w:r w:rsidRPr="57260A84">
        <w:rPr>
          <w:lang w:val="en-US"/>
        </w:rPr>
        <w:t xml:space="preserve">1. </w:t>
      </w:r>
      <w:r w:rsidR="57281624" w:rsidRPr="57260A84">
        <w:rPr>
          <w:lang w:val="en-US"/>
        </w:rPr>
        <w:t xml:space="preserve">Biodiversity is lost through habitat loss and fragmentation, but the </w:t>
      </w:r>
      <w:r w:rsidR="60967AD3" w:rsidRPr="57260A84">
        <w:rPr>
          <w:lang w:val="en-US"/>
        </w:rPr>
        <w:t>independent role of landscape configuration</w:t>
      </w:r>
      <w:r w:rsidR="00D7628E">
        <w:rPr>
          <w:lang w:val="en-US"/>
        </w:rPr>
        <w:t xml:space="preserve"> in moderating ecological processes</w:t>
      </w:r>
      <w:r w:rsidR="00B531E9">
        <w:rPr>
          <w:lang w:val="en-US"/>
        </w:rPr>
        <w:t xml:space="preserve"> is</w:t>
      </w:r>
      <w:r w:rsidR="57281624" w:rsidRPr="57260A84">
        <w:rPr>
          <w:lang w:val="en-US"/>
        </w:rPr>
        <w:t xml:space="preserve"> empirically contentious. </w:t>
      </w:r>
      <w:r w:rsidR="00B531E9">
        <w:rPr>
          <w:lang w:val="en-US"/>
        </w:rPr>
        <w:t>Landscape and</w:t>
      </w:r>
      <w:r w:rsidR="43765D41" w:rsidRPr="57260A84">
        <w:rPr>
          <w:lang w:val="en-US"/>
        </w:rPr>
        <w:t xml:space="preserve"> fragmentation theor</w:t>
      </w:r>
      <w:r w:rsidR="00B531E9">
        <w:rPr>
          <w:lang w:val="en-US"/>
        </w:rPr>
        <w:t>ies</w:t>
      </w:r>
      <w:r w:rsidR="57281624" w:rsidRPr="57260A84">
        <w:rPr>
          <w:lang w:val="en-US"/>
        </w:rPr>
        <w:t xml:space="preserve"> suggest</w:t>
      </w:r>
      <w:r w:rsidR="60967AD3" w:rsidRPr="57260A84">
        <w:rPr>
          <w:lang w:val="en-US"/>
        </w:rPr>
        <w:t xml:space="preserve"> that the spatial arrangement of habitat patches</w:t>
      </w:r>
      <w:r w:rsidR="57281624" w:rsidRPr="57260A84">
        <w:rPr>
          <w:lang w:val="en-US"/>
        </w:rPr>
        <w:t xml:space="preserve"> </w:t>
      </w:r>
      <w:r w:rsidR="60967AD3" w:rsidRPr="57260A84">
        <w:rPr>
          <w:lang w:val="en-US"/>
        </w:rPr>
        <w:t>influences species distribution</w:t>
      </w:r>
      <w:r w:rsidR="00B531E9">
        <w:rPr>
          <w:lang w:val="en-US"/>
        </w:rPr>
        <w:t xml:space="preserve">, but </w:t>
      </w:r>
      <w:r w:rsidR="00FF06CA">
        <w:rPr>
          <w:lang w:val="en-US"/>
        </w:rPr>
        <w:t xml:space="preserve">testing these effects in </w:t>
      </w:r>
      <w:r w:rsidR="57281624" w:rsidRPr="57260A84">
        <w:rPr>
          <w:lang w:val="en-US"/>
        </w:rPr>
        <w:t>terrestrial landscape</w:t>
      </w:r>
      <w:r w:rsidR="2D3CE91B" w:rsidRPr="57260A84">
        <w:rPr>
          <w:lang w:val="en-US"/>
        </w:rPr>
        <w:t>s</w:t>
      </w:r>
      <w:r w:rsidR="57281624" w:rsidRPr="57260A84">
        <w:rPr>
          <w:lang w:val="en-US"/>
        </w:rPr>
        <w:t xml:space="preserve"> </w:t>
      </w:r>
      <w:r w:rsidR="2D3CE91B" w:rsidRPr="57260A84">
        <w:rPr>
          <w:lang w:val="en-US"/>
        </w:rPr>
        <w:t>undergoing</w:t>
      </w:r>
      <w:r w:rsidR="57281624" w:rsidRPr="57260A84">
        <w:rPr>
          <w:lang w:val="en-US"/>
        </w:rPr>
        <w:t xml:space="preserve"> anthropogenic</w:t>
      </w:r>
      <w:r w:rsidR="2D3CE91B" w:rsidRPr="57260A84">
        <w:rPr>
          <w:lang w:val="en-US"/>
        </w:rPr>
        <w:t xml:space="preserve"> </w:t>
      </w:r>
      <w:r w:rsidR="00FF06CA">
        <w:rPr>
          <w:lang w:val="en-US"/>
        </w:rPr>
        <w:t>change</w:t>
      </w:r>
      <w:r w:rsidR="57281624" w:rsidRPr="57260A84">
        <w:rPr>
          <w:lang w:val="en-US"/>
        </w:rPr>
        <w:t xml:space="preserve"> </w:t>
      </w:r>
      <w:r w:rsidR="1AA91E2B" w:rsidRPr="57260A84">
        <w:rPr>
          <w:lang w:val="en-US"/>
        </w:rPr>
        <w:t>is</w:t>
      </w:r>
      <w:r w:rsidR="0A3BE529" w:rsidRPr="57260A84">
        <w:rPr>
          <w:lang w:val="en-US"/>
        </w:rPr>
        <w:t xml:space="preserve"> challenging</w:t>
      </w:r>
      <w:r w:rsidR="57281624" w:rsidRPr="57260A84">
        <w:rPr>
          <w:lang w:val="en-US"/>
        </w:rPr>
        <w:t xml:space="preserve"> due to</w:t>
      </w:r>
      <w:r w:rsidR="543DD571" w:rsidRPr="57260A84">
        <w:rPr>
          <w:lang w:val="en-US"/>
        </w:rPr>
        <w:t xml:space="preserve"> replication</w:t>
      </w:r>
      <w:r w:rsidR="2231F4A9" w:rsidRPr="57260A84">
        <w:rPr>
          <w:lang w:val="en-US"/>
        </w:rPr>
        <w:t xml:space="preserve"> </w:t>
      </w:r>
      <w:r w:rsidR="543DD571" w:rsidRPr="57260A84">
        <w:rPr>
          <w:lang w:val="en-US"/>
        </w:rPr>
        <w:t xml:space="preserve">demands </w:t>
      </w:r>
      <w:r w:rsidR="2231F4A9" w:rsidRPr="57260A84">
        <w:rPr>
          <w:lang w:val="en-US"/>
        </w:rPr>
        <w:t>from multiple patches in multiple landscapes</w:t>
      </w:r>
      <w:r w:rsidR="57281624" w:rsidRPr="57260A84">
        <w:rPr>
          <w:lang w:val="en-US"/>
        </w:rPr>
        <w:t>.</w:t>
      </w:r>
      <w:r w:rsidR="60967AD3" w:rsidRPr="57260A84">
        <w:rPr>
          <w:lang w:val="en-US"/>
        </w:rPr>
        <w:t xml:space="preserve"> </w:t>
      </w:r>
    </w:p>
    <w:p w14:paraId="47FF33B8" w14:textId="4170DEC5" w:rsidR="001B3E84" w:rsidRDefault="001B3E84" w:rsidP="00FB228D">
      <w:pPr>
        <w:spacing w:before="240"/>
      </w:pPr>
      <w:r w:rsidRPr="57260A84">
        <w:rPr>
          <w:lang w:val="en-US"/>
        </w:rPr>
        <w:t xml:space="preserve">2. </w:t>
      </w:r>
      <w:r w:rsidR="00401178" w:rsidRPr="57260A84">
        <w:rPr>
          <w:lang w:val="en-US"/>
        </w:rPr>
        <w:t xml:space="preserve">We investigate </w:t>
      </w:r>
      <w:r w:rsidR="004D440C">
        <w:rPr>
          <w:lang w:val="en-US"/>
        </w:rPr>
        <w:t xml:space="preserve">the role of </w:t>
      </w:r>
      <w:r w:rsidR="00431E05">
        <w:rPr>
          <w:lang w:val="en-US"/>
        </w:rPr>
        <w:t xml:space="preserve">landscape </w:t>
      </w:r>
      <w:r w:rsidR="00DE0742">
        <w:rPr>
          <w:lang w:val="en-US"/>
        </w:rPr>
        <w:t>structure</w:t>
      </w:r>
      <w:r w:rsidR="00431E05">
        <w:rPr>
          <w:lang w:val="en-US"/>
        </w:rPr>
        <w:t xml:space="preserve"> altered by</w:t>
      </w:r>
      <w:r w:rsidR="004D440C">
        <w:rPr>
          <w:lang w:val="en-US"/>
        </w:rPr>
        <w:t xml:space="preserve"> natural resource development</w:t>
      </w:r>
      <w:r w:rsidR="00FF06CA">
        <w:rPr>
          <w:lang w:val="en-US"/>
        </w:rPr>
        <w:t xml:space="preserve"> </w:t>
      </w:r>
      <w:r w:rsidR="00FB228D">
        <w:rPr>
          <w:lang w:val="en-US"/>
        </w:rPr>
        <w:t>(hydrocarbon extraction and timber harvest)</w:t>
      </w:r>
      <w:r w:rsidR="00431E05">
        <w:rPr>
          <w:lang w:val="en-US"/>
        </w:rPr>
        <w:t>, measured</w:t>
      </w:r>
      <w:r w:rsidR="00FB228D">
        <w:rPr>
          <w:lang w:val="en-US"/>
        </w:rPr>
        <w:t xml:space="preserve"> at multiple spatial scales</w:t>
      </w:r>
      <w:r w:rsidR="00431E05">
        <w:rPr>
          <w:lang w:val="en-US"/>
        </w:rPr>
        <w:t xml:space="preserve">, on </w:t>
      </w:r>
      <w:r w:rsidR="00431E05">
        <w:t>spatial distribution of</w:t>
      </w:r>
      <w:r w:rsidR="00AB776F" w:rsidRPr="00AB776F">
        <w:t xml:space="preserve"> American red squirrel (</w:t>
      </w:r>
      <w:r w:rsidR="00AB776F" w:rsidRPr="00AB776F">
        <w:rPr>
          <w:i/>
          <w:iCs/>
        </w:rPr>
        <w:t>Tamiasciurus hudsonicus</w:t>
      </w:r>
      <w:r w:rsidR="00AB776F" w:rsidRPr="00AB776F">
        <w:t>)</w:t>
      </w:r>
      <w:r w:rsidR="00AB776F">
        <w:t xml:space="preserve">, a small </w:t>
      </w:r>
      <w:r w:rsidR="00AB776F" w:rsidRPr="00AB776F">
        <w:t>mammal forager.</w:t>
      </w:r>
      <w:r w:rsidR="00401178" w:rsidRPr="57260A84">
        <w:rPr>
          <w:lang w:val="en-US"/>
        </w:rPr>
        <w:t xml:space="preserve"> </w:t>
      </w:r>
      <w:r w:rsidR="09E36D6D">
        <w:t>With</w:t>
      </w:r>
      <w:r w:rsidR="00FB228D" w:rsidRPr="00FB228D">
        <w:t xml:space="preserve"> occurrence data from</w:t>
      </w:r>
      <w:r w:rsidR="00FB228D">
        <w:t xml:space="preserve"> a uniquely large dataset of</w:t>
      </w:r>
      <w:r w:rsidR="00FB228D" w:rsidRPr="00FB228D">
        <w:t xml:space="preserve"> 430 camera traps across ten regions </w:t>
      </w:r>
      <w:r w:rsidR="00FB228D">
        <w:t xml:space="preserve">of Canada’s </w:t>
      </w:r>
      <w:r w:rsidR="00FB228D" w:rsidRPr="00FB228D">
        <w:t xml:space="preserve">industrialized western boreal forest, </w:t>
      </w:r>
      <w:r w:rsidR="00FB228D">
        <w:t xml:space="preserve">we </w:t>
      </w:r>
      <w:r w:rsidR="757770A3" w:rsidRPr="0C40D4B4">
        <w:rPr>
          <w:lang w:val="en-US"/>
        </w:rPr>
        <w:t>test</w:t>
      </w:r>
      <w:r w:rsidR="1A1AB1E6" w:rsidRPr="0C40D4B4">
        <w:rPr>
          <w:lang w:val="en-US"/>
        </w:rPr>
        <w:t>ed</w:t>
      </w:r>
      <w:r w:rsidR="00FB228D" w:rsidRPr="57260A84">
        <w:rPr>
          <w:lang w:val="en-US"/>
        </w:rPr>
        <w:t xml:space="preserve"> whether industrial development affect</w:t>
      </w:r>
      <w:r w:rsidR="00FB228D">
        <w:rPr>
          <w:lang w:val="en-US"/>
        </w:rPr>
        <w:t xml:space="preserve">ed red squirrel </w:t>
      </w:r>
      <w:r w:rsidR="00FB228D" w:rsidRPr="57260A84">
        <w:rPr>
          <w:lang w:val="en-US"/>
        </w:rPr>
        <w:t xml:space="preserve">distribution through changes to </w:t>
      </w:r>
      <w:r w:rsidR="4EA8AC8B" w:rsidRPr="0C40D4B4">
        <w:rPr>
          <w:lang w:val="en-US"/>
        </w:rPr>
        <w:t>landscape</w:t>
      </w:r>
      <w:r w:rsidR="00FB228D" w:rsidRPr="57260A84">
        <w:rPr>
          <w:lang w:val="en-US"/>
        </w:rPr>
        <w:t xml:space="preserve"> composition, </w:t>
      </w:r>
      <w:commentRangeStart w:id="0"/>
      <w:r w:rsidR="00431E05">
        <w:rPr>
          <w:lang w:val="en-US"/>
        </w:rPr>
        <w:t>configuration</w:t>
      </w:r>
      <w:commentRangeEnd w:id="0"/>
      <w:r w:rsidR="00431E05" w:rsidRPr="57260A84">
        <w:rPr>
          <w:rStyle w:val="CommentReference"/>
          <w:sz w:val="24"/>
          <w:szCs w:val="22"/>
          <w:lang w:val="en-US"/>
        </w:rPr>
        <w:commentReference w:id="0"/>
      </w:r>
      <w:r w:rsidR="00FB228D" w:rsidRPr="57260A84">
        <w:rPr>
          <w:lang w:val="en-US"/>
        </w:rPr>
        <w:t>, or context-dependent combinations of both</w:t>
      </w:r>
      <w:ins w:id="1" w:author="Jason Fisher" w:date="2026-06-29T12:38:00Z" w16du:dateUtc="2026-06-29T19:38:00Z">
        <w:r w:rsidR="00431E05">
          <w:rPr>
            <w:lang w:val="en-US"/>
          </w:rPr>
          <w:t xml:space="preserve">, </w:t>
        </w:r>
        <w:commentRangeStart w:id="2"/>
        <w:commentRangeStart w:id="3"/>
        <w:r w:rsidR="00431E05">
          <w:rPr>
            <w:lang w:val="en-US"/>
          </w:rPr>
          <w:t>seated in several landscape ecology theori</w:t>
        </w:r>
      </w:ins>
      <w:commentRangeEnd w:id="2"/>
      <w:r w:rsidR="00DE0742">
        <w:rPr>
          <w:rStyle w:val="CommentReference"/>
          <w:sz w:val="24"/>
          <w:szCs w:val="22"/>
          <w:lang w:val="en-US"/>
        </w:rPr>
        <w:commentReference w:id="2"/>
      </w:r>
      <w:commentRangeEnd w:id="3"/>
      <w:r w:rsidR="00AB633A">
        <w:rPr>
          <w:rStyle w:val="CommentReference"/>
          <w:sz w:val="24"/>
          <w:szCs w:val="22"/>
          <w:lang w:val="en-US"/>
        </w:rPr>
        <w:commentReference w:id="3"/>
      </w:r>
      <w:ins w:id="4" w:author="Jason Fisher" w:date="2026-06-29T12:38:00Z" w16du:dateUtc="2026-06-29T19:38:00Z">
        <w:r w:rsidR="00431E05">
          <w:rPr>
            <w:lang w:val="en-US"/>
          </w:rPr>
          <w:t>es</w:t>
        </w:r>
      </w:ins>
      <w:r w:rsidR="00FB228D">
        <w:rPr>
          <w:lang w:val="en-US"/>
        </w:rPr>
        <w:t>.</w:t>
      </w:r>
      <w:r w:rsidR="00C76DC9" w:rsidRPr="57260A84">
        <w:rPr>
          <w:lang w:val="en-US"/>
        </w:rPr>
        <w:t xml:space="preserve"> </w:t>
      </w:r>
    </w:p>
    <w:p w14:paraId="5D06BCC0" w14:textId="345B04FB" w:rsidR="001B3E84" w:rsidRDefault="001B3E84" w:rsidP="00E85F69">
      <w:pPr>
        <w:spacing w:before="240"/>
      </w:pPr>
      <w:r w:rsidRPr="7107D9C0">
        <w:rPr>
          <w:lang w:val="en-US"/>
        </w:rPr>
        <w:t xml:space="preserve">3. </w:t>
      </w:r>
      <w:ins w:id="5" w:author="Jason Fisher" w:date="2026-06-29T12:37:00Z" w16du:dateUtc="2026-06-29T19:37:00Z">
        <w:r w:rsidR="00431E05">
          <w:rPr>
            <w:lang w:val="en-US"/>
          </w:rPr>
          <w:t xml:space="preserve">Red </w:t>
        </w:r>
      </w:ins>
      <w:r w:rsidR="00431E05">
        <w:rPr>
          <w:lang w:val="en-US"/>
        </w:rPr>
        <w:t>s</w:t>
      </w:r>
      <w:r w:rsidR="00431E05" w:rsidRPr="7107D9C0">
        <w:rPr>
          <w:lang w:val="en-US"/>
        </w:rPr>
        <w:t xml:space="preserve">quirrel </w:t>
      </w:r>
      <w:r w:rsidR="7413BF69" w:rsidRPr="7107D9C0">
        <w:rPr>
          <w:lang w:val="en-US"/>
        </w:rPr>
        <w:t>occurrence</w:t>
      </w:r>
      <w:r w:rsidR="00E60473" w:rsidRPr="7107D9C0">
        <w:rPr>
          <w:lang w:val="en-US"/>
        </w:rPr>
        <w:t xml:space="preserve"> was best explained by </w:t>
      </w:r>
      <w:r w:rsidR="00D83494">
        <w:rPr>
          <w:lang w:val="en-US"/>
        </w:rPr>
        <w:t xml:space="preserve">interacting effects of landscape-level industrial footprint and </w:t>
      </w:r>
      <w:r w:rsidR="003E4F0E">
        <w:rPr>
          <w:lang w:val="en-US"/>
        </w:rPr>
        <w:t>edge creation</w:t>
      </w:r>
      <w:r w:rsidR="00E60473" w:rsidRPr="7107D9C0">
        <w:rPr>
          <w:lang w:val="en-US"/>
        </w:rPr>
        <w:t xml:space="preserve">. </w:t>
      </w:r>
      <w:r w:rsidR="00431E05">
        <w:rPr>
          <w:lang w:val="en-US"/>
        </w:rPr>
        <w:t>S</w:t>
      </w:r>
      <w:r w:rsidR="0001010F" w:rsidRPr="7107D9C0">
        <w:rPr>
          <w:lang w:val="en-US"/>
        </w:rPr>
        <w:t>quirrel</w:t>
      </w:r>
      <w:r w:rsidR="24DA3532" w:rsidRPr="7107D9C0">
        <w:rPr>
          <w:lang w:val="en-US"/>
        </w:rPr>
        <w:t xml:space="preserve"> occurrence increased</w:t>
      </w:r>
      <w:r w:rsidR="0001010F" w:rsidRPr="7107D9C0">
        <w:rPr>
          <w:lang w:val="en-US"/>
        </w:rPr>
        <w:t xml:space="preserve"> with cumulative </w:t>
      </w:r>
      <w:r w:rsidR="00F11BE7">
        <w:rPr>
          <w:lang w:val="en-US"/>
        </w:rPr>
        <w:t>footprint</w:t>
      </w:r>
      <w:r w:rsidR="007E18B6">
        <w:rPr>
          <w:lang w:val="en-US"/>
        </w:rPr>
        <w:t>,</w:t>
      </w:r>
      <w:r w:rsidR="00E60473" w:rsidRPr="7107D9C0">
        <w:rPr>
          <w:lang w:val="en-US"/>
        </w:rPr>
        <w:t xml:space="preserve"> </w:t>
      </w:r>
      <w:r w:rsidR="0001010F" w:rsidRPr="7107D9C0">
        <w:rPr>
          <w:lang w:val="en-US"/>
        </w:rPr>
        <w:t>consistent with</w:t>
      </w:r>
      <w:r w:rsidR="00E60473" w:rsidRPr="7107D9C0">
        <w:rPr>
          <w:lang w:val="en-US"/>
        </w:rPr>
        <w:t xml:space="preserve"> resource complement</w:t>
      </w:r>
      <w:r w:rsidR="0001010F" w:rsidRPr="7107D9C0">
        <w:rPr>
          <w:lang w:val="en-US"/>
        </w:rPr>
        <w:t>ation theory</w:t>
      </w:r>
      <w:r w:rsidR="00E60473" w:rsidRPr="7107D9C0">
        <w:rPr>
          <w:lang w:val="en-US"/>
        </w:rPr>
        <w:t>.</w:t>
      </w:r>
      <w:r w:rsidRPr="7107D9C0">
        <w:rPr>
          <w:lang w:val="en-US"/>
        </w:rPr>
        <w:t xml:space="preserve"> </w:t>
      </w:r>
      <w:r w:rsidR="00B352F4">
        <w:rPr>
          <w:lang w:val="en-US"/>
        </w:rPr>
        <w:t xml:space="preserve">Red squirrel occurrence decreased </w:t>
      </w:r>
      <w:r w:rsidR="00362250">
        <w:rPr>
          <w:lang w:val="en-US"/>
        </w:rPr>
        <w:t>with a higher amount of edge created by industrial features. E</w:t>
      </w:r>
      <w:r w:rsidR="00E60473" w:rsidRPr="7107D9C0">
        <w:rPr>
          <w:lang w:val="en-US"/>
        </w:rPr>
        <w:t xml:space="preserve">dge density interacted with </w:t>
      </w:r>
      <w:r w:rsidR="00F11BE7" w:rsidRPr="7107D9C0">
        <w:rPr>
          <w:lang w:val="en-US"/>
        </w:rPr>
        <w:t xml:space="preserve">cumulative </w:t>
      </w:r>
      <w:r w:rsidR="00F11BE7">
        <w:rPr>
          <w:lang w:val="en-US"/>
        </w:rPr>
        <w:t>industrial footprint</w:t>
      </w:r>
      <w:r w:rsidR="00815D6F" w:rsidRPr="7107D9C0">
        <w:rPr>
          <w:lang w:val="en-US"/>
        </w:rPr>
        <w:t>,</w:t>
      </w:r>
      <w:r w:rsidR="00E60473" w:rsidRPr="7107D9C0">
        <w:rPr>
          <w:lang w:val="en-US"/>
        </w:rPr>
        <w:t xml:space="preserve"> such that</w:t>
      </w:r>
      <w:r w:rsidR="00362250">
        <w:rPr>
          <w:lang w:val="en-US"/>
        </w:rPr>
        <w:t xml:space="preserve"> these</w:t>
      </w:r>
      <w:r w:rsidR="00E60473" w:rsidRPr="7107D9C0">
        <w:rPr>
          <w:lang w:val="en-US"/>
        </w:rPr>
        <w:t xml:space="preserve"> edge effects were more strongly negative in </w:t>
      </w:r>
      <w:del w:id="6" w:author="Aidan Brushett" w:date="2026-06-30T15:34:00Z" w16du:dateUtc="2026-06-30T22:34:00Z">
        <w:r w:rsidR="7DE71446" w:rsidRPr="0C40D4B4" w:rsidDel="00DE0742">
          <w:rPr>
            <w:lang w:val="en-US"/>
          </w:rPr>
          <w:delText>moderately</w:delText>
        </w:r>
        <w:r w:rsidR="00E60473" w:rsidRPr="7107D9C0" w:rsidDel="00DE0742">
          <w:rPr>
            <w:lang w:val="en-US"/>
          </w:rPr>
          <w:delText xml:space="preserve"> </w:delText>
        </w:r>
      </w:del>
      <w:ins w:id="7" w:author="Aidan Brushett" w:date="2026-06-30T15:34:00Z" w16du:dateUtc="2026-06-30T22:34:00Z">
        <w:r w:rsidR="00DE0742">
          <w:rPr>
            <w:lang w:val="en-US"/>
          </w:rPr>
          <w:t>intensively</w:t>
        </w:r>
        <w:r w:rsidR="00DE0742" w:rsidRPr="7107D9C0">
          <w:rPr>
            <w:lang w:val="en-US"/>
          </w:rPr>
          <w:t xml:space="preserve"> </w:t>
        </w:r>
      </w:ins>
      <w:r w:rsidR="00E60473" w:rsidRPr="7107D9C0">
        <w:rPr>
          <w:lang w:val="en-US"/>
        </w:rPr>
        <w:t>disturbed landscapes</w:t>
      </w:r>
      <w:ins w:id="8" w:author="Jason Fisher" w:date="2026-06-29T12:38:00Z" w16du:dateUtc="2026-06-29T19:38:00Z">
        <w:r w:rsidR="00431E05">
          <w:rPr>
            <w:lang w:val="en-US"/>
          </w:rPr>
          <w:t xml:space="preserve">, and less so in </w:t>
        </w:r>
        <w:del w:id="9" w:author="Aidan Brushett" w:date="2026-06-30T15:34:00Z" w16du:dateUtc="2026-06-30T22:34:00Z">
          <w:r w:rsidR="00431E05" w:rsidDel="00DE0742">
            <w:rPr>
              <w:lang w:val="en-US"/>
            </w:rPr>
            <w:delText>intensively disturbed</w:delText>
          </w:r>
        </w:del>
      </w:ins>
      <w:ins w:id="10" w:author="Aidan Brushett" w:date="2026-06-30T15:34:00Z" w16du:dateUtc="2026-06-30T22:34:00Z">
        <w:r w:rsidR="00DE0742">
          <w:rPr>
            <w:lang w:val="en-US"/>
          </w:rPr>
          <w:t>more intact</w:t>
        </w:r>
      </w:ins>
      <w:r w:rsidR="00431E05">
        <w:rPr>
          <w:lang w:val="en-US"/>
        </w:rPr>
        <w:t xml:space="preserve"> </w:t>
      </w:r>
      <w:commentRangeStart w:id="11"/>
      <w:commentRangeStart w:id="12"/>
      <w:commentRangeStart w:id="13"/>
      <w:r w:rsidR="00431E05">
        <w:rPr>
          <w:lang w:val="en-US"/>
        </w:rPr>
        <w:t>landscapes</w:t>
      </w:r>
      <w:commentRangeEnd w:id="11"/>
      <w:r w:rsidR="00431E05" w:rsidRPr="7107D9C0">
        <w:rPr>
          <w:rStyle w:val="CommentReference"/>
          <w:sz w:val="24"/>
          <w:szCs w:val="22"/>
          <w:lang w:val="en-US"/>
        </w:rPr>
        <w:commentReference w:id="11"/>
      </w:r>
      <w:commentRangeEnd w:id="12"/>
      <w:r w:rsidR="00DE0742" w:rsidRPr="7107D9C0">
        <w:rPr>
          <w:rStyle w:val="CommentReference"/>
          <w:sz w:val="24"/>
          <w:szCs w:val="22"/>
          <w:lang w:val="en-US"/>
        </w:rPr>
        <w:commentReference w:id="12"/>
      </w:r>
      <w:commentRangeEnd w:id="13"/>
      <w:r w:rsidR="001E020A" w:rsidRPr="7107D9C0">
        <w:rPr>
          <w:rStyle w:val="CommentReference"/>
          <w:sz w:val="24"/>
          <w:szCs w:val="22"/>
          <w:lang w:val="en-US"/>
        </w:rPr>
        <w:commentReference w:id="13"/>
      </w:r>
      <w:r w:rsidR="00E60473" w:rsidRPr="7107D9C0">
        <w:rPr>
          <w:lang w:val="en-US"/>
        </w:rPr>
        <w:t xml:space="preserve">. </w:t>
      </w:r>
    </w:p>
    <w:p w14:paraId="55551F08" w14:textId="6107DF99" w:rsidR="001B3E84" w:rsidRDefault="001B3E84" w:rsidP="00E85F69">
      <w:pPr>
        <w:spacing w:before="240"/>
      </w:pPr>
      <w:r w:rsidRPr="7107D9C0">
        <w:rPr>
          <w:lang w:val="en-US"/>
        </w:rPr>
        <w:t xml:space="preserve">4. </w:t>
      </w:r>
      <w:r w:rsidR="005A5685" w:rsidRPr="7107D9C0">
        <w:rPr>
          <w:lang w:val="en-US"/>
        </w:rPr>
        <w:t xml:space="preserve">We </w:t>
      </w:r>
      <w:r w:rsidR="3CFA3756" w:rsidRPr="7107D9C0">
        <w:rPr>
          <w:lang w:val="en-US"/>
        </w:rPr>
        <w:t>contend that</w:t>
      </w:r>
      <w:r w:rsidR="00C76DC9" w:rsidRPr="7107D9C0">
        <w:rPr>
          <w:lang w:val="en-US"/>
        </w:rPr>
        <w:t xml:space="preserve"> </w:t>
      </w:r>
      <w:r w:rsidR="00DE0742">
        <w:rPr>
          <w:lang w:val="en-US"/>
        </w:rPr>
        <w:t>the</w:t>
      </w:r>
      <w:r w:rsidR="00DE0742" w:rsidRPr="7107D9C0">
        <w:rPr>
          <w:lang w:val="en-US"/>
        </w:rPr>
        <w:t xml:space="preserve"> </w:t>
      </w:r>
      <w:r w:rsidR="00C76DC9" w:rsidRPr="7107D9C0">
        <w:rPr>
          <w:lang w:val="en-US"/>
        </w:rPr>
        <w:t>negative</w:t>
      </w:r>
      <w:r w:rsidR="00E60473" w:rsidRPr="7107D9C0">
        <w:rPr>
          <w:lang w:val="en-US"/>
        </w:rPr>
        <w:t xml:space="preserve"> population-level </w:t>
      </w:r>
      <w:r w:rsidR="00E02AC1" w:rsidRPr="7107D9C0">
        <w:rPr>
          <w:lang w:val="en-US"/>
        </w:rPr>
        <w:t>change</w:t>
      </w:r>
      <w:ins w:id="14" w:author="Jason Fisher" w:date="2026-06-29T12:39:00Z" w16du:dateUtc="2026-06-29T19:39:00Z">
        <w:r w:rsidR="00431E05">
          <w:rPr>
            <w:lang w:val="en-US"/>
          </w:rPr>
          <w:t xml:space="preserve"> </w:t>
        </w:r>
      </w:ins>
      <w:r w:rsidR="00DE0742">
        <w:rPr>
          <w:lang w:val="en-US"/>
        </w:rPr>
        <w:t>due to edge density</w:t>
      </w:r>
      <w:r w:rsidR="00E60473" w:rsidRPr="7107D9C0">
        <w:rPr>
          <w:lang w:val="en-US"/>
        </w:rPr>
        <w:t xml:space="preserve"> </w:t>
      </w:r>
      <w:r w:rsidR="00401178" w:rsidRPr="7107D9C0">
        <w:rPr>
          <w:lang w:val="en-US"/>
        </w:rPr>
        <w:t xml:space="preserve">arises </w:t>
      </w:r>
      <w:r w:rsidR="00E60473" w:rsidRPr="7107D9C0">
        <w:rPr>
          <w:lang w:val="en-US"/>
        </w:rPr>
        <w:t xml:space="preserve">from increased encounters with mammalian and avian predators at forest edges. Anthropogenic </w:t>
      </w:r>
      <w:r w:rsidR="00E60473" w:rsidRPr="7107D9C0">
        <w:rPr>
          <w:lang w:val="en-US"/>
        </w:rPr>
        <w:lastRenderedPageBreak/>
        <w:t>disturbances that create a high amount of edge habitat</w:t>
      </w:r>
      <w:r w:rsidR="425C032F" w:rsidRPr="0C40D4B4">
        <w:rPr>
          <w:lang w:val="en-US"/>
        </w:rPr>
        <w:t>, such as seismic lines,</w:t>
      </w:r>
      <w:r w:rsidR="00E60473" w:rsidRPr="7107D9C0">
        <w:rPr>
          <w:lang w:val="en-US"/>
        </w:rPr>
        <w:t xml:space="preserve"> have a disproportionately negative impact on red squirrels</w:t>
      </w:r>
      <w:r w:rsidR="0046251A" w:rsidRPr="7107D9C0">
        <w:rPr>
          <w:lang w:val="en-US"/>
        </w:rPr>
        <w:t xml:space="preserve">. </w:t>
      </w:r>
    </w:p>
    <w:p w14:paraId="7D3A2496" w14:textId="2F4AD350" w:rsidR="00E85F69" w:rsidRDefault="3C8BD0A6" w:rsidP="00E85F69">
      <w:pPr>
        <w:spacing w:before="240"/>
        <w:rPr>
          <w:lang w:val="en-US"/>
        </w:rPr>
      </w:pPr>
      <w:r w:rsidRPr="57260A84">
        <w:rPr>
          <w:lang w:val="en-US"/>
        </w:rPr>
        <w:t xml:space="preserve">5. </w:t>
      </w:r>
      <w:r w:rsidRPr="57260A84">
        <w:rPr>
          <w:i/>
          <w:iCs/>
          <w:lang w:val="en-US"/>
        </w:rPr>
        <w:t xml:space="preserve">Synthesis and applications. </w:t>
      </w:r>
      <w:r w:rsidR="13305D0B" w:rsidRPr="57260A84">
        <w:rPr>
          <w:lang w:val="en-US"/>
        </w:rPr>
        <w:t xml:space="preserve">While </w:t>
      </w:r>
      <w:r w:rsidR="3FB37673" w:rsidRPr="0C40D4B4">
        <w:rPr>
          <w:lang w:val="en-US"/>
        </w:rPr>
        <w:t>management</w:t>
      </w:r>
      <w:r w:rsidR="00431E05">
        <w:rPr>
          <w:lang w:val="en-US"/>
        </w:rPr>
        <w:t xml:space="preserve"> in the oil sands typically</w:t>
      </w:r>
      <w:r w:rsidR="0CF0EE0A" w:rsidRPr="0C40D4B4">
        <w:rPr>
          <w:lang w:val="en-US"/>
        </w:rPr>
        <w:t xml:space="preserve"> focus</w:t>
      </w:r>
      <w:r w:rsidR="64E8DD9A" w:rsidRPr="0C40D4B4">
        <w:rPr>
          <w:lang w:val="en-US"/>
        </w:rPr>
        <w:t>es</w:t>
      </w:r>
      <w:r w:rsidR="13305D0B" w:rsidRPr="57260A84">
        <w:rPr>
          <w:lang w:val="en-US"/>
        </w:rPr>
        <w:t xml:space="preserve"> on amount of habitat lost</w:t>
      </w:r>
      <w:r w:rsidR="00431E05">
        <w:rPr>
          <w:lang w:val="en-US"/>
        </w:rPr>
        <w:t xml:space="preserve"> </w:t>
      </w:r>
      <w:commentRangeStart w:id="15"/>
      <w:commentRangeStart w:id="16"/>
      <w:r w:rsidR="00431E05">
        <w:rPr>
          <w:lang w:val="en-US"/>
        </w:rPr>
        <w:t>and looks to “spatial offsets” of undisturbed habitat elsewhere as a solution</w:t>
      </w:r>
      <w:r w:rsidR="13305D0B" w:rsidRPr="57260A84">
        <w:rPr>
          <w:lang w:val="en-US"/>
        </w:rPr>
        <w:t xml:space="preserve">, </w:t>
      </w:r>
      <w:commentRangeEnd w:id="15"/>
      <w:r w:rsidR="00DE0742" w:rsidRPr="57260A84">
        <w:rPr>
          <w:rStyle w:val="CommentReference"/>
          <w:sz w:val="24"/>
          <w:szCs w:val="22"/>
          <w:lang w:val="en-US"/>
        </w:rPr>
        <w:commentReference w:id="15"/>
      </w:r>
      <w:commentRangeEnd w:id="16"/>
      <w:r w:rsidR="001E020A" w:rsidRPr="57260A84">
        <w:rPr>
          <w:rStyle w:val="CommentReference"/>
          <w:sz w:val="24"/>
          <w:szCs w:val="22"/>
          <w:lang w:val="en-US"/>
        </w:rPr>
        <w:commentReference w:id="16"/>
      </w:r>
      <w:r w:rsidR="13305D0B" w:rsidRPr="57260A84">
        <w:rPr>
          <w:lang w:val="en-US"/>
        </w:rPr>
        <w:t xml:space="preserve">we </w:t>
      </w:r>
      <w:r w:rsidR="136372CF" w:rsidRPr="57260A84">
        <w:rPr>
          <w:lang w:val="en-US"/>
        </w:rPr>
        <w:t>demonstrate</w:t>
      </w:r>
      <w:r w:rsidR="13305D0B" w:rsidRPr="57260A84">
        <w:rPr>
          <w:lang w:val="en-US"/>
        </w:rPr>
        <w:t xml:space="preserve"> that both c</w:t>
      </w:r>
      <w:r w:rsidR="74C74837" w:rsidRPr="57260A84">
        <w:rPr>
          <w:lang w:val="en-US"/>
        </w:rPr>
        <w:t xml:space="preserve">omposition and spatial configuration must be considered on appropriate spatial scales when </w:t>
      </w:r>
      <w:r w:rsidR="27518DC2" w:rsidRPr="0C40D4B4">
        <w:rPr>
          <w:lang w:val="en-US"/>
        </w:rPr>
        <w:t xml:space="preserve">developing </w:t>
      </w:r>
      <w:r w:rsidR="505A6846" w:rsidRPr="57260A84">
        <w:rPr>
          <w:lang w:val="en-US"/>
        </w:rPr>
        <w:t>land-use</w:t>
      </w:r>
      <w:r w:rsidR="7AC0FB96" w:rsidRPr="57260A84">
        <w:rPr>
          <w:lang w:val="en-US"/>
        </w:rPr>
        <w:t xml:space="preserve"> strategies in patchy ecosystems</w:t>
      </w:r>
      <w:r w:rsidR="4594E07D" w:rsidRPr="0C40D4B4">
        <w:rPr>
          <w:lang w:val="en-US"/>
        </w:rPr>
        <w:t xml:space="preserve"> undergoing anthropogenic change</w:t>
      </w:r>
      <w:r w:rsidR="74C74837" w:rsidRPr="57260A84">
        <w:rPr>
          <w:lang w:val="en-US"/>
        </w:rPr>
        <w:t>.</w:t>
      </w:r>
      <w:r w:rsidR="6E06F910" w:rsidRPr="57260A84">
        <w:rPr>
          <w:lang w:val="en-US"/>
        </w:rPr>
        <w:t xml:space="preserve"> </w:t>
      </w:r>
    </w:p>
    <w:p w14:paraId="14B732F4" w14:textId="51CDE24B" w:rsidR="00E85F69" w:rsidRDefault="00650EF2" w:rsidP="00E85F69">
      <w:pPr>
        <w:spacing w:before="240"/>
        <w:rPr>
          <w:b/>
          <w:bCs/>
        </w:rPr>
      </w:pPr>
      <w:r w:rsidRPr="7107D9C0">
        <w:rPr>
          <w:b/>
          <w:bCs/>
          <w:lang w:val="en-US"/>
        </w:rPr>
        <w:t xml:space="preserve">Keywords: </w:t>
      </w:r>
      <w:r w:rsidRPr="7107D9C0">
        <w:rPr>
          <w:lang w:val="en-US"/>
        </w:rPr>
        <w:t xml:space="preserve">Boreal ecology, camera </w:t>
      </w:r>
      <w:r w:rsidR="001E020A" w:rsidRPr="7107D9C0">
        <w:rPr>
          <w:lang w:val="en-US"/>
        </w:rPr>
        <w:t>traps</w:t>
      </w:r>
      <w:r w:rsidRPr="7107D9C0">
        <w:rPr>
          <w:lang w:val="en-US"/>
        </w:rPr>
        <w:t xml:space="preserve">, red squirrel, </w:t>
      </w:r>
      <w:r w:rsidRPr="7107D9C0">
        <w:rPr>
          <w:i/>
          <w:iCs/>
          <w:lang w:val="en-US"/>
        </w:rPr>
        <w:t>Tamiasciurus hudsonicus</w:t>
      </w:r>
      <w:r w:rsidRPr="7107D9C0">
        <w:rPr>
          <w:lang w:val="en-US"/>
        </w:rPr>
        <w:t>, configuration, landscape structure, wildlife distributions, spatial scale, oil sands, natural resource management</w:t>
      </w:r>
      <w:bookmarkStart w:id="17" w:name="_e9aaleui00xc"/>
      <w:bookmarkEnd w:id="17"/>
      <w:r w:rsidR="00E85F69">
        <w:rPr>
          <w:b/>
          <w:bCs/>
        </w:rPr>
        <w:br w:type="page"/>
      </w:r>
    </w:p>
    <w:p w14:paraId="7CFA5DCE" w14:textId="69E5172E" w:rsidR="00512322" w:rsidRPr="006A4E27" w:rsidRDefault="74C74837" w:rsidP="006A4E27">
      <w:pPr>
        <w:rPr>
          <w:b/>
          <w:bCs/>
        </w:rPr>
      </w:pPr>
      <w:r w:rsidRPr="05282FE3">
        <w:rPr>
          <w:b/>
          <w:bCs/>
        </w:rPr>
        <w:lastRenderedPageBreak/>
        <w:t>Introduction</w:t>
      </w:r>
      <w:r w:rsidR="00E60473">
        <w:tab/>
      </w:r>
      <w:r w:rsidR="00E60473">
        <w:tab/>
      </w:r>
      <w:r w:rsidR="00E60473">
        <w:tab/>
      </w:r>
      <w:r w:rsidR="00E60473">
        <w:tab/>
      </w:r>
      <w:r w:rsidR="00E60473">
        <w:tab/>
      </w:r>
      <w:r w:rsidR="00E60473">
        <w:tab/>
      </w:r>
      <w:r w:rsidR="00E60473">
        <w:tab/>
      </w:r>
    </w:p>
    <w:p w14:paraId="6F90962C" w14:textId="68A8029D" w:rsidR="00965CD7" w:rsidRDefault="74C74837" w:rsidP="7107D9C0">
      <w:pPr>
        <w:ind w:firstLine="720"/>
        <w:rPr>
          <w:lang w:val="en-US"/>
        </w:rPr>
      </w:pPr>
      <w:r w:rsidRPr="42D74034">
        <w:rPr>
          <w:lang w:val="en-US"/>
        </w:rPr>
        <w:t xml:space="preserve">Human-caused </w:t>
      </w:r>
      <w:r w:rsidR="442CA4CF" w:rsidRPr="42D74034">
        <w:rPr>
          <w:lang w:val="en-US"/>
        </w:rPr>
        <w:t>landscape change is a leading cause</w:t>
      </w:r>
      <w:r w:rsidRPr="42D74034">
        <w:rPr>
          <w:lang w:val="en-US"/>
        </w:rPr>
        <w:t xml:space="preserve"> of </w:t>
      </w:r>
      <w:r w:rsidR="7410C623" w:rsidRPr="42D74034">
        <w:rPr>
          <w:lang w:val="en-US"/>
        </w:rPr>
        <w:t xml:space="preserve">global </w:t>
      </w:r>
      <w:r w:rsidRPr="42D74034">
        <w:rPr>
          <w:lang w:val="en-US"/>
        </w:rPr>
        <w:t xml:space="preserve">biodiversity </w:t>
      </w:r>
      <w:r w:rsidR="7410C623" w:rsidRPr="42D74034">
        <w:rPr>
          <w:lang w:val="en-US"/>
        </w:rPr>
        <w:t>loss</w:t>
      </w:r>
      <w:r w:rsidR="58E67619" w:rsidRPr="42D74034">
        <w:rPr>
          <w:lang w:val="en-US"/>
        </w:rPr>
        <w:t xml:space="preserve"> </w:t>
      </w:r>
      <w:r>
        <w:fldChar w:fldCharType="begin">
          <w:fldData xml:space="preserve">PEVuZE5vdGU+PENpdGU+PEF1dGhvcj5Kb2huc29uPC9BdXRob3I+PFllYXI+MjAxNzwvWWVhcj48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</w:fldData>
        </w:fldChar>
      </w:r>
      <w:r w:rsidR="00E56BAB">
        <w:instrText xml:space="preserve"> ADDIN EN.CITE </w:instrText>
      </w:r>
      <w:r w:rsidR="00E56BAB">
        <w:fldChar w:fldCharType="begin">
          <w:fldData xml:space="preserve">PEVuZE5vdGU+PENpdGU+PEF1dGhvcj5Kb2huc29uPC9BdXRob3I+PFllYXI+MjAxNzwvWWVhcj48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</w:fldData>
        </w:fldChar>
      </w:r>
      <w:r w:rsidR="00E56BAB">
        <w:instrText xml:space="preserve"> ADDIN EN.CITE.DATA </w:instrText>
      </w:r>
      <w:r w:rsidR="00E56BAB">
        <w:fldChar w:fldCharType="end"/>
      </w:r>
      <w:r>
        <w:fldChar w:fldCharType="separate"/>
      </w:r>
      <w:r w:rsidR="00E56BAB">
        <w:rPr>
          <w:noProof/>
        </w:rPr>
        <w:t>(Maxwell et al. 2016, Johnson et al. 2017)</w:t>
      </w:r>
      <w:r>
        <w:fldChar w:fldCharType="end"/>
      </w:r>
      <w:r w:rsidRPr="42D74034">
        <w:rPr>
          <w:lang w:val="en-US"/>
        </w:rPr>
        <w:t>. As natural resource extraction, agriculture, and urban</w:t>
      </w:r>
      <w:r w:rsidR="442CA4CF" w:rsidRPr="42D74034">
        <w:rPr>
          <w:lang w:val="en-US"/>
        </w:rPr>
        <w:t xml:space="preserve">ization </w:t>
      </w:r>
      <w:r w:rsidRPr="42D74034">
        <w:rPr>
          <w:lang w:val="en-US"/>
        </w:rPr>
        <w:t xml:space="preserve">encroach on wild spaces </w:t>
      </w:r>
      <w:r>
        <w:fldChar w:fldCharType="begin"/>
      </w:r>
      <w:r w:rsidR="00E56BAB">
        <w:instrText xml:space="preserve"> ADDIN EN.CITE &lt;EndNote&gt;&lt;Cite&gt;&lt;Author&gt;Shackelford&lt;/Author&gt;&lt;Year&gt;2018&lt;/Year&gt;&lt;RecNum&gt;1513&lt;/RecNum&gt;&lt;DisplayText&gt;(Shackelford et al. 2018)&lt;/DisplayText&gt;&lt;record&gt;&lt;rec-number&gt;1513&lt;/rec-number&gt;&lt;foreign-keys&gt;&lt;key app="EN" db-id="9tstv0xa32zvryewwazvzrxwse9ef0zfrtsx" timestamp="1776286495" guid="e7211fdd-8134-4df0-ba2b-776df460a4b1"&gt;1513&lt;/key&gt;&lt;/foreign-keys&gt;&lt;ref-type name="Journal Article"&gt;17&lt;/ref-type&gt;&lt;contributors&gt;&lt;authors&gt;&lt;author&gt;Shackelford, Nancy&lt;/author&gt;&lt;author&gt;Standish, Rachel J.&lt;/author&gt;&lt;author&gt;Ripple, William&lt;/author&gt;&lt;author&gt;Starzomski, Brian M.&lt;/author&gt;&lt;/authors&gt;&lt;/contributors&gt;&lt;titles&gt;&lt;title&gt;Threats to biodiversity from cumulative human impacts in one of North America&amp;apos;s last wildlife frontiers&lt;/title&gt;&lt;secondary-title&gt;Conservation Biology&lt;/secondary-title&gt;&lt;/titles&gt;&lt;periodical&gt;&lt;full-title&gt;Conservation Biology&lt;/full-title&gt;&lt;abbr-1&gt;Conserv. Biol.&lt;/abbr-1&gt;&lt;/periodical&gt;&lt;pages&gt;672-684&lt;/pages&gt;&lt;volume&gt;32&lt;/volume&gt;&lt;number&gt;3&lt;/number&gt;&lt;dates&gt;&lt;year&gt;2018&lt;/year&gt;&lt;/dates&gt;&lt;isbn&gt;0888-8892&lt;/isbn&gt;&lt;urls&gt;&lt;related-urls&gt;&lt;url&gt;https://conbio.onlinelibrary.wiley.com/doi/abs/10.1111/cobi.13036&lt;/url&gt;&lt;/related-urls&gt;&lt;/urls&gt;&lt;electronic-resource-num&gt;https://doi.org/10.1111/cobi.13036&lt;/electronic-resource-num&gt;&lt;/record&gt;&lt;/Cite&gt;&lt;/EndNote&gt;</w:instrText>
      </w:r>
      <w:r>
        <w:fldChar w:fldCharType="separate"/>
      </w:r>
      <w:r w:rsidR="00E56BAB">
        <w:rPr>
          <w:noProof/>
        </w:rPr>
        <w:t>(Shackelford et al. 2018)</w:t>
      </w:r>
      <w:r>
        <w:fldChar w:fldCharType="end"/>
      </w:r>
      <w:r w:rsidR="3C4AE35C" w:rsidRPr="42D74034">
        <w:rPr>
          <w:lang w:val="en-US"/>
        </w:rPr>
        <w:t xml:space="preserve">, wildlife must </w:t>
      </w:r>
      <w:r w:rsidR="19556FE2" w:rsidRPr="42D74034">
        <w:rPr>
          <w:lang w:val="en-US"/>
        </w:rPr>
        <w:t>conten</w:t>
      </w:r>
      <w:r w:rsidR="27A80635" w:rsidRPr="42D74034">
        <w:rPr>
          <w:lang w:val="en-US"/>
        </w:rPr>
        <w:t xml:space="preserve">d </w:t>
      </w:r>
      <w:r w:rsidR="19556FE2" w:rsidRPr="42D74034">
        <w:rPr>
          <w:lang w:val="en-US"/>
        </w:rPr>
        <w:t xml:space="preserve">with landscapes </w:t>
      </w:r>
      <w:r w:rsidR="00542815">
        <w:rPr>
          <w:lang w:val="en-US"/>
        </w:rPr>
        <w:t>of</w:t>
      </w:r>
      <w:r w:rsidR="19556FE2" w:rsidRPr="42D74034">
        <w:rPr>
          <w:lang w:val="en-US"/>
        </w:rPr>
        <w:t xml:space="preserve"> markedly different complexity</w:t>
      </w:r>
      <w:r w:rsidR="69962F59" w:rsidRPr="42D74034">
        <w:rPr>
          <w:lang w:val="en-US"/>
        </w:rPr>
        <w:t xml:space="preserve"> and </w:t>
      </w:r>
      <w:r w:rsidR="19556FE2" w:rsidRPr="42D74034">
        <w:rPr>
          <w:lang w:val="en-US"/>
        </w:rPr>
        <w:t>disturbance regimes</w:t>
      </w:r>
      <w:r w:rsidR="00D32680">
        <w:rPr>
          <w:lang w:val="en-US"/>
        </w:rPr>
        <w:t xml:space="preserve"> from the natural mosaic</w:t>
      </w:r>
      <w:r w:rsidR="3C4AE35C" w:rsidRPr="42D74034">
        <w:rPr>
          <w:lang w:val="en-US"/>
        </w:rPr>
        <w:t>.</w:t>
      </w:r>
      <w:r w:rsidRPr="42D74034">
        <w:rPr>
          <w:lang w:val="en-US"/>
        </w:rPr>
        <w:t xml:space="preserve"> Uncovering the ecological </w:t>
      </w:r>
      <w:r w:rsidR="19556FE2" w:rsidRPr="42D74034">
        <w:rPr>
          <w:lang w:val="en-US"/>
        </w:rPr>
        <w:t xml:space="preserve">responses of wildlife to </w:t>
      </w:r>
      <w:r w:rsidR="69962F59" w:rsidRPr="42D74034">
        <w:rPr>
          <w:lang w:val="en-US"/>
        </w:rPr>
        <w:t xml:space="preserve">this novel change is difficult because </w:t>
      </w:r>
      <w:r w:rsidR="40100DFF" w:rsidRPr="42D74034">
        <w:rPr>
          <w:lang w:val="en-US"/>
        </w:rPr>
        <w:t>variation</w:t>
      </w:r>
      <w:r w:rsidR="4BF0416F" w:rsidRPr="42D74034">
        <w:rPr>
          <w:lang w:val="en-US"/>
        </w:rPr>
        <w:t xml:space="preserve"> in</w:t>
      </w:r>
      <w:r w:rsidR="40100DFF" w:rsidRPr="42D74034">
        <w:rPr>
          <w:lang w:val="en-US"/>
        </w:rPr>
        <w:t xml:space="preserve"> landscape</w:t>
      </w:r>
      <w:r w:rsidR="4BF0416F" w:rsidRPr="42D74034">
        <w:rPr>
          <w:lang w:val="en-US"/>
        </w:rPr>
        <w:t xml:space="preserve"> </w:t>
      </w:r>
      <w:r w:rsidR="593CA30B" w:rsidRPr="42D74034">
        <w:rPr>
          <w:lang w:val="en-US"/>
        </w:rPr>
        <w:t xml:space="preserve">structure </w:t>
      </w:r>
      <w:r w:rsidR="7B935424" w:rsidRPr="42D74034">
        <w:rPr>
          <w:lang w:val="en-US"/>
        </w:rPr>
        <w:t>entrain</w:t>
      </w:r>
      <w:r w:rsidR="4BF0416F" w:rsidRPr="42D74034">
        <w:rPr>
          <w:lang w:val="en-US"/>
        </w:rPr>
        <w:t>s a wide range of</w:t>
      </w:r>
      <w:r w:rsidR="7B935424" w:rsidRPr="42D74034">
        <w:rPr>
          <w:lang w:val="en-US"/>
        </w:rPr>
        <w:t xml:space="preserve"> functional and numeric </w:t>
      </w:r>
      <w:r w:rsidR="00550AC9" w:rsidRPr="42D74034">
        <w:rPr>
          <w:lang w:val="en-US"/>
        </w:rPr>
        <w:t xml:space="preserve">effects </w:t>
      </w:r>
      <w:r w:rsidR="4BF0416F" w:rsidRPr="42D74034">
        <w:rPr>
          <w:lang w:val="en-US"/>
        </w:rPr>
        <w:t>span</w:t>
      </w:r>
      <w:r w:rsidR="40100DFF" w:rsidRPr="42D74034">
        <w:rPr>
          <w:lang w:val="en-US"/>
        </w:rPr>
        <w:t>ning</w:t>
      </w:r>
      <w:r w:rsidR="00550AC9" w:rsidRPr="42D74034">
        <w:rPr>
          <w:lang w:val="en-US"/>
        </w:rPr>
        <w:t xml:space="preserve"> scales of observation</w:t>
      </w:r>
      <w:r w:rsidR="00777D78">
        <w:rPr>
          <w:lang w:val="en-US"/>
        </w:rPr>
        <w:t xml:space="preserve"> </w:t>
      </w:r>
      <w:r w:rsidR="00777D78">
        <w:rPr>
          <w:lang w:val="en-US"/>
        </w:rPr>
        <w:fldChar w:fldCharType="begin">
          <w:fldData xml:space="preserve">PEVuZE5vdGU+PENpdGU+PEF1dGhvcj5MZXZpbjwvQXV0aG9yPjxZZWFyPjE5OTI8L1llYXI+PFJl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</w:fldData>
        </w:fldChar>
      </w:r>
      <w:r w:rsidR="00E56BAB">
        <w:rPr>
          <w:lang w:val="en-US"/>
        </w:rPr>
        <w:instrText xml:space="preserve"> ADDIN EN.CITE </w:instrText>
      </w:r>
      <w:r w:rsidR="00E56BAB">
        <w:rPr>
          <w:lang w:val="en-US"/>
        </w:rPr>
        <w:fldChar w:fldCharType="begin">
          <w:fldData xml:space="preserve">PEVuZE5vdGU+PENpdGU+PEF1dGhvcj5MZXZpbjwvQXV0aG9yPjxZZWFyPjE5OTI8L1llYXI+PFJl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</w:fldData>
        </w:fldChar>
      </w:r>
      <w:r w:rsidR="00E56BAB">
        <w:rPr>
          <w:lang w:val="en-US"/>
        </w:rPr>
        <w:instrText xml:space="preserve"> ADDIN EN.CITE.DATA </w:instrText>
      </w:r>
      <w:r w:rsidR="00E56BAB">
        <w:rPr>
          <w:lang w:val="en-US"/>
        </w:rPr>
      </w:r>
      <w:r w:rsidR="00E56BAB">
        <w:rPr>
          <w:lang w:val="en-US"/>
        </w:rPr>
        <w:fldChar w:fldCharType="end"/>
      </w:r>
      <w:r w:rsidR="00777D78">
        <w:rPr>
          <w:lang w:val="en-US"/>
        </w:rPr>
      </w:r>
      <w:r w:rsidR="00777D78">
        <w:rPr>
          <w:lang w:val="en-US"/>
        </w:rPr>
        <w:fldChar w:fldCharType="separate"/>
      </w:r>
      <w:r w:rsidR="00E56BAB">
        <w:rPr>
          <w:noProof/>
          <w:lang w:val="en-US"/>
        </w:rPr>
        <w:t>(Forman and Godron 1981, Dunning et al. 1992, Levin 1992)</w:t>
      </w:r>
      <w:r w:rsidR="00777D78">
        <w:rPr>
          <w:lang w:val="en-US"/>
        </w:rPr>
        <w:fldChar w:fldCharType="end"/>
      </w:r>
      <w:r w:rsidR="00777D78">
        <w:rPr>
          <w:lang w:val="en-US"/>
        </w:rPr>
        <w:t xml:space="preserve">. </w:t>
      </w:r>
      <w:r w:rsidR="00083A88" w:rsidRPr="05282FE3">
        <w:rPr>
          <w:lang w:val="en-US"/>
        </w:rPr>
        <w:t>Classic i</w:t>
      </w:r>
      <w:r w:rsidR="00083A88" w:rsidRPr="0B8D6DA2">
        <w:rPr>
          <w:lang w:val="en-US"/>
        </w:rPr>
        <w:t xml:space="preserve">sland biogeography theory </w:t>
      </w:r>
      <w:r w:rsidR="00777D78">
        <w:rPr>
          <w:lang w:val="en-US"/>
        </w:rPr>
        <w:fldChar w:fldCharType="begin"/>
      </w:r>
      <w:r w:rsidR="00E56BAB">
        <w:rPr>
          <w:lang w:val="en-US"/>
        </w:rPr>
        <w:instrText xml:space="preserve"> ADDIN EN.CITE &lt;EndNote&gt;&lt;Cite&gt;&lt;Author&gt;MacArthur&lt;/Author&gt;&lt;Year&gt;1967&lt;/Year&gt;&lt;RecNum&gt;1370&lt;/RecNum&gt;&lt;DisplayText&gt;(MacArthur and Wilson 1967)&lt;/DisplayText&gt;&lt;record&gt;&lt;rec-number&gt;1370&lt;/rec-number&gt;&lt;foreign-keys&gt;&lt;key app="EN" db-id="9tstv0xa32zvryewwazvzrxwse9ef0zfrtsx" timestamp="1776286495" guid="f304e1b4-f504-4250-adf7-8f635a88a30c"&gt;1370&lt;/key&gt;&lt;/foreign-keys&gt;&lt;ref-type name="Book"&gt;6&lt;/ref-type&gt;&lt;contributors&gt;&lt;authors&gt;&lt;author&gt;MacArthur, Robert H.&lt;/author&gt;&lt;author&gt;Wilson, Edward O.&lt;/author&gt;&lt;/authors&gt;&lt;/contributors&gt;&lt;titles&gt;&lt;title&gt;The Theory of Island Biogeography&lt;/title&gt;&lt;/titles&gt;&lt;edition&gt;Revised&lt;/edition&gt;&lt;dates&gt;&lt;year&gt;1967&lt;/year&gt;&lt;/dates&gt;&lt;publisher&gt;Princeton University Press&lt;/publisher&gt;&lt;isbn&gt;9780691088365&lt;/isbn&gt;&lt;urls&gt;&lt;related-urls&gt;&lt;url&gt;http://www.jstor.org/stable/j.ctt19cc1t2&lt;/url&gt;&lt;/related-urls&gt;&lt;/urls&gt;&lt;remote-database-name&gt;JSTOR&lt;/remote-database-name&gt;&lt;access-date&gt;2025/09/22/&lt;/access-date&gt;&lt;/record&gt;&lt;/Cite&gt;&lt;/EndNote&gt;</w:instrText>
      </w:r>
      <w:r w:rsidR="00777D78">
        <w:rPr>
          <w:lang w:val="en-US"/>
        </w:rPr>
        <w:fldChar w:fldCharType="separate"/>
      </w:r>
      <w:r w:rsidR="00E56BAB">
        <w:rPr>
          <w:noProof/>
          <w:lang w:val="en-US"/>
        </w:rPr>
        <w:t>(MacArthur and Wilson 1967)</w:t>
      </w:r>
      <w:r w:rsidR="00777D78">
        <w:rPr>
          <w:lang w:val="en-US"/>
        </w:rPr>
        <w:fldChar w:fldCharType="end"/>
      </w:r>
      <w:r w:rsidR="00777D78">
        <w:rPr>
          <w:lang w:val="en-US"/>
        </w:rPr>
        <w:t xml:space="preserve"> </w:t>
      </w:r>
      <w:r w:rsidR="00083A88" w:rsidRPr="0B8D6DA2">
        <w:rPr>
          <w:lang w:val="en-US"/>
        </w:rPr>
        <w:t xml:space="preserve">highlights the importance of patch isolation and </w:t>
      </w:r>
      <w:r w:rsidR="00083A88" w:rsidRPr="05282FE3">
        <w:rPr>
          <w:lang w:val="en-US"/>
        </w:rPr>
        <w:t xml:space="preserve">area </w:t>
      </w:r>
      <w:r w:rsidR="00083A88" w:rsidRPr="0B8D6DA2">
        <w:rPr>
          <w:lang w:val="en-US"/>
        </w:rPr>
        <w:t>in determining species persistence</w:t>
      </w:r>
      <w:r w:rsidR="00083A88" w:rsidRPr="05282FE3">
        <w:rPr>
          <w:lang w:val="en-US"/>
        </w:rPr>
        <w:t xml:space="preserve"> for oceanic islands. </w:t>
      </w:r>
      <w:r w:rsidR="771B1865" w:rsidRPr="42D74034">
        <w:rPr>
          <w:lang w:val="en-US"/>
        </w:rPr>
        <w:t>In cont</w:t>
      </w:r>
      <w:r w:rsidR="1EFD69BC" w:rsidRPr="42D74034">
        <w:rPr>
          <w:lang w:val="en-US"/>
        </w:rPr>
        <w:t>iguous terrestrial landscapes</w:t>
      </w:r>
      <w:r w:rsidR="771B1865" w:rsidRPr="42D74034">
        <w:rPr>
          <w:lang w:val="en-US"/>
        </w:rPr>
        <w:t>, where</w:t>
      </w:r>
      <w:r w:rsidR="3E82B6A9" w:rsidRPr="42D74034">
        <w:rPr>
          <w:lang w:val="en-US"/>
        </w:rPr>
        <w:t xml:space="preserve"> the habitat matrix created by anthropogenic </w:t>
      </w:r>
      <w:r w:rsidR="771B1865" w:rsidRPr="42D74034">
        <w:rPr>
          <w:lang w:val="en-US"/>
        </w:rPr>
        <w:t>disturbance</w:t>
      </w:r>
      <w:r w:rsidR="3E82B6A9" w:rsidRPr="42D74034">
        <w:rPr>
          <w:lang w:val="en-US"/>
        </w:rPr>
        <w:t xml:space="preserve"> is </w:t>
      </w:r>
      <w:commentRangeStart w:id="18"/>
      <w:del w:id="19" w:author="Jason Fisher" w:date="2026-06-29T12:43:00Z" w16du:dateUtc="2026-06-29T19:43:00Z">
        <w:r w:rsidR="3E82B6A9" w:rsidRPr="42D74034" w:rsidDel="00431E05">
          <w:rPr>
            <w:lang w:val="en-US"/>
          </w:rPr>
          <w:delText>not universally hostile</w:delText>
        </w:r>
      </w:del>
      <w:ins w:id="20" w:author="Jason Fisher" w:date="2026-06-29T12:43:00Z" w16du:dateUtc="2026-06-29T19:43:00Z">
        <w:r w:rsidR="00431E05">
          <w:rPr>
            <w:lang w:val="en-US"/>
          </w:rPr>
          <w:t>to some degree useable by species</w:t>
        </w:r>
      </w:ins>
      <w:r w:rsidR="771B1865" w:rsidRPr="42D74034">
        <w:rPr>
          <w:lang w:val="en-US"/>
        </w:rPr>
        <w:t xml:space="preserve">, </w:t>
      </w:r>
      <w:commentRangeEnd w:id="18"/>
      <w:r w:rsidR="0067585E" w:rsidRPr="42D74034">
        <w:rPr>
          <w:rStyle w:val="CommentReference"/>
          <w:sz w:val="24"/>
          <w:szCs w:val="22"/>
          <w:lang w:val="en-US"/>
        </w:rPr>
        <w:commentReference w:id="18"/>
      </w:r>
      <w:r w:rsidR="771B1865" w:rsidRPr="42D74034">
        <w:rPr>
          <w:lang w:val="en-US"/>
        </w:rPr>
        <w:t xml:space="preserve">a </w:t>
      </w:r>
      <w:r w:rsidR="0A661E28" w:rsidRPr="42D74034">
        <w:rPr>
          <w:lang w:val="en-US"/>
        </w:rPr>
        <w:t>more nuanced</w:t>
      </w:r>
      <w:r w:rsidR="771B1865" w:rsidRPr="42D74034">
        <w:rPr>
          <w:lang w:val="en-US"/>
        </w:rPr>
        <w:t xml:space="preserve"> </w:t>
      </w:r>
      <w:r w:rsidR="4B6C2D64" w:rsidRPr="42D74034">
        <w:rPr>
          <w:lang w:val="en-US"/>
        </w:rPr>
        <w:t>recognition</w:t>
      </w:r>
      <w:r w:rsidR="771B1865" w:rsidRPr="42D74034">
        <w:rPr>
          <w:lang w:val="en-US"/>
        </w:rPr>
        <w:t xml:space="preserve"> </w:t>
      </w:r>
      <w:r w:rsidR="1E42C8FB" w:rsidRPr="42D74034">
        <w:rPr>
          <w:lang w:val="en-US"/>
        </w:rPr>
        <w:t>of</w:t>
      </w:r>
      <w:r w:rsidR="771B1865" w:rsidRPr="42D74034">
        <w:rPr>
          <w:lang w:val="en-US"/>
        </w:rPr>
        <w:t xml:space="preserve"> landscape-moderated effects </w:t>
      </w:r>
      <w:r w:rsidR="69383914" w:rsidRPr="42D74034">
        <w:rPr>
          <w:lang w:val="en-US"/>
        </w:rPr>
        <w:t>is necessary</w:t>
      </w:r>
      <w:r w:rsidR="22EB4F1E" w:rsidRPr="42D74034">
        <w:rPr>
          <w:lang w:val="en-US"/>
        </w:rPr>
        <w:t xml:space="preserve">. </w:t>
      </w:r>
      <w:r w:rsidR="001048B2">
        <w:rPr>
          <w:lang w:val="en-US"/>
        </w:rPr>
        <w:t xml:space="preserve">Through habitat loss and fragmentation, </w:t>
      </w:r>
      <w:r w:rsidR="00F30D43">
        <w:rPr>
          <w:lang w:val="en-US"/>
        </w:rPr>
        <w:t>human-caused changes to</w:t>
      </w:r>
      <w:r w:rsidR="55F5E8D0" w:rsidRPr="42D74034">
        <w:rPr>
          <w:lang w:val="en-US"/>
        </w:rPr>
        <w:t xml:space="preserve"> landscape structure </w:t>
      </w:r>
      <w:r w:rsidR="00F30D43">
        <w:rPr>
          <w:lang w:val="en-US"/>
        </w:rPr>
        <w:t>are</w:t>
      </w:r>
      <w:r w:rsidR="55F5E8D0" w:rsidRPr="42D74034">
        <w:rPr>
          <w:lang w:val="en-US"/>
        </w:rPr>
        <w:t xml:space="preserve"> hypothesized to lead to markedly different distributions of organisms </w:t>
      </w:r>
      <w:r w:rsidR="001048B2">
        <w:rPr>
          <w:i/>
          <w:iCs/>
          <w:lang w:val="en-US"/>
        </w:rPr>
        <w:t>via</w:t>
      </w:r>
      <w:r w:rsidR="117A9438" w:rsidRPr="42D74034">
        <w:rPr>
          <w:lang w:val="en-US"/>
        </w:rPr>
        <w:t xml:space="preserve"> </w:t>
      </w:r>
      <w:r w:rsidR="00735442">
        <w:rPr>
          <w:lang w:val="en-US"/>
        </w:rPr>
        <w:t xml:space="preserve">edge </w:t>
      </w:r>
      <w:r w:rsidR="00B9271D">
        <w:rPr>
          <w:lang w:val="en-US"/>
        </w:rPr>
        <w:t>effects</w:t>
      </w:r>
      <w:r w:rsidR="117A9438" w:rsidRPr="42D74034">
        <w:rPr>
          <w:lang w:val="en-US"/>
        </w:rPr>
        <w:t xml:space="preserve">, </w:t>
      </w:r>
      <w:r w:rsidR="008A1501">
        <w:rPr>
          <w:lang w:val="en-US"/>
        </w:rPr>
        <w:t xml:space="preserve">predation risk, </w:t>
      </w:r>
      <w:r w:rsidR="117A9438" w:rsidRPr="42D74034">
        <w:rPr>
          <w:lang w:val="en-US"/>
        </w:rPr>
        <w:t>dispersal</w:t>
      </w:r>
      <w:r w:rsidR="00083A88">
        <w:rPr>
          <w:lang w:val="en-US"/>
        </w:rPr>
        <w:t xml:space="preserve"> and movement</w:t>
      </w:r>
      <w:r w:rsidR="117A9438" w:rsidRPr="42D74034">
        <w:rPr>
          <w:lang w:val="en-US"/>
        </w:rPr>
        <w:t xml:space="preserve">, </w:t>
      </w:r>
      <w:r w:rsidR="008A1501">
        <w:rPr>
          <w:lang w:val="en-US"/>
        </w:rPr>
        <w:t xml:space="preserve">and </w:t>
      </w:r>
      <w:r w:rsidR="117A9438" w:rsidRPr="42D74034">
        <w:rPr>
          <w:lang w:val="en-US"/>
        </w:rPr>
        <w:t xml:space="preserve">colonization and extinction </w:t>
      </w:r>
      <w:r w:rsidR="15230DB5" w:rsidRPr="42D74034">
        <w:rPr>
          <w:lang w:val="en-US"/>
        </w:rPr>
        <w:t>processes</w:t>
      </w:r>
      <w:r w:rsidR="00777D78">
        <w:rPr>
          <w:lang w:val="en-US"/>
        </w:rPr>
        <w:t xml:space="preserve"> </w:t>
      </w:r>
      <w:r w:rsidR="00777D78" w:rsidRPr="007A1ABA">
        <w:rPr>
          <w:color w:val="000000" w:themeColor="text1"/>
          <w:lang w:val="en-US"/>
        </w:rPr>
        <w:fldChar w:fldCharType="begin">
          <w:fldData xml:space="preserve">PEVuZE5vdGU+PENpdGU+PEF1dGhvcj5IYWRkYWQ8L0F1dGhvcj48WWVhcj4yMDE1PC9ZZWFyPjxS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</w:fldData>
        </w:fldChar>
      </w:r>
      <w:r w:rsidR="00E56BAB" w:rsidRPr="007A1ABA">
        <w:rPr>
          <w:color w:val="000000" w:themeColor="text1"/>
          <w:lang w:val="en-US"/>
        </w:rPr>
        <w:instrText xml:space="preserve"> ADDIN EN.CITE </w:instrText>
      </w:r>
      <w:r w:rsidR="00E56BAB" w:rsidRPr="007A1ABA">
        <w:rPr>
          <w:color w:val="000000" w:themeColor="text1"/>
          <w:lang w:val="en-US"/>
        </w:rPr>
        <w:fldChar w:fldCharType="begin">
          <w:fldData xml:space="preserve">PEVuZE5vdGU+PENpdGU+PEF1dGhvcj5IYWRkYWQ8L0F1dGhvcj48WWVhcj4yMDE1PC9ZZWFyPjxS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</w:fldData>
        </w:fldChar>
      </w:r>
      <w:r w:rsidR="00E56BAB" w:rsidRPr="007A1ABA">
        <w:rPr>
          <w:color w:val="000000" w:themeColor="text1"/>
          <w:lang w:val="en-US"/>
        </w:rPr>
        <w:instrText xml:space="preserve"> ADDIN EN.CITE.DATA </w:instrText>
      </w:r>
      <w:r w:rsidR="00E56BAB" w:rsidRPr="007A1ABA">
        <w:rPr>
          <w:color w:val="000000" w:themeColor="text1"/>
          <w:lang w:val="en-US"/>
        </w:rPr>
      </w:r>
      <w:r w:rsidR="00E56BAB" w:rsidRPr="007A1ABA">
        <w:rPr>
          <w:color w:val="000000" w:themeColor="text1"/>
          <w:lang w:val="en-US"/>
        </w:rPr>
        <w:fldChar w:fldCharType="end"/>
      </w:r>
      <w:r w:rsidR="00777D78" w:rsidRPr="007A1ABA">
        <w:rPr>
          <w:color w:val="000000" w:themeColor="text1"/>
          <w:lang w:val="en-US"/>
        </w:rPr>
      </w:r>
      <w:r w:rsidR="00777D78" w:rsidRPr="007A1ABA">
        <w:rPr>
          <w:color w:val="000000" w:themeColor="text1"/>
          <w:lang w:val="en-US"/>
        </w:rPr>
        <w:fldChar w:fldCharType="separate"/>
      </w:r>
      <w:r w:rsidR="00E56BAB" w:rsidRPr="007A1ABA">
        <w:rPr>
          <w:noProof/>
          <w:color w:val="000000" w:themeColor="text1"/>
          <w:lang w:val="en-US"/>
        </w:rPr>
        <w:t>(Dunning et al. 1992, Tscharntke et al. 2012, Haddad et al. 2015, Pfeifer et al. 2017)</w:t>
      </w:r>
      <w:r w:rsidR="00777D78" w:rsidRPr="007A1ABA">
        <w:rPr>
          <w:color w:val="000000" w:themeColor="text1"/>
          <w:lang w:val="en-US"/>
        </w:rPr>
        <w:fldChar w:fldCharType="end"/>
      </w:r>
      <w:r w:rsidR="55F5E8D0" w:rsidRPr="007A1ABA">
        <w:rPr>
          <w:color w:val="000000" w:themeColor="text1"/>
          <w:lang w:val="en-US"/>
        </w:rPr>
        <w:t>.</w:t>
      </w:r>
      <w:r w:rsidR="00E56BAB" w:rsidRPr="007A1ABA">
        <w:rPr>
          <w:color w:val="000000" w:themeColor="text1"/>
          <w:lang w:val="en-US"/>
        </w:rPr>
        <w:t xml:space="preserve"> Features at scales larger than animal home ranges (or grains of perception) are expected, and have often been observed, to impact their space use </w:t>
      </w:r>
      <w:r w:rsidR="00E56BAB" w:rsidRPr="007A1ABA">
        <w:rPr>
          <w:color w:val="000000" w:themeColor="text1"/>
          <w:lang w:val="en-US"/>
        </w:rPr>
        <w:fldChar w:fldCharType="begin">
          <w:fldData xml:space="preserve">PEVuZE5vdGU+PENpdGU+PEF1dGhvcj5KYWNrc29uPC9BdXRob3I+PFllYXI+MjAxNTwvWWVhcj48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</w:fldData>
        </w:fldChar>
      </w:r>
      <w:r w:rsidR="007A1ABA">
        <w:rPr>
          <w:color w:val="000000" w:themeColor="text1"/>
          <w:lang w:val="en-US"/>
        </w:rPr>
        <w:instrText xml:space="preserve"> ADDIN EN.CITE </w:instrText>
      </w:r>
      <w:r w:rsidR="007A1ABA">
        <w:rPr>
          <w:color w:val="000000" w:themeColor="text1"/>
          <w:lang w:val="en-US"/>
        </w:rPr>
        <w:fldChar w:fldCharType="begin">
          <w:fldData xml:space="preserve">PEVuZE5vdGU+PENpdGU+PEF1dGhvcj5KYWNrc29uPC9BdXRob3I+PFllYXI+MjAxNTwvWWVhcj48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</w:fldData>
        </w:fldChar>
      </w:r>
      <w:r w:rsidR="007A1ABA">
        <w:rPr>
          <w:color w:val="000000" w:themeColor="text1"/>
          <w:lang w:val="en-US"/>
        </w:rPr>
        <w:instrText xml:space="preserve"> ADDIN EN.CITE.DATA </w:instrText>
      </w:r>
      <w:r w:rsidR="007A1ABA">
        <w:rPr>
          <w:color w:val="000000" w:themeColor="text1"/>
          <w:lang w:val="en-US"/>
        </w:rPr>
      </w:r>
      <w:r w:rsidR="007A1ABA">
        <w:rPr>
          <w:color w:val="000000" w:themeColor="text1"/>
          <w:lang w:val="en-US"/>
        </w:rPr>
        <w:fldChar w:fldCharType="end"/>
      </w:r>
      <w:r w:rsidR="00E56BAB" w:rsidRPr="007A1ABA">
        <w:rPr>
          <w:color w:val="000000" w:themeColor="text1"/>
          <w:lang w:val="en-US"/>
        </w:rPr>
      </w:r>
      <w:r w:rsidR="00E56BAB" w:rsidRPr="007A1ABA">
        <w:rPr>
          <w:color w:val="000000" w:themeColor="text1"/>
          <w:lang w:val="en-US"/>
        </w:rPr>
        <w:fldChar w:fldCharType="separate"/>
      </w:r>
      <w:r w:rsidR="007A1ABA">
        <w:rPr>
          <w:noProof/>
          <w:color w:val="000000" w:themeColor="text1"/>
          <w:lang w:val="en-US"/>
        </w:rPr>
        <w:t>(Holland et al. 2004, Holland et al. 2005, Fisher et al. 2011b, Jackson and Fahrig 2012, 2015, Stuber and Fontaine 2019, Dyck et al. 2026)</w:t>
      </w:r>
      <w:r w:rsidR="00E56BAB" w:rsidRPr="007A1ABA">
        <w:rPr>
          <w:color w:val="000000" w:themeColor="text1"/>
          <w:lang w:val="en-US"/>
        </w:rPr>
        <w:fldChar w:fldCharType="end"/>
      </w:r>
      <w:r w:rsidR="00E56BAB" w:rsidRPr="007A1ABA">
        <w:rPr>
          <w:color w:val="000000" w:themeColor="text1"/>
          <w:lang w:val="en-US"/>
        </w:rPr>
        <w:t>.</w:t>
      </w:r>
    </w:p>
    <w:p w14:paraId="74A1717B" w14:textId="6A5F4D02" w:rsidR="00512322" w:rsidRDefault="14851182" w:rsidP="42D74034">
      <w:pPr>
        <w:ind w:firstLine="720"/>
        <w:rPr>
          <w:lang w:val="en-US"/>
        </w:rPr>
      </w:pPr>
      <w:r>
        <w:t xml:space="preserve">One </w:t>
      </w:r>
      <w:r w:rsidR="00157543">
        <w:t>way to operationalize and investigate</w:t>
      </w:r>
      <w:r>
        <w:t xml:space="preserve"> landscape-mediated effects is to decompose landscape structure into two components: composition (the total </w:t>
      </w:r>
      <w:r w:rsidR="00044371">
        <w:t>amount</w:t>
      </w:r>
      <w:r>
        <w:t xml:space="preserve"> of habitat) and </w:t>
      </w:r>
      <w:r w:rsidR="00044371">
        <w:t>configuration</w:t>
      </w:r>
      <w:r>
        <w:t xml:space="preserve"> (the spatial arrangement of that habitat)</w:t>
      </w:r>
      <w:ins w:id="21" w:author="Jason Fisher" w:date="2026-06-29T12:45:00Z" w16du:dateUtc="2026-06-29T19:45:00Z">
        <w:r w:rsidR="00431E05">
          <w:t xml:space="preserve"> </w:t>
        </w:r>
      </w:ins>
      <w:commentRangeStart w:id="22"/>
      <w:r w:rsidR="00431E05">
        <w:fldChar w:fldCharType="begin"/>
      </w:r>
      <w:r w:rsidR="00E56BAB">
        <w:instrText xml:space="preserve"> ADDIN EN.CITE &lt;EndNote&gt;&lt;Cite&gt;&lt;Author&gt;Godron&lt;/Author&gt;&lt;Year&gt;1983&lt;/Year&gt;&lt;RecNum&gt;2278&lt;/RecNum&gt;&lt;DisplayText&gt;(Godron and Forman 1983, Mazerolle and Villard 1999)&lt;/DisplayText&gt;&lt;record&gt;&lt;rec-number&gt;2278&lt;/rec-number&gt;&lt;foreign-keys&gt;&lt;key app="EN" db-id="zttw0f50sp2daeezft0vvrfdzpdzpw95p2rp" timestamp="1782762292"&gt;2278&lt;/key&gt;&lt;/foreign-keys&gt;&lt;ref-type name="Book Section"&gt;5&lt;/ref-type&gt;&lt;contributors&gt;&lt;authors&gt;&lt;author&gt;Godron, Michel&lt;/author&gt;&lt;author&gt;Forman, RTT&lt;/author&gt;&lt;/authors&gt;&lt;/contributors&gt;&lt;titles&gt;&lt;title&gt;Landscape modification and changing ecological characteristics&lt;/title&gt;&lt;secondary-title&gt;Disturbance and ecosystems: components of response&lt;/secondary-title&gt;&lt;/titles&gt;&lt;pages&gt;12-28&lt;/pages&gt;&lt;dates&gt;&lt;year&gt;1983&lt;/year&gt;&lt;/dates&gt;&lt;publisher&gt;Springer&lt;/publisher&gt;&lt;urls&gt;&lt;/urls&gt;&lt;/record&gt;&lt;/Cite&gt;&lt;Cite&gt;&lt;Author&gt;Mazerolle&lt;/Author&gt;&lt;Year&gt;1999&lt;/Year&gt;&lt;RecNum&gt;1368&lt;/RecNum&gt;&lt;record&gt;&lt;rec-number&gt;1368&lt;/rec-number&gt;&lt;foreign-keys&gt;&lt;key app="EN" db-id="zttw0f50sp2daeezft0vvrfdzpdzpw95p2rp" timestamp="1674675382"&gt;1368&lt;/key&gt;&lt;/foreign-keys&gt;&lt;ref-type name="Journal Article"&gt;17&lt;/ref-type&gt;&lt;contributors&gt;&lt;authors&gt;&lt;author&gt;Mazerolle, Marc J&lt;/author&gt;&lt;author&gt;Villard, Marc-André&lt;/author&gt;&lt;/authors&gt;&lt;/contributors&gt;&lt;titles&gt;&lt;title&gt;Patch characteristics and landscape context as predictors of species presence and abundance: A review&lt;/title&gt;&lt;secondary-title&gt;écoscience&lt;/secondary-title&gt;&lt;/titles&gt;&lt;periodical&gt;&lt;full-title&gt;Ecoscience&lt;/full-title&gt;&lt;/periodical&gt;&lt;pages&gt;117-124&lt;/pages&gt;&lt;volume&gt;6&lt;/volume&gt;&lt;number&gt;1&lt;/number&gt;&lt;dates&gt;&lt;year&gt;1999&lt;/year&gt;&lt;/dates&gt;&lt;isbn&gt;1195-6860&lt;/isbn&gt;&lt;urls&gt;&lt;/urls&gt;&lt;/record&gt;&lt;/Cite&gt;&lt;/EndNote&gt;</w:instrText>
      </w:r>
      <w:r w:rsidR="00431E05">
        <w:fldChar w:fldCharType="separate"/>
      </w:r>
      <w:r w:rsidR="00E56BAB">
        <w:rPr>
          <w:noProof/>
        </w:rPr>
        <w:t>(Godron and Forman 1983, Mazerolle and Villard 1999)</w:t>
      </w:r>
      <w:r w:rsidR="00431E05">
        <w:fldChar w:fldCharType="end"/>
      </w:r>
      <w:commentRangeEnd w:id="22"/>
      <w:r w:rsidR="00E56BAB">
        <w:rPr>
          <w:rStyle w:val="CommentReference"/>
          <w:sz w:val="24"/>
          <w:szCs w:val="22"/>
        </w:rPr>
        <w:commentReference w:id="22"/>
      </w:r>
      <w:r>
        <w:t xml:space="preserve">. </w:t>
      </w:r>
      <w:r w:rsidR="00A53F32">
        <w:t xml:space="preserve">Fragmentation is a special case of landscape reconfiguration </w:t>
      </w:r>
      <w:del w:id="23" w:author="Emerald Arthurs" w:date="2026-07-01T10:14:00Z" w16du:dateUtc="2026-07-01T17:14:00Z">
        <w:r w:rsidR="00A53F32" w:rsidDel="002373F2">
          <w:delText xml:space="preserve">wherein small “islands” of </w:delText>
        </w:r>
      </w:del>
      <w:del w:id="24" w:author="Emerald Arthurs" w:date="2026-07-01T10:00:00Z" w16du:dateUtc="2026-07-01T17:00:00Z">
        <w:r w:rsidR="00A53F32" w:rsidDel="0067585E">
          <w:delText xml:space="preserve">useable </w:delText>
        </w:r>
      </w:del>
      <w:del w:id="25" w:author="Emerald Arthurs" w:date="2026-07-01T10:14:00Z" w16du:dateUtc="2026-07-01T17:14:00Z">
        <w:r w:rsidR="00A53F32" w:rsidDel="002373F2">
          <w:delText xml:space="preserve">habitat </w:delText>
        </w:r>
      </w:del>
      <w:del w:id="26" w:author="Emerald Arthurs" w:date="2026-07-01T10:00:00Z" w16du:dateUtc="2026-07-01T17:00:00Z">
        <w:r w:rsidR="00A53F32" w:rsidDel="0067585E">
          <w:delText>(</w:delText>
        </w:r>
      </w:del>
      <w:del w:id="27" w:author="Emerald Arthurs" w:date="2026-07-01T10:14:00Z" w16du:dateUtc="2026-07-01T17:14:00Z">
        <w:r w:rsidR="00A53F32" w:rsidDel="002373F2">
          <w:delText>patches</w:delText>
        </w:r>
      </w:del>
      <w:del w:id="28" w:author="Emerald Arthurs" w:date="2026-07-01T10:00:00Z" w16du:dateUtc="2026-07-01T17:00:00Z">
        <w:r w:rsidR="00A53F32" w:rsidDel="0067585E">
          <w:delText>)</w:delText>
        </w:r>
      </w:del>
      <w:del w:id="29" w:author="Emerald Arthurs" w:date="2026-07-01T10:14:00Z" w16du:dateUtc="2026-07-01T17:14:00Z">
        <w:r w:rsidR="00A53F32" w:rsidDel="002373F2">
          <w:delText xml:space="preserve"> are embedded a nearly unusable or otherwise risky “sea” of </w:delText>
        </w:r>
        <w:r w:rsidR="00A53F32" w:rsidDel="002373F2">
          <w:lastRenderedPageBreak/>
          <w:delText>matrix habitat</w:delText>
        </w:r>
      </w:del>
      <w:ins w:id="30" w:author="Emerald Arthurs" w:date="2026-07-01T10:14:00Z" w16du:dateUtc="2026-07-01T17:14:00Z">
        <w:r w:rsidR="002373F2">
          <w:t>involving the breaking apart of continuous habitat patches into smaller, spatially distinct patches</w:t>
        </w:r>
      </w:ins>
      <w:r w:rsidR="00A53F32">
        <w:t xml:space="preserve"> </w:t>
      </w:r>
      <w:commentRangeStart w:id="31"/>
      <w:commentRangeStart w:id="32"/>
      <w:r w:rsidR="00A53F32">
        <w:fldChar w:fldCharType="begin"/>
      </w:r>
      <w:r w:rsidR="00E56BAB">
        <w:instrText xml:space="preserve"> ADDIN EN.CITE &lt;EndNote&gt;&lt;Cite&gt;&lt;Author&gt;Kremsater&lt;/Author&gt;&lt;Year&gt;1999&lt;/Year&gt;&lt;RecNum&gt;1324&lt;/RecNum&gt;&lt;DisplayText&gt;(Lord and Norton 1990, Kremsater and Bunnell 1999)&lt;/DisplayText&gt;&lt;record&gt;&lt;rec-number&gt;1324&lt;/rec-number&gt;&lt;foreign-keys&gt;&lt;key app="EN" db-id="9tstv0xa32zvryewwazvzrxwse9ef0zfrtsx" timestamp="1776286495" guid="7e69c388-d320-48d1-805c-63ce80b6e3f3"&gt;1324&lt;/key&gt;&lt;/foreign-keys&gt;&lt;ref-type name="Journal Article"&gt;17&lt;/ref-type&gt;&lt;contributors&gt;&lt;authors&gt;&lt;author&gt;Kremsater, Laurie&lt;/author&gt;&lt;author&gt;Bunnell, Fred&lt;/author&gt;&lt;/authors&gt;&lt;/contributors&gt;&lt;titles&gt;&lt;title&gt;Edge effects: theory, evidence and implications to management of western North American forests&lt;/title&gt;&lt;secondary-title&gt;Forest fragmentation: wildlife and management implications&lt;/secondary-title&gt;&lt;/titles&gt;&lt;periodical&gt;&lt;full-title&gt;Forest fragmentation: wildlife and management implications&lt;/full-title&gt;&lt;/periodical&gt;&lt;pages&gt;117-153&lt;/pages&gt;&lt;dates&gt;&lt;year&gt;1999&lt;/year&gt;&lt;pub-dates&gt;&lt;date&gt;01/01&lt;/date&gt;&lt;/pub-dates&gt;&lt;/dates&gt;&lt;urls&gt;&lt;/urls&gt;&lt;/record&gt;&lt;/Cite&gt;&lt;Cite&gt;&lt;Author&gt;Lord&lt;/Author&gt;&lt;Year&gt;1990&lt;/Year&gt;&lt;RecNum&gt;1706&lt;/RecNum&gt;&lt;record&gt;&lt;rec-number&gt;1706&lt;/rec-number&gt;&lt;foreign-keys&gt;&lt;key app="EN" db-id="zttw0f50sp2daeezft0vvrfdzpdzpw95p2rp" timestamp="1738706516"&gt;1706&lt;/key&gt;&lt;/foreign-keys&gt;&lt;ref-type name="Journal Article"&gt;17&lt;/ref-type&gt;&lt;contributors&gt;&lt;authors&gt;&lt;author&gt;Lord, Janice M&lt;/author&gt;&lt;author&gt;Norton, David A&lt;/author&gt;&lt;/authors&gt;&lt;/contributors&gt;&lt;titles&gt;&lt;title&gt;Scale and the spatial concept of fragmentation&lt;/title&gt;&lt;secondary-title&gt;Conservation Biology&lt;/secondary-title&gt;&lt;/titles&gt;&lt;periodical&gt;&lt;full-title&gt;Conservation Biology&lt;/full-title&gt;&lt;/periodical&gt;&lt;pages&gt;197-202&lt;/pages&gt;&lt;volume&gt;4&lt;/volume&gt;&lt;number&gt;2&lt;/number&gt;&lt;dates&gt;&lt;year&gt;1990&lt;/year&gt;&lt;/dates&gt;&lt;isbn&gt;0888-8892&lt;/isbn&gt;&lt;urls&gt;&lt;/urls&gt;&lt;/record&gt;&lt;/Cite&gt;&lt;/EndNote&gt;</w:instrText>
      </w:r>
      <w:r w:rsidR="00A53F32">
        <w:fldChar w:fldCharType="separate"/>
      </w:r>
      <w:r w:rsidR="00E56BAB">
        <w:rPr>
          <w:noProof/>
        </w:rPr>
        <w:t>(Lord and Norton 1990, Kremsater and Bunnell 1999)</w:t>
      </w:r>
      <w:r w:rsidR="00A53F32">
        <w:fldChar w:fldCharType="end"/>
      </w:r>
      <w:commentRangeEnd w:id="31"/>
      <w:r w:rsidR="00E56BAB">
        <w:rPr>
          <w:rStyle w:val="CommentReference"/>
          <w:sz w:val="24"/>
          <w:szCs w:val="22"/>
        </w:rPr>
        <w:commentReference w:id="31"/>
      </w:r>
      <w:commentRangeEnd w:id="32"/>
      <w:r w:rsidR="00DE0742">
        <w:rPr>
          <w:rStyle w:val="CommentReference"/>
          <w:sz w:val="24"/>
          <w:szCs w:val="22"/>
        </w:rPr>
        <w:commentReference w:id="32"/>
      </w:r>
      <w:ins w:id="33" w:author="Jason Fisher" w:date="2026-06-29T12:48:00Z" w16du:dateUtc="2026-06-29T19:48:00Z">
        <w:r w:rsidR="00A53F32">
          <w:t>.</w:t>
        </w:r>
      </w:ins>
      <w:ins w:id="34" w:author="Jason Fisher" w:date="2026-06-29T12:47:00Z" w16du:dateUtc="2026-06-29T19:47:00Z">
        <w:r w:rsidR="00A53F32">
          <w:t xml:space="preserve"> </w:t>
        </w:r>
      </w:ins>
      <w:r>
        <w:t xml:space="preserve">While the relationship between habitat loss and terrestrial biodiversity decline is well established </w:t>
      </w:r>
      <w:r>
        <w:fldChar w:fldCharType="begin"/>
      </w:r>
      <w:r w:rsidR="00E56BAB">
        <w:instrText xml:space="preserve"> ADDIN EN.CITE &lt;EndNote&gt;&lt;Cite&gt;&lt;Author&gt;Brooks&lt;/Author&gt;&lt;Year&gt;2002&lt;/Year&gt;&lt;RecNum&gt;1057&lt;/RecNum&gt;&lt;DisplayText&gt;(Brooks et al. 2002)&lt;/DisplayText&gt;&lt;record&gt;&lt;rec-number&gt;1057&lt;/rec-number&gt;&lt;foreign-keys&gt;&lt;key app="EN" db-id="9tstv0xa32zvryewwazvzrxwse9ef0zfrtsx" timestamp="1776286494" guid="46d69037-b286-42ea-bfc8-fdd1a336d10b"&gt;1057&lt;/key&gt;&lt;/foreign-keys&gt;&lt;ref-type name="Journal Article"&gt;17&lt;/ref-type&gt;&lt;contributors&gt;&lt;authors&gt;&lt;author&gt;Brooks, Thomas M.&lt;/author&gt;&lt;author&gt;Mittermeier, Russell A.&lt;/author&gt;&lt;author&gt;Mittermeier, Cristina G.&lt;/author&gt;&lt;author&gt;Da Fonseca, Gustavo A. B.&lt;/author&gt;&lt;author&gt;Rylands, Anthony B.&lt;/author&gt;&lt;author&gt;Konstant, William R.&lt;/author&gt;&lt;author&gt;Flick, Penny&lt;/author&gt;&lt;author&gt;Pilgrim, John&lt;/author&gt;&lt;author&gt;Oldfield, Sara&lt;/author&gt;&lt;author&gt;Magin, Georgina&lt;/author&gt;&lt;author&gt;Hilton-Taylor, Craig&lt;/author&gt;&lt;/authors&gt;&lt;/contributors&gt;&lt;titles&gt;&lt;title&gt;Habitat Loss and Extinction in the Hotspots of Biodiversity&lt;/title&gt;&lt;secondary-title&gt;Conservation Biology&lt;/secondary-title&gt;&lt;/titles&gt;&lt;periodical&gt;&lt;full-title&gt;Conservation Biology&lt;/full-title&gt;&lt;abbr-1&gt;Conserv. Biol.&lt;/abbr-1&gt;&lt;/periodical&gt;&lt;pages&gt;909-923&lt;/pages&gt;&lt;volume&gt;16&lt;/volume&gt;&lt;number&gt;4&lt;/number&gt;&lt;dates&gt;&lt;year&gt;2002&lt;/year&gt;&lt;pub-dates&gt;&lt;date&gt;2002/08/01&lt;/date&gt;&lt;/pub-dates&gt;&lt;/dates&gt;&lt;publisher&gt;John Wiley &amp;amp; Sons, Ltd&lt;/publisher&gt;&lt;isbn&gt;0888-8892&lt;/isbn&gt;&lt;urls&gt;&lt;related-urls&gt;&lt;url&gt;https://doi.org/10.1046/j.1523-1739.2002.00530.x&lt;/url&gt;&lt;/related-urls&gt;&lt;/urls&gt;&lt;electronic-resource-num&gt;https://doi.org/10.1046/j.1523-1739.2002.00530.x&lt;/electronic-resource-num&gt;&lt;access-date&gt;2025/08/18&lt;/access-date&gt;&lt;/record&gt;&lt;/Cite&gt;&lt;/EndNote&gt;</w:instrText>
      </w:r>
      <w:r>
        <w:fldChar w:fldCharType="separate"/>
      </w:r>
      <w:r w:rsidR="00E56BAB">
        <w:rPr>
          <w:noProof/>
        </w:rPr>
        <w:t>(Brooks et al. 2002)</w:t>
      </w:r>
      <w:r>
        <w:fldChar w:fldCharType="end"/>
      </w:r>
      <w:r>
        <w:t xml:space="preserve">, the independent effects of </w:t>
      </w:r>
      <w:r w:rsidR="00044371" w:rsidRPr="007A3EB7">
        <w:t>fragmentation</w:t>
      </w:r>
      <w:r w:rsidR="001048B2">
        <w:t xml:space="preserve"> </w:t>
      </w:r>
      <w:r w:rsidR="25DF41CA">
        <w:t>remain</w:t>
      </w:r>
      <w:r w:rsidR="001048B2">
        <w:t xml:space="preserve"> </w:t>
      </w:r>
      <w:r>
        <w:t xml:space="preserve">contentious </w:t>
      </w:r>
      <w:r>
        <w:fldChar w:fldCharType="begin">
          <w:fldData xml:space="preserve">PEVuZE5vdGU+PENpdGU+PEF1dGhvcj5GbGV0Y2hlcjwvQXV0aG9yPjxZZWFyPjIwMTg8L1llYXI+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</w:fldData>
        </w:fldChar>
      </w:r>
      <w:r w:rsidR="00E56BAB">
        <w:instrText xml:space="preserve"> ADDIN EN.CITE </w:instrText>
      </w:r>
      <w:r w:rsidR="00E56BAB">
        <w:fldChar w:fldCharType="begin">
          <w:fldData xml:space="preserve">PEVuZE5vdGU+PENpdGU+PEF1dGhvcj5GbGV0Y2hlcjwvQXV0aG9yPjxZZWFyPjIwMTg8L1llYXI+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</w:fldData>
        </w:fldChar>
      </w:r>
      <w:r w:rsidR="00E56BAB">
        <w:instrText xml:space="preserve"> ADDIN EN.CITE.DATA </w:instrText>
      </w:r>
      <w:r w:rsidR="00E56BAB">
        <w:fldChar w:fldCharType="end"/>
      </w:r>
      <w:r>
        <w:fldChar w:fldCharType="separate"/>
      </w:r>
      <w:r w:rsidR="00E56BAB">
        <w:rPr>
          <w:noProof/>
        </w:rPr>
        <w:t>(Fahrig 2003, Didham et al. 2012, Fletcher et al. 2018)</w:t>
      </w:r>
      <w:r>
        <w:fldChar w:fldCharType="end"/>
      </w:r>
      <w:r>
        <w:t>.</w:t>
      </w:r>
      <w:r w:rsidR="0AEA0B35">
        <w:t xml:space="preserve"> </w:t>
      </w:r>
      <w:r w:rsidR="55F5E8D0">
        <w:t xml:space="preserve">One challenge is that </w:t>
      </w:r>
      <w:r w:rsidR="53222230">
        <w:t xml:space="preserve">habitat loss and </w:t>
      </w:r>
      <w:r w:rsidR="0A661E28">
        <w:t>f</w:t>
      </w:r>
      <w:r w:rsidR="0A661E28" w:rsidRPr="42D74034">
        <w:rPr>
          <w:lang w:val="en-US"/>
        </w:rPr>
        <w:t>ragmentation</w:t>
      </w:r>
      <w:r w:rsidR="55F5E8D0" w:rsidRPr="42D74034">
        <w:rPr>
          <w:lang w:val="en-US"/>
        </w:rPr>
        <w:t xml:space="preserve"> </w:t>
      </w:r>
      <w:r w:rsidR="53222230" w:rsidRPr="42D74034">
        <w:rPr>
          <w:lang w:val="en-US"/>
        </w:rPr>
        <w:t>are</w:t>
      </w:r>
      <w:r w:rsidR="55F5E8D0" w:rsidRPr="42D74034">
        <w:rPr>
          <w:lang w:val="en-US"/>
        </w:rPr>
        <w:t xml:space="preserve"> often collinear </w:t>
      </w:r>
      <w:r>
        <w:fldChar w:fldCharType="begin"/>
      </w:r>
      <w:r w:rsidR="00E56BAB">
        <w:instrText xml:space="preserve"> ADDIN EN.CITE &lt;EndNote&gt;&lt;Cite&gt;&lt;Author&gt;Ruffell&lt;/Author&gt;&lt;Year&gt;2016&lt;/Year&gt;&lt;RecNum&gt;1485&lt;/RecNum&gt;&lt;DisplayText&gt;(Ruffell et al. 2016)&lt;/DisplayText&gt;&lt;record&gt;&lt;rec-number&gt;1485&lt;/rec-number&gt;&lt;foreign-keys&gt;&lt;key app="EN" db-id="9tstv0xa32zvryewwazvzrxwse9ef0zfrtsx" timestamp="1776286495" guid="4012b504-79bd-4630-a161-feb240f36ff7"&gt;1485&lt;/key&gt;&lt;/foreign-keys&gt;&lt;ref-type name="Journal Article"&gt;17&lt;/ref-type&gt;&lt;contributors&gt;&lt;authors&gt;&lt;author&gt;Ruffell, Jay&lt;/author&gt;&lt;author&gt;Banks-Leite, Cristina&lt;/author&gt;&lt;author&gt;Didham, Raphael K.&lt;/author&gt;&lt;/authors&gt;&lt;/contributors&gt;&lt;titles&gt;&lt;title&gt;Accounting for the causal basis of collinearity when measuring the effects of habitat loss versus habitat fragmentation&lt;/title&gt;&lt;secondary-title&gt;Oikos&lt;/secondary-title&gt;&lt;/titles&gt;&lt;periodical&gt;&lt;full-title&gt;Oikos&lt;/full-title&gt;&lt;abbr-1&gt;Oikos&lt;/abbr-1&gt;&lt;/periodical&gt;&lt;pages&gt;117-125&lt;/pages&gt;&lt;volume&gt;125&lt;/volume&gt;&lt;number&gt;1&lt;/number&gt;&lt;dates&gt;&lt;year&gt;2016&lt;/year&gt;&lt;pub-dates&gt;&lt;date&gt;2016/01/01&lt;/date&gt;&lt;/pub-dates&gt;&lt;/dates&gt;&lt;publisher&gt;John Wiley &amp;amp; Sons, Ltd&lt;/publisher&gt;&lt;isbn&gt;0030-1299&lt;/isbn&gt;&lt;urls&gt;&lt;related-urls&gt;&lt;url&gt;https://doi.org/10.1111/oik.01948&lt;/url&gt;&lt;/related-urls&gt;&lt;/urls&gt;&lt;electronic-resource-num&gt;https://doi.org/10.1111/oik.01948&lt;/electronic-resource-num&gt;&lt;access-date&gt;2025/08/18&lt;/access-date&gt;&lt;/record&gt;&lt;/Cite&gt;&lt;/EndNote&gt;</w:instrText>
      </w:r>
      <w:r>
        <w:fldChar w:fldCharType="separate"/>
      </w:r>
      <w:r w:rsidR="00E56BAB">
        <w:rPr>
          <w:noProof/>
        </w:rPr>
        <w:t>(Ruffell et al. 2016)</w:t>
      </w:r>
      <w:r>
        <w:fldChar w:fldCharType="end"/>
      </w:r>
      <w:r w:rsidR="55F5E8D0" w:rsidRPr="42D74034">
        <w:rPr>
          <w:lang w:val="en-US"/>
        </w:rPr>
        <w:t xml:space="preserve">, and discriminating between the two in </w:t>
      </w:r>
      <w:r w:rsidR="00A53F32">
        <w:rPr>
          <w:lang w:val="en-US"/>
        </w:rPr>
        <w:t>mensurative</w:t>
      </w:r>
      <w:r w:rsidR="539EC17B" w:rsidRPr="42D74034">
        <w:rPr>
          <w:lang w:val="en-US"/>
        </w:rPr>
        <w:t xml:space="preserve"> </w:t>
      </w:r>
      <w:r w:rsidR="00A53F32">
        <w:rPr>
          <w:lang w:val="en-US"/>
        </w:rPr>
        <w:t>studies</w:t>
      </w:r>
      <w:r w:rsidR="539EC17B" w:rsidRPr="42D74034">
        <w:rPr>
          <w:lang w:val="en-US"/>
        </w:rPr>
        <w:t xml:space="preserve"> is difficult</w:t>
      </w:r>
      <w:r w:rsidR="55F5E8D0" w:rsidRPr="42D74034">
        <w:rPr>
          <w:lang w:val="en-US"/>
        </w:rPr>
        <w:t xml:space="preserve">. </w:t>
      </w:r>
      <w:r w:rsidR="53222230" w:rsidRPr="42D74034">
        <w:rPr>
          <w:lang w:val="en-US"/>
        </w:rPr>
        <w:t xml:space="preserve">A second challenge is that </w:t>
      </w:r>
      <w:r w:rsidR="40100DFF" w:rsidRPr="42D74034">
        <w:rPr>
          <w:lang w:val="en-US"/>
        </w:rPr>
        <w:t xml:space="preserve">the effect of habitat </w:t>
      </w:r>
      <w:r w:rsidR="00A53F32">
        <w:rPr>
          <w:lang w:val="en-US"/>
        </w:rPr>
        <w:t>fragmentation</w:t>
      </w:r>
      <w:r w:rsidR="00A53F32" w:rsidRPr="42D74034">
        <w:rPr>
          <w:lang w:val="en-US"/>
        </w:rPr>
        <w:t xml:space="preserve"> </w:t>
      </w:r>
      <w:r w:rsidR="40100DFF" w:rsidRPr="42D74034">
        <w:rPr>
          <w:lang w:val="en-US"/>
        </w:rPr>
        <w:t>manifests differently depending on the level of</w:t>
      </w:r>
      <w:r w:rsidR="00FD136D">
        <w:rPr>
          <w:lang w:val="en-US"/>
        </w:rPr>
        <w:t xml:space="preserve"> overall</w:t>
      </w:r>
      <w:r w:rsidR="40100DFF" w:rsidRPr="42D74034">
        <w:rPr>
          <w:lang w:val="en-US"/>
        </w:rPr>
        <w:t xml:space="preserve"> disturbance </w:t>
      </w:r>
      <w:r w:rsidR="00FD136D">
        <w:rPr>
          <w:lang w:val="en-US"/>
        </w:rPr>
        <w:t>in an ecological system</w:t>
      </w:r>
      <w:r w:rsidR="00777D78">
        <w:rPr>
          <w:lang w:val="en-US"/>
        </w:rPr>
        <w:t xml:space="preserve"> </w:t>
      </w:r>
      <w:r w:rsidR="00777D78">
        <w:rPr>
          <w:lang w:val="en-US"/>
        </w:rPr>
        <w:fldChar w:fldCharType="begin">
          <w:fldData xml:space="preserve">PEVuZE5vdGU+PENpdGU+PEF1dGhvcj5QYXJkaW5pPC9BdXRob3I+PFllYXI+MjAxMDwvWWVhcj48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==
</w:fldData>
        </w:fldChar>
      </w:r>
      <w:r w:rsidR="00E56BAB">
        <w:rPr>
          <w:lang w:val="en-US"/>
        </w:rPr>
        <w:instrText xml:space="preserve"> ADDIN EN.CITE </w:instrText>
      </w:r>
      <w:r w:rsidR="00E56BAB">
        <w:rPr>
          <w:lang w:val="en-US"/>
        </w:rPr>
        <w:fldChar w:fldCharType="begin">
          <w:fldData xml:space="preserve">PEVuZE5vdGU+PENpdGU+PEF1dGhvcj5QYXJkaW5pPC9BdXRob3I+PFllYXI+MjAxMDwvWWVhcj48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==
</w:fldData>
        </w:fldChar>
      </w:r>
      <w:r w:rsidR="00E56BAB">
        <w:rPr>
          <w:lang w:val="en-US"/>
        </w:rPr>
        <w:instrText xml:space="preserve"> ADDIN EN.CITE.DATA </w:instrText>
      </w:r>
      <w:r w:rsidR="00E56BAB">
        <w:rPr>
          <w:lang w:val="en-US"/>
        </w:rPr>
      </w:r>
      <w:r w:rsidR="00E56BAB">
        <w:rPr>
          <w:lang w:val="en-US"/>
        </w:rPr>
        <w:fldChar w:fldCharType="end"/>
      </w:r>
      <w:r w:rsidR="00777D78">
        <w:rPr>
          <w:lang w:val="en-US"/>
        </w:rPr>
      </w:r>
      <w:r w:rsidR="00777D78">
        <w:rPr>
          <w:lang w:val="en-US"/>
        </w:rPr>
        <w:fldChar w:fldCharType="separate"/>
      </w:r>
      <w:r w:rsidR="00E56BAB">
        <w:rPr>
          <w:noProof/>
          <w:lang w:val="en-US"/>
        </w:rPr>
        <w:t>(Pardini et al. 2010, Fahrig 2017)</w:t>
      </w:r>
      <w:r w:rsidR="00777D78">
        <w:rPr>
          <w:lang w:val="en-US"/>
        </w:rPr>
        <w:fldChar w:fldCharType="end"/>
      </w:r>
      <w:r w:rsidR="53222230" w:rsidRPr="42D74034">
        <w:rPr>
          <w:lang w:val="en-US"/>
        </w:rPr>
        <w:t xml:space="preserve">. </w:t>
      </w:r>
      <w:r w:rsidR="7B7ED67D" w:rsidRPr="42D74034">
        <w:rPr>
          <w:lang w:val="en-US"/>
        </w:rPr>
        <w:t>For instance, the fragmentation threshold hypothesis</w:t>
      </w:r>
      <w:r w:rsidR="1F866360" w:rsidRPr="42D74034">
        <w:rPr>
          <w:lang w:val="en-US"/>
        </w:rPr>
        <w:t xml:space="preserve"> </w:t>
      </w:r>
      <w:r w:rsidR="40100DFF" w:rsidRPr="42D74034">
        <w:rPr>
          <w:lang w:val="en-US"/>
        </w:rPr>
        <w:t>synthesize</w:t>
      </w:r>
      <w:r w:rsidR="00880FDF">
        <w:rPr>
          <w:lang w:val="en-US"/>
        </w:rPr>
        <w:t>s</w:t>
      </w:r>
      <w:r w:rsidR="40100DFF" w:rsidRPr="42D74034">
        <w:rPr>
          <w:lang w:val="en-US"/>
        </w:rPr>
        <w:t xml:space="preserve"> competing views by </w:t>
      </w:r>
      <w:r w:rsidR="7B7ED67D" w:rsidRPr="42D74034">
        <w:rPr>
          <w:lang w:val="en-US"/>
        </w:rPr>
        <w:t>suggest</w:t>
      </w:r>
      <w:r w:rsidR="40100DFF" w:rsidRPr="42D74034">
        <w:rPr>
          <w:lang w:val="en-US"/>
        </w:rPr>
        <w:t xml:space="preserve">ing </w:t>
      </w:r>
      <w:r w:rsidR="7B7ED67D" w:rsidRPr="42D74034">
        <w:rPr>
          <w:lang w:val="en-US"/>
        </w:rPr>
        <w:t xml:space="preserve">that </w:t>
      </w:r>
      <w:r w:rsidR="3B42256E" w:rsidRPr="42D74034">
        <w:rPr>
          <w:lang w:val="en-US"/>
        </w:rPr>
        <w:t>effects of fragmentation are most pronounced in landscapes with low or intermediate amounts of suitable habitat</w:t>
      </w:r>
      <w:r w:rsidR="00777D78">
        <w:rPr>
          <w:lang w:val="en-US"/>
        </w:rPr>
        <w:t xml:space="preserve"> </w:t>
      </w:r>
      <w:r w:rsidR="00777D78">
        <w:rPr>
          <w:lang w:val="en-US"/>
        </w:rPr>
        <w:fldChar w:fldCharType="begin">
          <w:fldData xml:space="preserve">PEVuZE5vdGU+PENpdGU+PEF1dGhvcj5WaWxsYXJkPC9BdXRob3I+PFllYXI+MjAxNDwvWWVhcj48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</w:fldData>
        </w:fldChar>
      </w:r>
      <w:r w:rsidR="00E56BAB">
        <w:rPr>
          <w:lang w:val="en-US"/>
        </w:rPr>
        <w:instrText xml:space="preserve"> ADDIN EN.CITE </w:instrText>
      </w:r>
      <w:r w:rsidR="00E56BAB">
        <w:rPr>
          <w:lang w:val="en-US"/>
        </w:rPr>
        <w:fldChar w:fldCharType="begin">
          <w:fldData xml:space="preserve">PEVuZE5vdGU+PENpdGU+PEF1dGhvcj5WaWxsYXJkPC9BdXRob3I+PFllYXI+MjAxNDwvWWVhcj48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</w:fldData>
        </w:fldChar>
      </w:r>
      <w:r w:rsidR="00E56BAB">
        <w:rPr>
          <w:lang w:val="en-US"/>
        </w:rPr>
        <w:instrText xml:space="preserve"> ADDIN EN.CITE.DATA </w:instrText>
      </w:r>
      <w:r w:rsidR="00E56BAB">
        <w:rPr>
          <w:lang w:val="en-US"/>
        </w:rPr>
      </w:r>
      <w:r w:rsidR="00E56BAB">
        <w:rPr>
          <w:lang w:val="en-US"/>
        </w:rPr>
        <w:fldChar w:fldCharType="end"/>
      </w:r>
      <w:r w:rsidR="00777D78">
        <w:rPr>
          <w:lang w:val="en-US"/>
        </w:rPr>
      </w:r>
      <w:r w:rsidR="00777D78">
        <w:rPr>
          <w:lang w:val="en-US"/>
        </w:rPr>
        <w:fldChar w:fldCharType="separate"/>
      </w:r>
      <w:r w:rsidR="00E56BAB">
        <w:rPr>
          <w:noProof/>
          <w:lang w:val="en-US"/>
        </w:rPr>
        <w:t>(Andrén 1994, Didham et al. 2012, Villard and Metzger 2014)</w:t>
      </w:r>
      <w:r w:rsidR="00777D78">
        <w:rPr>
          <w:lang w:val="en-US"/>
        </w:rPr>
        <w:fldChar w:fldCharType="end"/>
      </w:r>
      <w:r w:rsidR="3B42256E" w:rsidRPr="42D74034">
        <w:rPr>
          <w:lang w:val="en-US"/>
        </w:rPr>
        <w:t>.</w:t>
      </w:r>
      <w:r w:rsidR="1F866360" w:rsidRPr="42D74034">
        <w:rPr>
          <w:lang w:val="en-US"/>
        </w:rPr>
        <w:t xml:space="preserve"> </w:t>
      </w:r>
      <w:r w:rsidR="70B17DD6" w:rsidRPr="42D74034">
        <w:rPr>
          <w:lang w:val="en-US"/>
        </w:rPr>
        <w:t>Yet</w:t>
      </w:r>
      <w:r w:rsidR="68EDE5DD" w:rsidRPr="42D74034">
        <w:rPr>
          <w:lang w:val="en-US"/>
        </w:rPr>
        <w:t>,</w:t>
      </w:r>
      <w:r w:rsidR="70B17DD6" w:rsidRPr="42D74034">
        <w:rPr>
          <w:lang w:val="en-US"/>
        </w:rPr>
        <w:t xml:space="preserve"> </w:t>
      </w:r>
      <w:r w:rsidR="115ECD6E" w:rsidRPr="42D74034">
        <w:rPr>
          <w:lang w:val="en-US"/>
        </w:rPr>
        <w:t>i</w:t>
      </w:r>
      <w:r w:rsidR="40100DFF" w:rsidRPr="42D74034">
        <w:rPr>
          <w:lang w:val="en-US"/>
        </w:rPr>
        <w:t>f</w:t>
      </w:r>
      <w:r w:rsidR="03533A06" w:rsidRPr="42D74034">
        <w:rPr>
          <w:lang w:val="en-US"/>
        </w:rPr>
        <w:t xml:space="preserve"> we are to take decisive action to </w:t>
      </w:r>
      <w:r w:rsidR="0006354D">
        <w:rPr>
          <w:lang w:val="en-US"/>
        </w:rPr>
        <w:t>balance ecological change</w:t>
      </w:r>
      <w:r w:rsidR="0153CE82" w:rsidRPr="42D74034">
        <w:rPr>
          <w:lang w:val="en-US"/>
        </w:rPr>
        <w:t xml:space="preserve">, then </w:t>
      </w:r>
      <w:r w:rsidR="03533A06" w:rsidRPr="42D74034">
        <w:rPr>
          <w:lang w:val="en-US"/>
        </w:rPr>
        <w:t>d</w:t>
      </w:r>
      <w:r w:rsidR="1F866360" w:rsidRPr="42D74034">
        <w:rPr>
          <w:lang w:val="en-US"/>
        </w:rPr>
        <w:t xml:space="preserve">iscriminating the </w:t>
      </w:r>
      <w:r w:rsidR="49F1FC9F" w:rsidRPr="42D74034">
        <w:rPr>
          <w:lang w:val="en-US"/>
        </w:rPr>
        <w:t xml:space="preserve">interacting roles of </w:t>
      </w:r>
      <w:r w:rsidR="0153CE82" w:rsidRPr="42D74034">
        <w:rPr>
          <w:lang w:val="en-US"/>
        </w:rPr>
        <w:t xml:space="preserve">anthropogenic disturbance </w:t>
      </w:r>
      <w:r w:rsidR="49F1FC9F" w:rsidRPr="42D74034">
        <w:rPr>
          <w:lang w:val="en-US"/>
        </w:rPr>
        <w:t xml:space="preserve">composition and configuration is critical for </w:t>
      </w:r>
      <w:r w:rsidR="00CD67B9">
        <w:rPr>
          <w:lang w:val="en-US"/>
        </w:rPr>
        <w:t>assessing risk</w:t>
      </w:r>
      <w:r w:rsidR="49F1FC9F" w:rsidRPr="42D74034">
        <w:rPr>
          <w:lang w:val="en-US"/>
        </w:rPr>
        <w:t xml:space="preserve"> and </w:t>
      </w:r>
      <w:r w:rsidR="0153CE82" w:rsidRPr="42D74034">
        <w:rPr>
          <w:lang w:val="en-US"/>
        </w:rPr>
        <w:t xml:space="preserve">guiding </w:t>
      </w:r>
      <w:r w:rsidR="49F1FC9F" w:rsidRPr="42D74034">
        <w:rPr>
          <w:lang w:val="en-US"/>
        </w:rPr>
        <w:t xml:space="preserve">appropriate </w:t>
      </w:r>
      <w:r w:rsidR="09B67EBE" w:rsidRPr="42D74034">
        <w:rPr>
          <w:lang w:val="en-US"/>
        </w:rPr>
        <w:t xml:space="preserve">land-use </w:t>
      </w:r>
      <w:r w:rsidR="49F1FC9F" w:rsidRPr="42D74034">
        <w:rPr>
          <w:lang w:val="en-US"/>
        </w:rPr>
        <w:t xml:space="preserve">interventions </w:t>
      </w:r>
      <w:r>
        <w:fldChar w:fldCharType="begin">
          <w:fldData xml:space="preserve">PEVuZE5vdGU+PENpdGU+PEF1dGhvcj5Dw7R0w6k8L0F1dGhvcj48WWVhcj4yMDE2PC9ZZWFyPjxS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</w:fldData>
        </w:fldChar>
      </w:r>
      <w:r w:rsidR="00E56BAB">
        <w:instrText xml:space="preserve"> ADDIN EN.CITE </w:instrText>
      </w:r>
      <w:r w:rsidR="00E56BAB">
        <w:fldChar w:fldCharType="begin">
          <w:fldData xml:space="preserve">PEVuZE5vdGU+PENpdGU+PEF1dGhvcj5Dw7R0w6k8L0F1dGhvcj48WWVhcj4yMDE2PC9ZZWFyPjxS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</w:fldData>
        </w:fldChar>
      </w:r>
      <w:r w:rsidR="00E56BAB">
        <w:instrText xml:space="preserve"> ADDIN EN.CITE.DATA </w:instrText>
      </w:r>
      <w:r w:rsidR="00E56BAB">
        <w:fldChar w:fldCharType="end"/>
      </w:r>
      <w:r>
        <w:fldChar w:fldCharType="separate"/>
      </w:r>
      <w:r w:rsidR="00E56BAB">
        <w:rPr>
          <w:noProof/>
        </w:rPr>
        <w:t>(Fahrig 2003, Côté et al. 2016)</w:t>
      </w:r>
      <w:r>
        <w:fldChar w:fldCharType="end"/>
      </w:r>
    </w:p>
    <w:p w14:paraId="4294FD0D" w14:textId="3BBB03F7" w:rsidR="000B4298" w:rsidRPr="00CB2F72" w:rsidRDefault="00E60473" w:rsidP="00CB2F72">
      <w:pPr>
        <w:ind w:firstLine="720"/>
        <w:rPr>
          <w:lang w:val="en-CA"/>
        </w:rPr>
      </w:pPr>
      <w:r w:rsidRPr="42D74034">
        <w:rPr>
          <w:lang w:val="en-US"/>
        </w:rPr>
        <w:t xml:space="preserve">Few regions embody </w:t>
      </w:r>
      <w:r w:rsidR="00317F31" w:rsidRPr="42D74034">
        <w:rPr>
          <w:lang w:val="en-US"/>
        </w:rPr>
        <w:t xml:space="preserve">this </w:t>
      </w:r>
      <w:r w:rsidR="008E0826" w:rsidRPr="42D74034">
        <w:rPr>
          <w:lang w:val="en-US"/>
        </w:rPr>
        <w:t xml:space="preserve">difficult task </w:t>
      </w:r>
      <w:r w:rsidRPr="42D74034">
        <w:rPr>
          <w:lang w:val="en-US"/>
        </w:rPr>
        <w:t xml:space="preserve">more than the </w:t>
      </w:r>
      <w:r w:rsidR="003419CB">
        <w:rPr>
          <w:lang w:val="en-US"/>
        </w:rPr>
        <w:t xml:space="preserve">Boreal Plains, a region of the </w:t>
      </w:r>
      <w:r w:rsidR="06C3CC58" w:rsidRPr="42D74034">
        <w:rPr>
          <w:lang w:val="en-US"/>
        </w:rPr>
        <w:t>southern boreal forest</w:t>
      </w:r>
      <w:r w:rsidRPr="42D74034">
        <w:rPr>
          <w:lang w:val="en-US"/>
        </w:rPr>
        <w:t xml:space="preserve"> </w:t>
      </w:r>
      <w:r w:rsidR="003419CB">
        <w:rPr>
          <w:lang w:val="en-US"/>
        </w:rPr>
        <w:t>in</w:t>
      </w:r>
      <w:r w:rsidRPr="42D74034">
        <w:rPr>
          <w:lang w:val="en-US"/>
        </w:rPr>
        <w:t xml:space="preserve"> </w:t>
      </w:r>
      <w:r w:rsidR="00E25DA5" w:rsidRPr="42D74034">
        <w:rPr>
          <w:lang w:val="en-US"/>
        </w:rPr>
        <w:t>western Canada</w:t>
      </w:r>
      <w:r w:rsidR="003419CB">
        <w:rPr>
          <w:lang w:val="en-US"/>
        </w:rPr>
        <w:t xml:space="preserve">. </w:t>
      </w:r>
      <w:r w:rsidR="60F608FD" w:rsidRPr="42D74034">
        <w:rPr>
          <w:lang w:val="en-US"/>
        </w:rPr>
        <w:t>Throughout</w:t>
      </w:r>
      <w:r w:rsidR="0058505A" w:rsidRPr="42D74034">
        <w:rPr>
          <w:lang w:val="en-US"/>
        </w:rPr>
        <w:t xml:space="preserve"> the </w:t>
      </w:r>
      <w:r w:rsidR="00A53F32">
        <w:rPr>
          <w:lang w:val="en-US"/>
        </w:rPr>
        <w:t>20</w:t>
      </w:r>
      <w:r w:rsidR="00A53F32" w:rsidRPr="00A53F32">
        <w:rPr>
          <w:vertAlign w:val="superscript"/>
          <w:lang w:val="en-US"/>
          <w:rPrChange w:id="35" w:author="Jason Fisher" w:date="2026-06-29T12:49:00Z" w16du:dateUtc="2026-06-29T19:49:00Z">
            <w:rPr>
              <w:lang w:val="en-US"/>
            </w:rPr>
          </w:rPrChange>
        </w:rPr>
        <w:t>th</w:t>
      </w:r>
      <w:r w:rsidR="00A53F32">
        <w:rPr>
          <w:lang w:val="en-US"/>
        </w:rPr>
        <w:t xml:space="preserve"> </w:t>
      </w:r>
      <w:r w:rsidR="0058505A" w:rsidRPr="42D74034">
        <w:rPr>
          <w:lang w:val="en-US"/>
        </w:rPr>
        <w:t xml:space="preserve">and </w:t>
      </w:r>
      <w:r w:rsidR="1A110C7D" w:rsidRPr="42D74034">
        <w:rPr>
          <w:lang w:val="en-US"/>
        </w:rPr>
        <w:t xml:space="preserve">into the </w:t>
      </w:r>
      <w:r w:rsidR="00A53F32">
        <w:rPr>
          <w:lang w:val="en-US"/>
        </w:rPr>
        <w:t>21</w:t>
      </w:r>
      <w:r w:rsidR="00A53F32" w:rsidRPr="00A53F32">
        <w:rPr>
          <w:vertAlign w:val="superscript"/>
          <w:lang w:val="en-US"/>
          <w:rPrChange w:id="36" w:author="Jason Fisher" w:date="2026-06-29T12:49:00Z" w16du:dateUtc="2026-06-29T19:49:00Z">
            <w:rPr>
              <w:lang w:val="en-US"/>
            </w:rPr>
          </w:rPrChange>
        </w:rPr>
        <w:t>st</w:t>
      </w:r>
      <w:r w:rsidR="00A53F32">
        <w:rPr>
          <w:lang w:val="en-US"/>
        </w:rPr>
        <w:t xml:space="preserve"> </w:t>
      </w:r>
      <w:del w:id="37" w:author="Jason Fisher" w:date="2026-06-29T12:49:00Z" w16du:dateUtc="2026-06-29T19:49:00Z">
        <w:r w:rsidR="001703B2" w:rsidRPr="42D74034" w:rsidDel="00A53F32">
          <w:rPr>
            <w:lang w:val="en-US"/>
          </w:rPr>
          <w:delText xml:space="preserve"> </w:delText>
        </w:r>
      </w:del>
      <w:r w:rsidR="0058505A" w:rsidRPr="42D74034">
        <w:rPr>
          <w:lang w:val="en-US"/>
        </w:rPr>
        <w:t>centur</w:t>
      </w:r>
      <w:r w:rsidR="068CD4EC" w:rsidRPr="42D74034">
        <w:rPr>
          <w:lang w:val="en-US"/>
        </w:rPr>
        <w:t>y,</w:t>
      </w:r>
      <w:r w:rsidR="0058505A" w:rsidRPr="42D74034">
        <w:rPr>
          <w:lang w:val="en-US"/>
        </w:rPr>
        <w:t xml:space="preserve"> </w:t>
      </w:r>
      <w:r w:rsidRPr="42D74034">
        <w:rPr>
          <w:lang w:val="en-US"/>
        </w:rPr>
        <w:t>the Boreal Plains have undergone unprecedented structural changes at the hands of the timber, mining, and energy industries</w:t>
      </w:r>
      <w:r w:rsidR="00777D78">
        <w:rPr>
          <w:lang w:val="en-US"/>
        </w:rPr>
        <w:t xml:space="preserve"> </w:t>
      </w:r>
      <w:r w:rsidR="00777D78">
        <w:rPr>
          <w:lang w:val="en-US"/>
        </w:rPr>
        <w:fldChar w:fldCharType="begin">
          <w:fldData xml:space="preserve">PEVuZE5vdGU+PENpdGU+PEF1dGhvcj5QaWNrZWxsPC9BdXRob3I+PFllYXI+MjAxNTwvWWVhcj48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</w:fldData>
        </w:fldChar>
      </w:r>
      <w:r w:rsidR="00E56BAB">
        <w:rPr>
          <w:lang w:val="en-US"/>
        </w:rPr>
        <w:instrText xml:space="preserve"> ADDIN EN.CITE </w:instrText>
      </w:r>
      <w:r w:rsidR="00E56BAB">
        <w:rPr>
          <w:lang w:val="en-US"/>
        </w:rPr>
        <w:fldChar w:fldCharType="begin">
          <w:fldData xml:space="preserve">PEVuZE5vdGU+PENpdGU+PEF1dGhvcj5QaWNrZWxsPC9BdXRob3I+PFllYXI+MjAxNTwvWWVhcj48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</w:fldData>
        </w:fldChar>
      </w:r>
      <w:r w:rsidR="00E56BAB">
        <w:rPr>
          <w:lang w:val="en-US"/>
        </w:rPr>
        <w:instrText xml:space="preserve"> ADDIN EN.CITE.DATA </w:instrText>
      </w:r>
      <w:r w:rsidR="00E56BAB">
        <w:rPr>
          <w:lang w:val="en-US"/>
        </w:rPr>
      </w:r>
      <w:r w:rsidR="00E56BAB">
        <w:rPr>
          <w:lang w:val="en-US"/>
        </w:rPr>
        <w:fldChar w:fldCharType="end"/>
      </w:r>
      <w:r w:rsidR="00777D78">
        <w:rPr>
          <w:lang w:val="en-US"/>
        </w:rPr>
      </w:r>
      <w:r w:rsidR="00777D78">
        <w:rPr>
          <w:lang w:val="en-US"/>
        </w:rPr>
        <w:fldChar w:fldCharType="separate"/>
      </w:r>
      <w:r w:rsidR="00E56BAB">
        <w:rPr>
          <w:noProof/>
          <w:lang w:val="en-US"/>
        </w:rPr>
        <w:t>(Pickell et al. 2015)</w:t>
      </w:r>
      <w:r w:rsidR="00777D78">
        <w:rPr>
          <w:lang w:val="en-US"/>
        </w:rPr>
        <w:fldChar w:fldCharType="end"/>
      </w:r>
      <w:r w:rsidRPr="42D74034">
        <w:rPr>
          <w:lang w:val="en-US"/>
        </w:rPr>
        <w:t xml:space="preserve">. Superimposed on </w:t>
      </w:r>
      <w:r w:rsidR="004261BB" w:rsidRPr="42D74034">
        <w:rPr>
          <w:lang w:val="en-US"/>
        </w:rPr>
        <w:t xml:space="preserve">the </w:t>
      </w:r>
      <w:r w:rsidRPr="42D74034">
        <w:rPr>
          <w:lang w:val="en-US"/>
        </w:rPr>
        <w:t>naturally ‘patchy’ Boreal Plains</w:t>
      </w:r>
      <w:r w:rsidR="00DA384C" w:rsidRPr="42D74034">
        <w:rPr>
          <w:lang w:val="en-US"/>
        </w:rPr>
        <w:t xml:space="preserve"> </w:t>
      </w:r>
      <w:r w:rsidR="004261BB" w:rsidRPr="42D74034">
        <w:rPr>
          <w:lang w:val="en-US"/>
        </w:rPr>
        <w:t xml:space="preserve">ecological system </w:t>
      </w:r>
      <w:r w:rsidRPr="42D74034">
        <w:rPr>
          <w:lang w:val="en-US"/>
        </w:rPr>
        <w:t xml:space="preserve">is a pervasive network of </w:t>
      </w:r>
      <w:r w:rsidR="00773FF4" w:rsidRPr="42D74034">
        <w:rPr>
          <w:lang w:val="en-US"/>
        </w:rPr>
        <w:t>infrastructure</w:t>
      </w:r>
      <w:r w:rsidRPr="42D74034">
        <w:rPr>
          <w:lang w:val="en-US"/>
        </w:rPr>
        <w:t xml:space="preserve"> </w:t>
      </w:r>
      <w:r w:rsidR="00DA384C" w:rsidRPr="42D74034">
        <w:rPr>
          <w:lang w:val="en-US"/>
        </w:rPr>
        <w:t>for</w:t>
      </w:r>
      <w:r w:rsidRPr="42D74034">
        <w:rPr>
          <w:lang w:val="en-US"/>
        </w:rPr>
        <w:t xml:space="preserve"> the extraction, refinement, and transportation of natural resources</w:t>
      </w:r>
      <w:r w:rsidR="005F26C4" w:rsidRPr="42D74034">
        <w:rPr>
          <w:lang w:val="en-US"/>
        </w:rPr>
        <w:t xml:space="preserve"> </w:t>
      </w:r>
      <w:r w:rsidR="005E34F1">
        <w:fldChar w:fldCharType="begin">
          <w:fldData xml:space="preserve">PEVuZE5vdGU+PENpdGU+PEF1dGhvcj5QYXNoZXI8L0F1dGhvcj48WWVhcj4yMDEzPC9ZZWFyPjxS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</w:fldData>
        </w:fldChar>
      </w:r>
      <w:r w:rsidR="00E56BAB">
        <w:instrText xml:space="preserve"> ADDIN EN.CITE </w:instrText>
      </w:r>
      <w:r w:rsidR="00E56BAB">
        <w:fldChar w:fldCharType="begin">
          <w:fldData xml:space="preserve">PEVuZE5vdGU+PENpdGU+PEF1dGhvcj5QYXNoZXI8L0F1dGhvcj48WWVhcj4yMDEzPC9ZZWFyPjxS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</w:fldData>
        </w:fldChar>
      </w:r>
      <w:r w:rsidR="00E56BAB">
        <w:instrText xml:space="preserve"> ADDIN EN.CITE.DATA </w:instrText>
      </w:r>
      <w:r w:rsidR="00E56BAB">
        <w:fldChar w:fldCharType="end"/>
      </w:r>
      <w:r w:rsidR="005E34F1">
        <w:fldChar w:fldCharType="separate"/>
      </w:r>
      <w:r w:rsidR="00E56BAB">
        <w:rPr>
          <w:noProof/>
        </w:rPr>
        <w:t>(Pasher et al. 2013, Pickell et al. 2015)</w:t>
      </w:r>
      <w:r w:rsidR="005E34F1">
        <w:fldChar w:fldCharType="end"/>
      </w:r>
      <w:r w:rsidRPr="42D74034">
        <w:rPr>
          <w:lang w:val="en-US"/>
        </w:rPr>
        <w:t>. For instance, over 1.8 million kilometers of seismic lines—</w:t>
      </w:r>
      <w:r w:rsidR="008E0826" w:rsidRPr="42D74034">
        <w:rPr>
          <w:lang w:val="en-US"/>
        </w:rPr>
        <w:t xml:space="preserve">thin </w:t>
      </w:r>
      <w:r w:rsidRPr="42D74034">
        <w:rPr>
          <w:lang w:val="en-US"/>
        </w:rPr>
        <w:t>linear features used to map underground oil and gas deposits—</w:t>
      </w:r>
      <w:r w:rsidR="00A53F32">
        <w:rPr>
          <w:lang w:val="en-US"/>
        </w:rPr>
        <w:t>cross</w:t>
      </w:r>
      <w:r w:rsidR="00A53F32" w:rsidRPr="42D74034">
        <w:rPr>
          <w:lang w:val="en-US"/>
        </w:rPr>
        <w:t xml:space="preserve"> </w:t>
      </w:r>
      <w:r w:rsidRPr="42D74034">
        <w:rPr>
          <w:lang w:val="en-US"/>
        </w:rPr>
        <w:t>the western boreal</w:t>
      </w:r>
      <w:r w:rsidR="005F26C4" w:rsidRPr="42D74034">
        <w:rPr>
          <w:lang w:val="en-US"/>
        </w:rPr>
        <w:t xml:space="preserve"> and can persist for decades if unrestored</w:t>
      </w:r>
      <w:r w:rsidR="00EF51BF" w:rsidRPr="42D74034">
        <w:rPr>
          <w:lang w:val="en-US"/>
        </w:rPr>
        <w:t xml:space="preserve"> </w:t>
      </w:r>
      <w:r w:rsidR="005E34F1">
        <w:fldChar w:fldCharType="begin">
          <w:fldData xml:space="preserve">PEVuZE5vdGU+PENpdGU+PEF1dGhvcj5EYWJyb3M8L0F1dGhvcj48WWVhcj4yMDE4PC9ZZWFyPjxS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</w:fldData>
        </w:fldChar>
      </w:r>
      <w:r w:rsidR="00E56BAB">
        <w:instrText xml:space="preserve"> ADDIN EN.CITE </w:instrText>
      </w:r>
      <w:r w:rsidR="00E56BAB">
        <w:fldChar w:fldCharType="begin">
          <w:fldData xml:space="preserve">PEVuZE5vdGU+PENpdGU+PEF1dGhvcj5EYWJyb3M8L0F1dGhvcj48WWVhcj4yMDE4PC9ZZWFyPjxS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</w:fldData>
        </w:fldChar>
      </w:r>
      <w:r w:rsidR="00E56BAB">
        <w:instrText xml:space="preserve"> ADDIN EN.CITE.DATA </w:instrText>
      </w:r>
      <w:r w:rsidR="00E56BAB">
        <w:fldChar w:fldCharType="end"/>
      </w:r>
      <w:r w:rsidR="005E34F1">
        <w:fldChar w:fldCharType="separate"/>
      </w:r>
      <w:r w:rsidR="00E56BAB">
        <w:rPr>
          <w:noProof/>
        </w:rPr>
        <w:t>(Lee and Boutin 2006, Dabros et al. 2018)</w:t>
      </w:r>
      <w:r w:rsidR="005E34F1">
        <w:fldChar w:fldCharType="end"/>
      </w:r>
      <w:r w:rsidR="00EF51BF" w:rsidRPr="42D74034">
        <w:rPr>
          <w:lang w:val="en-US"/>
        </w:rPr>
        <w:t>.</w:t>
      </w:r>
      <w:r w:rsidR="00A53F32">
        <w:rPr>
          <w:lang w:val="en-US"/>
        </w:rPr>
        <w:t xml:space="preserve"> </w:t>
      </w:r>
      <w:del w:id="38" w:author="Emerald Arthurs" w:date="2026-07-01T10:05:00Z" w16du:dateUtc="2026-07-01T17:05:00Z">
        <w:r w:rsidR="00A53F32" w:rsidDel="00D40E89">
          <w:rPr>
            <w:lang w:val="en-US"/>
          </w:rPr>
          <w:delText xml:space="preserve">They </w:delText>
        </w:r>
      </w:del>
      <w:ins w:id="39" w:author="Emerald Arthurs" w:date="2026-07-01T10:05:00Z" w16du:dateUtc="2026-07-01T17:05:00Z">
        <w:r w:rsidR="00D40E89">
          <w:rPr>
            <w:lang w:val="en-US"/>
          </w:rPr>
          <w:t>These linear features</w:t>
        </w:r>
        <w:r w:rsidR="00D40E89">
          <w:rPr>
            <w:lang w:val="en-US"/>
          </w:rPr>
          <w:t xml:space="preserve"> </w:t>
        </w:r>
      </w:ins>
      <w:moveToRangeStart w:id="40" w:author="Emerald Arthurs" w:date="2026-07-01T10:16:00Z" w:name="move233793428"/>
      <w:moveTo w:id="41" w:author="Emerald Arthurs" w:date="2026-07-01T10:16:00Z" w16du:dateUtc="2026-07-01T17:16:00Z">
        <w:r w:rsidR="002373F2">
          <w:rPr>
            <w:lang w:val="en-US"/>
          </w:rPr>
          <w:t xml:space="preserve">have </w:t>
        </w:r>
        <w:del w:id="42" w:author="Emerald Arthurs" w:date="2026-07-01T10:16:00Z" w16du:dateUtc="2026-07-01T17:16:00Z">
          <w:r w:rsidR="002373F2" w:rsidDel="002373F2">
            <w:rPr>
              <w:lang w:val="en-US"/>
            </w:rPr>
            <w:delText xml:space="preserve">certainly </w:delText>
          </w:r>
        </w:del>
        <w:r w:rsidR="002373F2">
          <w:rPr>
            <w:lang w:val="en-US"/>
          </w:rPr>
          <w:t xml:space="preserve">reconfigured </w:t>
        </w:r>
      </w:moveTo>
      <w:ins w:id="43" w:author="Emerald Arthurs" w:date="2026-07-01T10:17:00Z" w16du:dateUtc="2026-07-01T17:17:00Z">
        <w:r w:rsidR="002373F2">
          <w:rPr>
            <w:lang w:val="en-US"/>
          </w:rPr>
          <w:t>the landscape</w:t>
        </w:r>
      </w:ins>
      <w:moveTo w:id="44" w:author="Emerald Arthurs" w:date="2026-07-01T10:16:00Z" w16du:dateUtc="2026-07-01T17:16:00Z">
        <w:del w:id="45" w:author="Emerald Arthurs" w:date="2026-07-01T10:17:00Z" w16du:dateUtc="2026-07-01T17:17:00Z">
          <w:r w:rsidR="002373F2" w:rsidDel="002373F2">
            <w:rPr>
              <w:lang w:val="en-US"/>
            </w:rPr>
            <w:delText>it</w:delText>
          </w:r>
        </w:del>
        <w:r w:rsidR="002373F2">
          <w:rPr>
            <w:lang w:val="en-US"/>
          </w:rPr>
          <w:t xml:space="preserve"> beyond natural analogs </w:t>
        </w:r>
        <w:r w:rsidR="002373F2">
          <w:rPr>
            <w:lang w:val="en-US"/>
          </w:rPr>
          <w:fldChar w:fldCharType="begin"/>
        </w:r>
        <w:r w:rsidR="002373F2">
          <w:rPr>
            <w:lang w:val="en-US"/>
          </w:rPr>
          <w:instrText xml:space="preserve"> ADDIN EN.CITE &lt;EndNote&gt;&lt;Cite&gt;&lt;Author&gt;Pickell&lt;/Author&gt;&lt;Year&gt;2015&lt;/Year&gt;&lt;RecNum&gt;272&lt;/RecNum&gt;&lt;DisplayText&gt;(Pickell et al. 2013, Pickell et al. 2015)&lt;/DisplayText&gt;&lt;record&gt;&lt;rec-number&gt;272&lt;/rec-number&gt;&lt;foreign-keys&gt;&lt;key app="EN" db-id="zttw0f50sp2daeezft0vvrfdzpdzpw95p2rp" timestamp="1581105926"&gt;272&lt;/key&gt;&lt;/foreign-keys&gt;&lt;ref-type name="Journal Article"&gt;17&lt;/ref-type&gt;&lt;contributors&gt;&lt;authors&gt;&lt;author&gt;Pickell, Paul D&lt;/author&gt;&lt;author&gt;Andison, David W&lt;/author&gt;&lt;author&gt;Coops, Nicholas C&lt;/author&gt;&lt;author&gt;Gergel, Sarah E&lt;/author&gt;&lt;author&gt;Marshall, Peter L&lt;/author&gt;&lt;/authors&gt;&lt;/contributors&gt;&lt;titles&gt;&lt;title&gt;The spatial patterns of anthropogenic disturbance in the western Canadian boreal forest following oil and gas development&lt;/title&gt;&lt;secondary-title&gt;Canadian Journal of Forest Research&lt;/secondary-title&gt;&lt;/titles&gt;&lt;periodical&gt;&lt;full-title&gt;Canadian Journal of Forest Research&lt;/full-title&gt;&lt;/periodical&gt;&lt;pages&gt;732-743&lt;/pages&gt;&lt;volume&gt;45&lt;/volume&gt;&lt;number&gt;6&lt;/number&gt;&lt;dates&gt;&lt;year&gt;2015&lt;/year&gt;&lt;/dates&gt;&lt;isbn&gt;0045-5067&lt;/isbn&gt;&lt;urls&gt;&lt;/urls&gt;&lt;/record&gt;&lt;/Cite&gt;&lt;Cite&gt;&lt;Author&gt;Pickell&lt;/Author&gt;&lt;Year&gt;2013&lt;/Year&gt;&lt;RecNum&gt;273&lt;/RecNum&gt;&lt;record&gt;&lt;rec-number&gt;273&lt;/rec-number&gt;&lt;foreign-keys&gt;&lt;key app="EN" db-id="zttw0f50sp2daeezft0vvrfdzpdzpw95p2rp" timestamp="1581105933"&gt;273&lt;/key&gt;&lt;/foreign-keys&gt;&lt;ref-type name="Journal Article"&gt;17&lt;/ref-type&gt;&lt;contributors&gt;&lt;authors&gt;&lt;author&gt;Pickell, Paul D&lt;/author&gt;&lt;author&gt;Andison, David W&lt;/author&gt;&lt;author&gt;Coops, Nicholas C&lt;/author&gt;&lt;/authors&gt;&lt;/contributors&gt;&lt;titles&gt;&lt;title&gt;Characterizations of anthropogenic disturbance patterns in the mixedwood boreal forest of Alberta, Canada&lt;/title&gt;&lt;secondary-title&gt;Forest Ecology and Management&lt;/secondary-title&gt;&lt;/titles&gt;&lt;periodical&gt;&lt;full-title&gt;Forest Ecology and Management&lt;/full-title&gt;&lt;/periodical&gt;&lt;pages&gt;243-253&lt;/pages&gt;&lt;volume&gt;304&lt;/volume&gt;&lt;dates&gt;&lt;year&gt;2013&lt;/year&gt;&lt;/dates&gt;&lt;isbn&gt;0378-1127&lt;/isbn&gt;&lt;urls&gt;&lt;/urls&gt;&lt;/record&gt;&lt;/Cite&gt;&lt;/EndNote&gt;</w:instrText>
        </w:r>
        <w:r w:rsidR="002373F2">
          <w:rPr>
            <w:lang w:val="en-US"/>
          </w:rPr>
          <w:fldChar w:fldCharType="separate"/>
        </w:r>
        <w:r w:rsidR="002373F2">
          <w:rPr>
            <w:noProof/>
            <w:lang w:val="en-US"/>
          </w:rPr>
          <w:t>(Pickell et al. 2013, Pickell et al. 2015)</w:t>
        </w:r>
        <w:r w:rsidR="002373F2">
          <w:rPr>
            <w:lang w:val="en-US"/>
          </w:rPr>
          <w:fldChar w:fldCharType="end"/>
        </w:r>
      </w:moveTo>
      <w:ins w:id="46" w:author="Emerald Arthurs" w:date="2026-07-01T10:17:00Z" w16du:dateUtc="2026-07-01T17:17:00Z">
        <w:r w:rsidR="002373F2">
          <w:rPr>
            <w:lang w:val="en-US"/>
          </w:rPr>
          <w:t>, and</w:t>
        </w:r>
      </w:ins>
      <w:moveTo w:id="47" w:author="Emerald Arthurs" w:date="2026-07-01T10:16:00Z" w16du:dateUtc="2026-07-01T17:16:00Z">
        <w:del w:id="48" w:author="Emerald Arthurs" w:date="2026-07-01T10:17:00Z" w16du:dateUtc="2026-07-01T17:17:00Z">
          <w:r w:rsidR="002373F2" w:rsidDel="002373F2">
            <w:rPr>
              <w:lang w:val="en-US"/>
            </w:rPr>
            <w:delText>.</w:delText>
          </w:r>
        </w:del>
        <w:r w:rsidR="002373F2">
          <w:rPr>
            <w:lang w:val="en-US"/>
          </w:rPr>
          <w:t xml:space="preserve"> </w:t>
        </w:r>
        <w:r w:rsidR="002373F2" w:rsidRPr="42D74034">
          <w:rPr>
            <w:lang w:val="en-US"/>
          </w:rPr>
          <w:t xml:space="preserve"> </w:t>
        </w:r>
      </w:moveTo>
      <w:moveToRangeEnd w:id="40"/>
      <w:r w:rsidR="00A53F32">
        <w:rPr>
          <w:lang w:val="en-US"/>
        </w:rPr>
        <w:lastRenderedPageBreak/>
        <w:t>are often used by wildlife (sometimes more than the surrounding matrix)</w:t>
      </w:r>
      <w:del w:id="49" w:author="Emerald Arthurs" w:date="2026-07-01T10:17:00Z" w16du:dateUtc="2026-07-01T17:17:00Z">
        <w:r w:rsidR="00A53F32" w:rsidDel="002373F2">
          <w:rPr>
            <w:lang w:val="en-US"/>
          </w:rPr>
          <w:delText xml:space="preserve"> and so cannot be </w:delText>
        </w:r>
        <w:r w:rsidR="00395C0A" w:rsidDel="002373F2">
          <w:rPr>
            <w:lang w:val="en-US"/>
          </w:rPr>
          <w:delText xml:space="preserve">strictly </w:delText>
        </w:r>
        <w:commentRangeStart w:id="50"/>
        <w:r w:rsidR="00A53F32" w:rsidDel="002373F2">
          <w:rPr>
            <w:lang w:val="en-US"/>
          </w:rPr>
          <w:delText xml:space="preserve">said to fragment that landscape, </w:delText>
        </w:r>
        <w:commentRangeEnd w:id="50"/>
        <w:r w:rsidR="00D40E89" w:rsidDel="002373F2">
          <w:rPr>
            <w:rStyle w:val="CommentReference"/>
            <w:sz w:val="24"/>
            <w:szCs w:val="22"/>
            <w:lang w:val="en-US"/>
          </w:rPr>
          <w:commentReference w:id="50"/>
        </w:r>
        <w:r w:rsidR="00A53F32" w:rsidDel="002373F2">
          <w:rPr>
            <w:lang w:val="en-US"/>
          </w:rPr>
          <w:delText xml:space="preserve">but </w:delText>
        </w:r>
        <w:r w:rsidR="00E57225" w:rsidDel="002373F2">
          <w:rPr>
            <w:lang w:val="en-US"/>
          </w:rPr>
          <w:delText>they</w:delText>
        </w:r>
      </w:del>
      <w:ins w:id="51" w:author="Emerald Arthurs" w:date="2026-07-01T10:17:00Z" w16du:dateUtc="2026-07-01T17:17:00Z">
        <w:r w:rsidR="002373F2">
          <w:rPr>
            <w:lang w:val="en-US"/>
          </w:rPr>
          <w:t>, thus cannot be said to have a strictly negative effect on boreal wildlife.</w:t>
        </w:r>
      </w:ins>
      <w:r w:rsidR="00E57225">
        <w:rPr>
          <w:lang w:val="en-US"/>
        </w:rPr>
        <w:t xml:space="preserve"> </w:t>
      </w:r>
      <w:moveFromRangeStart w:id="52" w:author="Emerald Arthurs" w:date="2026-07-01T10:16:00Z" w:name="move233793428"/>
      <w:moveFrom w:id="53" w:author="Emerald Arthurs" w:date="2026-07-01T10:16:00Z" w16du:dateUtc="2026-07-01T17:16:00Z">
        <w:r w:rsidR="00A53F32" w:rsidDel="002373F2">
          <w:rPr>
            <w:lang w:val="en-US"/>
          </w:rPr>
          <w:t xml:space="preserve">have </w:t>
        </w:r>
        <w:r w:rsidR="00395C0A" w:rsidDel="002373F2">
          <w:rPr>
            <w:lang w:val="en-US"/>
          </w:rPr>
          <w:t xml:space="preserve">certainly </w:t>
        </w:r>
        <w:r w:rsidR="00A53F32" w:rsidDel="002373F2">
          <w:rPr>
            <w:lang w:val="en-US"/>
          </w:rPr>
          <w:t xml:space="preserve">reconfigured it beyond natural analogs </w:t>
        </w:r>
        <w:r w:rsidR="00A53F32" w:rsidDel="002373F2">
          <w:rPr>
            <w:lang w:val="en-US"/>
          </w:rPr>
          <w:fldChar w:fldCharType="begin"/>
        </w:r>
        <w:r w:rsidR="00E56BAB" w:rsidDel="002373F2">
          <w:rPr>
            <w:lang w:val="en-US"/>
          </w:rPr>
          <w:instrText xml:space="preserve"> ADDIN EN.CITE &lt;EndNote&gt;&lt;Cite&gt;&lt;Author&gt;Pickell&lt;/Author&gt;&lt;Year&gt;2015&lt;/Year&gt;&lt;RecNum&gt;272&lt;/RecNum&gt;&lt;DisplayText&gt;(Pickell et al. 2013, Pickell et al. 2015)&lt;/DisplayText&gt;&lt;record&gt;&lt;rec-number&gt;272&lt;/rec-number&gt;&lt;foreign-keys&gt;&lt;key app="EN" db-id="zttw0f50sp2daeezft0vvrfdzpdzpw95p2rp" timestamp="1581105926"&gt;272&lt;/key&gt;&lt;/foreign-keys&gt;&lt;ref-type name="Journal Article"&gt;17&lt;/ref-type&gt;&lt;contributors&gt;&lt;authors&gt;&lt;author&gt;Pickell, Paul D&lt;/author&gt;&lt;author&gt;Andison, David W&lt;/author&gt;&lt;author&gt;Coops, Nicholas C&lt;/author&gt;&lt;author&gt;Gergel, Sarah E&lt;/author&gt;&lt;author&gt;Marshall, Peter L&lt;/author&gt;&lt;/authors&gt;&lt;/contributors&gt;&lt;titles&gt;&lt;title&gt;The spatial patterns of anthropogenic disturbance in the western Canadian boreal forest following oil and gas development&lt;/title&gt;&lt;secondary-title&gt;Canadian Journal of Forest Research&lt;/secondary-title&gt;&lt;/titles&gt;&lt;periodical&gt;&lt;full-title&gt;Canadian Journal of Forest Research&lt;/full-title&gt;&lt;/periodical&gt;&lt;pages&gt;732-743&lt;/pages&gt;&lt;volume&gt;45&lt;/volume&gt;&lt;number&gt;6&lt;/number&gt;&lt;dates&gt;&lt;year&gt;2015&lt;/year&gt;&lt;/dates&gt;&lt;isbn&gt;0045-5067&lt;/isbn&gt;&lt;urls&gt;&lt;/urls&gt;&lt;/record&gt;&lt;/Cite&gt;&lt;Cite&gt;&lt;Author&gt;Pickell&lt;/Author&gt;&lt;Year&gt;2013&lt;/Year&gt;&lt;RecNum&gt;273&lt;/RecNum&gt;&lt;record&gt;&lt;rec-number&gt;273&lt;/rec-number&gt;&lt;foreign-keys&gt;&lt;key app="EN" db-id="zttw0f50sp2daeezft0vvrfdzpdzpw95p2rp" timestamp="1581105933"&gt;273&lt;/key&gt;&lt;/foreign-keys&gt;&lt;ref-type name="Journal Article"&gt;17&lt;/ref-type&gt;&lt;contributors&gt;&lt;authors&gt;&lt;author&gt;Pickell, Paul D&lt;/author&gt;&lt;author&gt;Andison, David W&lt;/author&gt;&lt;author&gt;Coops, Nicholas C&lt;/author&gt;&lt;/authors&gt;&lt;/contributors&gt;&lt;titles&gt;&lt;title&gt;Characterizations of anthropogenic disturbance patterns in the mixedwood boreal forest of Alberta, Canada&lt;/title&gt;&lt;secondary-title&gt;Forest Ecology and Management&lt;/secondary-title&gt;&lt;/titles&gt;&lt;periodical&gt;&lt;full-title&gt;Forest Ecology and Management&lt;/full-title&gt;&lt;/periodical&gt;&lt;pages&gt;243-253&lt;/pages&gt;&lt;volume&gt;304&lt;/volume&gt;&lt;dates&gt;&lt;year&gt;2013&lt;/year&gt;&lt;/dates&gt;&lt;isbn&gt;0378-1127&lt;/isbn&gt;&lt;urls&gt;&lt;/urls&gt;&lt;/record&gt;&lt;/Cite&gt;&lt;/EndNote&gt;</w:instrText>
        </w:r>
        <w:r w:rsidR="00A53F32" w:rsidDel="002373F2">
          <w:rPr>
            <w:lang w:val="en-US"/>
          </w:rPr>
          <w:fldChar w:fldCharType="separate"/>
        </w:r>
        <w:r w:rsidR="00E56BAB" w:rsidDel="002373F2">
          <w:rPr>
            <w:noProof/>
            <w:lang w:val="en-US"/>
          </w:rPr>
          <w:t>(Pickell et al. 2013, Pickell et al. 2015)</w:t>
        </w:r>
        <w:r w:rsidR="00A53F32" w:rsidDel="002373F2">
          <w:rPr>
            <w:lang w:val="en-US"/>
          </w:rPr>
          <w:fldChar w:fldCharType="end"/>
        </w:r>
        <w:r w:rsidR="00A53F32" w:rsidDel="002373F2">
          <w:rPr>
            <w:lang w:val="en-US"/>
          </w:rPr>
          <w:t xml:space="preserve">. </w:t>
        </w:r>
        <w:r w:rsidR="00EF51BF" w:rsidRPr="42D74034" w:rsidDel="002373F2">
          <w:rPr>
            <w:lang w:val="en-US"/>
          </w:rPr>
          <w:t xml:space="preserve"> </w:t>
        </w:r>
      </w:moveFrom>
      <w:moveFromRangeEnd w:id="52"/>
      <w:r w:rsidR="0050167D" w:rsidRPr="42D74034">
        <w:rPr>
          <w:lang w:val="en-US"/>
        </w:rPr>
        <w:t>C</w:t>
      </w:r>
      <w:r w:rsidR="00054A0A" w:rsidRPr="42D74034">
        <w:rPr>
          <w:lang w:val="en-US"/>
        </w:rPr>
        <w:t>hanges</w:t>
      </w:r>
      <w:r w:rsidR="00773FF4" w:rsidRPr="42D74034">
        <w:rPr>
          <w:lang w:val="en-US"/>
        </w:rPr>
        <w:t xml:space="preserve"> </w:t>
      </w:r>
      <w:r w:rsidR="0050167D" w:rsidRPr="42D74034">
        <w:rPr>
          <w:lang w:val="en-US"/>
        </w:rPr>
        <w:t>to landscape composition</w:t>
      </w:r>
      <w:r w:rsidR="00A53F32">
        <w:rPr>
          <w:lang w:val="en-US"/>
        </w:rPr>
        <w:t xml:space="preserve"> and configuration</w:t>
      </w:r>
      <w:r w:rsidR="0050167D" w:rsidRPr="42D74034">
        <w:rPr>
          <w:lang w:val="en-US"/>
        </w:rPr>
        <w:t xml:space="preserve"> from industrial </w:t>
      </w:r>
      <w:r w:rsidR="00773FF4" w:rsidRPr="42D74034">
        <w:rPr>
          <w:lang w:val="en-US"/>
        </w:rPr>
        <w:t xml:space="preserve">development </w:t>
      </w:r>
      <w:r w:rsidR="00054A0A" w:rsidRPr="42D74034">
        <w:rPr>
          <w:lang w:val="en-US"/>
        </w:rPr>
        <w:t>have</w:t>
      </w:r>
      <w:r w:rsidR="00773FF4" w:rsidRPr="42D74034">
        <w:rPr>
          <w:lang w:val="en-US"/>
        </w:rPr>
        <w:t xml:space="preserve"> </w:t>
      </w:r>
      <w:r w:rsidR="001960FC" w:rsidRPr="42D74034">
        <w:rPr>
          <w:lang w:val="en-US"/>
        </w:rPr>
        <w:t xml:space="preserve">led to widespread </w:t>
      </w:r>
      <w:r w:rsidR="0050167D" w:rsidRPr="42D74034">
        <w:rPr>
          <w:lang w:val="en-US"/>
        </w:rPr>
        <w:t xml:space="preserve">and variable </w:t>
      </w:r>
      <w:r w:rsidR="001960FC" w:rsidRPr="42D74034">
        <w:rPr>
          <w:lang w:val="en-US"/>
        </w:rPr>
        <w:t xml:space="preserve">consequences </w:t>
      </w:r>
      <w:r w:rsidR="0050167D" w:rsidRPr="42D74034">
        <w:rPr>
          <w:lang w:val="en-US"/>
        </w:rPr>
        <w:t xml:space="preserve">for </w:t>
      </w:r>
      <w:r w:rsidR="001960FC" w:rsidRPr="42D74034">
        <w:rPr>
          <w:lang w:val="en-US"/>
        </w:rPr>
        <w:t>the</w:t>
      </w:r>
      <w:r w:rsidR="00054A0A" w:rsidRPr="42D74034">
        <w:rPr>
          <w:lang w:val="en-US"/>
        </w:rPr>
        <w:t xml:space="preserve"> wildlife </w:t>
      </w:r>
      <w:r w:rsidR="0050167D" w:rsidRPr="42D74034">
        <w:rPr>
          <w:lang w:val="en-US"/>
        </w:rPr>
        <w:t xml:space="preserve">community through altered resource availability, movement, and species interactions </w:t>
      </w:r>
      <w:r w:rsidR="005E34F1">
        <w:fldChar w:fldCharType="begin">
          <w:fldData xml:space="preserve">PEVuZE5vdGU+PENpdGU+PEF1dGhvcj5WZW5pZXI8L0F1dGhvcj48WWVhcj4yMDE0PC9ZZWFyPjxS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</w:fldData>
        </w:fldChar>
      </w:r>
      <w:r w:rsidR="007A1ABA">
        <w:instrText xml:space="preserve"> ADDIN EN.CITE </w:instrText>
      </w:r>
      <w:r w:rsidR="007A1ABA">
        <w:fldChar w:fldCharType="begin">
          <w:fldData xml:space="preserve">PEVuZE5vdGU+PENpdGU+PEF1dGhvcj5WZW5pZXI8L0F1dGhvcj48WWVhcj4yMDE0PC9ZZWFyPjxS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</w:fldData>
        </w:fldChar>
      </w:r>
      <w:r w:rsidR="007A1ABA">
        <w:instrText xml:space="preserve"> ADDIN EN.CITE.DATA </w:instrText>
      </w:r>
      <w:r w:rsidR="007A1ABA">
        <w:fldChar w:fldCharType="end"/>
      </w:r>
      <w:r w:rsidR="005E34F1">
        <w:fldChar w:fldCharType="separate"/>
      </w:r>
      <w:r w:rsidR="007A1ABA">
        <w:rPr>
          <w:noProof/>
        </w:rPr>
        <w:t>(McKenzie et al. 2012, Venier et al. 2014, Fisher and Burton 2018, Tattersall et al. 2020, Fisher and Ladle 2022, Barnas et al. 2024)</w:t>
      </w:r>
      <w:r w:rsidR="005E34F1">
        <w:fldChar w:fldCharType="end"/>
      </w:r>
      <w:r w:rsidR="0050167D" w:rsidRPr="42D74034">
        <w:rPr>
          <w:lang w:val="en-US"/>
        </w:rPr>
        <w:t xml:space="preserve">. </w:t>
      </w:r>
      <w:r w:rsidR="00413AA0" w:rsidRPr="42D74034">
        <w:rPr>
          <w:lang w:val="en-US"/>
        </w:rPr>
        <w:t xml:space="preserve">However, </w:t>
      </w:r>
      <w:r w:rsidR="0050167D" w:rsidRPr="42D74034">
        <w:rPr>
          <w:lang w:val="en-US"/>
        </w:rPr>
        <w:t xml:space="preserve">there is a paucity of </w:t>
      </w:r>
      <w:r w:rsidR="00413AA0" w:rsidRPr="42D74034">
        <w:rPr>
          <w:lang w:val="en-US"/>
        </w:rPr>
        <w:t>hypotheses about</w:t>
      </w:r>
      <w:r w:rsidR="004F1DA4" w:rsidRPr="42D74034">
        <w:rPr>
          <w:lang w:val="en-US"/>
        </w:rPr>
        <w:t xml:space="preserve"> landscape </w:t>
      </w:r>
      <w:r w:rsidR="00413AA0" w:rsidRPr="42D74034">
        <w:rPr>
          <w:lang w:val="en-US"/>
        </w:rPr>
        <w:t xml:space="preserve">fragmentation </w:t>
      </w:r>
      <w:r w:rsidR="004F1DA4" w:rsidRPr="42D74034">
        <w:rPr>
          <w:lang w:val="en-US"/>
        </w:rPr>
        <w:t xml:space="preserve">as an important and separate </w:t>
      </w:r>
      <w:r w:rsidR="00682A64" w:rsidRPr="42D74034">
        <w:rPr>
          <w:lang w:val="en-US"/>
        </w:rPr>
        <w:t>process</w:t>
      </w:r>
      <w:r w:rsidR="00031E6A" w:rsidRPr="42D74034">
        <w:rPr>
          <w:lang w:val="en-US"/>
        </w:rPr>
        <w:t xml:space="preserve"> </w:t>
      </w:r>
      <w:r w:rsidR="004F1DA4" w:rsidRPr="42D74034">
        <w:rPr>
          <w:lang w:val="en-US"/>
        </w:rPr>
        <w:t>influencing mammal distribution and abundance</w:t>
      </w:r>
      <w:r w:rsidR="00E65C40" w:rsidRPr="42D74034">
        <w:rPr>
          <w:lang w:val="en-US"/>
        </w:rPr>
        <w:t xml:space="preserve"> </w:t>
      </w:r>
      <w:r w:rsidR="00777D78">
        <w:rPr>
          <w:lang w:val="en-US"/>
        </w:rPr>
        <w:fldChar w:fldCharType="begin">
          <w:fldData xml:space="preserve">PEVuZE5vdGU+PENpdGU+PEF1dGhvcj5WaWxpYW5pPC9BdXRob3I+PFllYXI+MjAyNDwvWWVhcj48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</w:fldData>
        </w:fldChar>
      </w:r>
      <w:r w:rsidR="00E56BAB">
        <w:rPr>
          <w:lang w:val="en-US"/>
        </w:rPr>
        <w:instrText xml:space="preserve"> ADDIN EN.CITE </w:instrText>
      </w:r>
      <w:r w:rsidR="00E56BAB">
        <w:rPr>
          <w:lang w:val="en-US"/>
        </w:rPr>
        <w:fldChar w:fldCharType="begin">
          <w:fldData xml:space="preserve">PEVuZE5vdGU+PENpdGU+PEF1dGhvcj5WaWxpYW5pPC9BdXRob3I+PFllYXI+MjAyNDwvWWVhcj48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</w:fldData>
        </w:fldChar>
      </w:r>
      <w:r w:rsidR="00E56BAB">
        <w:rPr>
          <w:lang w:val="en-US"/>
        </w:rPr>
        <w:instrText xml:space="preserve"> ADDIN EN.CITE.DATA </w:instrText>
      </w:r>
      <w:r w:rsidR="00E56BAB">
        <w:rPr>
          <w:lang w:val="en-US"/>
        </w:rPr>
      </w:r>
      <w:r w:rsidR="00E56BAB">
        <w:rPr>
          <w:lang w:val="en-US"/>
        </w:rPr>
        <w:fldChar w:fldCharType="end"/>
      </w:r>
      <w:r w:rsidR="00777D78">
        <w:rPr>
          <w:lang w:val="en-US"/>
        </w:rPr>
      </w:r>
      <w:r w:rsidR="00777D78">
        <w:rPr>
          <w:lang w:val="en-US"/>
        </w:rPr>
        <w:fldChar w:fldCharType="separate"/>
      </w:r>
      <w:r w:rsidR="00E56BAB">
        <w:rPr>
          <w:noProof/>
          <w:lang w:val="en-US"/>
        </w:rPr>
        <w:t>(but see Viliani et al. 2024, Smith et al. 2025)</w:t>
      </w:r>
      <w:r w:rsidR="00777D78">
        <w:rPr>
          <w:lang w:val="en-US"/>
        </w:rPr>
        <w:fldChar w:fldCharType="end"/>
      </w:r>
      <w:r w:rsidR="004F1DA4" w:rsidRPr="42D74034">
        <w:rPr>
          <w:lang w:val="en-US"/>
        </w:rPr>
        <w:t xml:space="preserve">. </w:t>
      </w:r>
      <w:r w:rsidR="0050167D" w:rsidRPr="42D74034">
        <w:rPr>
          <w:lang w:val="en-US"/>
        </w:rPr>
        <w:t>The</w:t>
      </w:r>
      <w:r w:rsidR="000B4298" w:rsidRPr="42D74034">
        <w:rPr>
          <w:lang w:val="en-US"/>
        </w:rPr>
        <w:t xml:space="preserve"> Boreal Plains </w:t>
      </w:r>
      <w:r w:rsidR="0050167D" w:rsidRPr="42D74034">
        <w:rPr>
          <w:lang w:val="en-US"/>
        </w:rPr>
        <w:t>are positioned as</w:t>
      </w:r>
      <w:r w:rsidR="000B4298" w:rsidRPr="42D74034">
        <w:rPr>
          <w:lang w:val="en-US"/>
        </w:rPr>
        <w:t xml:space="preserve"> an </w:t>
      </w:r>
      <w:r w:rsidR="00031E6A" w:rsidRPr="42D74034">
        <w:rPr>
          <w:lang w:val="en-US"/>
        </w:rPr>
        <w:t>ideal</w:t>
      </w:r>
      <w:r w:rsidR="000B4298" w:rsidRPr="42D74034">
        <w:rPr>
          <w:lang w:val="en-US"/>
        </w:rPr>
        <w:t xml:space="preserve"> system</w:t>
      </w:r>
      <w:r w:rsidR="0050167D" w:rsidRPr="42D74034">
        <w:rPr>
          <w:lang w:val="en-US"/>
        </w:rPr>
        <w:t xml:space="preserve"> to study </w:t>
      </w:r>
      <w:r w:rsidR="00031E6A" w:rsidRPr="42D74034">
        <w:rPr>
          <w:lang w:val="en-US"/>
        </w:rPr>
        <w:t xml:space="preserve">these </w:t>
      </w:r>
      <w:r w:rsidR="00682A64" w:rsidRPr="42D74034">
        <w:rPr>
          <w:lang w:val="en-US"/>
        </w:rPr>
        <w:t>effects</w:t>
      </w:r>
      <w:r w:rsidR="000B4298" w:rsidRPr="42D74034">
        <w:rPr>
          <w:lang w:val="en-US"/>
        </w:rPr>
        <w:t>.</w:t>
      </w:r>
      <w:r w:rsidR="0050167D" w:rsidRPr="42D74034">
        <w:rPr>
          <w:lang w:val="en-US"/>
        </w:rPr>
        <w:t xml:space="preserve"> U</w:t>
      </w:r>
      <w:r w:rsidR="000B4298">
        <w:t xml:space="preserve">nlike </w:t>
      </w:r>
      <w:r w:rsidR="00A92F21">
        <w:t xml:space="preserve">the </w:t>
      </w:r>
      <w:commentRangeStart w:id="54"/>
      <w:del w:id="55" w:author="Jason Fisher" w:date="2026-06-29T12:52:00Z" w16du:dateUtc="2026-06-29T19:52:00Z">
        <w:r w:rsidR="00A1388D" w:rsidDel="00A53F32">
          <w:delText>“island”</w:delText>
        </w:r>
      </w:del>
      <w:ins w:id="56" w:author="Jason Fisher" w:date="2026-06-29T12:52:00Z" w16du:dateUtc="2026-06-29T19:52:00Z">
        <w:r w:rsidR="00A53F32">
          <w:t xml:space="preserve">island-biogeography </w:t>
        </w:r>
      </w:ins>
      <w:del w:id="57" w:author="Jason Fisher" w:date="2026-06-29T12:52:00Z" w16du:dateUtc="2026-06-29T19:52:00Z">
        <w:r w:rsidR="00F4664D" w:rsidDel="00A53F32">
          <w:delText xml:space="preserve"> </w:delText>
        </w:r>
      </w:del>
      <w:r w:rsidR="00A92F21">
        <w:t xml:space="preserve">structure </w:t>
      </w:r>
      <w:commentRangeEnd w:id="54"/>
      <w:r w:rsidR="00D40E89">
        <w:rPr>
          <w:rStyle w:val="CommentReference"/>
          <w:sz w:val="24"/>
          <w:szCs w:val="22"/>
        </w:rPr>
        <w:commentReference w:id="54"/>
      </w:r>
      <w:r w:rsidR="00A92F21">
        <w:t>of</w:t>
      </w:r>
      <w:r w:rsidR="00F4664D">
        <w:t xml:space="preserve"> </w:t>
      </w:r>
      <w:r w:rsidR="00A53F32">
        <w:t xml:space="preserve">fragmented </w:t>
      </w:r>
      <w:r w:rsidR="000B4298">
        <w:t xml:space="preserve">agricultural or urban </w:t>
      </w:r>
      <w:r w:rsidR="00F4664D">
        <w:t>systems</w:t>
      </w:r>
      <w:r w:rsidR="000B4298">
        <w:t xml:space="preserve">, oil and gas </w:t>
      </w:r>
      <w:r w:rsidR="00AB70FD">
        <w:t xml:space="preserve">infrastructure is embedded within a largely intact forested </w:t>
      </w:r>
      <w:r w:rsidR="00A1388D">
        <w:t>region</w:t>
      </w:r>
      <w:r w:rsidR="00421B41">
        <w:t xml:space="preserve"> where </w:t>
      </w:r>
      <w:r w:rsidR="00395C0A">
        <w:t xml:space="preserve">the </w:t>
      </w:r>
      <w:r w:rsidR="00A53F32">
        <w:t xml:space="preserve">total percent of </w:t>
      </w:r>
      <w:r w:rsidR="0005174D">
        <w:t>industrial footprint is moderate or low</w:t>
      </w:r>
      <w:r w:rsidR="003062B9">
        <w:t xml:space="preserve">. </w:t>
      </w:r>
      <w:r w:rsidR="00C269D3" w:rsidRPr="42D74034">
        <w:rPr>
          <w:lang w:val="en-CA"/>
        </w:rPr>
        <w:t xml:space="preserve">Within this system, seismic lines present a particularly unique opportunity to test fragmentation hypotheses: they remove a </w:t>
      </w:r>
      <w:r w:rsidR="0071268A" w:rsidRPr="42D74034">
        <w:rPr>
          <w:lang w:val="en-CA"/>
        </w:rPr>
        <w:t xml:space="preserve">marginal total amount of </w:t>
      </w:r>
      <w:r w:rsidR="0005174D">
        <w:rPr>
          <w:lang w:val="en-CA"/>
        </w:rPr>
        <w:t xml:space="preserve">forest cover but </w:t>
      </w:r>
      <w:r w:rsidR="001B4B98" w:rsidRPr="42D74034">
        <w:rPr>
          <w:lang w:val="en-CA"/>
        </w:rPr>
        <w:t>generat</w:t>
      </w:r>
      <w:r w:rsidR="0005174D">
        <w:rPr>
          <w:lang w:val="en-CA"/>
        </w:rPr>
        <w:t>e</w:t>
      </w:r>
      <w:r w:rsidR="001B4B98" w:rsidRPr="42D74034">
        <w:rPr>
          <w:lang w:val="en-CA"/>
        </w:rPr>
        <w:t xml:space="preserve"> </w:t>
      </w:r>
      <w:r w:rsidR="0005174D">
        <w:rPr>
          <w:lang w:val="en-CA"/>
        </w:rPr>
        <w:t>tremendous</w:t>
      </w:r>
      <w:r w:rsidR="001B4B98" w:rsidRPr="42D74034">
        <w:rPr>
          <w:lang w:val="en-CA"/>
        </w:rPr>
        <w:t xml:space="preserve"> amounts of edge </w:t>
      </w:r>
      <w:r w:rsidR="005016DC" w:rsidRPr="42D74034">
        <w:rPr>
          <w:lang w:val="en-CA"/>
        </w:rPr>
        <w:t xml:space="preserve">habitat </w:t>
      </w:r>
      <w:r w:rsidR="006141A5" w:rsidRPr="42D74034">
        <w:rPr>
          <w:lang w:val="en-CA"/>
        </w:rPr>
        <w:t xml:space="preserve">across large </w:t>
      </w:r>
      <w:r w:rsidR="0005174D">
        <w:rPr>
          <w:lang w:val="en-CA"/>
        </w:rPr>
        <w:t>spatial extents</w:t>
      </w:r>
      <w:r w:rsidR="006141A5" w:rsidRPr="48113FEE">
        <w:rPr>
          <w:lang w:val="en-CA"/>
        </w:rPr>
        <w:t>.</w:t>
      </w:r>
    </w:p>
    <w:p w14:paraId="054402BE" w14:textId="74A06093" w:rsidR="00BB5CF3" w:rsidRDefault="00E2513E" w:rsidP="7107D9C0">
      <w:pPr>
        <w:ind w:firstLine="720"/>
      </w:pPr>
      <w:r w:rsidRPr="57260A84">
        <w:rPr>
          <w:lang w:val="en-US"/>
        </w:rPr>
        <w:t>Here,</w:t>
      </w:r>
      <w:r w:rsidR="007F5095" w:rsidRPr="57260A84">
        <w:rPr>
          <w:lang w:val="en-US"/>
        </w:rPr>
        <w:t xml:space="preserve"> leveraging a large network of </w:t>
      </w:r>
      <w:r w:rsidR="002F1F58" w:rsidRPr="57260A84">
        <w:rPr>
          <w:lang w:val="en-US"/>
        </w:rPr>
        <w:t xml:space="preserve">wildlife </w:t>
      </w:r>
      <w:r w:rsidR="007F5095" w:rsidRPr="57260A84">
        <w:rPr>
          <w:lang w:val="en-US"/>
        </w:rPr>
        <w:t>camera traps,</w:t>
      </w:r>
      <w:r w:rsidRPr="57260A84">
        <w:rPr>
          <w:lang w:val="en-US"/>
        </w:rPr>
        <w:t xml:space="preserve"> w</w:t>
      </w:r>
      <w:r w:rsidR="00E60473" w:rsidRPr="57260A84">
        <w:rPr>
          <w:lang w:val="en-US"/>
        </w:rPr>
        <w:t>e present a</w:t>
      </w:r>
      <w:r w:rsidR="00212479" w:rsidRPr="57260A84">
        <w:rPr>
          <w:lang w:val="en-US"/>
        </w:rPr>
        <w:t>n empirical</w:t>
      </w:r>
      <w:r w:rsidR="00E60473" w:rsidRPr="57260A84">
        <w:rPr>
          <w:lang w:val="en-US"/>
        </w:rPr>
        <w:t xml:space="preserve"> case study of the North American red squirrel (</w:t>
      </w:r>
      <w:r w:rsidR="00E60473" w:rsidRPr="1D8D2BC4">
        <w:rPr>
          <w:i/>
          <w:iCs/>
          <w:lang w:val="en-US"/>
        </w:rPr>
        <w:t>Tamiasciurus hudsonicus</w:t>
      </w:r>
      <w:r w:rsidR="00E60473" w:rsidRPr="57260A84">
        <w:rPr>
          <w:lang w:val="en-US"/>
        </w:rPr>
        <w:t xml:space="preserve">) to </w:t>
      </w:r>
      <w:r w:rsidR="00212479" w:rsidRPr="57260A84">
        <w:rPr>
          <w:lang w:val="en-US"/>
        </w:rPr>
        <w:t xml:space="preserve">test </w:t>
      </w:r>
      <w:r w:rsidR="006D5935" w:rsidRPr="57260A84">
        <w:rPr>
          <w:lang w:val="en-US"/>
        </w:rPr>
        <w:t>whether</w:t>
      </w:r>
      <w:r w:rsidR="00C755FC" w:rsidRPr="57260A84">
        <w:rPr>
          <w:lang w:val="en-US"/>
        </w:rPr>
        <w:t xml:space="preserve"> industrial development affects boreal species distribution through changes to </w:t>
      </w:r>
      <w:r w:rsidR="00E96AC8" w:rsidRPr="57260A84">
        <w:rPr>
          <w:lang w:val="en-US"/>
        </w:rPr>
        <w:t>matrix</w:t>
      </w:r>
      <w:r w:rsidR="00C755FC" w:rsidRPr="57260A84">
        <w:rPr>
          <w:lang w:val="en-US"/>
        </w:rPr>
        <w:t xml:space="preserve"> composition</w:t>
      </w:r>
      <w:r w:rsidR="00657B0F" w:rsidRPr="57260A84">
        <w:rPr>
          <w:lang w:val="en-US"/>
        </w:rPr>
        <w:t xml:space="preserve">, </w:t>
      </w:r>
      <w:r w:rsidR="00E16342">
        <w:rPr>
          <w:lang w:val="en-US"/>
        </w:rPr>
        <w:t>configuration</w:t>
      </w:r>
      <w:r w:rsidR="00657B0F" w:rsidRPr="57260A84">
        <w:rPr>
          <w:lang w:val="en-US"/>
        </w:rPr>
        <w:t>, or context-dependent combinations of both</w:t>
      </w:r>
      <w:r w:rsidR="00C755FC" w:rsidRPr="57260A84">
        <w:rPr>
          <w:lang w:val="en-US"/>
        </w:rPr>
        <w:t xml:space="preserve">. </w:t>
      </w:r>
      <w:r w:rsidR="00BB5CF3" w:rsidRPr="57260A84">
        <w:rPr>
          <w:lang w:val="en-US"/>
        </w:rPr>
        <w:t xml:space="preserve">Red squirrels are an ideal </w:t>
      </w:r>
      <w:r w:rsidR="006A4E31" w:rsidRPr="57260A84">
        <w:rPr>
          <w:lang w:val="en-US"/>
        </w:rPr>
        <w:t>study</w:t>
      </w:r>
      <w:r w:rsidR="00BB5CF3" w:rsidRPr="57260A84">
        <w:rPr>
          <w:lang w:val="en-US"/>
        </w:rPr>
        <w:t xml:space="preserve"> species for</w:t>
      </w:r>
      <w:r w:rsidR="0083347D" w:rsidRPr="57260A84">
        <w:rPr>
          <w:lang w:val="en-US"/>
        </w:rPr>
        <w:t xml:space="preserve"> </w:t>
      </w:r>
      <w:r w:rsidR="00387FFB" w:rsidRPr="57260A84">
        <w:rPr>
          <w:lang w:val="en-US"/>
        </w:rPr>
        <w:t>both ecological and methodological</w:t>
      </w:r>
      <w:r w:rsidR="00BB5CF3" w:rsidRPr="57260A84">
        <w:rPr>
          <w:lang w:val="en-US"/>
        </w:rPr>
        <w:t xml:space="preserve"> reasons. First, although r</w:t>
      </w:r>
      <w:r w:rsidR="00E60473" w:rsidRPr="57260A84">
        <w:rPr>
          <w:lang w:val="en-US"/>
        </w:rPr>
        <w:t xml:space="preserve">ed squirrels depend on </w:t>
      </w:r>
      <w:r w:rsidR="0038598A" w:rsidRPr="57260A84">
        <w:rPr>
          <w:lang w:val="en-US"/>
        </w:rPr>
        <w:t xml:space="preserve">stored </w:t>
      </w:r>
      <w:r w:rsidR="00E60473" w:rsidRPr="57260A84">
        <w:rPr>
          <w:lang w:val="en-US"/>
        </w:rPr>
        <w:t>conifer</w:t>
      </w:r>
      <w:r w:rsidR="00D758B3" w:rsidRPr="57260A84">
        <w:rPr>
          <w:lang w:val="en-US"/>
        </w:rPr>
        <w:t xml:space="preserve"> cones for overwinter survival</w:t>
      </w:r>
      <w:r w:rsidR="00BB5CF3" w:rsidRPr="57260A84">
        <w:rPr>
          <w:lang w:val="en-US"/>
        </w:rPr>
        <w:t xml:space="preserve">, they are </w:t>
      </w:r>
      <w:r w:rsidR="00084939" w:rsidRPr="57260A84">
        <w:rPr>
          <w:lang w:val="en-US"/>
        </w:rPr>
        <w:t>omnivores capable of using a variety of resources in the habitat matrix</w:t>
      </w:r>
      <w:r w:rsidR="00E16342">
        <w:rPr>
          <w:lang w:val="en-US"/>
        </w:rPr>
        <w:t xml:space="preserve"> as supplementary or complementary resources</w:t>
      </w:r>
      <w:r w:rsidR="00E60473" w:rsidRPr="57260A84">
        <w:rPr>
          <w:lang w:val="en-US"/>
        </w:rPr>
        <w:t xml:space="preserve"> </w:t>
      </w:r>
      <w:r>
        <w:fldChar w:fldCharType="begin">
          <w:fldData xml:space="preserve">PEVuZE5vdGU+PENpdGU+PEF1dGhvcj5GaXNoZXI8L0F1dGhvcj48WWVhcj4yMDA1PC9ZZWFyPjxS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</w:fldData>
        </w:fldChar>
      </w:r>
      <w:r w:rsidR="00E56BAB">
        <w:instrText xml:space="preserve"> ADDIN EN.CITE </w:instrText>
      </w:r>
      <w:r w:rsidR="00E56BAB">
        <w:fldChar w:fldCharType="begin">
          <w:fldData xml:space="preserve">PEVuZE5vdGU+PENpdGU+PEF1dGhvcj5GaXNoZXI8L0F1dGhvcj48WWVhcj4yMDA1PC9ZZWFyPjxS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</w:fldData>
        </w:fldChar>
      </w:r>
      <w:r w:rsidR="00E56BAB">
        <w:instrText xml:space="preserve"> ADDIN EN.CITE.DATA </w:instrText>
      </w:r>
      <w:r w:rsidR="00E56BAB">
        <w:fldChar w:fldCharType="end"/>
      </w:r>
      <w:r>
        <w:fldChar w:fldCharType="separate"/>
      </w:r>
      <w:r w:rsidR="00E56BAB">
        <w:rPr>
          <w:noProof/>
        </w:rPr>
        <w:t>(Rusch and Reeder 1978, Fisher et al. 2005)</w:t>
      </w:r>
      <w:r>
        <w:fldChar w:fldCharType="end"/>
      </w:r>
      <w:r w:rsidR="00212479" w:rsidRPr="57260A84">
        <w:rPr>
          <w:lang w:val="en-US"/>
        </w:rPr>
        <w:t>.</w:t>
      </w:r>
      <w:r w:rsidR="004F1DA4" w:rsidRPr="57260A84">
        <w:rPr>
          <w:lang w:val="en-US"/>
        </w:rPr>
        <w:t xml:space="preserve"> </w:t>
      </w:r>
      <w:r w:rsidR="00E16342">
        <w:rPr>
          <w:lang w:val="en-US"/>
        </w:rPr>
        <w:t>Red squirrels</w:t>
      </w:r>
      <w:r w:rsidR="00E16342" w:rsidRPr="57260A84">
        <w:rPr>
          <w:lang w:val="en-US"/>
        </w:rPr>
        <w:t xml:space="preserve"> </w:t>
      </w:r>
      <w:r w:rsidR="00084939" w:rsidRPr="57260A84">
        <w:rPr>
          <w:lang w:val="en-US"/>
        </w:rPr>
        <w:t>also play important ecological roles as</w:t>
      </w:r>
      <w:r w:rsidR="00550411" w:rsidRPr="57260A84">
        <w:rPr>
          <w:lang w:val="en-US"/>
        </w:rPr>
        <w:t xml:space="preserve"> a primary prey </w:t>
      </w:r>
      <w:r w:rsidR="00E16342">
        <w:rPr>
          <w:lang w:val="en-US"/>
        </w:rPr>
        <w:t xml:space="preserve">for </w:t>
      </w:r>
      <w:r w:rsidR="00E16342">
        <w:rPr>
          <w:lang w:val="en-US"/>
        </w:rPr>
        <w:lastRenderedPageBreak/>
        <w:t>mesocarnivores and avian predators</w:t>
      </w:r>
      <w:r w:rsidR="00E16342" w:rsidRPr="00777D78">
        <w:rPr>
          <w:lang w:val="en-US"/>
        </w:rPr>
        <w:t xml:space="preserve"> </w:t>
      </w:r>
      <w:r w:rsidR="00011DEB">
        <w:rPr>
          <w:lang w:val="en-US"/>
        </w:rPr>
        <w:fldChar w:fldCharType="begin"/>
      </w:r>
      <w:r w:rsidR="00E56BAB">
        <w:rPr>
          <w:lang w:val="en-US"/>
        </w:rPr>
        <w:instrText xml:space="preserve"> ADDIN EN.CITE &lt;EndNote&gt;&lt;Cite&gt;&lt;Author&gt;Pearson&lt;/Author&gt;&lt;Year&gt;2001&lt;/Year&gt;&lt;RecNum&gt;2326&lt;/RecNum&gt;&lt;DisplayText&gt;(Pearson and Ruggiero 2001)&lt;/DisplayText&gt;&lt;record&gt;&lt;rec-number&gt;2326&lt;/rec-number&gt;&lt;foreign-keys&gt;&lt;key app="EN" db-id="9tstv0xa32zvryewwazvzrxwse9ef0zfrtsx" timestamp="1780760860" guid="c02bcfc5-6fd5-47a2-af43-da9d41a8871f"&gt;2326&lt;/key&gt;&lt;/foreign-keys&gt;&lt;ref-type name="Journal Article"&gt;17&lt;/ref-type&gt;&lt;contributors&gt;&lt;authors&gt;&lt;author&gt;Pearson, Dean E.&lt;/author&gt;&lt;author&gt;Ruggiero, Leonard F.&lt;/author&gt;&lt;/authors&gt;&lt;/contributors&gt;&lt;titles&gt;&lt;title&gt;Test of the prey-base hypothesis to explain use of red squirrel midden sites by American martens&lt;/title&gt;&lt;secondary-title&gt;Canadian Journal of Zoology&lt;/secondary-title&gt;&lt;/titles&gt;&lt;periodical&gt;&lt;full-title&gt;CANADIAN JOURNAL OF ZOOLOGY&lt;/full-title&gt;&lt;/periodical&gt;&lt;pages&gt;1372-1379&lt;/pages&gt;&lt;volume&gt;79&lt;/volume&gt;&lt;number&gt;8&lt;/number&gt;&lt;dates&gt;&lt;year&gt;2001&lt;/year&gt;&lt;/dates&gt;&lt;publisher&gt;Canadian Science Publishing&lt;/publisher&gt;&lt;isbn&gt;1480-3283&amp;#xD;0008-4301&lt;/isbn&gt;&lt;urls&gt;&lt;related-urls&gt;&lt;url&gt;http://dx.doi.org/10.1139/cjz-79-8-1372&lt;/url&gt;&lt;/related-urls&gt;&lt;/urls&gt;&lt;electronic-resource-num&gt;10.1139/cjz-79-8-1372&lt;/electronic-resource-num&gt;&lt;/record&gt;&lt;/Cite&gt;&lt;/EndNote&gt;</w:instrText>
      </w:r>
      <w:r w:rsidR="00011DEB">
        <w:rPr>
          <w:lang w:val="en-US"/>
        </w:rPr>
        <w:fldChar w:fldCharType="separate"/>
      </w:r>
      <w:r w:rsidR="00E56BAB">
        <w:rPr>
          <w:noProof/>
          <w:lang w:val="en-US"/>
        </w:rPr>
        <w:t>(Pearson and Ruggiero 2001)</w:t>
      </w:r>
      <w:r w:rsidR="00011DEB">
        <w:rPr>
          <w:lang w:val="en-US"/>
        </w:rPr>
        <w:fldChar w:fldCharType="end"/>
      </w:r>
      <w:r w:rsidR="00011DEB">
        <w:rPr>
          <w:lang w:val="en-US"/>
        </w:rPr>
        <w:t>,</w:t>
      </w:r>
      <w:r w:rsidR="00550411" w:rsidRPr="00777D78">
        <w:rPr>
          <w:lang w:val="en-US"/>
        </w:rPr>
        <w:t xml:space="preserve"> </w:t>
      </w:r>
      <w:r w:rsidR="004F1DA4" w:rsidRPr="00777D78">
        <w:rPr>
          <w:lang w:val="en-US"/>
        </w:rPr>
        <w:t>nest</w:t>
      </w:r>
      <w:r w:rsidR="004F1DA4" w:rsidRPr="57260A84">
        <w:rPr>
          <w:lang w:val="en-US"/>
        </w:rPr>
        <w:t xml:space="preserve"> predator</w:t>
      </w:r>
      <w:r w:rsidR="00084939" w:rsidRPr="57260A84">
        <w:rPr>
          <w:lang w:val="en-US"/>
        </w:rPr>
        <w:t>s</w:t>
      </w:r>
      <w:r w:rsidR="004F1DA4" w:rsidRPr="57260A84">
        <w:rPr>
          <w:lang w:val="en-US"/>
        </w:rPr>
        <w:t xml:space="preserve"> </w:t>
      </w:r>
      <w:r>
        <w:fldChar w:fldCharType="begin"/>
      </w:r>
      <w:r w:rsidR="00E56BAB">
        <w:instrText xml:space="preserve"> ADDIN EN.CITE &lt;EndNote&gt;&lt;Cite&gt;&lt;Author&gt;Willson&lt;/Author&gt;&lt;Year&gt;2003&lt;/Year&gt;&lt;RecNum&gt;1596&lt;/RecNum&gt;&lt;DisplayText&gt;(Willson et al. 2003)&lt;/DisplayText&gt;&lt;record&gt;&lt;rec-number&gt;1596&lt;/rec-number&gt;&lt;foreign-keys&gt;&lt;key app="EN" db-id="9tstv0xa32zvryewwazvzrxwse9ef0zfrtsx" timestamp="1776286495" guid="33545f53-4da3-44ce-a0e0-05c6c568f15e"&gt;1596&lt;/key&gt;&lt;/foreign-keys&gt;&lt;ref-type name="Journal Article"&gt;17&lt;/ref-type&gt;&lt;contributors&gt;&lt;authors&gt;&lt;author&gt;Willson, Mary F.&lt;/author&gt;&lt;author&gt;Santo, Toni L. De&lt;/author&gt;&lt;author&gt;Sieving, Kathryn E.&lt;/author&gt;&lt;/authors&gt;&lt;/contributors&gt;&lt;titles&gt;&lt;title&gt;Red squirrels and predation risk to bird nests in northern forests&lt;/title&gt;&lt;secondary-title&gt;Canadian Journal of Zoology&lt;/secondary-title&gt;&lt;/titles&gt;&lt;periodical&gt;&lt;full-title&gt;CANADIAN JOURNAL OF ZOOLOGY&lt;/full-title&gt;&lt;/periodical&gt;&lt;pages&gt;1202-1208&lt;/pages&gt;&lt;volume&gt;81&lt;/volume&gt;&lt;number&gt;7&lt;/number&gt;&lt;dates&gt;&lt;year&gt;2003&lt;/year&gt;&lt;pub-dates&gt;&lt;date&gt;2003/07/01&lt;/date&gt;&lt;/pub-dates&gt;&lt;/dates&gt;&lt;publisher&gt;NRC Research Press&lt;/publisher&gt;&lt;isbn&gt;0008-4301&lt;/isbn&gt;&lt;urls&gt;&lt;related-urls&gt;&lt;url&gt;https://doi.org/10.1139/z03-096&lt;/url&gt;&lt;/related-urls&gt;&lt;/urls&gt;&lt;electronic-resource-num&gt;10.1139/z03-096&lt;/electronic-resource-num&gt;&lt;access-date&gt;2025/12/17&lt;/access-date&gt;&lt;/record&gt;&lt;/Cite&gt;&lt;/EndNote&gt;</w:instrText>
      </w:r>
      <w:r>
        <w:fldChar w:fldCharType="separate"/>
      </w:r>
      <w:r w:rsidR="00E56BAB">
        <w:rPr>
          <w:noProof/>
        </w:rPr>
        <w:t>(Willson et al. 2003)</w:t>
      </w:r>
      <w:r>
        <w:fldChar w:fldCharType="end"/>
      </w:r>
      <w:r w:rsidR="70DE274E" w:rsidRPr="57260A84">
        <w:rPr>
          <w:lang w:val="en-US"/>
        </w:rPr>
        <w:t xml:space="preserve">, </w:t>
      </w:r>
      <w:r w:rsidR="00B53753" w:rsidRPr="57260A84">
        <w:rPr>
          <w:lang w:val="en-US"/>
        </w:rPr>
        <w:t>and</w:t>
      </w:r>
      <w:r w:rsidR="3841D1D0" w:rsidRPr="57260A84">
        <w:rPr>
          <w:lang w:val="en-US"/>
        </w:rPr>
        <w:t xml:space="preserve"> seed and spore dispersers that </w:t>
      </w:r>
      <w:r w:rsidR="00084939" w:rsidRPr="57260A84">
        <w:rPr>
          <w:lang w:val="en-US"/>
        </w:rPr>
        <w:t xml:space="preserve">considerably </w:t>
      </w:r>
      <w:r w:rsidR="00B53753" w:rsidRPr="57260A84">
        <w:rPr>
          <w:lang w:val="en-US"/>
        </w:rPr>
        <w:t>influence</w:t>
      </w:r>
      <w:r w:rsidR="3841D1D0" w:rsidRPr="57260A84">
        <w:rPr>
          <w:lang w:val="en-US"/>
        </w:rPr>
        <w:t xml:space="preserve"> forest composition</w:t>
      </w:r>
      <w:r w:rsidR="00011DEB">
        <w:rPr>
          <w:lang w:val="en-US"/>
        </w:rPr>
        <w:t xml:space="preserve"> </w:t>
      </w:r>
      <w:r w:rsidR="00011DEB">
        <w:rPr>
          <w:lang w:val="en-US"/>
        </w:rPr>
        <w:fldChar w:fldCharType="begin">
          <w:fldData xml:space="preserve">PEVuZE5vdGU+PENpdGU+PEF1dGhvcj5UZXJvbjwvQXV0aG9yPjxZZWFyPjIwMTM8L1llYXI+PFJl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</w:fldData>
        </w:fldChar>
      </w:r>
      <w:r w:rsidR="00E56BAB">
        <w:rPr>
          <w:lang w:val="en-US"/>
        </w:rPr>
        <w:instrText xml:space="preserve"> ADDIN EN.CITE </w:instrText>
      </w:r>
      <w:r w:rsidR="00E56BAB">
        <w:rPr>
          <w:lang w:val="en-US"/>
        </w:rPr>
        <w:fldChar w:fldCharType="begin">
          <w:fldData xml:space="preserve">PEVuZE5vdGU+PENpdGU+PEF1dGhvcj5UZXJvbjwvQXV0aG9yPjxZZWFyPjIwMTM8L1llYXI+PFJl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</w:fldData>
        </w:fldChar>
      </w:r>
      <w:r w:rsidR="00E56BAB">
        <w:rPr>
          <w:lang w:val="en-US"/>
        </w:rPr>
        <w:instrText xml:space="preserve"> ADDIN EN.CITE.DATA </w:instrText>
      </w:r>
      <w:r w:rsidR="00E56BAB">
        <w:rPr>
          <w:lang w:val="en-US"/>
        </w:rPr>
      </w:r>
      <w:r w:rsidR="00E56BAB">
        <w:rPr>
          <w:lang w:val="en-US"/>
        </w:rPr>
        <w:fldChar w:fldCharType="end"/>
      </w:r>
      <w:r w:rsidR="00011DEB">
        <w:rPr>
          <w:lang w:val="en-US"/>
        </w:rPr>
      </w:r>
      <w:r w:rsidR="00011DEB">
        <w:rPr>
          <w:lang w:val="en-US"/>
        </w:rPr>
        <w:fldChar w:fldCharType="separate"/>
      </w:r>
      <w:r w:rsidR="00E56BAB">
        <w:rPr>
          <w:noProof/>
          <w:lang w:val="en-US"/>
        </w:rPr>
        <w:t>(Teron and Hutchison 2013, Steele and Yi 2020)</w:t>
      </w:r>
      <w:r w:rsidR="00011DEB">
        <w:rPr>
          <w:lang w:val="en-US"/>
        </w:rPr>
        <w:fldChar w:fldCharType="end"/>
      </w:r>
      <w:r w:rsidR="231D42D4" w:rsidRPr="1D8D2BC4">
        <w:rPr>
          <w:lang w:val="en-US"/>
        </w:rPr>
        <w:t>.</w:t>
      </w:r>
      <w:r w:rsidR="3841D1D0" w:rsidRPr="57260A84">
        <w:rPr>
          <w:lang w:val="en-US"/>
        </w:rPr>
        <w:t xml:space="preserve"> </w:t>
      </w:r>
      <w:r w:rsidR="00E806B0">
        <w:t xml:space="preserve">Despite this </w:t>
      </w:r>
      <w:r w:rsidR="00387FFB">
        <w:t>importance</w:t>
      </w:r>
      <w:r w:rsidR="00E806B0">
        <w:t xml:space="preserve">, their response to industrial development in the Boreal Plains </w:t>
      </w:r>
      <w:r w:rsidR="00084939">
        <w:t xml:space="preserve">is not </w:t>
      </w:r>
      <w:r w:rsidR="1415DCCA">
        <w:t>well</w:t>
      </w:r>
      <w:r w:rsidR="00084939">
        <w:t xml:space="preserve"> </w:t>
      </w:r>
      <w:r w:rsidR="00E806B0">
        <w:t>understood.</w:t>
      </w:r>
      <w:r w:rsidR="00387FFB">
        <w:t xml:space="preserve"> </w:t>
      </w:r>
      <w:r w:rsidR="00907B90" w:rsidRPr="57260A84">
        <w:rPr>
          <w:lang w:val="en-US"/>
        </w:rPr>
        <w:t xml:space="preserve">Second, red squirrels’ </w:t>
      </w:r>
      <w:r w:rsidR="00387FFB" w:rsidRPr="57260A84">
        <w:rPr>
          <w:lang w:val="en-US"/>
        </w:rPr>
        <w:t>small home ranges</w:t>
      </w:r>
      <w:r w:rsidR="00011DEB">
        <w:rPr>
          <w:lang w:val="en-US"/>
        </w:rPr>
        <w:t xml:space="preserve"> </w:t>
      </w:r>
      <w:r w:rsidR="00011DEB">
        <w:rPr>
          <w:lang w:val="en-US"/>
        </w:rPr>
        <w:fldChar w:fldCharType="begin"/>
      </w:r>
      <w:r w:rsidR="00E56BAB">
        <w:rPr>
          <w:lang w:val="en-US"/>
        </w:rPr>
        <w:instrText xml:space="preserve"> ADDIN EN.CITE &lt;EndNote&gt;&lt;Cite&gt;&lt;Author&gt;Rusch&lt;/Author&gt;&lt;Year&gt;1978&lt;/Year&gt;&lt;RecNum&gt;1486&lt;/RecNum&gt;&lt;Prefix&gt;0.5–2 Ha`; &lt;/Prefix&gt;&lt;DisplayText&gt;(0.5–2 Ha; Rusch and Reeder 1978, Munroe et al. 2009)&lt;/DisplayText&gt;&lt;record&gt;&lt;rec-number&gt;1486&lt;/rec-number&gt;&lt;foreign-keys&gt;&lt;key app="EN" db-id="9tstv0xa32zvryewwazvzrxwse9ef0zfrtsx" timestamp="1776286495" guid="0281207d-d159-4d5f-a93e-a7b93c302da1"&gt;1486&lt;/key&gt;&lt;/foreign-keys&gt;&lt;ref-type name="Journal Article"&gt;17&lt;/ref-type&gt;&lt;contributors&gt;&lt;authors&gt;&lt;author&gt;Rusch, Doris A.&lt;/author&gt;&lt;author&gt;Reeder, William G.&lt;/author&gt;&lt;/authors&gt;&lt;/contributors&gt;&lt;titles&gt;&lt;title&gt;Population Ecology of Alberta Red Squirrels&lt;/title&gt;&lt;secondary-title&gt;Ecology&lt;/secondary-title&gt;&lt;/titles&gt;&lt;periodical&gt;&lt;full-title&gt;Ecology&lt;/full-title&gt;&lt;abbr-1&gt;Ecology&lt;/abbr-1&gt;&lt;/periodical&gt;&lt;pages&gt;400-420&lt;/pages&gt;&lt;volume&gt;59&lt;/volume&gt;&lt;number&gt;2&lt;/number&gt;&lt;dates&gt;&lt;year&gt;1978&lt;/year&gt;&lt;/dates&gt;&lt;isbn&gt;0012-9658&lt;/isbn&gt;&lt;urls&gt;&lt;related-urls&gt;&lt;url&gt;https://esajournals.onlinelibrary.wiley.com/doi/abs/10.2307/1936382&lt;/url&gt;&lt;/related-urls&gt;&lt;/urls&gt;&lt;electronic-resource-num&gt;https://doi.org/10.2307/1936382&lt;/electronic-resource-num&gt;&lt;/record&gt;&lt;/Cite&gt;&lt;Cite&gt;&lt;Author&gt;Munroe&lt;/Author&gt;&lt;Year&gt;2009&lt;/Year&gt;&lt;RecNum&gt;1400&lt;/RecNum&gt;&lt;record&gt;&lt;rec-number&gt;1400&lt;/rec-number&gt;&lt;foreign-keys&gt;&lt;key app="EN" db-id="9tstv0xa32zvryewwazvzrxwse9ef0zfrtsx" timestamp="1776286495" guid="80cbb207-a7a0-44ef-87c4-8008d779713f"&gt;1400&lt;/key&gt;&lt;/foreign-keys&gt;&lt;ref-type name="Book Section"&gt;5&lt;/ref-type&gt;&lt;contributors&gt;&lt;authors&gt;&lt;author&gt;Munroe, Karen E.;&lt;/author&gt;&lt;author&gt;Koprowski, John L.;&lt;/author&gt;&lt;author&gt;Greer, Vicki L.&lt;/author&gt;&lt;/authors&gt;&lt;secondary-authors&gt;&lt;author&gt;Sanderson, H. Reed;&lt;/author&gt;&lt;author&gt;Koprowski, John L.&lt;/author&gt;&lt;/secondary-authors&gt;&lt;/contributors&gt;&lt;titles&gt;&lt;title&gt;Reproductive Ecology and Home Range Size of Red Squirrels&lt;/title&gt;&lt;secondary-title&gt;The Last Refuge of the Mt. Graham Red Squirrel&lt;/secondary-title&gt;&lt;/titles&gt;&lt;section&gt;20&lt;/section&gt;&lt;dates&gt;&lt;year&gt;2009&lt;/year&gt;&lt;/dates&gt;&lt;pub-location&gt;Tuscon, Arizona&lt;/pub-location&gt;&lt;publisher&gt;University of Arizona Press&lt;/publisher&gt;&lt;urls&gt;&lt;/urls&gt;&lt;/record&gt;&lt;/Cite&gt;&lt;/EndNote&gt;</w:instrText>
      </w:r>
      <w:r w:rsidR="00011DEB">
        <w:rPr>
          <w:lang w:val="en-US"/>
        </w:rPr>
        <w:fldChar w:fldCharType="separate"/>
      </w:r>
      <w:r w:rsidR="00E56BAB">
        <w:rPr>
          <w:noProof/>
          <w:lang w:val="en-US"/>
        </w:rPr>
        <w:t>(0.5–2 Ha; Rusch and Reeder 1978, Munroe et al. 2009)</w:t>
      </w:r>
      <w:r w:rsidR="00011DEB">
        <w:rPr>
          <w:lang w:val="en-US"/>
        </w:rPr>
        <w:fldChar w:fldCharType="end"/>
      </w:r>
      <w:r w:rsidR="00387FFB" w:rsidRPr="57260A84">
        <w:rPr>
          <w:lang w:val="en-US"/>
        </w:rPr>
        <w:t xml:space="preserve"> enable</w:t>
      </w:r>
      <w:r w:rsidR="00011DEB">
        <w:rPr>
          <w:lang w:val="en-US"/>
        </w:rPr>
        <w:t>d</w:t>
      </w:r>
      <w:r w:rsidR="00387FFB" w:rsidRPr="57260A84">
        <w:rPr>
          <w:lang w:val="en-US"/>
        </w:rPr>
        <w:t xml:space="preserve"> a hierarchical site–landscape study design</w:t>
      </w:r>
      <w:r w:rsidR="00011DEB">
        <w:rPr>
          <w:lang w:val="en-US"/>
        </w:rPr>
        <w:t xml:space="preserve"> where we could evaluate how the broader context of </w:t>
      </w:r>
      <w:r w:rsidR="00387FFB" w:rsidRPr="57260A84">
        <w:rPr>
          <w:lang w:val="en-US"/>
        </w:rPr>
        <w:t xml:space="preserve">landscape-scale industrial development moderates local site use. </w:t>
      </w:r>
    </w:p>
    <w:p w14:paraId="632C689F" w14:textId="4ABDE9A3" w:rsidR="7107D9C0" w:rsidRPr="004B0BF3" w:rsidRDefault="00E806B0" w:rsidP="004B0BF3">
      <w:pPr>
        <w:ind w:firstLine="720"/>
        <w:rPr>
          <w:lang w:val="en-US"/>
        </w:rPr>
      </w:pPr>
      <w:r>
        <w:t xml:space="preserve"> </w:t>
      </w:r>
      <w:r w:rsidR="001B107F" w:rsidRPr="57260A84">
        <w:rPr>
          <w:lang w:val="en-US"/>
        </w:rPr>
        <w:t>Industrial disturbances</w:t>
      </w:r>
      <w:r w:rsidR="00B53753" w:rsidRPr="57260A84">
        <w:rPr>
          <w:lang w:val="en-US"/>
        </w:rPr>
        <w:t xml:space="preserve"> </w:t>
      </w:r>
      <w:r w:rsidR="001B107F" w:rsidRPr="57260A84">
        <w:rPr>
          <w:lang w:val="en-US"/>
        </w:rPr>
        <w:t>may directly</w:t>
      </w:r>
      <w:r w:rsidR="00B53753" w:rsidRPr="57260A84">
        <w:rPr>
          <w:lang w:val="en-US"/>
        </w:rPr>
        <w:t xml:space="preserve"> </w:t>
      </w:r>
      <w:r w:rsidR="00011DEB">
        <w:rPr>
          <w:lang w:val="en-US"/>
        </w:rPr>
        <w:t>affect</w:t>
      </w:r>
      <w:r w:rsidR="00B53753" w:rsidRPr="57260A84">
        <w:rPr>
          <w:lang w:val="en-US"/>
        </w:rPr>
        <w:t xml:space="preserve"> red squirrel </w:t>
      </w:r>
      <w:r w:rsidR="002E2BAF" w:rsidRPr="57260A84">
        <w:rPr>
          <w:lang w:val="en-US"/>
        </w:rPr>
        <w:t>habitat suitability</w:t>
      </w:r>
      <w:r w:rsidR="001B107F" w:rsidRPr="57260A84">
        <w:rPr>
          <w:lang w:val="en-US"/>
        </w:rPr>
        <w:t xml:space="preserve"> </w:t>
      </w:r>
      <w:r w:rsidR="00B53753" w:rsidRPr="57260A84">
        <w:rPr>
          <w:lang w:val="en-US"/>
        </w:rPr>
        <w:t xml:space="preserve">by removing cone-producing mature conifers </w:t>
      </w:r>
      <w:r>
        <w:fldChar w:fldCharType="begin">
          <w:fldData xml:space="preserve">PEVuZE5vdGU+PENpdGU+PEF1dGhvcj5GaXNoZXI8L0F1dGhvcj48WWVhcj4yMDA1PC9ZZWFyPjxS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</w:fldData>
        </w:fldChar>
      </w:r>
      <w:r w:rsidR="00E56BAB">
        <w:instrText xml:space="preserve"> ADDIN EN.CITE </w:instrText>
      </w:r>
      <w:r w:rsidR="00E56BAB">
        <w:fldChar w:fldCharType="begin">
          <w:fldData xml:space="preserve">PEVuZE5vdGU+PENpdGU+PEF1dGhvcj5GaXNoZXI8L0F1dGhvcj48WWVhcj4yMDA1PC9ZZWFyPjxS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</w:fldData>
        </w:fldChar>
      </w:r>
      <w:r w:rsidR="00E56BAB">
        <w:instrText xml:space="preserve"> ADDIN EN.CITE.DATA </w:instrText>
      </w:r>
      <w:r w:rsidR="00E56BAB">
        <w:fldChar w:fldCharType="end"/>
      </w:r>
      <w:r>
        <w:fldChar w:fldCharType="separate"/>
      </w:r>
      <w:r w:rsidR="00E56BAB">
        <w:rPr>
          <w:noProof/>
        </w:rPr>
        <w:t>(Fisher and Wilkinson 2005)</w:t>
      </w:r>
      <w:r>
        <w:fldChar w:fldCharType="end"/>
      </w:r>
      <w:r w:rsidR="00B53753" w:rsidRPr="57260A84">
        <w:rPr>
          <w:lang w:val="en-US"/>
        </w:rPr>
        <w:t>, changing vegetation structure along forest edges</w:t>
      </w:r>
      <w:r w:rsidR="00011DEB">
        <w:rPr>
          <w:lang w:val="en-US"/>
        </w:rPr>
        <w:t xml:space="preserve"> </w:t>
      </w:r>
      <w:r w:rsidR="00011DEB">
        <w:rPr>
          <w:lang w:val="en-US"/>
        </w:rPr>
        <w:fldChar w:fldCharType="begin">
          <w:fldData xml:space="preserve">PEVuZE5vdGU+PENpdGU+PEF1dGhvcj5IYXJwZXI8L0F1dGhvcj48WWVhcj4yMDE1PC9ZZWFyPjxS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</w:fldData>
        </w:fldChar>
      </w:r>
      <w:r w:rsidR="00E56BAB">
        <w:rPr>
          <w:lang w:val="en-US"/>
        </w:rPr>
        <w:instrText xml:space="preserve"> ADDIN EN.CITE </w:instrText>
      </w:r>
      <w:r w:rsidR="00E56BAB">
        <w:rPr>
          <w:lang w:val="en-US"/>
        </w:rPr>
        <w:fldChar w:fldCharType="begin">
          <w:fldData xml:space="preserve">PEVuZE5vdGU+PENpdGU+PEF1dGhvcj5IYXJwZXI8L0F1dGhvcj48WWVhcj4yMDE1PC9ZZWFyPjxS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</w:fldData>
        </w:fldChar>
      </w:r>
      <w:r w:rsidR="00E56BAB">
        <w:rPr>
          <w:lang w:val="en-US"/>
        </w:rPr>
        <w:instrText xml:space="preserve"> ADDIN EN.CITE.DATA </w:instrText>
      </w:r>
      <w:r w:rsidR="00E56BAB">
        <w:rPr>
          <w:lang w:val="en-US"/>
        </w:rPr>
      </w:r>
      <w:r w:rsidR="00E56BAB">
        <w:rPr>
          <w:lang w:val="en-US"/>
        </w:rPr>
        <w:fldChar w:fldCharType="end"/>
      </w:r>
      <w:r w:rsidR="00011DEB">
        <w:rPr>
          <w:lang w:val="en-US"/>
        </w:rPr>
      </w:r>
      <w:r w:rsidR="00011DEB">
        <w:rPr>
          <w:lang w:val="en-US"/>
        </w:rPr>
        <w:fldChar w:fldCharType="separate"/>
      </w:r>
      <w:r w:rsidR="00E56BAB">
        <w:rPr>
          <w:noProof/>
          <w:lang w:val="en-US"/>
        </w:rPr>
        <w:t>(Harper et al. 2015, Jackson et al. 2023)</w:t>
      </w:r>
      <w:r w:rsidR="00011DEB">
        <w:rPr>
          <w:lang w:val="en-US"/>
        </w:rPr>
        <w:fldChar w:fldCharType="end"/>
      </w:r>
      <w:r w:rsidR="00011DEB">
        <w:rPr>
          <w:lang w:val="en-US"/>
        </w:rPr>
        <w:t>,</w:t>
      </w:r>
      <w:r w:rsidR="00B53753" w:rsidRPr="57260A84">
        <w:rPr>
          <w:lang w:val="en-US"/>
        </w:rPr>
        <w:t xml:space="preserve"> decreasing landscape permeability </w:t>
      </w:r>
      <w:r>
        <w:fldChar w:fldCharType="begin">
          <w:fldData xml:space="preserve">PEVuZE5vdGU+PENpdGU+PEF1dGhvcj5CYWtrZXI8L0F1dGhvcj48WWVhcj4yMDA0PC9ZZWFyPjxS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</w:fldData>
        </w:fldChar>
      </w:r>
      <w:r w:rsidR="00E56BAB">
        <w:instrText xml:space="preserve"> ADDIN EN.CITE </w:instrText>
      </w:r>
      <w:r w:rsidR="00E56BAB">
        <w:fldChar w:fldCharType="begin">
          <w:fldData xml:space="preserve">PEVuZE5vdGU+PENpdGU+PEF1dGhvcj5CYWtrZXI8L0F1dGhvcj48WWVhcj4yMDA0PC9ZZWFyPjxS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</w:fldData>
        </w:fldChar>
      </w:r>
      <w:r w:rsidR="00E56BAB">
        <w:instrText xml:space="preserve"> ADDIN EN.CITE.DATA </w:instrText>
      </w:r>
      <w:r w:rsidR="00E56BAB">
        <w:fldChar w:fldCharType="end"/>
      </w:r>
      <w:r>
        <w:fldChar w:fldCharType="separate"/>
      </w:r>
      <w:r w:rsidR="00E56BAB">
        <w:rPr>
          <w:noProof/>
        </w:rPr>
        <w:t>(Bakker and Van Vuren 2004)</w:t>
      </w:r>
      <w:r>
        <w:fldChar w:fldCharType="end"/>
      </w:r>
      <w:r w:rsidR="002762B5" w:rsidRPr="57260A84">
        <w:rPr>
          <w:lang w:val="en-US"/>
        </w:rPr>
        <w:t xml:space="preserve">, or </w:t>
      </w:r>
      <w:r w:rsidR="00B53753" w:rsidRPr="57260A84">
        <w:rPr>
          <w:lang w:val="en-US"/>
        </w:rPr>
        <w:t xml:space="preserve">influencing the </w:t>
      </w:r>
      <w:r w:rsidR="00A170B3" w:rsidRPr="00A170B3">
        <w:rPr>
          <w:lang w:val="en-US"/>
        </w:rPr>
        <w:t xml:space="preserve">relative abundance of </w:t>
      </w:r>
      <w:r w:rsidR="00B53753" w:rsidRPr="57260A84">
        <w:rPr>
          <w:lang w:val="en-US"/>
        </w:rPr>
        <w:t>predators</w:t>
      </w:r>
      <w:r w:rsidR="00AB0E09" w:rsidRPr="57260A84">
        <w:rPr>
          <w:lang w:val="en-US"/>
        </w:rPr>
        <w:t xml:space="preserve"> within the broader landscape</w:t>
      </w:r>
      <w:r w:rsidR="00B53753" w:rsidRPr="57260A84">
        <w:rPr>
          <w:lang w:val="en-US"/>
        </w:rPr>
        <w:t xml:space="preserve"> </w:t>
      </w:r>
      <w:r>
        <w:fldChar w:fldCharType="begin"/>
      </w:r>
      <w:r w:rsidR="00E56BAB">
        <w:instrText xml:space="preserve"> ADDIN EN.CITE &lt;EndNote&gt;&lt;Cite&gt;&lt;Author&gt;Tattersall&lt;/Author&gt;&lt;Year&gt;2020&lt;/Year&gt;&lt;RecNum&gt;766&lt;/RecNum&gt;&lt;DisplayText&gt;(Tattersall et al. 2020)&lt;/DisplayText&gt;&lt;record&gt;&lt;rec-number&gt;766&lt;/rec-number&gt;&lt;foreign-keys&gt;&lt;key app="EN" db-id="zttw0f50sp2daeezft0vvrfdzpdzpw95p2rp" timestamp="1607722414"&gt;766&lt;/key&gt;&lt;/foreign-keys&gt;&lt;ref-type name="Journal Article"&gt;17&lt;/ref-type&gt;&lt;contributors&gt;&lt;authors&gt;&lt;author&gt;Tattersall, Erin R.&lt;/author&gt;&lt;author&gt;Burgar, Joanna M.&lt;/author&gt;&lt;author&gt;Fisher, Jason T.&lt;/author&gt;&lt;author&gt;Burton, A. Cole&lt;/author&gt;&lt;/authors&gt;&lt;/contributors&gt;&lt;titles&gt;&lt;title&gt;Boreal predator co-occurrences reveal shared use of seismic lines in a working landscape&lt;/title&gt;&lt;secondary-title&gt;Ecology and Evolution&lt;/secondary-title&gt;&lt;/titles&gt;&lt;periodical&gt;&lt;full-title&gt;Ecology and Evolution&lt;/full-title&gt;&lt;/periodical&gt;&lt;pages&gt;1678-1691&lt;/pages&gt;&lt;volume&gt;10&lt;/volume&gt;&lt;number&gt;3&lt;/number&gt;&lt;dates&gt;&lt;year&gt;2020&lt;/year&gt;&lt;/dates&gt;&lt;isbn&gt;2045-7758&lt;/isbn&gt;&lt;urls&gt;&lt;related-urls&gt;&lt;url&gt;https://onlinelibrary.wiley.com/doi/abs/10.1002/ece3.6028&lt;/url&gt;&lt;/related-urls&gt;&lt;/urls&gt;&lt;electronic-resource-num&gt;https://doi.org/10.1002/ece3.6028&lt;/electronic-resource-num&gt;&lt;/record&gt;&lt;/Cite&gt;&lt;/EndNote&gt;</w:instrText>
      </w:r>
      <w:r>
        <w:fldChar w:fldCharType="separate"/>
      </w:r>
      <w:r w:rsidR="00E56BAB">
        <w:rPr>
          <w:noProof/>
        </w:rPr>
        <w:t>(Tattersall et al. 2020)</w:t>
      </w:r>
      <w:r>
        <w:fldChar w:fldCharType="end"/>
      </w:r>
      <w:r w:rsidR="00B53753" w:rsidRPr="57260A84">
        <w:rPr>
          <w:lang w:val="en-US"/>
        </w:rPr>
        <w:t xml:space="preserve">. </w:t>
      </w:r>
      <w:r w:rsidR="002762B5" w:rsidRPr="57260A84">
        <w:rPr>
          <w:lang w:val="en-US"/>
        </w:rPr>
        <w:t>As such, we</w:t>
      </w:r>
      <w:r w:rsidR="00E60473" w:rsidRPr="57260A84">
        <w:rPr>
          <w:lang w:val="en-US"/>
        </w:rPr>
        <w:t xml:space="preserve"> hypothesized that: </w:t>
      </w:r>
      <w:r w:rsidR="000F0AC6" w:rsidRPr="57260A84">
        <w:rPr>
          <w:lang w:val="en-US"/>
        </w:rPr>
        <w:t>(i)</w:t>
      </w:r>
      <w:r w:rsidR="00E60473" w:rsidRPr="57260A84">
        <w:rPr>
          <w:lang w:val="en-US"/>
        </w:rPr>
        <w:t xml:space="preserve"> both </w:t>
      </w:r>
      <w:r w:rsidR="35A4076E" w:rsidRPr="57260A84">
        <w:rPr>
          <w:lang w:val="en-US"/>
        </w:rPr>
        <w:t xml:space="preserve">the </w:t>
      </w:r>
      <w:r w:rsidR="00C41211">
        <w:rPr>
          <w:lang w:val="en-US"/>
        </w:rPr>
        <w:t>proportion</w:t>
      </w:r>
      <w:r w:rsidR="00C41211" w:rsidRPr="57260A84">
        <w:rPr>
          <w:lang w:val="en-US"/>
        </w:rPr>
        <w:t xml:space="preserve"> </w:t>
      </w:r>
      <w:r w:rsidR="00A32EA5" w:rsidRPr="57260A84">
        <w:rPr>
          <w:lang w:val="en-US"/>
        </w:rPr>
        <w:t>of industrial footprint (</w:t>
      </w:r>
      <w:r w:rsidR="003C6EDE" w:rsidRPr="57260A84">
        <w:rPr>
          <w:lang w:val="en-US"/>
        </w:rPr>
        <w:t xml:space="preserve">i.e., </w:t>
      </w:r>
      <w:r w:rsidR="00C41211">
        <w:rPr>
          <w:lang w:val="en-US"/>
        </w:rPr>
        <w:t xml:space="preserve">landscape </w:t>
      </w:r>
      <w:r w:rsidR="00A32EA5" w:rsidRPr="57260A84">
        <w:rPr>
          <w:lang w:val="en-US"/>
        </w:rPr>
        <w:t>composition)</w:t>
      </w:r>
      <w:ins w:id="58" w:author="Emerald Arthurs" w:date="2026-07-01T10:18:00Z" w16du:dateUtc="2026-07-01T17:18:00Z">
        <w:r w:rsidR="002373F2">
          <w:rPr>
            <w:lang w:val="en-US"/>
          </w:rPr>
          <w:t xml:space="preserve"> </w:t>
        </w:r>
      </w:ins>
      <w:del w:id="59" w:author="Emerald Arthurs" w:date="2026-07-01T10:18:00Z" w16du:dateUtc="2026-07-01T17:18:00Z">
        <w:r w:rsidR="00A32EA5" w:rsidRPr="57260A84" w:rsidDel="002373F2">
          <w:rPr>
            <w:lang w:val="en-US"/>
          </w:rPr>
          <w:delText xml:space="preserve"> </w:delText>
        </w:r>
      </w:del>
      <w:r w:rsidR="00A32EA5" w:rsidRPr="57260A84">
        <w:rPr>
          <w:lang w:val="en-US"/>
        </w:rPr>
        <w:t xml:space="preserve">and </w:t>
      </w:r>
      <w:r w:rsidR="00E16342">
        <w:rPr>
          <w:lang w:val="en-US"/>
        </w:rPr>
        <w:t>altered</w:t>
      </w:r>
      <w:r w:rsidR="003C6EDE" w:rsidRPr="57260A84">
        <w:rPr>
          <w:lang w:val="en-US"/>
        </w:rPr>
        <w:t xml:space="preserve"> </w:t>
      </w:r>
      <w:r w:rsidR="00C41211">
        <w:rPr>
          <w:lang w:val="en-US"/>
        </w:rPr>
        <w:t xml:space="preserve">landscape </w:t>
      </w:r>
      <w:r w:rsidR="35A4076E" w:rsidRPr="57260A84">
        <w:rPr>
          <w:lang w:val="en-US"/>
        </w:rPr>
        <w:t>configuration</w:t>
      </w:r>
      <w:r w:rsidR="00E60473" w:rsidRPr="57260A84">
        <w:rPr>
          <w:lang w:val="en-US"/>
        </w:rPr>
        <w:t xml:space="preserve"> </w:t>
      </w:r>
      <w:r w:rsidR="00A32EA5" w:rsidRPr="57260A84">
        <w:rPr>
          <w:lang w:val="en-US"/>
        </w:rPr>
        <w:t xml:space="preserve">from cleared </w:t>
      </w:r>
      <w:r w:rsidR="00E60473" w:rsidRPr="57260A84">
        <w:rPr>
          <w:lang w:val="en-US"/>
        </w:rPr>
        <w:t xml:space="preserve">industrial </w:t>
      </w:r>
      <w:r w:rsidR="1C467990" w:rsidRPr="57260A84">
        <w:rPr>
          <w:lang w:val="en-US"/>
        </w:rPr>
        <w:t>features</w:t>
      </w:r>
      <w:r w:rsidR="1ABE34FE" w:rsidRPr="57260A84">
        <w:rPr>
          <w:lang w:val="en-US"/>
        </w:rPr>
        <w:t xml:space="preserve"> </w:t>
      </w:r>
      <w:r w:rsidR="00A32EA5" w:rsidRPr="57260A84">
        <w:rPr>
          <w:lang w:val="en-US"/>
        </w:rPr>
        <w:t xml:space="preserve">within the </w:t>
      </w:r>
      <w:r w:rsidR="003C6EDE" w:rsidRPr="57260A84">
        <w:rPr>
          <w:lang w:val="en-US"/>
        </w:rPr>
        <w:t>greater</w:t>
      </w:r>
      <w:r w:rsidR="00A32EA5" w:rsidRPr="57260A84">
        <w:rPr>
          <w:lang w:val="en-US"/>
        </w:rPr>
        <w:t xml:space="preserve"> landscape would </w:t>
      </w:r>
      <w:r w:rsidR="00D66518" w:rsidRPr="57260A84">
        <w:rPr>
          <w:lang w:val="en-US"/>
        </w:rPr>
        <w:t>negatively</w:t>
      </w:r>
      <w:r w:rsidR="00E60473" w:rsidRPr="57260A84">
        <w:rPr>
          <w:lang w:val="en-US"/>
        </w:rPr>
        <w:t xml:space="preserve"> influence red squirrel </w:t>
      </w:r>
      <w:r w:rsidR="002E2BAF" w:rsidRPr="57260A84">
        <w:rPr>
          <w:lang w:val="en-US"/>
        </w:rPr>
        <w:t>presence</w:t>
      </w:r>
      <w:r w:rsidR="00E60473" w:rsidRPr="57260A84">
        <w:rPr>
          <w:lang w:val="en-US"/>
        </w:rPr>
        <w:t xml:space="preserve">, </w:t>
      </w:r>
      <w:r w:rsidR="000F0AC6" w:rsidRPr="57260A84">
        <w:rPr>
          <w:lang w:val="en-US"/>
        </w:rPr>
        <w:t>but (ii)</w:t>
      </w:r>
      <w:r w:rsidR="00E60473" w:rsidRPr="57260A84">
        <w:rPr>
          <w:lang w:val="en-US"/>
        </w:rPr>
        <w:t xml:space="preserve"> </w:t>
      </w:r>
      <w:r w:rsidR="72B65CF6" w:rsidRPr="57260A84">
        <w:rPr>
          <w:lang w:val="en-US"/>
        </w:rPr>
        <w:t>the</w:t>
      </w:r>
      <w:r w:rsidR="00E60473" w:rsidRPr="57260A84">
        <w:rPr>
          <w:lang w:val="en-US"/>
        </w:rPr>
        <w:t xml:space="preserve"> effects of </w:t>
      </w:r>
      <w:r w:rsidR="00C41211">
        <w:rPr>
          <w:lang w:val="en-US"/>
        </w:rPr>
        <w:t>altered configuration</w:t>
      </w:r>
      <w:r w:rsidR="00A32EA5" w:rsidRPr="57260A84">
        <w:rPr>
          <w:lang w:val="en-US"/>
        </w:rPr>
        <w:t xml:space="preserve"> </w:t>
      </w:r>
      <w:r w:rsidR="008E75D8" w:rsidRPr="57260A84">
        <w:rPr>
          <w:lang w:val="en-US"/>
        </w:rPr>
        <w:t>are</w:t>
      </w:r>
      <w:r w:rsidR="7CA2517B" w:rsidRPr="57260A84">
        <w:rPr>
          <w:lang w:val="en-US"/>
        </w:rPr>
        <w:t xml:space="preserve"> </w:t>
      </w:r>
      <w:r w:rsidR="00E60473" w:rsidRPr="57260A84">
        <w:rPr>
          <w:lang w:val="en-US"/>
        </w:rPr>
        <w:t xml:space="preserve">greatest in landscapes </w:t>
      </w:r>
      <w:r w:rsidR="00A32EA5" w:rsidRPr="57260A84">
        <w:rPr>
          <w:lang w:val="en-US"/>
        </w:rPr>
        <w:t>heavily disturbed by natural resource development.</w:t>
      </w:r>
      <w:r w:rsidR="0079568B" w:rsidRPr="57260A84">
        <w:rPr>
          <w:lang w:val="en-US"/>
        </w:rPr>
        <w:t xml:space="preserve"> </w:t>
      </w:r>
      <w:r w:rsidR="00A32EA5" w:rsidRPr="57260A84">
        <w:rPr>
          <w:lang w:val="en-US"/>
        </w:rPr>
        <w:t>On the site level, w</w:t>
      </w:r>
      <w:r w:rsidR="0079568B" w:rsidRPr="57260A84">
        <w:rPr>
          <w:lang w:val="en-US"/>
        </w:rPr>
        <w:t xml:space="preserve">e predicted higher </w:t>
      </w:r>
      <w:r w:rsidR="008E75D8" w:rsidRPr="57260A84">
        <w:rPr>
          <w:lang w:val="en-US"/>
        </w:rPr>
        <w:t xml:space="preserve">squirrel </w:t>
      </w:r>
      <w:r w:rsidR="2D59977B" w:rsidRPr="57260A84">
        <w:rPr>
          <w:lang w:val="en-US"/>
        </w:rPr>
        <w:t>occurrence</w:t>
      </w:r>
      <w:r w:rsidR="0079568B" w:rsidRPr="57260A84">
        <w:rPr>
          <w:lang w:val="en-US"/>
        </w:rPr>
        <w:t xml:space="preserve"> in mature conifer and mixedwood forests</w:t>
      </w:r>
      <w:r w:rsidR="00C41211">
        <w:rPr>
          <w:lang w:val="en-US"/>
        </w:rPr>
        <w:t xml:space="preserve">, consistent with their known </w:t>
      </w:r>
      <w:r w:rsidR="00DE0742">
        <w:rPr>
          <w:lang w:val="en-US"/>
        </w:rPr>
        <w:t xml:space="preserve">requirement </w:t>
      </w:r>
      <w:r w:rsidR="00C41211">
        <w:rPr>
          <w:lang w:val="en-US"/>
        </w:rPr>
        <w:t>niche</w:t>
      </w:r>
      <w:r w:rsidR="00A32EA5" w:rsidRPr="57260A84">
        <w:rPr>
          <w:lang w:val="en-US"/>
        </w:rPr>
        <w:t>.</w:t>
      </w:r>
    </w:p>
    <w:p w14:paraId="3FD1C215" w14:textId="237085A8" w:rsidR="00512322" w:rsidRPr="006A4E27" w:rsidRDefault="00E60473" w:rsidP="006A4E27">
      <w:pPr>
        <w:rPr>
          <w:b/>
          <w:bCs/>
        </w:rPr>
      </w:pPr>
      <w:bookmarkStart w:id="60" w:name="_6xj2bywd0w5i" w:colFirst="0" w:colLast="0"/>
      <w:bookmarkEnd w:id="60"/>
      <w:r w:rsidRPr="006A4E27">
        <w:rPr>
          <w:b/>
          <w:bCs/>
        </w:rPr>
        <w:t>M</w:t>
      </w:r>
      <w:r w:rsidR="00650EF2">
        <w:rPr>
          <w:b/>
          <w:bCs/>
        </w:rPr>
        <w:t>aterials and m</w:t>
      </w:r>
      <w:r w:rsidRPr="006A4E27">
        <w:rPr>
          <w:b/>
          <w:bCs/>
        </w:rPr>
        <w:t>ethods</w:t>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p>
    <w:p w14:paraId="6D0F71F9" w14:textId="77777777" w:rsidR="00512322" w:rsidRPr="0038047B" w:rsidRDefault="00E60473" w:rsidP="0038047B">
      <w:pPr>
        <w:rPr>
          <w:b/>
          <w:bCs/>
          <w:i/>
          <w:iCs/>
        </w:rPr>
      </w:pPr>
      <w:bookmarkStart w:id="61" w:name="_nuznztcgqd2h" w:colFirst="0" w:colLast="0"/>
      <w:bookmarkEnd w:id="61"/>
      <w:r w:rsidRPr="0038047B">
        <w:rPr>
          <w:b/>
          <w:bCs/>
          <w:i/>
          <w:iCs/>
        </w:rPr>
        <w:t>Study area</w:t>
      </w:r>
    </w:p>
    <w:p w14:paraId="6D6D7C01" w14:textId="5D688588" w:rsidR="004B0BF3" w:rsidRDefault="00E60473" w:rsidP="0072116E">
      <w:pPr>
        <w:ind w:firstLine="720"/>
        <w:rPr>
          <w:lang w:val="en-US"/>
        </w:rPr>
      </w:pPr>
      <w:r w:rsidRPr="57260A84">
        <w:rPr>
          <w:lang w:val="en-US"/>
        </w:rPr>
        <w:t xml:space="preserve">The Boreal Plains ecozone spans 740 000 km² of the boreal forest in Treaty 8 </w:t>
      </w:r>
      <w:r w:rsidR="00D66518" w:rsidRPr="57260A84">
        <w:rPr>
          <w:lang w:val="en-US"/>
        </w:rPr>
        <w:t>t</w:t>
      </w:r>
      <w:r w:rsidRPr="57260A84">
        <w:rPr>
          <w:lang w:val="en-US"/>
        </w:rPr>
        <w:t>erritory</w:t>
      </w:r>
      <w:r w:rsidR="00D66518" w:rsidRPr="57260A84">
        <w:rPr>
          <w:lang w:val="en-US"/>
        </w:rPr>
        <w:t xml:space="preserve"> of Alberta, Canada</w:t>
      </w:r>
      <w:r w:rsidR="004D5EC1" w:rsidRPr="57260A84">
        <w:rPr>
          <w:lang w:val="en-US"/>
        </w:rPr>
        <w:t xml:space="preserve"> </w:t>
      </w:r>
      <w:r w:rsidR="00CE3AC8" w:rsidRPr="57260A84">
        <w:rPr>
          <w:lang w:val="en-US"/>
        </w:rPr>
        <w:t>(Fig. 1A)</w:t>
      </w:r>
      <w:r w:rsidRPr="57260A84">
        <w:rPr>
          <w:lang w:val="en-US"/>
        </w:rPr>
        <w:t>. The region is characterized by a mosaic of aspen</w:t>
      </w:r>
      <w:r w:rsidR="00322F68" w:rsidRPr="57260A84">
        <w:rPr>
          <w:lang w:val="en-US"/>
        </w:rPr>
        <w:t xml:space="preserve"> (</w:t>
      </w:r>
      <w:r w:rsidR="00322F68" w:rsidRPr="1D8D2BC4">
        <w:rPr>
          <w:i/>
          <w:iCs/>
          <w:lang w:val="en-US"/>
        </w:rPr>
        <w:t>Populus tremuloides</w:t>
      </w:r>
      <w:r w:rsidR="00322F68" w:rsidRPr="57260A84">
        <w:rPr>
          <w:lang w:val="en-US"/>
        </w:rPr>
        <w:t>)</w:t>
      </w:r>
      <w:r w:rsidRPr="57260A84">
        <w:rPr>
          <w:lang w:val="en-US"/>
        </w:rPr>
        <w:t xml:space="preserve"> parkland, broadleaf</w:t>
      </w:r>
      <w:r w:rsidR="001B6AD5" w:rsidRPr="57260A84">
        <w:rPr>
          <w:lang w:val="en-US"/>
        </w:rPr>
        <w:t xml:space="preserve"> </w:t>
      </w:r>
      <w:r w:rsidR="00665B3A" w:rsidRPr="57260A84">
        <w:rPr>
          <w:lang w:val="en-US"/>
        </w:rPr>
        <w:t>forests,</w:t>
      </w:r>
      <w:r w:rsidRPr="57260A84">
        <w:rPr>
          <w:lang w:val="en-US"/>
        </w:rPr>
        <w:t xml:space="preserve"> white spruce</w:t>
      </w:r>
      <w:r w:rsidR="00322F68" w:rsidRPr="57260A84">
        <w:rPr>
          <w:lang w:val="en-US"/>
        </w:rPr>
        <w:t xml:space="preserve"> (</w:t>
      </w:r>
      <w:r w:rsidR="00322F68" w:rsidRPr="1D8D2BC4">
        <w:rPr>
          <w:i/>
          <w:iCs/>
          <w:lang w:val="en-US"/>
        </w:rPr>
        <w:t>Picea glauca</w:t>
      </w:r>
      <w:r w:rsidR="00322F68" w:rsidRPr="57260A84">
        <w:rPr>
          <w:lang w:val="en-US"/>
        </w:rPr>
        <w:t>)</w:t>
      </w:r>
      <w:r w:rsidRPr="57260A84">
        <w:rPr>
          <w:lang w:val="en-US"/>
        </w:rPr>
        <w:t xml:space="preserve"> and jack pine</w:t>
      </w:r>
      <w:r w:rsidR="00665B3A" w:rsidRPr="57260A84">
        <w:rPr>
          <w:lang w:val="en-US"/>
        </w:rPr>
        <w:t xml:space="preserve"> </w:t>
      </w:r>
      <w:r w:rsidR="00322F68" w:rsidRPr="57260A84">
        <w:rPr>
          <w:lang w:val="en-US"/>
        </w:rPr>
        <w:t>(</w:t>
      </w:r>
      <w:r w:rsidR="00322F68" w:rsidRPr="1D8D2BC4">
        <w:rPr>
          <w:i/>
          <w:iCs/>
          <w:lang w:val="en-US"/>
        </w:rPr>
        <w:t>Pinus banksiana</w:t>
      </w:r>
      <w:r w:rsidR="00322F68" w:rsidRPr="57260A84">
        <w:rPr>
          <w:lang w:val="en-US"/>
        </w:rPr>
        <w:t xml:space="preserve">) </w:t>
      </w:r>
      <w:r w:rsidRPr="57260A84">
        <w:rPr>
          <w:lang w:val="en-US"/>
        </w:rPr>
        <w:t>forest, black spruce</w:t>
      </w:r>
      <w:r w:rsidR="00322F68" w:rsidRPr="57260A84">
        <w:rPr>
          <w:lang w:val="en-US"/>
        </w:rPr>
        <w:t xml:space="preserve"> (</w:t>
      </w:r>
      <w:r w:rsidR="00322F68" w:rsidRPr="1D8D2BC4">
        <w:rPr>
          <w:i/>
          <w:iCs/>
          <w:lang w:val="en-US"/>
        </w:rPr>
        <w:t>Picea mariana</w:t>
      </w:r>
      <w:r w:rsidR="00322F68" w:rsidRPr="57260A84">
        <w:rPr>
          <w:lang w:val="en-US"/>
        </w:rPr>
        <w:t>)</w:t>
      </w:r>
      <w:r w:rsidRPr="57260A84">
        <w:rPr>
          <w:lang w:val="en-US"/>
        </w:rPr>
        <w:t xml:space="preserve"> lowland forest, </w:t>
      </w:r>
      <w:r w:rsidR="007022D9" w:rsidRPr="57260A84">
        <w:rPr>
          <w:lang w:val="en-US"/>
        </w:rPr>
        <w:t>but also</w:t>
      </w:r>
      <w:r w:rsidRPr="57260A84">
        <w:rPr>
          <w:lang w:val="en-US"/>
        </w:rPr>
        <w:t xml:space="preserve"> wetlands, muskeg, fens, and lakes. </w:t>
      </w:r>
      <w:r w:rsidR="00B01AA9">
        <w:rPr>
          <w:lang w:val="en-US"/>
        </w:rPr>
        <w:t xml:space="preserve">Researching within the context of the joint Canada-Alberta Oil Sands Monitoring </w:t>
      </w:r>
      <w:r w:rsidR="00B01AA9">
        <w:rPr>
          <w:lang w:val="en-US"/>
        </w:rPr>
        <w:lastRenderedPageBreak/>
        <w:t xml:space="preserve">Program </w:t>
      </w:r>
      <w:r w:rsidR="00B01AA9">
        <w:rPr>
          <w:lang w:val="en-US"/>
        </w:rPr>
        <w:fldChar w:fldCharType="begin">
          <w:fldData xml:space="preserve">PEVuZE5vdGU+PENpdGU+PEF1dGhvcj5Sb2JlcnRzPC9BdXRob3I+PFllYXI+MjAyMjwvWWVhcj48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</w:fldData>
        </w:fldChar>
      </w:r>
      <w:r w:rsidR="00E56BAB">
        <w:rPr>
          <w:lang w:val="en-US"/>
        </w:rPr>
        <w:instrText xml:space="preserve"> ADDIN EN.CITE </w:instrText>
      </w:r>
      <w:r w:rsidR="00E56BAB">
        <w:rPr>
          <w:lang w:val="en-US"/>
        </w:rPr>
        <w:fldChar w:fldCharType="begin">
          <w:fldData xml:space="preserve">PEVuZE5vdGU+PENpdGU+PEF1dGhvcj5Sb2JlcnRzPC9BdXRob3I+PFllYXI+MjAyMjwvWWVhcj48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</w:fldData>
        </w:fldChar>
      </w:r>
      <w:r w:rsidR="00E56BAB">
        <w:rPr>
          <w:lang w:val="en-US"/>
        </w:rPr>
        <w:instrText xml:space="preserve"> ADDIN EN.CITE.DATA </w:instrText>
      </w:r>
      <w:r w:rsidR="00E56BAB">
        <w:rPr>
          <w:lang w:val="en-US"/>
        </w:rPr>
      </w:r>
      <w:r w:rsidR="00E56BAB">
        <w:rPr>
          <w:lang w:val="en-US"/>
        </w:rPr>
        <w:fldChar w:fldCharType="end"/>
      </w:r>
      <w:r w:rsidR="00B01AA9">
        <w:rPr>
          <w:lang w:val="en-US"/>
        </w:rPr>
      </w:r>
      <w:r w:rsidR="00B01AA9">
        <w:rPr>
          <w:lang w:val="en-US"/>
        </w:rPr>
        <w:fldChar w:fldCharType="separate"/>
      </w:r>
      <w:r w:rsidR="00E56BAB">
        <w:rPr>
          <w:noProof/>
          <w:lang w:val="en-US"/>
        </w:rPr>
        <w:t>(Roberts et al. 2022)</w:t>
      </w:r>
      <w:r w:rsidR="00B01AA9">
        <w:rPr>
          <w:lang w:val="en-US"/>
        </w:rPr>
        <w:fldChar w:fldCharType="end"/>
      </w:r>
      <w:r w:rsidR="00B01AA9">
        <w:rPr>
          <w:lang w:val="en-US"/>
        </w:rPr>
        <w:t xml:space="preserve"> and its boreal-wide stratified landscape design </w:t>
      </w:r>
      <w:r w:rsidR="00B01AA9">
        <w:rPr>
          <w:lang w:val="en-US"/>
        </w:rPr>
        <w:fldChar w:fldCharType="begin">
          <w:fldData xml:space="preserve">PEVuZE5vdGU+PENpdGU+PEF1dGhvcj5CYXluZTwvQXV0aG9yPjxZZWFyPjIwMjE8L1llYXI+PFJl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</w:fldData>
        </w:fldChar>
      </w:r>
      <w:r w:rsidR="00E56BAB">
        <w:rPr>
          <w:lang w:val="en-US"/>
        </w:rPr>
        <w:instrText xml:space="preserve"> ADDIN EN.CITE </w:instrText>
      </w:r>
      <w:r w:rsidR="00E56BAB">
        <w:rPr>
          <w:lang w:val="en-US"/>
        </w:rPr>
        <w:fldChar w:fldCharType="begin">
          <w:fldData xml:space="preserve">PEVuZE5vdGU+PENpdGU+PEF1dGhvcj5CYXluZTwvQXV0aG9yPjxZZWFyPjIwMjE8L1llYXI+PFJl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</w:fldData>
        </w:fldChar>
      </w:r>
      <w:r w:rsidR="00E56BAB">
        <w:rPr>
          <w:lang w:val="en-US"/>
        </w:rPr>
        <w:instrText xml:space="preserve"> ADDIN EN.CITE.DATA </w:instrText>
      </w:r>
      <w:r w:rsidR="00E56BAB">
        <w:rPr>
          <w:lang w:val="en-US"/>
        </w:rPr>
      </w:r>
      <w:r w:rsidR="00E56BAB">
        <w:rPr>
          <w:lang w:val="en-US"/>
        </w:rPr>
        <w:fldChar w:fldCharType="end"/>
      </w:r>
      <w:ins w:id="62" w:author="Jason Fisher" w:date="2026-06-29T12:59:00Z" w16du:dateUtc="2026-06-29T19:59:00Z">
        <w:r w:rsidR="00B01AA9">
          <w:rPr>
            <w:lang w:val="en-US"/>
          </w:rPr>
        </w:r>
      </w:ins>
      <w:r w:rsidR="00B01AA9">
        <w:rPr>
          <w:lang w:val="en-US"/>
        </w:rPr>
        <w:fldChar w:fldCharType="separate"/>
      </w:r>
      <w:r w:rsidR="00E56BAB">
        <w:rPr>
          <w:noProof/>
          <w:lang w:val="en-US"/>
        </w:rPr>
        <w:t>(Bayne et al. 2021)</w:t>
      </w:r>
      <w:r w:rsidR="00B01AA9">
        <w:rPr>
          <w:lang w:val="en-US"/>
        </w:rPr>
        <w:fldChar w:fldCharType="end"/>
      </w:r>
      <w:r w:rsidR="00B01AA9">
        <w:rPr>
          <w:lang w:val="en-US"/>
        </w:rPr>
        <w:t>,</w:t>
      </w:r>
      <w:r w:rsidR="00B01AA9" w:rsidRPr="57260A84">
        <w:rPr>
          <w:lang w:val="en-US"/>
        </w:rPr>
        <w:t xml:space="preserve"> </w:t>
      </w:r>
      <w:r w:rsidR="00B01AA9">
        <w:rPr>
          <w:lang w:val="en-US"/>
        </w:rPr>
        <w:t>w</w:t>
      </w:r>
      <w:r w:rsidRPr="57260A84">
        <w:rPr>
          <w:lang w:val="en-US"/>
        </w:rPr>
        <w:t>e studied ten</w:t>
      </w:r>
      <w:r w:rsidR="00F31032" w:rsidRPr="57260A84">
        <w:rPr>
          <w:lang w:val="en-US"/>
        </w:rPr>
        <w:t xml:space="preserve"> “Landscape Units”</w:t>
      </w:r>
      <w:r w:rsidRPr="57260A84">
        <w:rPr>
          <w:lang w:val="en-US"/>
        </w:rPr>
        <w:t xml:space="preserve"> (Fig. 1</w:t>
      </w:r>
      <w:r w:rsidR="00CE3AC8" w:rsidRPr="57260A84">
        <w:rPr>
          <w:lang w:val="en-US"/>
        </w:rPr>
        <w:t>B</w:t>
      </w:r>
      <w:r w:rsidRPr="57260A84">
        <w:rPr>
          <w:lang w:val="en-US"/>
        </w:rPr>
        <w:t>)</w:t>
      </w:r>
      <w:r w:rsidR="00B01AA9">
        <w:rPr>
          <w:lang w:val="en-US"/>
        </w:rPr>
        <w:t xml:space="preserve">. Each Landscape Unit </w:t>
      </w:r>
      <w:r w:rsidR="00B01AA9" w:rsidRPr="57260A84">
        <w:rPr>
          <w:lang w:val="en-US"/>
        </w:rPr>
        <w:t>represent</w:t>
      </w:r>
      <w:r w:rsidR="00B01AA9">
        <w:rPr>
          <w:lang w:val="en-US"/>
        </w:rPr>
        <w:t>s</w:t>
      </w:r>
      <w:r w:rsidR="00B01AA9" w:rsidRPr="57260A84">
        <w:rPr>
          <w:lang w:val="en-US"/>
        </w:rPr>
        <w:t xml:space="preserve"> </w:t>
      </w:r>
      <w:r w:rsidR="00B01AA9">
        <w:rPr>
          <w:lang w:val="en-US"/>
        </w:rPr>
        <w:t xml:space="preserve">an </w:t>
      </w:r>
      <w:r w:rsidRPr="57260A84">
        <w:rPr>
          <w:lang w:val="en-US"/>
        </w:rPr>
        <w:t>aggregation of 3–5 watersheds</w:t>
      </w:r>
      <w:r w:rsidR="00B01AA9">
        <w:rPr>
          <w:lang w:val="en-US"/>
        </w:rPr>
        <w:t>,</w:t>
      </w:r>
      <w:r w:rsidRPr="57260A84">
        <w:rPr>
          <w:lang w:val="en-US"/>
        </w:rPr>
        <w:t xml:space="preserve"> </w:t>
      </w:r>
      <w:r w:rsidR="002650FA" w:rsidRPr="57260A84">
        <w:rPr>
          <w:lang w:val="en-US"/>
        </w:rPr>
        <w:t>each</w:t>
      </w:r>
      <w:r w:rsidR="00B01AA9">
        <w:rPr>
          <w:lang w:val="en-US"/>
        </w:rPr>
        <w:t xml:space="preserve"> Landscape Units encompassing</w:t>
      </w:r>
      <w:r w:rsidR="002650FA" w:rsidRPr="57260A84">
        <w:rPr>
          <w:lang w:val="en-US"/>
        </w:rPr>
        <w:t xml:space="preserve"> </w:t>
      </w:r>
      <w:r w:rsidRPr="57260A84">
        <w:rPr>
          <w:lang w:val="en-US"/>
        </w:rPr>
        <w:t>1000–3000 km² across the</w:t>
      </w:r>
      <w:r w:rsidR="007022D9" w:rsidRPr="57260A84">
        <w:rPr>
          <w:lang w:val="en-US"/>
        </w:rPr>
        <w:t xml:space="preserve"> region</w:t>
      </w:r>
      <w:r w:rsidR="00B01AA9">
        <w:rPr>
          <w:lang w:val="en-US"/>
        </w:rPr>
        <w:t>.</w:t>
      </w:r>
      <w:r w:rsidR="0093234C">
        <w:rPr>
          <w:lang w:val="en-US"/>
        </w:rPr>
        <w:t xml:space="preserve"> </w:t>
      </w:r>
      <w:r w:rsidRPr="57260A84">
        <w:rPr>
          <w:lang w:val="en-US"/>
        </w:rPr>
        <w:t>Landscape</w:t>
      </w:r>
      <w:r w:rsidR="00F31032" w:rsidRPr="57260A84">
        <w:rPr>
          <w:lang w:val="en-US"/>
        </w:rPr>
        <w:t xml:space="preserve"> Units</w:t>
      </w:r>
      <w:r w:rsidRPr="57260A84">
        <w:rPr>
          <w:lang w:val="en-US"/>
        </w:rPr>
        <w:t xml:space="preserve"> spanned a gradient of low–high industrial land-us</w:t>
      </w:r>
      <w:r w:rsidR="004D5EC1" w:rsidRPr="57260A84">
        <w:rPr>
          <w:lang w:val="en-US"/>
        </w:rPr>
        <w:t xml:space="preserve">e </w:t>
      </w:r>
      <w:r w:rsidR="00AB7874" w:rsidRPr="57260A84">
        <w:rPr>
          <w:lang w:val="en-US"/>
        </w:rPr>
        <w:t>including</w:t>
      </w:r>
      <w:r w:rsidRPr="57260A84">
        <w:rPr>
          <w:lang w:val="en-US"/>
        </w:rPr>
        <w:t xml:space="preserve"> timber harvesting, open pit bitumen mining, and </w:t>
      </w:r>
      <w:r w:rsidRPr="1D8D2BC4">
        <w:rPr>
          <w:i/>
          <w:iCs/>
          <w:lang w:val="en-US"/>
        </w:rPr>
        <w:t>in situ</w:t>
      </w:r>
      <w:r w:rsidRPr="57260A84">
        <w:rPr>
          <w:lang w:val="en-US"/>
        </w:rPr>
        <w:t xml:space="preserve"> oil and gas extraction</w:t>
      </w:r>
      <w:r w:rsidR="0093234C">
        <w:rPr>
          <w:lang w:val="en-US"/>
        </w:rPr>
        <w:t xml:space="preserve"> </w:t>
      </w:r>
      <w:r w:rsidR="0093234C">
        <w:rPr>
          <w:lang w:val="en-US"/>
        </w:rPr>
        <w:fldChar w:fldCharType="begin">
          <w:fldData xml:space="preserve">PEVuZE5vdGU+PENpdGU+PEF1dGhvcj5CYXluZTwvQXV0aG9yPjxZZWFyPjIwMjE8L1llYXI+PFJl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</w:fldData>
        </w:fldChar>
      </w:r>
      <w:r w:rsidR="00E56BAB">
        <w:rPr>
          <w:lang w:val="en-US"/>
        </w:rPr>
        <w:instrText xml:space="preserve"> ADDIN EN.CITE </w:instrText>
      </w:r>
      <w:r w:rsidR="00E56BAB">
        <w:rPr>
          <w:lang w:val="en-US"/>
        </w:rPr>
        <w:fldChar w:fldCharType="begin">
          <w:fldData xml:space="preserve">PEVuZE5vdGU+PENpdGU+PEF1dGhvcj5CYXluZTwvQXV0aG9yPjxZZWFyPjIwMjE8L1llYXI+PFJl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</w:fldData>
        </w:fldChar>
      </w:r>
      <w:r w:rsidR="00E56BAB">
        <w:rPr>
          <w:lang w:val="en-US"/>
        </w:rPr>
        <w:instrText xml:space="preserve"> ADDIN EN.CITE.DATA </w:instrText>
      </w:r>
      <w:r w:rsidR="00E56BAB">
        <w:rPr>
          <w:lang w:val="en-US"/>
        </w:rPr>
      </w:r>
      <w:r w:rsidR="00E56BAB">
        <w:rPr>
          <w:lang w:val="en-US"/>
        </w:rPr>
        <w:fldChar w:fldCharType="end"/>
      </w:r>
      <w:r w:rsidR="0093234C">
        <w:rPr>
          <w:lang w:val="en-US"/>
        </w:rPr>
      </w:r>
      <w:r w:rsidR="0093234C">
        <w:rPr>
          <w:lang w:val="en-US"/>
        </w:rPr>
        <w:fldChar w:fldCharType="separate"/>
      </w:r>
      <w:r w:rsidR="00E56BAB">
        <w:rPr>
          <w:noProof/>
          <w:lang w:val="en-US"/>
        </w:rPr>
        <w:t>(Bayne et al. 2021)</w:t>
      </w:r>
      <w:r w:rsidR="0093234C">
        <w:rPr>
          <w:lang w:val="en-US"/>
        </w:rPr>
        <w:fldChar w:fldCharType="end"/>
      </w:r>
      <w:r w:rsidRPr="57260A84">
        <w:rPr>
          <w:lang w:val="en-US"/>
        </w:rPr>
        <w:t xml:space="preserve">. Common disturbance features included timber cut blocks, </w:t>
      </w:r>
      <w:r w:rsidR="0759BF4D" w:rsidRPr="57260A84">
        <w:rPr>
          <w:lang w:val="en-US"/>
        </w:rPr>
        <w:t>s</w:t>
      </w:r>
      <w:r w:rsidRPr="57260A84">
        <w:rPr>
          <w:lang w:val="en-US"/>
        </w:rPr>
        <w:t>eismi</w:t>
      </w:r>
      <w:r w:rsidR="04833433" w:rsidRPr="57260A84">
        <w:rPr>
          <w:lang w:val="en-US"/>
        </w:rPr>
        <w:t>c</w:t>
      </w:r>
      <w:r w:rsidRPr="57260A84">
        <w:rPr>
          <w:lang w:val="en-US"/>
        </w:rPr>
        <w:t xml:space="preserve"> </w:t>
      </w:r>
      <w:r w:rsidR="00A1259E" w:rsidRPr="57260A84">
        <w:rPr>
          <w:lang w:val="en-US"/>
        </w:rPr>
        <w:t xml:space="preserve">petroleum </w:t>
      </w:r>
      <w:r w:rsidRPr="57260A84">
        <w:rPr>
          <w:lang w:val="en-US"/>
        </w:rPr>
        <w:t>exploration lines</w:t>
      </w:r>
      <w:r w:rsidR="00615E24" w:rsidRPr="57260A84">
        <w:rPr>
          <w:lang w:val="en-US"/>
        </w:rPr>
        <w:t xml:space="preserve"> </w:t>
      </w:r>
      <w:r>
        <w:fldChar w:fldCharType="begin"/>
      </w:r>
      <w:r w:rsidR="00E56BAB">
        <w:instrText xml:space="preserve"> ADDIN EN.CITE &lt;EndNote&gt;&lt;Cite&gt;&lt;Author&gt;Dabros&lt;/Author&gt;&lt;Year&gt;2018&lt;/Year&gt;&lt;RecNum&gt;2098&lt;/RecNum&gt;&lt;DisplayText&gt;(Dabros et al. 2018)&lt;/DisplayText&gt;&lt;record&gt;&lt;rec-number&gt;2098&lt;/rec-number&gt;&lt;foreign-keys&gt;&lt;key app="EN" db-id="9tstv0xa32zvryewwazvzrxwse9ef0zfrtsx" timestamp="1776286909" guid="ecd3279c-fe39-4d00-99f8-c90138ef7385"&gt;2098&lt;/key&gt;&lt;/foreign-keys&gt;&lt;ref-type name="Journal Article"&gt;17&lt;/ref-type&gt;&lt;contributors&gt;&lt;authors&gt;&lt;author&gt;Anna Dabros&lt;/author&gt;&lt;author&gt;Matthew Pyper&lt;/author&gt;&lt;author&gt;Guillermo Castilla&lt;/author&gt;&lt;/authors&gt;&lt;/contributors&gt;&lt;titles&gt;&lt;title&gt;Seismic lines in the boreal and arctic ecosystems of North America: environmental impacts, challenges, and opportunities&lt;/title&gt;&lt;secondary-title&gt;Environmental Reviews&lt;/secondary-title&gt;&lt;/titles&gt;&lt;periodical&gt;&lt;full-title&gt;Environmental Reviews&lt;/full-title&gt;&lt;/periodical&gt;&lt;pages&gt;214-229&lt;/pages&gt;&lt;volume&gt;26&lt;/volume&gt;&lt;number&gt;2&lt;/number&gt;&lt;keywords&gt;&lt;keyword&gt;linear disturbances,low-impact seismic lines,conventional seismic lines,environmental footprint,regulations,restoration methods&lt;/keyword&gt;&lt;/keywords&gt;&lt;dates&gt;&lt;year&gt;2018&lt;/year&gt;&lt;/dates&gt;&lt;urls&gt;&lt;related-urls&gt;&lt;url&gt;https://cdnsciencepub.com/doi/abs/10.1139/er-2017-0080&lt;/url&gt;&lt;/related-urls&gt;&lt;/urls&gt;&lt;electronic-resource-num&gt;10.1139/er-2017-0080&lt;/electronic-resource-num&gt;&lt;/record&gt;&lt;/Cite&gt;&lt;/EndNote&gt;</w:instrText>
      </w:r>
      <w:r>
        <w:fldChar w:fldCharType="separate"/>
      </w:r>
      <w:r w:rsidR="00E56BAB">
        <w:rPr>
          <w:noProof/>
        </w:rPr>
        <w:t>(Dabros et al. 2018)</w:t>
      </w:r>
      <w:r>
        <w:fldChar w:fldCharType="end"/>
      </w:r>
      <w:r w:rsidRPr="57260A84">
        <w:rPr>
          <w:lang w:val="en-US"/>
        </w:rPr>
        <w:t>, well pads, roads, pipelines, and processing facilities (Fig. 1</w:t>
      </w:r>
      <w:r w:rsidR="00CE3AC8" w:rsidRPr="57260A84">
        <w:rPr>
          <w:lang w:val="en-US"/>
        </w:rPr>
        <w:t>C</w:t>
      </w:r>
      <w:r w:rsidRPr="57260A84">
        <w:rPr>
          <w:lang w:val="en-US"/>
        </w:rPr>
        <w:t>) with varying degrees of human use or active restoration</w:t>
      </w:r>
      <w:r w:rsidR="005E34F1" w:rsidRPr="57260A84">
        <w:rPr>
          <w:lang w:val="en-US"/>
        </w:rPr>
        <w:t>.</w:t>
      </w:r>
      <w:r w:rsidR="004B0BF3">
        <w:rPr>
          <w:lang w:val="en-US"/>
        </w:rPr>
        <w:br w:type="page"/>
      </w:r>
    </w:p>
    <w:p w14:paraId="3390530B" w14:textId="77777777" w:rsidR="004B0BF3" w:rsidRDefault="004B0BF3" w:rsidP="004B0BF3">
      <w:r w:rsidRPr="1D8D2BC4">
        <w:rPr>
          <w:b/>
          <w:bCs/>
          <w:lang w:val="en-US"/>
        </w:rPr>
        <w:lastRenderedPageBreak/>
        <w:t>Figure 1.</w:t>
      </w:r>
      <w:r w:rsidRPr="1D8D2BC4">
        <w:rPr>
          <w:lang w:val="en-US"/>
        </w:rPr>
        <w:t xml:space="preserve"> </w:t>
      </w:r>
      <w:bookmarkStart w:id="63" w:name="_Int_KhAv4M7G"/>
      <w:r w:rsidRPr="1D8D2BC4">
        <w:rPr>
          <w:lang w:val="en-US"/>
        </w:rPr>
        <w:t>[A] Boreal Plains</w:t>
      </w:r>
      <w:bookmarkEnd w:id="63"/>
      <w:r w:rsidRPr="1D8D2BC4">
        <w:rPr>
          <w:lang w:val="en-US"/>
        </w:rPr>
        <w:t xml:space="preserve"> ecozone within the western boreal forest. [B] Ten landscapes within the Boreal Plains selected for sampling, representing a gradient of anthropogenic land-use and environmental traits. [C] Camera placements within a given landscape followed a constrained stratified design based on vegetation characteristics. Red squirrels were detected year-round in a variety of forest types, including [D] broadleaf, [E] mixedwood forest, and [F] conifer forest.</w:t>
      </w:r>
    </w:p>
    <w:p w14:paraId="42CE94DA" w14:textId="77777777" w:rsidR="004B0BF3" w:rsidRDefault="004B0BF3" w:rsidP="004B0BF3">
      <w:pPr>
        <w:pBdr>
          <w:top w:val="nil"/>
          <w:left w:val="nil"/>
          <w:bottom w:val="nil"/>
          <w:right w:val="nil"/>
          <w:between w:val="nil"/>
        </w:pBdr>
      </w:pPr>
      <w:r>
        <w:rPr>
          <w:noProof/>
        </w:rPr>
        <w:drawing>
          <wp:anchor distT="0" distB="0" distL="114300" distR="114300" simplePos="0" relativeHeight="251660288" behindDoc="1" locked="0" layoutInCell="1" allowOverlap="1" wp14:anchorId="0A315075" wp14:editId="20E84324">
            <wp:simplePos x="0" y="0"/>
            <wp:positionH relativeFrom="column">
              <wp:posOffset>0</wp:posOffset>
            </wp:positionH>
            <wp:positionV relativeFrom="paragraph">
              <wp:posOffset>-635</wp:posOffset>
            </wp:positionV>
            <wp:extent cx="5935980" cy="4495800"/>
            <wp:effectExtent l="0" t="0" r="7620" b="0"/>
            <wp:wrapNone/>
            <wp:docPr id="114336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5980" cy="449580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5970D4B5" w14:textId="77777777" w:rsidR="00E42E63" w:rsidRPr="0038047B" w:rsidRDefault="00E42E63" w:rsidP="00E42E63">
      <w:pPr>
        <w:rPr>
          <w:b/>
          <w:bCs/>
          <w:i/>
          <w:iCs/>
        </w:rPr>
      </w:pPr>
      <w:r w:rsidRPr="0038047B">
        <w:rPr>
          <w:b/>
          <w:bCs/>
          <w:i/>
          <w:iCs/>
        </w:rPr>
        <w:lastRenderedPageBreak/>
        <w:t>Camera trapping and wildlife occurrence data</w:t>
      </w:r>
    </w:p>
    <w:p w14:paraId="589D0D1A" w14:textId="37D17193" w:rsidR="00E42E63" w:rsidRDefault="00E42E63" w:rsidP="00E42E63">
      <w:pPr>
        <w:ind w:firstLine="720"/>
      </w:pPr>
      <w:r w:rsidRPr="57260A84">
        <w:rPr>
          <w:lang w:val="en-US"/>
        </w:rPr>
        <w:t xml:space="preserve">We deployed motion-activated camera traps in each </w:t>
      </w:r>
      <w:r w:rsidR="00F31032" w:rsidRPr="57260A84">
        <w:rPr>
          <w:lang w:val="en-US"/>
        </w:rPr>
        <w:t>Landscape Unit</w:t>
      </w:r>
      <w:r w:rsidRPr="57260A84">
        <w:rPr>
          <w:lang w:val="en-US"/>
        </w:rPr>
        <w:t xml:space="preserve"> </w:t>
      </w:r>
      <w:r w:rsidR="00E02899" w:rsidRPr="57260A84">
        <w:rPr>
          <w:lang w:val="en-US"/>
        </w:rPr>
        <w:t xml:space="preserve">for one year each </w:t>
      </w:r>
      <w:r w:rsidRPr="57260A84">
        <w:rPr>
          <w:lang w:val="en-US"/>
        </w:rPr>
        <w:t xml:space="preserve">between 2021 and 2024 to monitor occurrence of mammals ranging in size from red squirrel to moose </w:t>
      </w:r>
      <w:r w:rsidRPr="57260A84">
        <w:rPr>
          <w:i/>
          <w:iCs/>
          <w:lang w:val="en-US"/>
        </w:rPr>
        <w:t>(Alces alces)</w:t>
      </w:r>
      <w:r w:rsidRPr="57260A84">
        <w:rPr>
          <w:lang w:val="en-US"/>
        </w:rPr>
        <w:t xml:space="preserve"> (Fig. 1D</w:t>
      </w:r>
      <w:r w:rsidR="00E21061">
        <w:rPr>
          <w:lang w:val="en-US"/>
        </w:rPr>
        <w:t>–</w:t>
      </w:r>
      <w:r w:rsidRPr="57260A84">
        <w:rPr>
          <w:lang w:val="en-US"/>
        </w:rPr>
        <w:t xml:space="preserve">F). </w:t>
      </w:r>
      <w:r w:rsidR="00E02899" w:rsidRPr="57260A84">
        <w:rPr>
          <w:lang w:val="en-US"/>
        </w:rPr>
        <w:t xml:space="preserve">Two of the Landscape Units were deployed in 2021, four in 2022, and four in 2023. </w:t>
      </w:r>
      <w:r w:rsidRPr="57260A84">
        <w:rPr>
          <w:lang w:val="en-US"/>
        </w:rPr>
        <w:t>Cameras were deployed using a constrained stratified sampling design by dividing landscapes into 2 km</w:t>
      </w:r>
      <w:r w:rsidRPr="57260A84">
        <w:rPr>
          <w:vertAlign w:val="superscript"/>
          <w:lang w:val="en-US"/>
        </w:rPr>
        <w:t>2</w:t>
      </w:r>
      <w:r w:rsidRPr="57260A84">
        <w:rPr>
          <w:lang w:val="en-US"/>
        </w:rPr>
        <w:t xml:space="preserve"> hexagonal cells and randomly selecting ~60 potential cells for camera deployment within strata corresponding to either upland forest (low moisture, &gt;50% deciduous) and lowland forest (high moisture, &gt;50% coniferous), or forest type (broadleaf, coniferous, and mixed</w:t>
      </w:r>
      <w:r w:rsidR="00A33ACB">
        <w:rPr>
          <w:lang w:val="en-US"/>
        </w:rPr>
        <w:t>wood</w:t>
      </w:r>
      <w:r w:rsidR="00CE2D88" w:rsidRPr="57260A84">
        <w:rPr>
          <w:lang w:val="en-US"/>
        </w:rPr>
        <w:t xml:space="preserve">; see </w:t>
      </w:r>
      <w:r w:rsidR="00CE2D88" w:rsidRPr="0093234C">
        <w:rPr>
          <w:i/>
          <w:iCs/>
          <w:lang w:val="en-US"/>
        </w:rPr>
        <w:t xml:space="preserve">Measuring </w:t>
      </w:r>
      <w:r w:rsidR="0093234C">
        <w:rPr>
          <w:i/>
          <w:iCs/>
          <w:lang w:val="en-US"/>
        </w:rPr>
        <w:t>L</w:t>
      </w:r>
      <w:r w:rsidR="00CE2D88" w:rsidRPr="0093234C">
        <w:rPr>
          <w:i/>
          <w:iCs/>
          <w:lang w:val="en-US"/>
        </w:rPr>
        <w:t xml:space="preserve">andscape </w:t>
      </w:r>
      <w:r w:rsidR="0093234C">
        <w:rPr>
          <w:i/>
          <w:iCs/>
          <w:lang w:val="en-US"/>
        </w:rPr>
        <w:t>S</w:t>
      </w:r>
      <w:r w:rsidR="00CE2D88" w:rsidRPr="0093234C">
        <w:rPr>
          <w:i/>
          <w:iCs/>
          <w:lang w:val="en-US"/>
        </w:rPr>
        <w:t>tructure</w:t>
      </w:r>
      <w:r w:rsidR="00CE2D88" w:rsidRPr="57260A84">
        <w:rPr>
          <w:lang w:val="en-US"/>
        </w:rPr>
        <w:t xml:space="preserve"> </w:t>
      </w:r>
      <w:r w:rsidR="00F70A65" w:rsidRPr="57260A84">
        <w:rPr>
          <w:lang w:val="en-US"/>
        </w:rPr>
        <w:t xml:space="preserve">section </w:t>
      </w:r>
      <w:r w:rsidR="00CE2D88" w:rsidRPr="57260A84">
        <w:rPr>
          <w:lang w:val="en-US"/>
        </w:rPr>
        <w:t xml:space="preserve">for </w:t>
      </w:r>
      <w:r w:rsidR="00342CB8" w:rsidRPr="57260A84">
        <w:rPr>
          <w:lang w:val="en-US"/>
        </w:rPr>
        <w:t>definitions</w:t>
      </w:r>
      <w:r w:rsidRPr="57260A84">
        <w:rPr>
          <w:lang w:val="en-US"/>
        </w:rPr>
        <w:t>). Study sites spanned a large gradient of industrial disturbance, separately capturing large variation in both composition and configuration of industrial features. Camera placements in randomly selected hexagonal cells were constrained to locations &gt;100</w:t>
      </w:r>
      <w:r w:rsidR="00542815">
        <w:rPr>
          <w:lang w:val="en-US"/>
        </w:rPr>
        <w:t xml:space="preserve"> </w:t>
      </w:r>
      <w:r w:rsidRPr="57260A84">
        <w:rPr>
          <w:lang w:val="en-US"/>
        </w:rPr>
        <w:t xml:space="preserve">m from roads and &gt;1 km from neighbouring cameras in adjacent cells to maintain independent sampling. Infrared camera traps (Reconyx PC900 Hyperfire or Hyperfire II Professional; Holmen, WI, USA) were placed approximately 100 cm above ground, facing a wildlife trail 3–7 meters away. </w:t>
      </w:r>
      <w:r w:rsidR="009B0980" w:rsidRPr="57260A84">
        <w:rPr>
          <w:lang w:val="en-US"/>
        </w:rPr>
        <w:t>C</w:t>
      </w:r>
      <w:r w:rsidRPr="57260A84">
        <w:rPr>
          <w:lang w:val="en-US"/>
        </w:rPr>
        <w:t>ameras were not directly deployed on human trails</w:t>
      </w:r>
      <w:r w:rsidR="001E43AB" w:rsidRPr="57260A84">
        <w:rPr>
          <w:lang w:val="en-US"/>
        </w:rPr>
        <w:t xml:space="preserve">, </w:t>
      </w:r>
      <w:r w:rsidRPr="57260A84">
        <w:rPr>
          <w:lang w:val="en-US"/>
        </w:rPr>
        <w:t>seismic lines</w:t>
      </w:r>
      <w:r w:rsidR="001E43AB" w:rsidRPr="57260A84">
        <w:rPr>
          <w:lang w:val="en-US"/>
        </w:rPr>
        <w:t xml:space="preserve">, or other industrial disturbances to avoid confounding habitat use with effects </w:t>
      </w:r>
      <w:r w:rsidR="001F5412" w:rsidRPr="57260A84">
        <w:rPr>
          <w:lang w:val="en-US"/>
        </w:rPr>
        <w:t>like</w:t>
      </w:r>
      <w:r w:rsidR="001E43AB" w:rsidRPr="57260A84">
        <w:rPr>
          <w:lang w:val="en-US"/>
        </w:rPr>
        <w:t xml:space="preserve"> movement </w:t>
      </w:r>
      <w:r>
        <w:fldChar w:fldCharType="begin">
          <w:fldData xml:space="preserve">PEVuZE5vdGU+PENpdGU+PEF1dGhvcj5TdGV3YXJ0PC9BdXRob3I+PFllYXI+MjAxODwvWWVhcj48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</w:fldData>
        </w:fldChar>
      </w:r>
      <w:r w:rsidR="00E56BAB">
        <w:instrText xml:space="preserve"> ADDIN EN.CITE </w:instrText>
      </w:r>
      <w:r w:rsidR="00E56BAB">
        <w:fldChar w:fldCharType="begin">
          <w:fldData xml:space="preserve">PEVuZE5vdGU+PENpdGU+PEF1dGhvcj5TdGV3YXJ0PC9BdXRob3I+PFllYXI+MjAxODwvWWVhcj48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</w:fldData>
        </w:fldChar>
      </w:r>
      <w:r w:rsidR="00E56BAB">
        <w:instrText xml:space="preserve"> ADDIN EN.CITE.DATA </w:instrText>
      </w:r>
      <w:r w:rsidR="00E56BAB">
        <w:fldChar w:fldCharType="end"/>
      </w:r>
      <w:r>
        <w:fldChar w:fldCharType="separate"/>
      </w:r>
      <w:r w:rsidR="00E56BAB">
        <w:rPr>
          <w:noProof/>
        </w:rPr>
        <w:t>(Stewart et al. 2018)</w:t>
      </w:r>
      <w:r>
        <w:fldChar w:fldCharType="end"/>
      </w:r>
      <w:r w:rsidR="001A3F1D">
        <w:t>, and instead were deployed in natural habitat patches only</w:t>
      </w:r>
      <w:r w:rsidR="00F1459C" w:rsidRPr="57260A84">
        <w:rPr>
          <w:lang w:val="en-US"/>
        </w:rPr>
        <w:t>. This</w:t>
      </w:r>
      <w:r w:rsidR="005917E0" w:rsidRPr="57260A84">
        <w:rPr>
          <w:lang w:val="en-US"/>
        </w:rPr>
        <w:t xml:space="preserve"> site</w:t>
      </w:r>
      <w:r w:rsidR="005B6F71" w:rsidRPr="57260A84">
        <w:rPr>
          <w:lang w:val="en-US"/>
        </w:rPr>
        <w:t>–</w:t>
      </w:r>
      <w:r w:rsidR="005917E0" w:rsidRPr="57260A84">
        <w:rPr>
          <w:lang w:val="en-US"/>
        </w:rPr>
        <w:t xml:space="preserve">landscape </w:t>
      </w:r>
      <w:r w:rsidR="001F5412" w:rsidRPr="57260A84">
        <w:rPr>
          <w:lang w:val="en-US"/>
        </w:rPr>
        <w:t>sampling was designed</w:t>
      </w:r>
      <w:r w:rsidR="00E67059" w:rsidRPr="57260A84">
        <w:rPr>
          <w:lang w:val="en-US"/>
        </w:rPr>
        <w:t xml:space="preserve"> to isolate </w:t>
      </w:r>
      <w:r w:rsidR="00F1459C" w:rsidRPr="57260A84">
        <w:rPr>
          <w:lang w:val="en-US"/>
        </w:rPr>
        <w:t>landscape-moderated effects of industrial disturbance on red squirrel</w:t>
      </w:r>
      <w:r w:rsidR="00D74073" w:rsidRPr="57260A84">
        <w:rPr>
          <w:lang w:val="en-US"/>
        </w:rPr>
        <w:t xml:space="preserve"> site use</w:t>
      </w:r>
      <w:r w:rsidR="00F1459C" w:rsidRPr="57260A84">
        <w:rPr>
          <w:lang w:val="en-US"/>
        </w:rPr>
        <w:t xml:space="preserve"> with</w:t>
      </w:r>
      <w:r w:rsidR="001F5412" w:rsidRPr="57260A84">
        <w:rPr>
          <w:lang w:val="en-US"/>
        </w:rPr>
        <w:t>in</w:t>
      </w:r>
      <w:r w:rsidR="00F1459C" w:rsidRPr="57260A84">
        <w:rPr>
          <w:lang w:val="en-US"/>
        </w:rPr>
        <w:t xml:space="preserve"> remaining natural habitat. </w:t>
      </w:r>
      <w:r w:rsidRPr="57260A84">
        <w:rPr>
          <w:lang w:val="en-US"/>
        </w:rPr>
        <w:t xml:space="preserve">To maximize wildlife detectability, we applied a scent lure (O’Gorman’s Long Distance Call, MT, USA) once during camera deployment in either September or October </w:t>
      </w:r>
      <w:r>
        <w:fldChar w:fldCharType="begin">
          <w:fldData xml:space="preserve">PEVuZE5vdGU+PENpdGU+PEF1dGhvcj5TdGV3YXJ0PC9BdXRob3I+PFllYXI+MjAxOTwvWWVhcj48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</w:fldData>
        </w:fldChar>
      </w:r>
      <w:r w:rsidR="00E56BAB">
        <w:instrText xml:space="preserve"> ADDIN EN.CITE </w:instrText>
      </w:r>
      <w:r w:rsidR="00E56BAB">
        <w:fldChar w:fldCharType="begin">
          <w:fldData xml:space="preserve">PEVuZE5vdGU+PENpdGU+PEF1dGhvcj5TdGV3YXJ0PC9BdXRob3I+PFllYXI+MjAxOTwvWWVhcj48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</w:fldData>
        </w:fldChar>
      </w:r>
      <w:r w:rsidR="00E56BAB">
        <w:instrText xml:space="preserve"> ADDIN EN.CITE.DATA </w:instrText>
      </w:r>
      <w:r w:rsidR="00E56BAB">
        <w:fldChar w:fldCharType="end"/>
      </w:r>
      <w:r>
        <w:fldChar w:fldCharType="separate"/>
      </w:r>
      <w:r w:rsidR="00E56BAB">
        <w:rPr>
          <w:noProof/>
        </w:rPr>
        <w:t>(Stewart et al. 2019)</w:t>
      </w:r>
      <w:r>
        <w:fldChar w:fldCharType="end"/>
      </w:r>
      <w:r w:rsidRPr="57260A84">
        <w:rPr>
          <w:lang w:val="en-US"/>
        </w:rPr>
        <w:t xml:space="preserve">. </w:t>
      </w:r>
      <w:r w:rsidR="001A3F1D" w:rsidRPr="57260A84">
        <w:rPr>
          <w:lang w:val="en-US"/>
        </w:rPr>
        <w:t xml:space="preserve">Each camera was </w:t>
      </w:r>
      <w:r w:rsidRPr="57260A84">
        <w:rPr>
          <w:lang w:val="en-US"/>
        </w:rPr>
        <w:t xml:space="preserve">programmed to take photos continuously at high sensitivity when movement was detected, plus an additional timelapse photo at noon daily to verify camera operability. We deployed 430 cameras across the ten landscapes (mean = 43 </w:t>
      </w:r>
      <w:r w:rsidRPr="57260A84">
        <w:rPr>
          <w:lang w:val="en-US"/>
        </w:rPr>
        <w:lastRenderedPageBreak/>
        <w:t>cameras per landscape, range = 36–50 cameras, SD = 5.7 cameras). Each camera was deployed for approximately one full year (mean=347 days, SD= 67.2 days</w:t>
      </w:r>
      <w:r w:rsidR="2A3A490F" w:rsidRPr="2B444272">
        <w:rPr>
          <w:lang w:val="en-US"/>
        </w:rPr>
        <w:t>)</w:t>
      </w:r>
      <w:r w:rsidR="00040FFA" w:rsidRPr="57260A84">
        <w:rPr>
          <w:lang w:val="en-US"/>
        </w:rPr>
        <w:t xml:space="preserve"> and was not re-visited or re-lured during this period</w:t>
      </w:r>
      <w:r w:rsidRPr="57260A84">
        <w:rPr>
          <w:lang w:val="en-US"/>
        </w:rPr>
        <w:t>.</w:t>
      </w:r>
    </w:p>
    <w:p w14:paraId="3D33FD7A" w14:textId="58EED436" w:rsidR="7107D9C0" w:rsidRPr="000D00B4" w:rsidRDefault="25DB7A64" w:rsidP="57260A84">
      <w:pPr>
        <w:ind w:firstLine="720"/>
        <w:rPr>
          <w:lang w:val="en-US"/>
        </w:rPr>
      </w:pPr>
      <w:r w:rsidRPr="57260A84">
        <w:rPr>
          <w:lang w:val="en-US"/>
        </w:rPr>
        <w:t xml:space="preserve">To quantify </w:t>
      </w:r>
      <w:r w:rsidR="20C12D08" w:rsidRPr="57260A84">
        <w:rPr>
          <w:lang w:val="en-US"/>
        </w:rPr>
        <w:t>the occurrence</w:t>
      </w:r>
      <w:r w:rsidRPr="57260A84">
        <w:rPr>
          <w:lang w:val="en-US"/>
        </w:rPr>
        <w:t xml:space="preserve"> of red squirrels in each landscape, all images of wildlife were manually classified using Timelapse 2.0 </w:t>
      </w:r>
      <w:r w:rsidR="7107D9C0">
        <w:fldChar w:fldCharType="begin"/>
      </w:r>
      <w:r w:rsidR="00E56BAB">
        <w:instrText xml:space="preserve"> ADDIN EN.CITE &lt;EndNote&gt;&lt;Cite&gt;&lt;Author&gt;Greenberg&lt;/Author&gt;&lt;Year&gt;2019&lt;/Year&gt;&lt;RecNum&gt;1206&lt;/RecNum&gt;&lt;DisplayText&gt;(Greenberg et al. 2019)&lt;/DisplayText&gt;&lt;record&gt;&lt;rec-number&gt;1206&lt;/rec-number&gt;&lt;foreign-keys&gt;&lt;key app="EN" db-id="9tstv0xa32zvryewwazvzrxwse9ef0zfrtsx" timestamp="1776286494" guid="692fc9bb-c152-484f-bf2c-1d1f80200cfe"&gt;1206&lt;/key&gt;&lt;/foreign-keys&gt;&lt;ref-type name="Journal Article"&gt;17&lt;/ref-type&gt;&lt;contributors&gt;&lt;authors&gt;&lt;author&gt;Greenberg, Saul&lt;/author&gt;&lt;author&gt;Godin, Theresa&lt;/author&gt;&lt;author&gt;Whittington, Jesse&lt;/author&gt;&lt;/authors&gt;&lt;/contributors&gt;&lt;titles&gt;&lt;title&gt;Design patterns for wildlife-related camera trap image analysis&lt;/title&gt;&lt;secondary-title&gt;Ecology and Evolution&lt;/secondary-title&gt;&lt;/titles&gt;&lt;periodical&gt;&lt;full-title&gt;Ecology and Evolution&lt;/full-title&gt;&lt;abbr-1&gt;Ecol. Evol.&lt;/abbr-1&gt;&lt;/periodical&gt;&lt;pages&gt;13706-13730&lt;/pages&gt;&lt;volume&gt;9&lt;/volume&gt;&lt;number&gt;24&lt;/number&gt;&lt;keywords&gt;&lt;keyword&gt;camera traps&lt;/keyword&gt;&lt;keyword&gt;data encoding and acquisition&lt;/keyword&gt;&lt;keyword&gt;design patterns&lt;/keyword&gt;&lt;keyword&gt;experience design&lt;/keyword&gt;&lt;keyword&gt;human–computer interaction&lt;/keyword&gt;&lt;keyword&gt;image inspection&lt;/keyword&gt;&lt;keyword&gt;tagging&lt;/keyword&gt;&lt;keyword&gt;wildlife monitoring&lt;/keyword&gt;&lt;/keywords&gt;&lt;dates&gt;&lt;year&gt;2019&lt;/year&gt;&lt;pub-dates&gt;&lt;date&gt;2019/12/01&lt;/date&gt;&lt;/pub-dates&gt;&lt;/dates&gt;&lt;publisher&gt;John Wiley &amp;amp; Sons, Ltd&lt;/publisher&gt;&lt;isbn&gt;2045-7758&lt;/isbn&gt;&lt;urls&gt;&lt;related-urls&gt;&lt;url&gt;https://doi.org/10.1002/ece3.5767&lt;/url&gt;&lt;/related-urls&gt;&lt;/urls&gt;&lt;electronic-resource-num&gt;https://doi.org/10.1002/ece3.5767&lt;/electronic-resource-num&gt;&lt;access-date&gt;2025/08/18&lt;/access-date&gt;&lt;/record&gt;&lt;/Cite&gt;&lt;/EndNote&gt;</w:instrText>
      </w:r>
      <w:r w:rsidR="7107D9C0">
        <w:fldChar w:fldCharType="separate"/>
      </w:r>
      <w:r w:rsidR="00E56BAB">
        <w:rPr>
          <w:noProof/>
        </w:rPr>
        <w:t>(Greenberg et al. 2019)</w:t>
      </w:r>
      <w:r w:rsidR="7107D9C0">
        <w:fldChar w:fldCharType="end"/>
      </w:r>
      <w:r w:rsidRPr="57260A84">
        <w:rPr>
          <w:lang w:val="en-US"/>
        </w:rPr>
        <w:t>.</w:t>
      </w:r>
      <w:r w:rsidR="62A8FAF3" w:rsidRPr="57260A84">
        <w:rPr>
          <w:lang w:val="en-US"/>
        </w:rPr>
        <w:t xml:space="preserve"> </w:t>
      </w:r>
      <w:r w:rsidR="09E9EF4F">
        <w:t xml:space="preserve">Detection data were </w:t>
      </w:r>
      <w:r w:rsidR="002A48F1">
        <w:t xml:space="preserve">discretized into </w:t>
      </w:r>
      <w:r w:rsidR="09E9EF4F">
        <w:t>monthly</w:t>
      </w:r>
      <w:r w:rsidR="002A48F1">
        <w:t xml:space="preserve"> bins</w:t>
      </w:r>
      <w:r w:rsidR="4E321BA1">
        <w:t xml:space="preserve">, treating each active camera-month as an independent Bernoulli trial </w:t>
      </w:r>
      <w:r w:rsidR="0093234C">
        <w:fldChar w:fldCharType="begin"/>
      </w:r>
      <w:r w:rsidR="00B5095E">
        <w:instrText xml:space="preserve"> ADDIN EN.CITE &lt;EndNote&gt;&lt;Cite&gt;&lt;Author&gt;Faraway&lt;/Author&gt;&lt;Year&gt;2016&lt;/Year&gt;&lt;RecNum&gt;2329&lt;/RecNum&gt;&lt;DisplayText&gt;(Faraway 2016)&lt;/DisplayText&gt;&lt;record&gt;&lt;rec-number&gt;2329&lt;/rec-number&gt;&lt;foreign-keys&gt;&lt;key app="EN" db-id="9tstv0xa32zvryewwazvzrxwse9ef0zfrtsx" timestamp="1780761693" guid="9b960b4a-9bcc-4aff-b7d9-618c0f6975e4"&gt;2329&lt;/key&gt;&lt;/foreign-keys&gt;&lt;ref-type name="Book"&gt;6&lt;/ref-type&gt;&lt;contributors&gt;&lt;authors&gt;&lt;author&gt;Faraway, Julian J.&lt;/author&gt;&lt;/authors&gt;&lt;/contributors&gt;&lt;titles&gt;&lt;title&gt;Extending the Linear Model with R&lt;/title&gt;&lt;/titles&gt;&lt;edition&gt;2nd&lt;/edition&gt;&lt;dates&gt;&lt;year&gt;2016&lt;/year&gt;&lt;/dates&gt;&lt;pub-location&gt;New York, NY&lt;/pub-location&gt;&lt;publisher&gt;Chapman and Hall&lt;/publisher&gt;&lt;urls&gt;&lt;related-urls&gt;&lt;url&gt;https://dx.doi.org/10.1201/9781315382722&lt;/url&gt;&lt;/related-urls&gt;&lt;/urls&gt;&lt;electronic-resource-num&gt;10.1201/9781315382722&lt;/electronic-resource-num&gt;&lt;/record&gt;&lt;/Cite&gt;&lt;/EndNote&gt;</w:instrText>
      </w:r>
      <w:r w:rsidR="0093234C">
        <w:fldChar w:fldCharType="separate"/>
      </w:r>
      <w:r w:rsidR="0093234C">
        <w:rPr>
          <w:noProof/>
        </w:rPr>
        <w:t>(Faraway 2016)</w:t>
      </w:r>
      <w:r w:rsidR="0093234C">
        <w:fldChar w:fldCharType="end"/>
      </w:r>
      <w:r w:rsidR="0093234C">
        <w:t xml:space="preserve"> </w:t>
      </w:r>
      <w:r w:rsidR="4E321BA1">
        <w:t xml:space="preserve">where a squirrel was either present </w:t>
      </w:r>
      <w:r w:rsidR="09E9EF4F">
        <w:t xml:space="preserve">(1) or </w:t>
      </w:r>
      <w:r w:rsidR="4E321BA1">
        <w:t>absent</w:t>
      </w:r>
      <w:r w:rsidR="09E9EF4F">
        <w:t xml:space="preserve"> (0</w:t>
      </w:r>
      <w:r w:rsidR="002A48F1">
        <w:t>)</w:t>
      </w:r>
      <w:r w:rsidR="00E57225">
        <w:t xml:space="preserve"> (</w:t>
      </w:r>
      <w:r w:rsidR="6F6038C6" w:rsidRPr="57260A84">
        <w:rPr>
          <w:lang w:val="en-US"/>
        </w:rPr>
        <w:t>S</w:t>
      </w:r>
      <w:r w:rsidRPr="57260A84">
        <w:rPr>
          <w:lang w:val="en-US"/>
        </w:rPr>
        <w:t xml:space="preserve">upporting Information: Fig. S1). </w:t>
      </w:r>
      <w:r w:rsidR="35FE2785" w:rsidRPr="57260A84">
        <w:rPr>
          <w:lang w:val="en-US"/>
        </w:rPr>
        <w:t>We</w:t>
      </w:r>
      <w:r w:rsidR="5C3B7CDD" w:rsidRPr="57260A84">
        <w:rPr>
          <w:lang w:val="en-US"/>
        </w:rPr>
        <w:t xml:space="preserve"> assumed that</w:t>
      </w:r>
      <w:r w:rsidR="09C47D8C" w:rsidRPr="57260A84">
        <w:rPr>
          <w:lang w:val="en-US"/>
        </w:rPr>
        <w:t xml:space="preserve"> </w:t>
      </w:r>
      <w:r w:rsidR="35FE2785" w:rsidRPr="57260A84">
        <w:rPr>
          <w:lang w:val="en-US"/>
        </w:rPr>
        <w:t xml:space="preserve">the </w:t>
      </w:r>
      <w:r w:rsidR="7CF7AB7E" w:rsidRPr="57260A84">
        <w:rPr>
          <w:lang w:val="en-US"/>
        </w:rPr>
        <w:t xml:space="preserve">proportion of months </w:t>
      </w:r>
      <w:r w:rsidR="707A9193" w:rsidRPr="57260A84">
        <w:rPr>
          <w:lang w:val="en-US"/>
        </w:rPr>
        <w:t>a site is occupied reflect</w:t>
      </w:r>
      <w:r w:rsidR="35FE2785" w:rsidRPr="57260A84">
        <w:rPr>
          <w:lang w:val="en-US"/>
        </w:rPr>
        <w:t>ed</w:t>
      </w:r>
      <w:r w:rsidR="707A9193" w:rsidRPr="57260A84">
        <w:rPr>
          <w:lang w:val="en-US"/>
        </w:rPr>
        <w:t xml:space="preserve"> </w:t>
      </w:r>
      <w:r w:rsidR="5C3B7CDD" w:rsidRPr="57260A84">
        <w:rPr>
          <w:lang w:val="en-US"/>
        </w:rPr>
        <w:t>habitat suitabilit</w:t>
      </w:r>
      <w:r w:rsidR="35FE2785" w:rsidRPr="57260A84">
        <w:rPr>
          <w:lang w:val="en-US"/>
        </w:rPr>
        <w:t xml:space="preserve">y for red squirrels, following expectations from habitat selection theory upheld even for a despotic species </w:t>
      </w:r>
      <w:r w:rsidR="0093234C">
        <w:rPr>
          <w:lang w:val="en-US"/>
        </w:rPr>
        <w:fldChar w:fldCharType="begin">
          <w:fldData xml:space="preserve">PEVuZE5vdGU+PENpdGU+PEF1dGhvcj5LZW5uZWR5PC9BdXRob3I+PFllYXI+MTk5MzwvWWVhcj48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=
</w:fldData>
        </w:fldChar>
      </w:r>
      <w:r w:rsidR="00E56BAB">
        <w:rPr>
          <w:lang w:val="en-US"/>
        </w:rPr>
        <w:instrText xml:space="preserve"> ADDIN EN.CITE </w:instrText>
      </w:r>
      <w:r w:rsidR="00E56BAB">
        <w:rPr>
          <w:lang w:val="en-US"/>
        </w:rPr>
        <w:fldChar w:fldCharType="begin">
          <w:fldData xml:space="preserve">PEVuZE5vdGU+PENpdGU+PEF1dGhvcj5LZW5uZWR5PC9BdXRob3I+PFllYXI+MTk5MzwvWWVhcj48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=
</w:fldData>
        </w:fldChar>
      </w:r>
      <w:r w:rsidR="00E56BAB">
        <w:rPr>
          <w:lang w:val="en-US"/>
        </w:rPr>
        <w:instrText xml:space="preserve"> ADDIN EN.CITE.DATA </w:instrText>
      </w:r>
      <w:r w:rsidR="00E56BAB">
        <w:rPr>
          <w:lang w:val="en-US"/>
        </w:rPr>
      </w:r>
      <w:r w:rsidR="00E56BAB">
        <w:rPr>
          <w:lang w:val="en-US"/>
        </w:rPr>
        <w:fldChar w:fldCharType="end"/>
      </w:r>
      <w:r w:rsidR="0093234C">
        <w:rPr>
          <w:lang w:val="en-US"/>
        </w:rPr>
      </w:r>
      <w:r w:rsidR="0093234C">
        <w:rPr>
          <w:lang w:val="en-US"/>
        </w:rPr>
        <w:fldChar w:fldCharType="separate"/>
      </w:r>
      <w:r w:rsidR="00E56BAB">
        <w:rPr>
          <w:noProof/>
          <w:lang w:val="en-US"/>
        </w:rPr>
        <w:t>(Kennedy and Gray 1993)</w:t>
      </w:r>
      <w:r w:rsidR="0093234C">
        <w:rPr>
          <w:lang w:val="en-US"/>
        </w:rPr>
        <w:fldChar w:fldCharType="end"/>
      </w:r>
      <w:r w:rsidR="707A9193" w:rsidRPr="57260A84">
        <w:rPr>
          <w:lang w:val="en-US"/>
        </w:rPr>
        <w:t xml:space="preserve">. </w:t>
      </w:r>
      <w:r w:rsidRPr="57260A84">
        <w:rPr>
          <w:lang w:val="en-US"/>
        </w:rPr>
        <w:t>We treated non-detections within a month as a true absence, given that an animal undetected on a lured trail site within a full month is very likely absent. This gives a</w:t>
      </w:r>
      <w:r w:rsidR="66E23B5B" w:rsidRPr="57260A84">
        <w:rPr>
          <w:lang w:val="en-US"/>
        </w:rPr>
        <w:t xml:space="preserve"> response</w:t>
      </w:r>
      <w:r w:rsidRPr="57260A84">
        <w:rPr>
          <w:lang w:val="en-US"/>
        </w:rPr>
        <w:t xml:space="preserve"> metric </w:t>
      </w:r>
      <w:r w:rsidR="66E23B5B" w:rsidRPr="57260A84">
        <w:rPr>
          <w:lang w:val="en-US"/>
        </w:rPr>
        <w:t xml:space="preserve">that is robust to differences in sampling effort, and which has </w:t>
      </w:r>
      <w:r w:rsidRPr="57260A84">
        <w:rPr>
          <w:lang w:val="en-US"/>
        </w:rPr>
        <w:t xml:space="preserve">more range and variability than occupancy models </w:t>
      </w:r>
      <w:r w:rsidR="7107D9C0">
        <w:fldChar w:fldCharType="begin">
          <w:fldData xml:space="preserve">PEVuZE5vdGU+PENpdGU+PEF1dGhvcj5NYWNLZW56aWU8L0F1dGhvcj48WWVhcj4yMDAyPC9ZZWFy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</w:fldData>
        </w:fldChar>
      </w:r>
      <w:r w:rsidR="00E56BAB">
        <w:instrText xml:space="preserve"> ADDIN EN.CITE </w:instrText>
      </w:r>
      <w:r w:rsidR="00E56BAB">
        <w:fldChar w:fldCharType="begin">
          <w:fldData xml:space="preserve">PEVuZE5vdGU+PENpdGU+PEF1dGhvcj5NYWNLZW56aWU8L0F1dGhvcj48WWVhcj4yMDAyPC9ZZWFy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</w:fldData>
        </w:fldChar>
      </w:r>
      <w:r w:rsidR="00E56BAB">
        <w:instrText xml:space="preserve"> ADDIN EN.CITE.DATA </w:instrText>
      </w:r>
      <w:r w:rsidR="00E56BAB">
        <w:fldChar w:fldCharType="end"/>
      </w:r>
      <w:r w:rsidR="7107D9C0">
        <w:fldChar w:fldCharType="separate"/>
      </w:r>
      <w:r w:rsidR="00E56BAB">
        <w:rPr>
          <w:noProof/>
        </w:rPr>
        <w:t>(MacKenzie et al. 2002)</w:t>
      </w:r>
      <w:r w:rsidR="7107D9C0">
        <w:fldChar w:fldCharType="end"/>
      </w:r>
      <w:r w:rsidRPr="57260A84">
        <w:rPr>
          <w:lang w:val="en-US"/>
        </w:rPr>
        <w:t xml:space="preserve"> </w:t>
      </w:r>
      <w:r w:rsidR="66E23B5B" w:rsidRPr="57260A84">
        <w:rPr>
          <w:lang w:val="en-US"/>
        </w:rPr>
        <w:t xml:space="preserve">that </w:t>
      </w:r>
      <w:r w:rsidRPr="57260A84">
        <w:rPr>
          <w:lang w:val="en-US"/>
        </w:rPr>
        <w:t>assume some zeros are error and rely on the assumption of closure</w:t>
      </w:r>
      <w:r w:rsidR="006E2880">
        <w:rPr>
          <w:lang w:val="en-US"/>
        </w:rPr>
        <w:t>,</w:t>
      </w:r>
      <w:r w:rsidRPr="57260A84">
        <w:rPr>
          <w:lang w:val="en-US"/>
        </w:rPr>
        <w:t xml:space="preserve"> which is surely violated </w:t>
      </w:r>
      <w:r w:rsidR="5F86C74D" w:rsidRPr="57260A84">
        <w:rPr>
          <w:lang w:val="en-US"/>
        </w:rPr>
        <w:t xml:space="preserve">for </w:t>
      </w:r>
      <w:r w:rsidRPr="57260A84">
        <w:rPr>
          <w:lang w:val="en-US"/>
        </w:rPr>
        <w:t xml:space="preserve">mobile mammals </w:t>
      </w:r>
      <w:r w:rsidR="7107D9C0">
        <w:fldChar w:fldCharType="begin"/>
      </w:r>
      <w:r w:rsidR="00E56BAB">
        <w:instrText xml:space="preserve"> ADDIN EN.CITE &lt;EndNote&gt;&lt;Cite&gt;&lt;Author&gt;Rota&lt;/Author&gt;&lt;Year&gt;2009&lt;/Year&gt;&lt;RecNum&gt;1482&lt;/RecNum&gt;&lt;DisplayText&gt;(Rota et al. 2009)&lt;/DisplayText&gt;&lt;record&gt;&lt;rec-number&gt;1482&lt;/rec-number&gt;&lt;foreign-keys&gt;&lt;key app="EN" db-id="9tstv0xa32zvryewwazvzrxwse9ef0zfrtsx" timestamp="1776286495" guid="18f06577-561d-4af2-bddd-d1f88cee2ec0"&gt;1482&lt;/key&gt;&lt;/foreign-keys&gt;&lt;ref-type name="Journal Article"&gt;17&lt;/ref-type&gt;&lt;contributors&gt;&lt;authors&gt;&lt;author&gt;Rota, Christopher T.&lt;/author&gt;&lt;author&gt;Fletcher Jr, Robert J.&lt;/author&gt;&lt;author&gt;Dorazio, Robert M.&lt;/author&gt;&lt;author&gt;Betts, Matthew G.&lt;/author&gt;&lt;/authors&gt;&lt;/contributors&gt;&lt;titles&gt;&lt;title&gt;Occupancy estimation and the closure assumption&lt;/title&gt;&lt;secondary-title&gt;Journal of Applied Ecology&lt;/secondary-title&gt;&lt;/titles&gt;&lt;periodical&gt;&lt;full-title&gt;Journal of Applied Ecology&lt;/full-title&gt;&lt;abbr-1&gt;J. Appl. Ecol.&lt;/abbr-1&gt;&lt;/periodical&gt;&lt;pages&gt;1173-1181&lt;/pages&gt;&lt;volume&gt;46&lt;/volume&gt;&lt;number&gt;6&lt;/number&gt;&lt;keywords&gt;&lt;keyword&gt;breeding birds&lt;/keyword&gt;&lt;keyword&gt;colonization&lt;/keyword&gt;&lt;keyword&gt;detection probability&lt;/keyword&gt;&lt;keyword&gt;dynamic models&lt;/keyword&gt;&lt;keyword&gt;extinction&lt;/keyword&gt;&lt;keyword&gt;metapopulation&lt;/keyword&gt;&lt;keyword&gt;point counts&lt;/keyword&gt;&lt;keyword&gt;removal models&lt;/keyword&gt;&lt;keyword&gt;robust design&lt;/keyword&gt;&lt;/keywords&gt;&lt;dates&gt;&lt;year&gt;2009&lt;/year&gt;&lt;pub-dates&gt;&lt;date&gt;2009/12/01&lt;/date&gt;&lt;/pub-dates&gt;&lt;/dates&gt;&lt;publisher&gt;John Wiley &amp;amp; Sons, Ltd&lt;/publisher&gt;&lt;isbn&gt;0021-8901&lt;/isbn&gt;&lt;urls&gt;&lt;related-urls&gt;&lt;url&gt;https://doi.org/10.1111/j.1365-2664.2009.01734.x&lt;/url&gt;&lt;/related-urls&gt;&lt;/urls&gt;&lt;electronic-resource-num&gt;https://doi.org/10.1111/j.1365-2664.2009.01734.x&lt;/electronic-resource-num&gt;&lt;access-date&gt;2025/08/18&lt;/access-date&gt;&lt;/record&gt;&lt;/Cite&gt;&lt;/EndNote&gt;</w:instrText>
      </w:r>
      <w:r w:rsidR="7107D9C0">
        <w:fldChar w:fldCharType="separate"/>
      </w:r>
      <w:r w:rsidR="00E56BAB">
        <w:rPr>
          <w:noProof/>
        </w:rPr>
        <w:t>(Rota et al. 2009)</w:t>
      </w:r>
      <w:r w:rsidR="7107D9C0">
        <w:fldChar w:fldCharType="end"/>
      </w:r>
      <w:r w:rsidRPr="57260A84">
        <w:rPr>
          <w:lang w:val="en-US"/>
        </w:rPr>
        <w:t>.</w:t>
      </w:r>
    </w:p>
    <w:p w14:paraId="06173CC2" w14:textId="77777777" w:rsidR="6A1BD101" w:rsidRDefault="6A1BD101" w:rsidP="7107D9C0">
      <w:pPr>
        <w:rPr>
          <w:b/>
          <w:bCs/>
          <w:i/>
          <w:iCs/>
        </w:rPr>
      </w:pPr>
      <w:r w:rsidRPr="7107D9C0">
        <w:rPr>
          <w:b/>
          <w:bCs/>
          <w:i/>
          <w:iCs/>
        </w:rPr>
        <w:t>Measuring landscape structure</w:t>
      </w:r>
    </w:p>
    <w:p w14:paraId="47BC6A2A" w14:textId="2E593FE7" w:rsidR="6A1BD101" w:rsidRDefault="00DB435E" w:rsidP="7107D9C0">
      <w:pPr>
        <w:ind w:firstLine="720"/>
      </w:pPr>
      <w:r>
        <w:rPr>
          <w:lang w:val="en-US"/>
        </w:rPr>
        <w:t xml:space="preserve">We broadly adopt a patch-landscape </w:t>
      </w:r>
      <w:r w:rsidR="007A1ABA">
        <w:rPr>
          <w:lang w:val="en-US"/>
        </w:rPr>
        <w:t xml:space="preserve">approach to understanding the influence of landscape structure on red squirrel occurrence at a given point in space, which is among the most common designs for camera trap studies </w:t>
      </w:r>
      <w:r w:rsidRPr="00DB435E">
        <w:fldChar w:fldCharType="begin">
          <w:fldData xml:space="preserve">PEVuZE5vdGU+PENpdGU+PEF1dGhvcj5Sb3Zlcm88L0F1dGhvcj48WWVhcj4yMDE2PC9ZZWFyPjxS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</w:fldData>
        </w:fldChar>
      </w:r>
      <w:r w:rsidRPr="00DB435E">
        <w:instrText xml:space="preserve"> ADDIN EN.CITE </w:instrText>
      </w:r>
      <w:r w:rsidRPr="00DB435E">
        <w:fldChar w:fldCharType="begin">
          <w:fldData xml:space="preserve">PEVuZE5vdGU+PENpdGU+PEF1dGhvcj5Sb3Zlcm88L0F1dGhvcj48WWVhcj4yMDE2PC9ZZWFyPjxS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</w:fldData>
        </w:fldChar>
      </w:r>
      <w:r w:rsidRPr="00DB435E">
        <w:instrText xml:space="preserve"> ADDIN EN.CITE.DATA </w:instrText>
      </w:r>
      <w:r w:rsidRPr="00DB435E">
        <w:fldChar w:fldCharType="end"/>
      </w:r>
      <w:r w:rsidRPr="00DB435E">
        <w:fldChar w:fldCharType="separate"/>
      </w:r>
      <w:r w:rsidRPr="00DB435E">
        <w:rPr>
          <w:noProof/>
        </w:rPr>
        <w:t>(Kelly 2008, Kays et al. 2009, Kucera and Barrett 2011, O'Connell et al. 2011, Trolliet et al. 2014, Burton et al. 2015, Rovero and Zimmermann 2016)</w:t>
      </w:r>
      <w:r w:rsidRPr="00DB435E">
        <w:fldChar w:fldCharType="end"/>
      </w:r>
      <w:r w:rsidRPr="00DB435E">
        <w:t xml:space="preserve">. </w:t>
      </w:r>
      <w:r w:rsidR="6A1BD101" w:rsidRPr="00DB435E">
        <w:rPr>
          <w:lang w:val="en-US"/>
        </w:rPr>
        <w:t xml:space="preserve">We </w:t>
      </w:r>
      <w:r w:rsidR="6A1BD101" w:rsidRPr="1D8D2BC4">
        <w:rPr>
          <w:lang w:val="en-US"/>
        </w:rPr>
        <w:t xml:space="preserve">used the Alberta Biodiversity Monitoring Institute (ABMI) 2021 Human Footprint Index dataset </w:t>
      </w:r>
      <w:r w:rsidR="6A1BD101">
        <w:fldChar w:fldCharType="begin"/>
      </w:r>
      <w:r w:rsidR="6A1BD101">
        <w:instrText xml:space="preserve"> ADDIN EN.CITE &lt;EndNote&gt;&lt;Cite ExcludeAuth="1" ExcludeYear="1"&gt;&lt;Author&gt;Institute&lt;/Author&gt;&lt;Year&gt;2023&lt;/Year&gt;&lt;RecNum&gt;1273&lt;/RecNum&gt;&lt;Prefix&gt;ABMI`, 2023&lt;/Prefix&gt;&lt;DisplayText&gt;(ABMI, 2023)&lt;/DisplayText&gt;&lt;record&gt;&lt;rec-number&gt;1273&lt;/rec-number&gt;&lt;foreign-keys&gt;&lt;key app="EN" db-id="9tstv0xa32zvryewwazvzrxwse9ef0zfrtsx" timestamp="1776286494" guid="5fdd8e8a-324e-43d5-be68-aff9dbbf9930"&gt;1273&lt;/key&gt;&lt;/foreign-keys&gt;&lt;ref-type name="Dataset"&gt;59&lt;/ref-type&gt;&lt;contributors&gt;&lt;authors&gt;&lt;author&gt;Alberta Biodiversity Monitoring Institute&lt;/author&gt;&lt;/authors&gt;&lt;/contributors&gt;&lt;titles&gt;&lt;title&gt;Wall-to-Wall Human Footprint Inventory - Year 2021&lt;/title&gt;&lt;/titles&gt;&lt;dates&gt;&lt;year&gt;2023&lt;/year&gt;&lt;/dates&gt;&lt;urls&gt;&lt;related-urls&gt;&lt;url&gt;https://abmi.ca/data-portal/46.html&lt;/url&gt;&lt;/related-urls&gt;&lt;/urls&gt;&lt;/record&gt;&lt;/Cite&gt;&lt;/EndNote&gt;</w:instrText>
      </w:r>
      <w:r w:rsidR="6A1BD101">
        <w:fldChar w:fldCharType="separate"/>
      </w:r>
      <w:r w:rsidR="6A1BD101" w:rsidRPr="1D8D2BC4">
        <w:rPr>
          <w:noProof/>
          <w:lang w:val="en-US"/>
        </w:rPr>
        <w:t>(ABMI, 2023)</w:t>
      </w:r>
      <w:r w:rsidR="6A1BD101">
        <w:fldChar w:fldCharType="end"/>
      </w:r>
      <w:r w:rsidR="6A1BD101" w:rsidRPr="1D8D2BC4">
        <w:rPr>
          <w:lang w:val="en-US"/>
        </w:rPr>
        <w:t xml:space="preserve"> to measure anthropogenic features across our study area, and the Satellite-Based Forest Inventory </w:t>
      </w:r>
      <w:r w:rsidR="6A1BD101">
        <w:fldChar w:fldCharType="begin"/>
      </w:r>
      <w:r w:rsidR="00E56BAB">
        <w:instrText xml:space="preserve"> ADDIN EN.CITE &lt;EndNote&gt;&lt;Cite&gt;&lt;Author&gt;Wulder&lt;/Author&gt;&lt;Year&gt;2024&lt;/Year&gt;&lt;RecNum&gt;1602&lt;/RecNum&gt;&lt;DisplayText&gt;(Wulder et al. 2024)&lt;/DisplayText&gt;&lt;record&gt;&lt;rec-number&gt;1602&lt;/rec-number&gt;&lt;foreign-keys&gt;&lt;key app="EN" db-id="9tstv0xa32zvryewwazvzrxwse9ef0zfrtsx" timestamp="1776286495" guid="60ceaac0-183c-46b4-a813-ef4ecc3ffc3c"&gt;1602&lt;/key&gt;&lt;/foreign-keys&gt;&lt;ref-type name="Journal Article"&gt;17&lt;/ref-type&gt;&lt;contributors&gt;&lt;authors&gt;&lt;author&gt;Wulder, Michael A.&lt;/author&gt;&lt;author&gt;Hermosilla, Txomin&lt;/author&gt;&lt;author&gt;White, Joanne C.&lt;/author&gt;&lt;author&gt;Bater, Christopher W.&lt;/author&gt;&lt;author&gt;Hobart, Geordie&lt;/author&gt;&lt;author&gt;Bronson, Spencer C.&lt;/author&gt;&lt;/authors&gt;&lt;/contributors&gt;&lt;titles&gt;&lt;title&gt;Development and implementation of a stand-level satellite-based forest inventory for Canada&lt;/title&gt;&lt;secondary-title&gt;Forestry: An International Journal of Forest Research&lt;/secondary-title&gt;&lt;/titles&gt;&lt;periodical&gt;&lt;full-title&gt;Forestry: An International Journal of Forest Research&lt;/full-title&gt;&lt;/periodical&gt;&lt;pages&gt;546-563&lt;/pages&gt;&lt;volume&gt;97&lt;/volume&gt;&lt;number&gt;4&lt;/number&gt;&lt;dates&gt;&lt;year&gt;2024&lt;/year&gt;&lt;/dates&gt;&lt;isbn&gt;0015-752X&lt;/isbn&gt;&lt;urls&gt;&lt;related-urls&gt;&lt;url&gt;https://doi.org/10.1093/forestry/cpad065&lt;/url&gt;&lt;/related-urls&gt;&lt;/urls&gt;&lt;electronic-resource-num&gt;10.1093/forestry/cpad065&lt;/electronic-resource-num&gt;&lt;access-date&gt;8/18/2025&lt;/access-date&gt;&lt;/record&gt;&lt;/Cite&gt;&lt;/EndNote&gt;</w:instrText>
      </w:r>
      <w:r w:rsidR="6A1BD101">
        <w:fldChar w:fldCharType="separate"/>
      </w:r>
      <w:r w:rsidR="00E56BAB">
        <w:rPr>
          <w:noProof/>
        </w:rPr>
        <w:t>(Wulder et al. 2024)</w:t>
      </w:r>
      <w:r w:rsidR="6A1BD101">
        <w:fldChar w:fldCharType="end"/>
      </w:r>
      <w:r w:rsidR="6A1BD101" w:rsidRPr="1D8D2BC4">
        <w:rPr>
          <w:lang w:val="en-US"/>
        </w:rPr>
        <w:t xml:space="preserve"> to measure forest structure, vegetative land cover, and fire disturbance. To characterize landscape structure, we derived habitat variables describing </w:t>
      </w:r>
      <w:r w:rsidR="6A1BD101" w:rsidRPr="1D8D2BC4">
        <w:rPr>
          <w:lang w:val="en-US"/>
        </w:rPr>
        <w:lastRenderedPageBreak/>
        <w:t xml:space="preserve">anthropogenic and natural features surrounding each camera site (defined below) which we hypothesized </w:t>
      </w:r>
      <w:r w:rsidR="6A1BD101" w:rsidRPr="1D8D2BC4">
        <w:rPr>
          <w:i/>
          <w:iCs/>
          <w:lang w:val="en-US"/>
        </w:rPr>
        <w:t xml:space="preserve">a priori </w:t>
      </w:r>
      <w:r w:rsidR="6A1BD101" w:rsidRPr="1D8D2BC4">
        <w:rPr>
          <w:lang w:val="en-US"/>
        </w:rPr>
        <w:t xml:space="preserve">to be ecologically related to red squirrel </w:t>
      </w:r>
      <w:r w:rsidR="57718843" w:rsidRPr="1D8D2BC4">
        <w:rPr>
          <w:lang w:val="en-US"/>
        </w:rPr>
        <w:t>monthly occurrence</w:t>
      </w:r>
      <w:r w:rsidR="6A1BD101" w:rsidRPr="1D8D2BC4">
        <w:rPr>
          <w:lang w:val="en-US"/>
        </w:rPr>
        <w:t xml:space="preserve"> (Supporting Information: Table S1).</w:t>
      </w:r>
      <w:r w:rsidR="00D458BF" w:rsidRPr="1D8D2BC4">
        <w:rPr>
          <w:lang w:val="en-US"/>
        </w:rPr>
        <w:t xml:space="preserve"> </w:t>
      </w:r>
      <w:r w:rsidR="5A055533" w:rsidRPr="1D8D2BC4">
        <w:rPr>
          <w:lang w:val="en-US"/>
        </w:rPr>
        <w:t xml:space="preserve">To </w:t>
      </w:r>
      <w:r w:rsidR="00272244" w:rsidRPr="1D8D2BC4">
        <w:rPr>
          <w:lang w:val="en-US"/>
        </w:rPr>
        <w:t>account for</w:t>
      </w:r>
      <w:r w:rsidR="5A055533" w:rsidRPr="1D8D2BC4">
        <w:rPr>
          <w:lang w:val="en-US"/>
        </w:rPr>
        <w:t xml:space="preserve"> local variation in </w:t>
      </w:r>
      <w:r w:rsidR="00272244" w:rsidRPr="1D8D2BC4">
        <w:rPr>
          <w:lang w:val="en-US"/>
        </w:rPr>
        <w:t xml:space="preserve">natural </w:t>
      </w:r>
      <w:r w:rsidR="5A055533" w:rsidRPr="1D8D2BC4">
        <w:rPr>
          <w:lang w:val="en-US"/>
        </w:rPr>
        <w:t>habitat suitability</w:t>
      </w:r>
      <w:r w:rsidR="00272244" w:rsidRPr="1D8D2BC4">
        <w:rPr>
          <w:lang w:val="en-US"/>
        </w:rPr>
        <w:t xml:space="preserve"> in our analyses</w:t>
      </w:r>
      <w:r w:rsidR="5A055533" w:rsidRPr="1D8D2BC4">
        <w:rPr>
          <w:lang w:val="en-US"/>
        </w:rPr>
        <w:t>, we</w:t>
      </w:r>
      <w:r w:rsidR="6A1BD101" w:rsidRPr="1D8D2BC4">
        <w:rPr>
          <w:lang w:val="en-US"/>
        </w:rPr>
        <w:t xml:space="preserve"> </w:t>
      </w:r>
      <w:r w:rsidR="263E3777" w:rsidRPr="1D8D2BC4">
        <w:rPr>
          <w:lang w:val="en-US"/>
        </w:rPr>
        <w:t>calculated</w:t>
      </w:r>
      <w:r w:rsidR="537ABA5D" w:rsidRPr="1D8D2BC4">
        <w:rPr>
          <w:lang w:val="en-US"/>
        </w:rPr>
        <w:t xml:space="preserve"> </w:t>
      </w:r>
      <w:r w:rsidR="3950FA29" w:rsidRPr="1D8D2BC4">
        <w:rPr>
          <w:lang w:val="en-US"/>
        </w:rPr>
        <w:t xml:space="preserve">the composition </w:t>
      </w:r>
      <w:r w:rsidR="263E3777" w:rsidRPr="1D8D2BC4">
        <w:rPr>
          <w:lang w:val="en-US"/>
        </w:rPr>
        <w:t>of natural features</w:t>
      </w:r>
      <w:r w:rsidR="6A1BD101" w:rsidRPr="1D8D2BC4">
        <w:rPr>
          <w:lang w:val="en-US"/>
        </w:rPr>
        <w:t xml:space="preserve"> using circular buffers of 100</w:t>
      </w:r>
      <w:r w:rsidR="002A48F1">
        <w:rPr>
          <w:lang w:val="en-US"/>
        </w:rPr>
        <w:t>-</w:t>
      </w:r>
      <w:r w:rsidR="6A1BD101" w:rsidRPr="1D8D2BC4">
        <w:rPr>
          <w:lang w:val="en-US"/>
        </w:rPr>
        <w:t>m</w:t>
      </w:r>
      <w:r w:rsidR="002A48F1">
        <w:rPr>
          <w:lang w:val="en-US"/>
        </w:rPr>
        <w:t xml:space="preserve"> radii</w:t>
      </w:r>
      <w:r w:rsidR="0D563C1C" w:rsidRPr="1D8D2BC4">
        <w:rPr>
          <w:lang w:val="en-US"/>
        </w:rPr>
        <w:t xml:space="preserve"> </w:t>
      </w:r>
      <w:r w:rsidR="00833180" w:rsidRPr="1D8D2BC4">
        <w:rPr>
          <w:lang w:val="en-US"/>
        </w:rPr>
        <w:t>that</w:t>
      </w:r>
      <w:r w:rsidR="0D563C1C" w:rsidRPr="1D8D2BC4">
        <w:rPr>
          <w:lang w:val="en-US"/>
        </w:rPr>
        <w:t xml:space="preserve"> align with </w:t>
      </w:r>
      <w:r w:rsidR="3950FA29" w:rsidRPr="1D8D2BC4">
        <w:rPr>
          <w:lang w:val="en-US"/>
        </w:rPr>
        <w:t xml:space="preserve">the </w:t>
      </w:r>
      <w:r w:rsidR="0D563C1C" w:rsidRPr="1D8D2BC4">
        <w:rPr>
          <w:lang w:val="en-US"/>
        </w:rPr>
        <w:t>small home ranges</w:t>
      </w:r>
      <w:r w:rsidR="3950FA29" w:rsidRPr="1D8D2BC4">
        <w:rPr>
          <w:lang w:val="en-US"/>
        </w:rPr>
        <w:t xml:space="preserve"> of </w:t>
      </w:r>
      <w:r w:rsidR="0D563C1C" w:rsidRPr="1D8D2BC4">
        <w:rPr>
          <w:lang w:val="en-US"/>
        </w:rPr>
        <w:t>red squirrels</w:t>
      </w:r>
      <w:r w:rsidR="0093234C" w:rsidRPr="1D8D2BC4">
        <w:rPr>
          <w:lang w:val="en-US"/>
        </w:rPr>
        <w:t xml:space="preserve"> </w:t>
      </w:r>
      <w:r w:rsidR="6A1BD101" w:rsidRPr="1D8D2BC4">
        <w:rPr>
          <w:lang w:val="en-US"/>
        </w:rPr>
        <w:fldChar w:fldCharType="begin"/>
      </w:r>
      <w:r w:rsidR="00E56BAB">
        <w:rPr>
          <w:lang w:val="en-US"/>
        </w:rPr>
        <w:instrText xml:space="preserve"> ADDIN EN.CITE &lt;EndNote&gt;&lt;Cite&gt;&lt;Author&gt;Rusch&lt;/Author&gt;&lt;Year&gt;1978&lt;/Year&gt;&lt;RecNum&gt;1486&lt;/RecNum&gt;&lt;DisplayText&gt;(Rusch and Reeder 1978, Munroe et al. 2009)&lt;/DisplayText&gt;&lt;record&gt;&lt;rec-number&gt;1486&lt;/rec-number&gt;&lt;foreign-keys&gt;&lt;key app="EN" db-id="9tstv0xa32zvryewwazvzrxwse9ef0zfrtsx" timestamp="1776286495" guid="0281207d-d159-4d5f-a93e-a7b93c302da1"&gt;1486&lt;/key&gt;&lt;/foreign-keys&gt;&lt;ref-type name="Journal Article"&gt;17&lt;/ref-type&gt;&lt;contributors&gt;&lt;authors&gt;&lt;author&gt;Rusch, Doris A.&lt;/author&gt;&lt;author&gt;Reeder, William G.&lt;/author&gt;&lt;/authors&gt;&lt;/contributors&gt;&lt;titles&gt;&lt;title&gt;Population Ecology of Alberta Red Squirrels&lt;/title&gt;&lt;secondary-title&gt;Ecology&lt;/secondary-title&gt;&lt;/titles&gt;&lt;periodical&gt;&lt;full-title&gt;Ecology&lt;/full-title&gt;&lt;abbr-1&gt;Ecology&lt;/abbr-1&gt;&lt;/periodical&gt;&lt;pages&gt;400-420&lt;/pages&gt;&lt;volume&gt;59&lt;/volume&gt;&lt;number&gt;2&lt;/number&gt;&lt;dates&gt;&lt;year&gt;1978&lt;/year&gt;&lt;/dates&gt;&lt;isbn&gt;0012-9658&lt;/isbn&gt;&lt;urls&gt;&lt;related-urls&gt;&lt;url&gt;https://esajournals.onlinelibrary.wiley.com/doi/abs/10.2307/1936382&lt;/url&gt;&lt;/related-urls&gt;&lt;/urls&gt;&lt;electronic-resource-num&gt;https://doi.org/10.2307/1936382&lt;/electronic-resource-num&gt;&lt;/record&gt;&lt;/Cite&gt;&lt;Cite&gt;&lt;Author&gt;Munroe&lt;/Author&gt;&lt;Year&gt;2009&lt;/Year&gt;&lt;RecNum&gt;1400&lt;/RecNum&gt;&lt;record&gt;&lt;rec-number&gt;1400&lt;/rec-number&gt;&lt;foreign-keys&gt;&lt;key app="EN" db-id="9tstv0xa32zvryewwazvzrxwse9ef0zfrtsx" timestamp="1776286495" guid="80cbb207-a7a0-44ef-87c4-8008d779713f"&gt;1400&lt;/key&gt;&lt;/foreign-keys&gt;&lt;ref-type name="Book Section"&gt;5&lt;/ref-type&gt;&lt;contributors&gt;&lt;authors&gt;&lt;author&gt;Munroe, Karen E.;&lt;/author&gt;&lt;author&gt;Koprowski, John L.;&lt;/author&gt;&lt;author&gt;Greer, Vicki L.&lt;/author&gt;&lt;/authors&gt;&lt;secondary-authors&gt;&lt;author&gt;Sanderson, H. Reed;&lt;/author&gt;&lt;author&gt;Koprowski, John L.&lt;/author&gt;&lt;/secondary-authors&gt;&lt;/contributors&gt;&lt;titles&gt;&lt;title&gt;Reproductive Ecology and Home Range Size of Red Squirrels&lt;/title&gt;&lt;secondary-title&gt;The Last Refuge of the Mt. Graham Red Squirrel&lt;/secondary-title&gt;&lt;/titles&gt;&lt;section&gt;20&lt;/section&gt;&lt;dates&gt;&lt;year&gt;2009&lt;/year&gt;&lt;/dates&gt;&lt;pub-location&gt;Tuscon, Arizona&lt;/pub-location&gt;&lt;publisher&gt;University of Arizona Press&lt;/publisher&gt;&lt;urls&gt;&lt;/urls&gt;&lt;/record&gt;&lt;/Cite&gt;&lt;/EndNote&gt;</w:instrText>
      </w:r>
      <w:r w:rsidR="6A1BD101" w:rsidRPr="1D8D2BC4">
        <w:rPr>
          <w:lang w:val="en-US"/>
        </w:rPr>
        <w:fldChar w:fldCharType="separate"/>
      </w:r>
      <w:r w:rsidR="00E56BAB">
        <w:rPr>
          <w:noProof/>
          <w:lang w:val="en-US"/>
        </w:rPr>
        <w:t>(Rusch and Reeder 1978, Munroe et al. 2009)</w:t>
      </w:r>
      <w:r w:rsidR="6A1BD101" w:rsidRPr="1D8D2BC4">
        <w:rPr>
          <w:lang w:val="en-US"/>
        </w:rPr>
        <w:fldChar w:fldCharType="end"/>
      </w:r>
      <w:r w:rsidR="0D563C1C" w:rsidRPr="1D8D2BC4">
        <w:rPr>
          <w:lang w:val="en-US"/>
        </w:rPr>
        <w:t>.</w:t>
      </w:r>
      <w:r w:rsidR="6A1BD101" w:rsidRPr="1D8D2BC4">
        <w:rPr>
          <w:lang w:val="en-US"/>
        </w:rPr>
        <w:t xml:space="preserve"> </w:t>
      </w:r>
      <w:r w:rsidR="76DDA0CF" w:rsidRPr="1D8D2BC4">
        <w:rPr>
          <w:lang w:val="en-US"/>
        </w:rPr>
        <w:t xml:space="preserve">To </w:t>
      </w:r>
      <w:r w:rsidR="002A48F1">
        <w:rPr>
          <w:lang w:val="en-US"/>
        </w:rPr>
        <w:t xml:space="preserve">quantify the “ecological neighbourhood” </w:t>
      </w:r>
      <w:r w:rsidR="002A48F1" w:rsidRPr="007A1ABA">
        <w:rPr>
          <w:i/>
          <w:iCs/>
          <w:lang w:val="en-US"/>
        </w:rPr>
        <w:t>sensu</w:t>
      </w:r>
      <w:r w:rsidR="002A48F1">
        <w:rPr>
          <w:lang w:val="en-US"/>
        </w:rPr>
        <w:t xml:space="preserve"> </w:t>
      </w:r>
      <w:r w:rsidR="002A48F1">
        <w:rPr>
          <w:lang w:val="en-US"/>
        </w:rPr>
        <w:fldChar w:fldCharType="begin"/>
      </w:r>
      <w:r w:rsidR="00E56BAB">
        <w:rPr>
          <w:lang w:val="en-US"/>
        </w:rPr>
        <w:instrText xml:space="preserve"> ADDIN EN.CITE &lt;EndNote&gt;&lt;Cite AuthorYear="1"&gt;&lt;Author&gt;Addicott&lt;/Author&gt;&lt;Year&gt;1987&lt;/Year&gt;&lt;RecNum&gt;583&lt;/RecNum&gt;&lt;DisplayText&gt;Addicott et al. (1987)&lt;/DisplayText&gt;&lt;record&gt;&lt;rec-number&gt;583&lt;/rec-number&gt;&lt;foreign-keys&gt;&lt;key app="EN" db-id="zttw0f50sp2daeezft0vvrfdzpdzpw95p2rp" timestamp="1594740670"&gt;583&lt;/key&gt;&lt;/foreign-keys&gt;&lt;ref-type name="Journal Article"&gt;17&lt;/ref-type&gt;&lt;contributors&gt;&lt;authors&gt;&lt;author&gt;Addicott, John F&lt;/author&gt;&lt;author&gt;Aho, John M&lt;/author&gt;&lt;author&gt;Antolin, Michael F&lt;/author&gt;&lt;author&gt;Padilla, Dianna K&lt;/author&gt;&lt;author&gt;Richardson, John S&lt;/author&gt;&lt;author&gt;Soluk, Daniel A&lt;/author&gt;&lt;/authors&gt;&lt;/contributors&gt;&lt;titles&gt;&lt;title&gt;Ecological neighborhoods: scaling environmental patterns&lt;/title&gt;&lt;secondary-title&gt;Oikos&lt;/secondary-title&gt;&lt;/titles&gt;&lt;periodical&gt;&lt;full-title&gt;Oikos&lt;/full-title&gt;&lt;/periodical&gt;&lt;pages&gt;340-346&lt;/pages&gt;&lt;dates&gt;&lt;year&gt;1987&lt;/year&gt;&lt;/dates&gt;&lt;isbn&gt;0030-1299&lt;/isbn&gt;&lt;urls&gt;&lt;/urls&gt;&lt;/record&gt;&lt;/Cite&gt;&lt;/EndNote&gt;</w:instrText>
      </w:r>
      <w:r w:rsidR="002A48F1">
        <w:rPr>
          <w:lang w:val="en-US"/>
        </w:rPr>
        <w:fldChar w:fldCharType="separate"/>
      </w:r>
      <w:r w:rsidR="00E56BAB">
        <w:rPr>
          <w:noProof/>
          <w:lang w:val="en-US"/>
        </w:rPr>
        <w:t>Addicott et al. (1987)</w:t>
      </w:r>
      <w:r w:rsidR="002A48F1">
        <w:rPr>
          <w:lang w:val="en-US"/>
        </w:rPr>
        <w:fldChar w:fldCharType="end"/>
      </w:r>
      <w:r w:rsidR="009D65C2" w:rsidRPr="1D8D2BC4">
        <w:rPr>
          <w:lang w:val="en-US"/>
        </w:rPr>
        <w:t xml:space="preserve"> and investigate</w:t>
      </w:r>
      <w:r w:rsidR="76DDA0CF" w:rsidRPr="1D8D2BC4">
        <w:rPr>
          <w:lang w:val="en-US"/>
        </w:rPr>
        <w:t xml:space="preserve"> the effects of composition and configuration of </w:t>
      </w:r>
      <w:r w:rsidR="009D65C2" w:rsidRPr="1D8D2BC4">
        <w:rPr>
          <w:lang w:val="en-US"/>
        </w:rPr>
        <w:t>industrial</w:t>
      </w:r>
      <w:r w:rsidR="76DDA0CF" w:rsidRPr="1D8D2BC4">
        <w:rPr>
          <w:lang w:val="en-US"/>
        </w:rPr>
        <w:t xml:space="preserve"> features</w:t>
      </w:r>
      <w:r w:rsidR="002A48F1">
        <w:rPr>
          <w:lang w:val="en-US"/>
        </w:rPr>
        <w:t xml:space="preserve"> </w:t>
      </w:r>
      <w:r w:rsidR="002A48F1" w:rsidRPr="1D8D2BC4">
        <w:rPr>
          <w:lang w:val="en-US"/>
        </w:rPr>
        <w:t>beyond the site level</w:t>
      </w:r>
      <w:r w:rsidR="76DDA0CF" w:rsidRPr="1D8D2BC4">
        <w:rPr>
          <w:lang w:val="en-US"/>
        </w:rPr>
        <w:t xml:space="preserve">, we extracted covariates using </w:t>
      </w:r>
      <w:r w:rsidR="6EDF4FB0" w:rsidRPr="1D8D2BC4">
        <w:rPr>
          <w:lang w:val="en-US"/>
        </w:rPr>
        <w:t xml:space="preserve">ten </w:t>
      </w:r>
      <w:r w:rsidR="3008009A" w:rsidRPr="1D8D2BC4">
        <w:rPr>
          <w:lang w:val="en-US"/>
        </w:rPr>
        <w:t>concentric circular buffers (</w:t>
      </w:r>
      <w:r w:rsidR="13F344CA" w:rsidRPr="1D8D2BC4">
        <w:rPr>
          <w:lang w:val="en-US"/>
        </w:rPr>
        <w:t>1000</w:t>
      </w:r>
      <w:r w:rsidR="6A1BD101" w:rsidRPr="1D8D2BC4">
        <w:rPr>
          <w:lang w:val="en-US"/>
        </w:rPr>
        <w:t>–5000</w:t>
      </w:r>
      <w:r w:rsidR="005917E0" w:rsidRPr="1D8D2BC4">
        <w:rPr>
          <w:lang w:val="en-US"/>
        </w:rPr>
        <w:t xml:space="preserve"> </w:t>
      </w:r>
      <w:r w:rsidR="6A1BD101" w:rsidRPr="1D8D2BC4">
        <w:rPr>
          <w:lang w:val="en-US"/>
        </w:rPr>
        <w:t xml:space="preserve">m radii increasing by </w:t>
      </w:r>
      <w:r w:rsidR="6AFF0B66" w:rsidRPr="1D8D2BC4">
        <w:rPr>
          <w:lang w:val="en-US"/>
        </w:rPr>
        <w:t>50</w:t>
      </w:r>
      <w:r w:rsidR="6A1BD101" w:rsidRPr="1D8D2BC4">
        <w:rPr>
          <w:lang w:val="en-US"/>
        </w:rPr>
        <w:t>0</w:t>
      </w:r>
      <w:r w:rsidR="005917E0" w:rsidRPr="1D8D2BC4">
        <w:rPr>
          <w:lang w:val="en-US"/>
        </w:rPr>
        <w:t xml:space="preserve"> </w:t>
      </w:r>
      <w:r w:rsidR="6A1BD101" w:rsidRPr="1D8D2BC4">
        <w:rPr>
          <w:lang w:val="en-US"/>
        </w:rPr>
        <w:t>m</w:t>
      </w:r>
      <w:r w:rsidR="39BAE8F9" w:rsidRPr="1D8D2BC4">
        <w:rPr>
          <w:lang w:val="en-US"/>
        </w:rPr>
        <w:t>)</w:t>
      </w:r>
      <w:r w:rsidR="009D65C2" w:rsidRPr="1D8D2BC4">
        <w:rPr>
          <w:lang w:val="en-US"/>
        </w:rPr>
        <w:t xml:space="preserve">. </w:t>
      </w:r>
      <w:r w:rsidR="02134A5E" w:rsidRPr="1D8D2BC4">
        <w:rPr>
          <w:lang w:val="en-US"/>
        </w:rPr>
        <w:t>Composition covariates</w:t>
      </w:r>
      <w:r w:rsidR="6A1BD101" w:rsidRPr="1D8D2BC4">
        <w:rPr>
          <w:lang w:val="en-US"/>
        </w:rPr>
        <w:t xml:space="preserve">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Supporting Information: Table S1). As a representation of total disturbance amount, we</w:t>
      </w:r>
      <w:r w:rsidR="00511651" w:rsidRPr="1D8D2BC4">
        <w:rPr>
          <w:lang w:val="en-US"/>
        </w:rPr>
        <w:t xml:space="preserve"> also</w:t>
      </w:r>
      <w:r w:rsidR="6A1BD101" w:rsidRPr="1D8D2BC4">
        <w:rPr>
          <w:lang w:val="en-US"/>
        </w:rPr>
        <w:t xml:space="preserve"> calculated the </w:t>
      </w:r>
      <w:r w:rsidR="00F11BE7" w:rsidRPr="1D8D2BC4">
        <w:rPr>
          <w:lang w:val="en-US"/>
        </w:rPr>
        <w:t xml:space="preserve">cumulative industrial footprint </w:t>
      </w:r>
      <w:r w:rsidR="6A1BD101" w:rsidRPr="1D8D2BC4">
        <w:rPr>
          <w:lang w:val="en-US"/>
        </w:rPr>
        <w:t xml:space="preserve">at each camera location, as the sum of proportion of area covered by all anthropogenic disturbances </w:t>
      </w:r>
      <w:r w:rsidR="6A1BD101">
        <w:fldChar w:fldCharType="begin">
          <w:fldData xml:space="preserve">PEVuZE5vdGU+PENpdGU+PEF1dGhvcj5CYXluZTwvQXV0aG9yPjxZZWFyPjIwMjE8L1llYXI+PFJl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==
</w:fldData>
        </w:fldChar>
      </w:r>
      <w:r w:rsidR="00E56BAB">
        <w:instrText xml:space="preserve"> ADDIN EN.CITE </w:instrText>
      </w:r>
      <w:r w:rsidR="00E56BAB">
        <w:fldChar w:fldCharType="begin">
          <w:fldData xml:space="preserve">PEVuZE5vdGU+PENpdGU+PEF1dGhvcj5CYXluZTwvQXV0aG9yPjxZZWFyPjIwMjE8L1llYXI+PFJl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==
</w:fldData>
        </w:fldChar>
      </w:r>
      <w:r w:rsidR="00E56BAB">
        <w:instrText xml:space="preserve"> ADDIN EN.CITE.DATA </w:instrText>
      </w:r>
      <w:r w:rsidR="00E56BAB">
        <w:fldChar w:fldCharType="end"/>
      </w:r>
      <w:r w:rsidR="6A1BD101">
        <w:fldChar w:fldCharType="separate"/>
      </w:r>
      <w:r w:rsidR="00E56BAB">
        <w:rPr>
          <w:noProof/>
        </w:rPr>
        <w:t>(following Bayne et al. 2021)</w:t>
      </w:r>
      <w:r w:rsidR="6A1BD101">
        <w:fldChar w:fldCharType="end"/>
      </w:r>
      <w:r w:rsidR="6A1BD101" w:rsidRPr="1D8D2BC4">
        <w:rPr>
          <w:lang w:val="en-US"/>
        </w:rPr>
        <w:t xml:space="preserve">. To measure landscape </w:t>
      </w:r>
      <w:r w:rsidR="00511651" w:rsidRPr="1D8D2BC4">
        <w:rPr>
          <w:lang w:val="en-US"/>
        </w:rPr>
        <w:t xml:space="preserve">fragmentation (i.e., </w:t>
      </w:r>
      <w:r w:rsidR="006E2880" w:rsidRPr="1D8D2BC4">
        <w:rPr>
          <w:lang w:val="en-US"/>
        </w:rPr>
        <w:t xml:space="preserve">configuration of </w:t>
      </w:r>
      <w:r w:rsidR="00511651" w:rsidRPr="1D8D2BC4">
        <w:rPr>
          <w:lang w:val="en-US"/>
        </w:rPr>
        <w:t>industrial feature</w:t>
      </w:r>
      <w:r w:rsidR="006E2880" w:rsidRPr="1D8D2BC4">
        <w:rPr>
          <w:lang w:val="en-US"/>
        </w:rPr>
        <w:t>s</w:t>
      </w:r>
      <w:r w:rsidR="00511651" w:rsidRPr="1D8D2BC4">
        <w:rPr>
          <w:lang w:val="en-US"/>
        </w:rPr>
        <w:t>)</w:t>
      </w:r>
      <w:r w:rsidR="6A1BD101" w:rsidRPr="1D8D2BC4">
        <w:rPr>
          <w:lang w:val="en-US"/>
        </w:rPr>
        <w:t xml:space="preserve">, we rasterized the Human Footprint Index </w:t>
      </w:r>
      <w:r w:rsidR="00511651" w:rsidRPr="1D8D2BC4">
        <w:rPr>
          <w:lang w:val="en-US"/>
        </w:rPr>
        <w:t xml:space="preserve">and </w:t>
      </w:r>
      <w:r w:rsidR="6A1BD101" w:rsidRPr="1D8D2BC4">
        <w:rPr>
          <w:lang w:val="en-US"/>
        </w:rPr>
        <w:t xml:space="preserve">the Satellite Based Forest Inventory landcover types at a five-meter resolution and extracted four metrics which we hypothesized to correspond to potential mechanisms through which landscape structure affects red squirrel distribution (Supporting Information: Table S1). Our configuration metrics included </w:t>
      </w:r>
      <w:r w:rsidR="6A1BD101" w:rsidRPr="1D8D2BC4">
        <w:rPr>
          <w:i/>
          <w:iCs/>
          <w:lang w:val="en-US"/>
        </w:rPr>
        <w:t>edge density</w:t>
      </w:r>
      <w:r w:rsidR="6A1BD101" w:rsidRPr="1D8D2BC4">
        <w:rPr>
          <w:lang w:val="en-US"/>
        </w:rPr>
        <w:t>, representing the total length of patch edges created by anthropogenic features</w:t>
      </w:r>
      <w:r w:rsidR="002A48F1">
        <w:rPr>
          <w:lang w:val="en-US"/>
        </w:rPr>
        <w:t>;</w:t>
      </w:r>
      <w:r w:rsidR="6A1BD101" w:rsidRPr="1D8D2BC4">
        <w:rPr>
          <w:lang w:val="en-US"/>
        </w:rPr>
        <w:t xml:space="preserve"> </w:t>
      </w:r>
      <w:r w:rsidR="6A1BD101" w:rsidRPr="1D8D2BC4">
        <w:rPr>
          <w:i/>
          <w:iCs/>
          <w:lang w:val="en-US"/>
        </w:rPr>
        <w:t>effective mesh size</w:t>
      </w:r>
      <w:r w:rsidR="6A1BD101" w:rsidRPr="1D8D2BC4">
        <w:rPr>
          <w:lang w:val="en-US"/>
        </w:rPr>
        <w:t>, representing the average size of habitat patches and degree of fragmentation</w:t>
      </w:r>
      <w:r w:rsidR="002A48F1">
        <w:rPr>
          <w:lang w:val="en-US"/>
        </w:rPr>
        <w:t>;</w:t>
      </w:r>
      <w:r w:rsidR="6A1BD101" w:rsidRPr="1D8D2BC4">
        <w:rPr>
          <w:lang w:val="en-US"/>
        </w:rPr>
        <w:t xml:space="preserve"> </w:t>
      </w:r>
      <w:r w:rsidR="6A1BD101" w:rsidRPr="1D8D2BC4">
        <w:rPr>
          <w:i/>
          <w:iCs/>
          <w:lang w:val="en-US"/>
        </w:rPr>
        <w:t>cohesion</w:t>
      </w:r>
      <w:r w:rsidR="6A1BD101" w:rsidRPr="1D8D2BC4">
        <w:rPr>
          <w:lang w:val="en-US"/>
        </w:rPr>
        <w:t xml:space="preserve">, representing the connectivity and dispersal potential of natural habitat patches </w:t>
      </w:r>
      <w:r w:rsidR="6A1BD101">
        <w:fldChar w:fldCharType="begin"/>
      </w:r>
      <w:r w:rsidR="6A1BD101">
        <w:instrText xml:space="preserve"> ADDIN EN.CITE &lt;EndNote&gt;&lt;Cite&gt;&lt;Author&gt;Schumaker&lt;/Author&gt;&lt;Year&gt;1996&lt;/Year&gt;&lt;RecNum&gt;1500&lt;/RecNum&gt;&lt;DisplayText&gt;(Schumaker 1996)&lt;/DisplayText&gt;&lt;record&gt;&lt;rec-number&gt;1500&lt;/rec-number&gt;&lt;foreign-keys&gt;&lt;key app="EN" db-id="9tstv0xa32zvryewwazvzrxwse9ef0zfrtsx" timestamp="1776286495" guid="043d4c19-3a0d-427f-868a-78b5c9797a6b"&gt;1500&lt;/key&gt;&lt;/foreign-keys&gt;&lt;ref-type name="Journal Article"&gt;17&lt;/ref-type&gt;&lt;contributors&gt;&lt;authors&gt;&lt;author&gt;Schumaker, Nathan H.&lt;/author&gt;&lt;/authors&gt;&lt;/contributors&gt;&lt;titles&gt;&lt;title&gt;Using Landscape Indices to Predict Habitat Connectivity&lt;/title&gt;&lt;secondary-title&gt;Ecology&lt;/secondary-title&gt;&lt;/titles&gt;&lt;periodical&gt;&lt;full-title&gt;Ecology&lt;/full-title&gt;&lt;abbr-1&gt;Ecology&lt;/abbr-1&gt;&lt;/periodical&gt;&lt;pages&gt;1210-1225&lt;/pages&gt;&lt;volume&gt;77&lt;/volume&gt;&lt;number&gt;4&lt;/number&gt;&lt;dates&gt;&lt;year&gt;1996&lt;/year&gt;&lt;/dates&gt;&lt;publisher&gt;Ecological Society of America&lt;/publisher&gt;&lt;isbn&gt;00129658, 19399170&lt;/isbn&gt;&lt;urls&gt;&lt;related-urls&gt;&lt;url&gt;http://www.jstor.org/stable/2265590&lt;/url&gt;&lt;/related-urls&gt;&lt;/urls&gt;&lt;custom1&gt;Full publication date: Jun., 1996&lt;/custom1&gt;&lt;electronic-resource-num&gt;10.2307/2265590&lt;/electronic-resource-num&gt;&lt;remote-database-name&gt;JSTOR&lt;/remote-database-name&gt;&lt;access-date&gt;2025/08/18/&lt;/access-date&gt;&lt;/record&gt;&lt;/Cite&gt;&lt;/EndNote&gt;</w:instrText>
      </w:r>
      <w:r w:rsidR="6A1BD101">
        <w:fldChar w:fldCharType="separate"/>
      </w:r>
      <w:r w:rsidR="6A1BD101" w:rsidRPr="1D8D2BC4">
        <w:rPr>
          <w:noProof/>
          <w:lang w:val="en-US"/>
        </w:rPr>
        <w:t>(Schumaker 1996)</w:t>
      </w:r>
      <w:r w:rsidR="6A1BD101">
        <w:fldChar w:fldCharType="end"/>
      </w:r>
      <w:r w:rsidR="002A48F1">
        <w:rPr>
          <w:lang w:val="en-US"/>
        </w:rPr>
        <w:t>;</w:t>
      </w:r>
      <w:r w:rsidR="6A1BD101" w:rsidRPr="1D8D2BC4">
        <w:rPr>
          <w:lang w:val="en-US"/>
        </w:rPr>
        <w:t xml:space="preserve"> and </w:t>
      </w:r>
      <w:r w:rsidR="6A1BD101" w:rsidRPr="1D8D2BC4">
        <w:rPr>
          <w:i/>
          <w:iCs/>
          <w:lang w:val="en-US"/>
        </w:rPr>
        <w:t>Shannon</w:t>
      </w:r>
      <w:r w:rsidR="006E2880" w:rsidRPr="1D8D2BC4">
        <w:rPr>
          <w:i/>
          <w:iCs/>
          <w:lang w:val="en-US"/>
        </w:rPr>
        <w:t>’s</w:t>
      </w:r>
      <w:r w:rsidR="6A1BD101" w:rsidRPr="1D8D2BC4">
        <w:rPr>
          <w:i/>
          <w:iCs/>
          <w:lang w:val="en-US"/>
        </w:rPr>
        <w:t xml:space="preserve"> evenness index</w:t>
      </w:r>
      <w:r w:rsidR="6A1BD101" w:rsidRPr="1D8D2BC4">
        <w:rPr>
          <w:lang w:val="en-US"/>
        </w:rPr>
        <w:t xml:space="preserve">, representing dominance and how evenly different land cover types were distributed across the landscape. </w:t>
      </w:r>
      <w:r w:rsidR="6A1BD101" w:rsidRPr="1D8D2BC4">
        <w:rPr>
          <w:lang w:val="en-US"/>
        </w:rPr>
        <w:lastRenderedPageBreak/>
        <w:t xml:space="preserve">Cohesion was highly correlated with edge density (Spearman’s r = -0.95) and had low variance among sites (Supporting Information: Table S1). All covariates were extracted from spatial layers using </w:t>
      </w:r>
      <w:r w:rsidR="34A7F499" w:rsidRPr="1D8D2BC4">
        <w:rPr>
          <w:lang w:val="en-US"/>
        </w:rPr>
        <w:t>the</w:t>
      </w:r>
      <w:r w:rsidR="6A1BD101" w:rsidRPr="1D8D2BC4">
        <w:rPr>
          <w:lang w:val="en-US"/>
        </w:rPr>
        <w:t xml:space="preserve"> </w:t>
      </w:r>
      <w:r w:rsidR="6A1BD101" w:rsidRPr="1D8D2BC4">
        <w:rPr>
          <w:i/>
          <w:iCs/>
          <w:lang w:val="en-US"/>
        </w:rPr>
        <w:t>sf</w:t>
      </w:r>
      <w:r w:rsidR="6A1BD101" w:rsidRPr="1D8D2BC4">
        <w:rPr>
          <w:lang w:val="en-US"/>
        </w:rPr>
        <w:t xml:space="preserve"> </w:t>
      </w:r>
      <w:r w:rsidR="6A1BD101">
        <w:fldChar w:fldCharType="begin"/>
      </w:r>
      <w:r w:rsidR="6A1BD101">
        <w:instrText xml:space="preserve"> ADDIN EN.CITE &lt;EndNote&gt;&lt;Cite&gt;&lt;Author&gt;Pebesma&lt;/Author&gt;&lt;Year&gt;2018&lt;/Year&gt;&lt;RecNum&gt;1426&lt;/RecNum&gt;&lt;DisplayText&gt;(Pebesma 2018)&lt;/DisplayText&gt;&lt;record&gt;&lt;rec-number&gt;1426&lt;/rec-number&gt;&lt;foreign-keys&gt;&lt;key app="EN" db-id="9tstv0xa32zvryewwazvzrxwse9ef0zfrtsx" timestamp="1776286495" guid="8248728c-21cd-4fa0-b7f2-f5e68d1c8517"&gt;1426&lt;/key&gt;&lt;/foreign-keys&gt;&lt;ref-type name="Journal Article"&gt;17&lt;/ref-type&gt;&lt;contributors&gt;&lt;authors&gt;&lt;author&gt;Pebesma, Edzer&lt;/author&gt;&lt;/authors&gt;&lt;/contributors&gt;&lt;titles&gt;&lt;title&gt;Simple Features for R: Standardized Support for Spatial Vector Data&lt;/title&gt;&lt;secondary-title&gt;The R Journal&lt;/secondary-title&gt;&lt;/titles&gt;&lt;periodical&gt;&lt;full-title&gt;The R Journal&lt;/full-title&gt;&lt;/periodical&gt;&lt;pages&gt;439-446&lt;/pages&gt;&lt;volume&gt;10&lt;/volume&gt;&lt;number&gt;1&lt;/number&gt;&lt;dates&gt;&lt;year&gt;2018&lt;/year&gt;&lt;/dates&gt;&lt;urls&gt;&lt;/urls&gt;&lt;electronic-resource-num&gt;10.32614/RJ-2018-009&lt;/electronic-resource-num&gt;&lt;/record&gt;&lt;/Cite&gt;&lt;/EndNote&gt;</w:instrText>
      </w:r>
      <w:r w:rsidR="6A1BD101">
        <w:fldChar w:fldCharType="separate"/>
      </w:r>
      <w:r w:rsidR="6A1BD101" w:rsidRPr="1D8D2BC4">
        <w:rPr>
          <w:noProof/>
          <w:lang w:val="en-US"/>
        </w:rPr>
        <w:t>(Pebesma 2018)</w:t>
      </w:r>
      <w:r w:rsidR="6A1BD101">
        <w:fldChar w:fldCharType="end"/>
      </w:r>
      <w:r w:rsidR="6A1BD101" w:rsidRPr="1D8D2BC4">
        <w:rPr>
          <w:lang w:val="en-US"/>
        </w:rPr>
        <w:t xml:space="preserve"> and </w:t>
      </w:r>
      <w:r w:rsidR="6A1BD101" w:rsidRPr="1D8D2BC4">
        <w:rPr>
          <w:i/>
          <w:iCs/>
          <w:lang w:val="en-US"/>
        </w:rPr>
        <w:t>landscapemetrics</w:t>
      </w:r>
      <w:r w:rsidR="6A1BD101" w:rsidRPr="1D8D2BC4">
        <w:rPr>
          <w:lang w:val="en-US"/>
        </w:rPr>
        <w:t xml:space="preserve"> </w:t>
      </w:r>
      <w:r w:rsidR="6A1BD101">
        <w:fldChar w:fldCharType="begin"/>
      </w:r>
      <w:r w:rsidR="00E56BAB">
        <w:instrText xml:space="preserve"> ADDIN EN.CITE &lt;EndNote&gt;&lt;Cite&gt;&lt;Author&gt;Hesselbarth&lt;/Author&gt;&lt;Year&gt;2019&lt;/Year&gt;&lt;RecNum&gt;1233&lt;/RecNum&gt;&lt;DisplayText&gt;(Hesselbarth et al. 2019)&lt;/DisplayText&gt;&lt;record&gt;&lt;rec-number&gt;1233&lt;/rec-number&gt;&lt;foreign-keys&gt;&lt;key app="EN" db-id="9tstv0xa32zvryewwazvzrxwse9ef0zfrtsx" timestamp="1776286494" guid="1cb75963-4d07-4728-a85f-8b56c46058f8"&gt;1233&lt;/key&gt;&lt;/foreign-keys&gt;&lt;ref-type name="Journal Article"&gt;17&lt;/ref-type&gt;&lt;contributors&gt;&lt;authors&gt;&lt;author&gt;Hesselbarth, Maximilian H. K.&lt;/author&gt;&lt;author&gt;Sciaini, Marco&lt;/author&gt;&lt;author&gt;With, Kimberly A.&lt;/author&gt;&lt;author&gt;Wiegand, Kerstin&lt;/author&gt;&lt;author&gt;Nowosad, Jakub&lt;/author&gt;&lt;/authors&gt;&lt;/contributors&gt;&lt;titles&gt;&lt;title&gt;&lt;style face="italic" font="default" size="100%"&gt;landscapemetrics&lt;/style&gt;&lt;style face="normal" font="default" size="100%"&gt;: an open-source R tool to calculate landscape metrics&lt;/style&gt;&lt;/title&gt;&lt;secondary-title&gt;Ecography&lt;/secondary-title&gt;&lt;/titles&gt;&lt;periodical&gt;&lt;full-title&gt;Ecography&lt;/full-title&gt;&lt;abbr-1&gt;Ecography&lt;/abbr-1&gt;&lt;/periodical&gt;&lt;pages&gt;1648-1657&lt;/pages&gt;&lt;volume&gt;42&lt;/volume&gt;&lt;number&gt;10&lt;/number&gt;&lt;keywords&gt;&lt;keyword&gt;landscape analysis&lt;/keyword&gt;&lt;keyword&gt;landscape indices&lt;/keyword&gt;&lt;keyword&gt;landscape mosaic model&lt;/keyword&gt;&lt;keyword&gt;open-source software&lt;/keyword&gt;&lt;keyword&gt;R software&lt;/keyword&gt;&lt;keyword&gt;sampling design&lt;/keyword&gt;&lt;/keywords&gt;&lt;dates&gt;&lt;year&gt;2019&lt;/year&gt;&lt;pub-dates&gt;&lt;date&gt;2019/10/01&lt;/date&gt;&lt;/pub-dates&gt;&lt;/dates&gt;&lt;publisher&gt;John Wiley &amp;amp; Sons, Ltd&lt;/publisher&gt;&lt;isbn&gt;0906-7590&lt;/isbn&gt;&lt;urls&gt;&lt;related-urls&gt;&lt;url&gt;https://doi.org/10.1111/ecog.04617&lt;/url&gt;&lt;/related-urls&gt;&lt;/urls&gt;&lt;electronic-resource-num&gt;https://doi.org/10.1111/ecog.04617&lt;/electronic-resource-num&gt;&lt;access-date&gt;2025/08/18&lt;/access-date&gt;&lt;/record&gt;&lt;/Cite&gt;&lt;/EndNote&gt;</w:instrText>
      </w:r>
      <w:r w:rsidR="6A1BD101">
        <w:fldChar w:fldCharType="separate"/>
      </w:r>
      <w:r w:rsidR="00E56BAB">
        <w:rPr>
          <w:noProof/>
        </w:rPr>
        <w:t>(Hesselbarth et al. 2019)</w:t>
      </w:r>
      <w:r w:rsidR="6A1BD101">
        <w:fldChar w:fldCharType="end"/>
      </w:r>
      <w:r w:rsidR="6A1BD101" w:rsidRPr="1D8D2BC4">
        <w:rPr>
          <w:lang w:val="en-US"/>
        </w:rPr>
        <w:t xml:space="preserve"> packages in R v4.3.2 </w:t>
      </w:r>
      <w:r w:rsidR="6A1BD101">
        <w:fldChar w:fldCharType="begin"/>
      </w:r>
      <w:r w:rsidR="6A1BD101">
        <w:instrText xml:space="preserve"> ADDIN EN.CITE &lt;EndNote&gt;&lt;Cite&gt;&lt;Author&gt;Team&lt;/Author&gt;&lt;Year&gt;2021&lt;/Year&gt;&lt;RecNum&gt;1560&lt;/RecNum&gt;&lt;Prefix&gt;R Core &lt;/Prefix&gt;&lt;DisplayText&gt;(R Core Team 2021)&lt;/DisplayText&gt;&lt;record&gt;&lt;rec-number&gt;1560&lt;/rec-number&gt;&lt;foreign-keys&gt;&lt;key app="EN" db-id="9tstv0xa32zvryewwazvzrxwse9ef0zfrtsx" timestamp="1776286495" guid="e51bfcd3-09f7-434e-a8e9-7acdac899340"&gt;1560&lt;/key&gt;&lt;/foreign-keys&gt;&lt;ref-type name="Computer Program"&gt;9&lt;/ref-type&gt;&lt;contributors&gt;&lt;authors&gt;&lt;author&gt;R Core Team&lt;/author&gt;&lt;/authors&gt;&lt;/contributors&gt;&lt;titles&gt;&lt;title&gt;R: A Language and Environment for Statistical Computing&lt;/title&gt;&lt;/titles&gt;&lt;dates&gt;&lt;year&gt;2021&lt;/year&gt;&lt;/dates&gt;&lt;pub-location&gt;Vienna, Austria&lt;/pub-location&gt;&lt;publisher&gt;R Foundation for Statistical Computing&lt;/publisher&gt;&lt;urls&gt;&lt;related-urls&gt;&lt;url&gt;https://www.R-project.org/&lt;/url&gt;&lt;/related-urls&gt;&lt;/urls&gt;&lt;/record&gt;&lt;/Cite&gt;&lt;/EndNote&gt;</w:instrText>
      </w:r>
      <w:r w:rsidR="6A1BD101">
        <w:fldChar w:fldCharType="separate"/>
      </w:r>
      <w:r w:rsidR="6A1BD101" w:rsidRPr="1D8D2BC4">
        <w:rPr>
          <w:noProof/>
          <w:lang w:val="en-US"/>
        </w:rPr>
        <w:t>(R Core Team 2021)</w:t>
      </w:r>
      <w:r w:rsidR="6A1BD101">
        <w:fldChar w:fldCharType="end"/>
      </w:r>
      <w:r w:rsidR="6A1BD101" w:rsidRPr="1D8D2BC4">
        <w:rPr>
          <w:lang w:val="en-US"/>
        </w:rPr>
        <w:t>.</w:t>
      </w:r>
    </w:p>
    <w:p w14:paraId="17A289F0" w14:textId="77777777" w:rsidR="00512322" w:rsidRPr="0038047B" w:rsidRDefault="00E60473" w:rsidP="0038047B">
      <w:pPr>
        <w:rPr>
          <w:b/>
          <w:bCs/>
          <w:i/>
          <w:iCs/>
        </w:rPr>
      </w:pPr>
      <w:bookmarkStart w:id="64" w:name="_hnlj1842pz0d" w:colFirst="0" w:colLast="0"/>
      <w:bookmarkStart w:id="65" w:name="_k5070zi1ssfz" w:colFirst="0" w:colLast="0"/>
      <w:bookmarkEnd w:id="64"/>
      <w:bookmarkEnd w:id="65"/>
      <w:r w:rsidRPr="0038047B">
        <w:rPr>
          <w:b/>
          <w:bCs/>
          <w:i/>
          <w:iCs/>
        </w:rPr>
        <w:t>Statistical analysis</w:t>
      </w:r>
    </w:p>
    <w:p w14:paraId="5C376E8E" w14:textId="1412C776" w:rsidR="001300F4" w:rsidRDefault="00E60473" w:rsidP="0B8D6DA2">
      <w:pPr>
        <w:ind w:firstLine="720"/>
        <w:rPr>
          <w:color w:val="FF0000"/>
          <w:lang w:val="en-US"/>
        </w:rPr>
      </w:pPr>
      <w:r w:rsidRPr="57260A84">
        <w:rPr>
          <w:lang w:val="en-US"/>
        </w:rPr>
        <w:t xml:space="preserve">Spatial responses of red squirrels to landscape structure were </w:t>
      </w:r>
      <w:r w:rsidR="00D71559" w:rsidRPr="57260A84">
        <w:rPr>
          <w:lang w:val="en-US"/>
        </w:rPr>
        <w:t xml:space="preserve">examined </w:t>
      </w:r>
      <w:r w:rsidRPr="57260A84">
        <w:rPr>
          <w:lang w:val="en-US"/>
        </w:rPr>
        <w:t>using</w:t>
      </w:r>
      <w:r w:rsidR="00D71559" w:rsidRPr="57260A84">
        <w:rPr>
          <w:lang w:val="en-US"/>
        </w:rPr>
        <w:t xml:space="preserve"> model selection within</w:t>
      </w:r>
      <w:r w:rsidRPr="57260A84">
        <w:rPr>
          <w:lang w:val="en-US"/>
        </w:rPr>
        <w:t xml:space="preserve"> </w:t>
      </w:r>
      <w:r w:rsidR="002265C4" w:rsidRPr="57260A84">
        <w:rPr>
          <w:lang w:val="en-US"/>
        </w:rPr>
        <w:t>an</w:t>
      </w:r>
      <w:r w:rsidRPr="57260A84">
        <w:rPr>
          <w:lang w:val="en-US"/>
        </w:rPr>
        <w:t xml:space="preserve"> information</w:t>
      </w:r>
      <w:r w:rsidR="00542815">
        <w:rPr>
          <w:lang w:val="en-US"/>
        </w:rPr>
        <w:t>-</w:t>
      </w:r>
      <w:r w:rsidRPr="57260A84">
        <w:rPr>
          <w:lang w:val="en-US"/>
        </w:rPr>
        <w:t xml:space="preserve">theoretic </w:t>
      </w:r>
      <w:r w:rsidR="00D71559" w:rsidRPr="57260A84">
        <w:rPr>
          <w:lang w:val="en-US"/>
        </w:rPr>
        <w:t xml:space="preserve">framework </w:t>
      </w:r>
      <w:r>
        <w:fldChar w:fldCharType="begin"/>
      </w:r>
      <w:r w:rsidR="00E56BAB">
        <w:instrText xml:space="preserve"> ADDIN EN.CITE &lt;EndNote&gt;&lt;Cite&gt;&lt;Author&gt;Burnham&lt;/Author&gt;&lt;Year&gt;2002&lt;/Year&gt;&lt;RecNum&gt;1061&lt;/RecNum&gt;&lt;DisplayText&gt;(Burnham and Anderson 2002)&lt;/DisplayText&gt;&lt;record&gt;&lt;rec-number&gt;1061&lt;/rec-number&gt;&lt;foreign-keys&gt;&lt;key app="EN" db-id="9tstv0xa32zvryewwazvzrxwse9ef0zfrtsx" timestamp="1776286494" guid="05173564-535e-4c16-8a11-271679126417"&gt;1061&lt;/key&gt;&lt;/foreign-keys&gt;&lt;ref-type name="Book"&gt;6&lt;/ref-type&gt;&lt;contributors&gt;&lt;authors&gt;&lt;author&gt;Burnham, Kenneth P&lt;/author&gt;&lt;author&gt;Anderson, David R&lt;/author&gt;&lt;/authors&gt;&lt;/contributors&gt;&lt;titles&gt;&lt;title&gt;Model selection and multimodel inference: a practical information-theoretic approach&lt;/title&gt;&lt;/titles&gt;&lt;edition&gt;2nd&lt;/edition&gt;&lt;section&gt;488&lt;/section&gt;&lt;dates&gt;&lt;year&gt;2002&lt;/year&gt;&lt;/dates&gt;&lt;pub-location&gt;New York, NY&lt;/pub-location&gt;&lt;publisher&gt;Springer&lt;/publisher&gt;&lt;urls&gt;&lt;/urls&gt;&lt;/record&gt;&lt;/Cite&gt;&lt;/EndNote&gt;</w:instrText>
      </w:r>
      <w:r>
        <w:fldChar w:fldCharType="separate"/>
      </w:r>
      <w:r w:rsidR="00E56BAB">
        <w:rPr>
          <w:noProof/>
        </w:rPr>
        <w:t>(Burnham and Anderson 2002)</w:t>
      </w:r>
      <w:r>
        <w:fldChar w:fldCharType="end"/>
      </w:r>
      <w:r w:rsidRPr="57260A84">
        <w:rPr>
          <w:lang w:val="en-US"/>
        </w:rPr>
        <w:t xml:space="preserve">. </w:t>
      </w:r>
      <w:r w:rsidR="00D71559" w:rsidRPr="57260A84">
        <w:rPr>
          <w:lang w:val="en-US"/>
        </w:rPr>
        <w:t>We</w:t>
      </w:r>
      <w:r w:rsidRPr="57260A84">
        <w:rPr>
          <w:lang w:val="en-US"/>
        </w:rPr>
        <w:t xml:space="preserve"> used generalized linear mixed models with a </w:t>
      </w:r>
      <w:r w:rsidR="27E1D839" w:rsidRPr="57260A84">
        <w:rPr>
          <w:lang w:val="en-US"/>
        </w:rPr>
        <w:t>proportional binomial</w:t>
      </w:r>
      <w:r w:rsidR="008E004C" w:rsidRPr="57260A84">
        <w:rPr>
          <w:lang w:val="en-US"/>
        </w:rPr>
        <w:t xml:space="preserve"> response using a</w:t>
      </w:r>
      <w:r w:rsidRPr="57260A84">
        <w:rPr>
          <w:lang w:val="en-US"/>
        </w:rPr>
        <w:t xml:space="preserve"> log</w:t>
      </w:r>
      <w:r w:rsidR="64EB4D59" w:rsidRPr="57260A84">
        <w:rPr>
          <w:lang w:val="en-US"/>
        </w:rPr>
        <w:t>it</w:t>
      </w:r>
      <w:r w:rsidR="002E29BD" w:rsidRPr="57260A84">
        <w:rPr>
          <w:lang w:val="en-US"/>
        </w:rPr>
        <w:t>-</w:t>
      </w:r>
      <w:r w:rsidRPr="57260A84">
        <w:rPr>
          <w:lang w:val="en-US"/>
        </w:rPr>
        <w:t>link function</w:t>
      </w:r>
      <w:r w:rsidR="1AA9EAB3" w:rsidRPr="57260A84">
        <w:rPr>
          <w:lang w:val="en-US"/>
        </w:rPr>
        <w:t xml:space="preserve">, wherein the response metric was the proportion of months a squirrel was present </w:t>
      </w:r>
      <w:r w:rsidR="00A90360" w:rsidRPr="57260A84">
        <w:rPr>
          <w:lang w:val="en-US"/>
        </w:rPr>
        <w:t xml:space="preserve">at </w:t>
      </w:r>
      <w:r w:rsidR="1AA9EAB3" w:rsidRPr="57260A84">
        <w:rPr>
          <w:lang w:val="en-US"/>
        </w:rPr>
        <w:t>a camera site</w:t>
      </w:r>
      <w:r w:rsidRPr="57260A84">
        <w:rPr>
          <w:lang w:val="en-US"/>
        </w:rPr>
        <w:t xml:space="preserve"> (</w:t>
      </w:r>
      <w:r w:rsidR="000661A4" w:rsidRPr="57260A84">
        <w:rPr>
          <w:lang w:val="en-US"/>
        </w:rPr>
        <w:t>Supporting Information</w:t>
      </w:r>
      <w:r w:rsidR="00191490" w:rsidRPr="57260A84">
        <w:rPr>
          <w:lang w:val="en-US"/>
        </w:rPr>
        <w:t>: Equation S1</w:t>
      </w:r>
      <w:r w:rsidR="0033316D" w:rsidRPr="57260A84">
        <w:rPr>
          <w:lang w:val="en-US"/>
        </w:rPr>
        <w:t>)</w:t>
      </w:r>
      <w:bookmarkStart w:id="66" w:name="_Hlk206248786"/>
      <w:r w:rsidR="00560C0C" w:rsidRPr="57260A84">
        <w:rPr>
          <w:lang w:val="en-US"/>
        </w:rPr>
        <w:t>.</w:t>
      </w:r>
      <w:r w:rsidR="00252838" w:rsidRPr="57260A84">
        <w:rPr>
          <w:lang w:val="en-US"/>
        </w:rPr>
        <w:t xml:space="preserve"> </w:t>
      </w:r>
      <w:r w:rsidR="00A90360" w:rsidRPr="57260A84">
        <w:rPr>
          <w:lang w:val="en-US"/>
        </w:rPr>
        <w:t>To account for unmeasured microsite variables and differences across survey years, e</w:t>
      </w:r>
      <w:r w:rsidR="00252838" w:rsidRPr="57260A84">
        <w:rPr>
          <w:lang w:val="en-US"/>
        </w:rPr>
        <w:t xml:space="preserve">ach model included nested random intercepts for site and </w:t>
      </w:r>
      <w:r w:rsidR="00A90360" w:rsidRPr="57260A84">
        <w:rPr>
          <w:lang w:val="en-US"/>
        </w:rPr>
        <w:t>Landscape Unit</w:t>
      </w:r>
      <w:r w:rsidR="004801E8">
        <w:rPr>
          <w:lang w:val="en-US"/>
        </w:rPr>
        <w:t xml:space="preserve"> (“array”)</w:t>
      </w:r>
      <w:r w:rsidR="00252838" w:rsidRPr="57260A84">
        <w:rPr>
          <w:lang w:val="en-US"/>
        </w:rPr>
        <w:t>, which were assumed to have a normally distributed variance (</w:t>
      </w:r>
      <w:r w:rsidR="000661A4" w:rsidRPr="57260A84">
        <w:rPr>
          <w:lang w:val="en-US"/>
        </w:rPr>
        <w:t>Supporting Information</w:t>
      </w:r>
      <w:r w:rsidR="00252838" w:rsidRPr="57260A84">
        <w:rPr>
          <w:lang w:val="en-US"/>
        </w:rPr>
        <w:t>: Equation S1).</w:t>
      </w:r>
      <w:r w:rsidR="00560C0C" w:rsidRPr="57260A84">
        <w:rPr>
          <w:lang w:val="en-US"/>
        </w:rPr>
        <w:t xml:space="preserve"> </w:t>
      </w:r>
      <w:r w:rsidRPr="57260A84">
        <w:rPr>
          <w:lang w:val="en-US"/>
        </w:rPr>
        <w:t>All models were fit using</w:t>
      </w:r>
      <w:r w:rsidR="005B45B6" w:rsidRPr="57260A84">
        <w:rPr>
          <w:lang w:val="en-US"/>
        </w:rPr>
        <w:t xml:space="preserve"> the </w:t>
      </w:r>
      <w:r w:rsidR="005B45B6" w:rsidRPr="57260A84">
        <w:rPr>
          <w:i/>
          <w:iCs/>
          <w:lang w:val="en-US"/>
        </w:rPr>
        <w:t>glmmTMB</w:t>
      </w:r>
      <w:r w:rsidR="005B45B6" w:rsidRPr="57260A84">
        <w:rPr>
          <w:lang w:val="en-US"/>
        </w:rPr>
        <w:t xml:space="preserve"> package </w:t>
      </w:r>
      <w:r>
        <w:fldChar w:fldCharType="begin"/>
      </w:r>
      <w:r w:rsidR="00E56BAB">
        <w:instrText xml:space="preserve"> ADDIN EN.CITE &lt;EndNote&gt;&lt;Cite&gt;&lt;Author&gt;Brooks&lt;/Author&gt;&lt;Year&gt;2017&lt;/Year&gt;&lt;RecNum&gt;1056&lt;/RecNum&gt;&lt;DisplayText&gt;(Brooks et al. 2017)&lt;/DisplayText&gt;&lt;record&gt;&lt;rec-number&gt;1056&lt;/rec-number&gt;&lt;foreign-keys&gt;&lt;key app="EN" db-id="9tstv0xa32zvryewwazvzrxwse9ef0zfrtsx" timestamp="1776286494" guid="2d0b019d-a9a3-452f-9c0d-036410bfda21"&gt;1056&lt;/key&gt;&lt;/foreign-keys&gt;&lt;ref-type name="Journal Article"&gt;17&lt;/ref-type&gt;&lt;contributors&gt;&lt;authors&gt;&lt;author&gt;Brooks, Mollie E.&lt;/author&gt;&lt;author&gt;Kristensen, K.&lt;/author&gt;&lt;author&gt;van Benthem, K.J.&lt;/author&gt;&lt;author&gt;Magnusson, A.&lt;/author&gt;&lt;author&gt;Berg, C.W.&lt;/author&gt;&lt;author&gt;Nielsen, A.&lt;/author&gt;&lt;author&gt;Skaug, H.J.&lt;/author&gt;&lt;author&gt;Mächler, M.&lt;/author&gt;&lt;author&gt;Bolker, B.M.&lt;/author&gt;&lt;/authors&gt;&lt;/contributors&gt;&lt;titles&gt;&lt;title&gt;&lt;style face="italic" font="default" size="100%"&gt;glmmTMB &lt;/style&gt;&lt;style face="normal" font="default" size="100%"&gt;Balances Speed and Flexibility Among Packages for Zero-inflated Generalized Linear Mixed Modeling&lt;/style&gt;&lt;/title&gt;&lt;secondary-title&gt;The R Journal&lt;/secondary-title&gt;&lt;/titles&gt;&lt;periodical&gt;&lt;full-title&gt;The R Journal&lt;/full-title&gt;&lt;/periodical&gt;&lt;pages&gt;378-400&lt;/pages&gt;&lt;volume&gt;9&lt;/volume&gt;&lt;number&gt;2&lt;/number&gt;&lt;dates&gt;&lt;year&gt;2017&lt;/year&gt;&lt;/dates&gt;&lt;urls&gt;&lt;/urls&gt;&lt;electronic-resource-num&gt;10.32614/RJ-2017-066&lt;/electronic-resource-num&gt;&lt;/record&gt;&lt;/Cite&gt;&lt;/EndNote&gt;</w:instrText>
      </w:r>
      <w:r>
        <w:fldChar w:fldCharType="separate"/>
      </w:r>
      <w:r w:rsidR="00E56BAB">
        <w:rPr>
          <w:noProof/>
        </w:rPr>
        <w:t>(Brooks et al. 2017)</w:t>
      </w:r>
      <w:r>
        <w:fldChar w:fldCharType="end"/>
      </w:r>
      <w:r w:rsidR="009C70FE" w:rsidRPr="57260A84">
        <w:rPr>
          <w:lang w:val="en-US"/>
        </w:rPr>
        <w:t xml:space="preserve"> </w:t>
      </w:r>
      <w:r w:rsidR="005B45B6" w:rsidRPr="57260A84">
        <w:rPr>
          <w:lang w:val="en-US"/>
        </w:rPr>
        <w:t>using</w:t>
      </w:r>
      <w:r w:rsidRPr="57260A84">
        <w:rPr>
          <w:lang w:val="en-US"/>
        </w:rPr>
        <w:t xml:space="preserve"> maximum likelihood with the Laplace approximation. All explanatory variables were scaled using standardized z-scaling to improve model convergence and </w:t>
      </w:r>
      <w:r w:rsidR="0006262D" w:rsidRPr="57260A84">
        <w:rPr>
          <w:lang w:val="en-US"/>
        </w:rPr>
        <w:t xml:space="preserve">facilitate comparison </w:t>
      </w:r>
      <w:r w:rsidRPr="57260A84">
        <w:rPr>
          <w:lang w:val="en-US"/>
        </w:rPr>
        <w:t>of relative effect sizes</w:t>
      </w:r>
      <w:r w:rsidR="00973980">
        <w:rPr>
          <w:lang w:val="en-US"/>
        </w:rPr>
        <w:t xml:space="preserve"> </w:t>
      </w:r>
      <w:r w:rsidR="00973980">
        <w:rPr>
          <w:lang w:val="en-US"/>
        </w:rPr>
        <w:fldChar w:fldCharType="begin"/>
      </w:r>
      <w:r w:rsidR="00E56BAB">
        <w:rPr>
          <w:lang w:val="en-US"/>
        </w:rPr>
        <w:instrText xml:space="preserve"> ADDIN EN.CITE &lt;EndNote&gt;&lt;Cite&gt;&lt;Author&gt;Zuur&lt;/Author&gt;&lt;Year&gt;2007&lt;/Year&gt;&lt;RecNum&gt;368&lt;/RecNum&gt;&lt;DisplayText&gt;(Zuur et al. 2007)&lt;/DisplayText&gt;&lt;record&gt;&lt;rec-number&gt;368&lt;/rec-number&gt;&lt;foreign-keys&gt;&lt;key app="EN" db-id="zttw0f50sp2daeezft0vvrfdzpdzpw95p2rp" timestamp="1585672914"&gt;368&lt;/key&gt;&lt;/foreign-keys&gt;&lt;ref-type name="Book"&gt;6&lt;/ref-type&gt;&lt;contributors&gt;&lt;authors&gt;&lt;author&gt;Zuur, Alain&lt;/author&gt;&lt;author&gt;Ieno, Elena N&lt;/author&gt;&lt;author&gt;Smith, Graham M&lt;/author&gt;&lt;/authors&gt;&lt;/contributors&gt;&lt;titles&gt;&lt;title&gt;Analyzing ecological data&lt;/title&gt;&lt;/titles&gt;&lt;dates&gt;&lt;year&gt;2007&lt;/year&gt;&lt;/dates&gt;&lt;publisher&gt;Springer&lt;/publisher&gt;&lt;isbn&gt;0387459723&lt;/isbn&gt;&lt;urls&gt;&lt;/urls&gt;&lt;/record&gt;&lt;/Cite&gt;&lt;/EndNote&gt;</w:instrText>
      </w:r>
      <w:r w:rsidR="00973980">
        <w:rPr>
          <w:lang w:val="en-US"/>
        </w:rPr>
        <w:fldChar w:fldCharType="separate"/>
      </w:r>
      <w:r w:rsidR="00E56BAB">
        <w:rPr>
          <w:noProof/>
          <w:lang w:val="en-US"/>
        </w:rPr>
        <w:t>(Zuur et al. 2007)</w:t>
      </w:r>
      <w:r w:rsidR="00973980">
        <w:rPr>
          <w:lang w:val="en-US"/>
        </w:rPr>
        <w:fldChar w:fldCharType="end"/>
      </w:r>
      <w:r w:rsidRPr="57260A84">
        <w:rPr>
          <w:lang w:val="en-US"/>
        </w:rPr>
        <w:t xml:space="preserve">. </w:t>
      </w:r>
      <w:bookmarkEnd w:id="66"/>
    </w:p>
    <w:p w14:paraId="4275C152" w14:textId="65618AC7" w:rsidR="005E514F" w:rsidRPr="009F4134" w:rsidRDefault="00E60473" w:rsidP="57260A84">
      <w:pPr>
        <w:ind w:firstLine="720"/>
        <w:rPr>
          <w:lang w:val="en-US"/>
        </w:rPr>
      </w:pPr>
      <w:r w:rsidRPr="57260A84">
        <w:rPr>
          <w:lang w:val="en-US"/>
        </w:rPr>
        <w:t>To test our ecological hypotheses</w:t>
      </w:r>
      <w:r w:rsidR="0010580F" w:rsidRPr="57260A84">
        <w:rPr>
          <w:lang w:val="en-US"/>
        </w:rPr>
        <w:t xml:space="preserve">, </w:t>
      </w:r>
      <w:r w:rsidRPr="57260A84">
        <w:rPr>
          <w:lang w:val="en-US"/>
        </w:rPr>
        <w:t>we first divided explanatory variables into categories</w:t>
      </w:r>
      <w:r w:rsidR="009602AA" w:rsidRPr="57260A84">
        <w:rPr>
          <w:lang w:val="en-US"/>
        </w:rPr>
        <w:t xml:space="preserve"> which were modeled at spatial scales corresponding to site- and landscape-level processes, respectively</w:t>
      </w:r>
      <w:r w:rsidRPr="57260A84">
        <w:rPr>
          <w:lang w:val="en-US"/>
        </w:rPr>
        <w:t xml:space="preserve">: </w:t>
      </w:r>
      <w:r w:rsidR="006E2880">
        <w:rPr>
          <w:lang w:val="en-US"/>
        </w:rPr>
        <w:t xml:space="preserve">(i) </w:t>
      </w:r>
      <w:r w:rsidRPr="57260A84">
        <w:rPr>
          <w:lang w:val="en-US"/>
        </w:rPr>
        <w:t xml:space="preserve">composition of natural habitat, </w:t>
      </w:r>
      <w:r w:rsidR="00101E81">
        <w:rPr>
          <w:lang w:val="en-US"/>
        </w:rPr>
        <w:t xml:space="preserve">and </w:t>
      </w:r>
      <w:r w:rsidR="006E2880">
        <w:rPr>
          <w:lang w:val="en-US"/>
        </w:rPr>
        <w:t>(ii)</w:t>
      </w:r>
      <w:r w:rsidRPr="57260A84">
        <w:rPr>
          <w:lang w:val="en-US"/>
        </w:rPr>
        <w:t xml:space="preserve"> composition </w:t>
      </w:r>
      <w:r w:rsidR="16EF34AA" w:rsidRPr="57260A84">
        <w:rPr>
          <w:lang w:val="en-US"/>
        </w:rPr>
        <w:t>and</w:t>
      </w:r>
      <w:r w:rsidR="008B4281" w:rsidRPr="57260A84">
        <w:rPr>
          <w:lang w:val="en-US"/>
        </w:rPr>
        <w:t xml:space="preserve"> </w:t>
      </w:r>
      <w:r w:rsidR="006E2880">
        <w:rPr>
          <w:lang w:val="en-US"/>
        </w:rPr>
        <w:t xml:space="preserve">(iii) </w:t>
      </w:r>
      <w:r w:rsidRPr="57260A84">
        <w:rPr>
          <w:lang w:val="en-US"/>
        </w:rPr>
        <w:t xml:space="preserve">configuration </w:t>
      </w:r>
      <w:r w:rsidR="0010580F" w:rsidRPr="57260A84">
        <w:rPr>
          <w:lang w:val="en-US"/>
        </w:rPr>
        <w:t>of anthropogenic disturbances</w:t>
      </w:r>
      <w:r w:rsidR="00101E81">
        <w:rPr>
          <w:lang w:val="en-US"/>
        </w:rPr>
        <w:t>, which were modeled at larger scales</w:t>
      </w:r>
      <w:r w:rsidR="0010580F" w:rsidRPr="57260A84">
        <w:rPr>
          <w:lang w:val="en-US"/>
        </w:rPr>
        <w:t xml:space="preserve"> </w:t>
      </w:r>
      <w:r w:rsidRPr="57260A84">
        <w:rPr>
          <w:lang w:val="en-US"/>
        </w:rPr>
        <w:t>(</w:t>
      </w:r>
      <w:r w:rsidR="000661A4" w:rsidRPr="57260A84">
        <w:rPr>
          <w:lang w:val="en-US"/>
        </w:rPr>
        <w:t>Supporting Information</w:t>
      </w:r>
      <w:r w:rsidR="00191490" w:rsidRPr="57260A84">
        <w:rPr>
          <w:lang w:val="en-US"/>
        </w:rPr>
        <w:t>:</w:t>
      </w:r>
      <w:r w:rsidR="001B5E7E" w:rsidRPr="57260A84">
        <w:rPr>
          <w:lang w:val="en-US"/>
        </w:rPr>
        <w:t xml:space="preserve"> Table S1</w:t>
      </w:r>
      <w:r w:rsidRPr="57260A84">
        <w:rPr>
          <w:lang w:val="en-US"/>
        </w:rPr>
        <w:t xml:space="preserve">). </w:t>
      </w:r>
      <w:r w:rsidR="001F5412">
        <w:t>W</w:t>
      </w:r>
      <w:r w:rsidR="008B4281" w:rsidRPr="57260A84">
        <w:rPr>
          <w:lang w:val="en-US"/>
        </w:rPr>
        <w:t xml:space="preserve">e constructed a set of candidate models representing hypotheses </w:t>
      </w:r>
      <w:r w:rsidR="0095252C" w:rsidRPr="57260A84">
        <w:rPr>
          <w:lang w:val="en-US"/>
        </w:rPr>
        <w:t xml:space="preserve">that red squirrel habitat suitability was driven by the footprint of industrial features, fragmentation caused by industrial features, or </w:t>
      </w:r>
      <w:r w:rsidR="001757D0" w:rsidRPr="57260A84">
        <w:rPr>
          <w:lang w:val="en-US"/>
        </w:rPr>
        <w:t xml:space="preserve">additive and interactive effects of </w:t>
      </w:r>
      <w:r w:rsidR="0095252C" w:rsidRPr="57260A84">
        <w:rPr>
          <w:lang w:val="en-US"/>
        </w:rPr>
        <w:t>both (</w:t>
      </w:r>
      <w:r w:rsidR="099D0435" w:rsidRPr="57260A84">
        <w:rPr>
          <w:lang w:val="en-US"/>
        </w:rPr>
        <w:t>T</w:t>
      </w:r>
      <w:r w:rsidR="0631C51B" w:rsidRPr="57260A84">
        <w:rPr>
          <w:lang w:val="en-US"/>
        </w:rPr>
        <w:t>able</w:t>
      </w:r>
      <w:r w:rsidR="099D0435" w:rsidRPr="57260A84">
        <w:rPr>
          <w:lang w:val="en-US"/>
        </w:rPr>
        <w:t xml:space="preserve"> 1).</w:t>
      </w:r>
      <w:r w:rsidR="0095252C" w:rsidRPr="57260A84">
        <w:rPr>
          <w:lang w:val="en-US"/>
        </w:rPr>
        <w:t xml:space="preserve"> </w:t>
      </w:r>
      <w:r w:rsidR="001F5412" w:rsidRPr="57260A84">
        <w:rPr>
          <w:lang w:val="en-US"/>
        </w:rPr>
        <w:t>Since our research</w:t>
      </w:r>
      <w:r w:rsidR="00215033" w:rsidRPr="57260A84">
        <w:rPr>
          <w:lang w:val="en-US"/>
        </w:rPr>
        <w:t xml:space="preserve"> emphasis was on</w:t>
      </w:r>
      <w:r w:rsidR="00215033">
        <w:t xml:space="preserve"> </w:t>
      </w:r>
      <w:r w:rsidR="001F5412">
        <w:t xml:space="preserve">industrial footprint and fragmentation, </w:t>
      </w:r>
      <w:r w:rsidR="001F5412" w:rsidRPr="57260A84">
        <w:rPr>
          <w:lang w:val="en-US"/>
        </w:rPr>
        <w:t>we retained forest cover and fire predictors at a 100</w:t>
      </w:r>
      <w:r w:rsidR="00973980">
        <w:rPr>
          <w:lang w:val="en-US"/>
        </w:rPr>
        <w:t>-</w:t>
      </w:r>
      <w:r w:rsidR="001F5412" w:rsidRPr="57260A84">
        <w:rPr>
          <w:lang w:val="en-US"/>
        </w:rPr>
        <w:t xml:space="preserve">m </w:t>
      </w:r>
      <w:r w:rsidR="00973980">
        <w:rPr>
          <w:lang w:val="en-US"/>
        </w:rPr>
        <w:lastRenderedPageBreak/>
        <w:t xml:space="preserve">radius </w:t>
      </w:r>
      <w:r w:rsidR="001F5412" w:rsidRPr="57260A84">
        <w:rPr>
          <w:lang w:val="en-US"/>
        </w:rPr>
        <w:t xml:space="preserve">scale in all models to subsume local variation in habitat suitability arising from natural landcover </w:t>
      </w:r>
      <w:r w:rsidR="001F5412">
        <w:t>(Table 1).</w:t>
      </w:r>
      <w:r w:rsidR="005E514F" w:rsidRPr="57260A84">
        <w:rPr>
          <w:lang w:val="en-US"/>
        </w:rPr>
        <w:t xml:space="preserve"> </w:t>
      </w:r>
      <w:r w:rsidR="1587595A" w:rsidRPr="57260A84">
        <w:rPr>
          <w:lang w:val="en-US"/>
        </w:rPr>
        <w:t>Roads were not included</w:t>
      </w:r>
      <w:r w:rsidR="74C74837" w:rsidRPr="57260A84">
        <w:rPr>
          <w:lang w:val="en-US"/>
        </w:rPr>
        <w:t xml:space="preserve"> in any </w:t>
      </w:r>
      <w:r w:rsidR="6ACD8106" w:rsidRPr="57260A84">
        <w:rPr>
          <w:lang w:val="en-US"/>
        </w:rPr>
        <w:t xml:space="preserve">candidate </w:t>
      </w:r>
      <w:r w:rsidR="74C74837" w:rsidRPr="57260A84">
        <w:rPr>
          <w:lang w:val="en-US"/>
        </w:rPr>
        <w:t xml:space="preserve">models due to their high correlation with </w:t>
      </w:r>
      <w:r w:rsidR="7696C8B4" w:rsidRPr="57260A84">
        <w:rPr>
          <w:lang w:val="en-US"/>
        </w:rPr>
        <w:t xml:space="preserve">most </w:t>
      </w:r>
      <w:r w:rsidR="74C74837" w:rsidRPr="57260A84">
        <w:rPr>
          <w:lang w:val="en-US"/>
        </w:rPr>
        <w:t xml:space="preserve">other anthropogenic disturbances </w:t>
      </w:r>
      <w:r w:rsidR="144CA4F9" w:rsidRPr="57260A84">
        <w:rPr>
          <w:lang w:val="en-US"/>
        </w:rPr>
        <w:t xml:space="preserve">at </w:t>
      </w:r>
      <w:r w:rsidR="1587595A" w:rsidRPr="57260A84">
        <w:rPr>
          <w:lang w:val="en-US"/>
        </w:rPr>
        <w:t>large</w:t>
      </w:r>
      <w:r w:rsidR="144CA4F9" w:rsidRPr="57260A84">
        <w:rPr>
          <w:lang w:val="en-US"/>
        </w:rPr>
        <w:t xml:space="preserve"> spatial scales </w:t>
      </w:r>
      <w:r w:rsidR="000F6AE1" w:rsidRPr="57260A84">
        <w:rPr>
          <w:lang w:val="en-US"/>
        </w:rPr>
        <w:t>(</w:t>
      </w:r>
      <w:r w:rsidR="3ECA6760" w:rsidRPr="57260A84">
        <w:rPr>
          <w:lang w:val="en-US"/>
        </w:rPr>
        <w:t>Supporting Information</w:t>
      </w:r>
      <w:r w:rsidR="4A477025" w:rsidRPr="57260A84">
        <w:rPr>
          <w:lang w:val="en-US"/>
        </w:rPr>
        <w:t>:</w:t>
      </w:r>
      <w:r w:rsidR="000F6AE1" w:rsidRPr="57260A84">
        <w:rPr>
          <w:lang w:val="en-US"/>
        </w:rPr>
        <w:t xml:space="preserve"> Table S</w:t>
      </w:r>
      <w:r w:rsidR="62FFAB21" w:rsidRPr="57260A84">
        <w:rPr>
          <w:lang w:val="en-US"/>
        </w:rPr>
        <w:t>2</w:t>
      </w:r>
      <w:r w:rsidR="74C74837" w:rsidRPr="57260A84">
        <w:rPr>
          <w:lang w:val="en-US"/>
        </w:rPr>
        <w:t xml:space="preserve">). </w:t>
      </w:r>
      <w:r w:rsidR="355D6E42" w:rsidRPr="57260A84">
        <w:rPr>
          <w:lang w:val="en-US"/>
        </w:rPr>
        <w:t xml:space="preserve">To represent context-dependent effects of fragmentation, we used an </w:t>
      </w:r>
      <w:r w:rsidR="74C74837" w:rsidRPr="57260A84">
        <w:rPr>
          <w:lang w:val="en-US"/>
        </w:rPr>
        <w:t>interaction</w:t>
      </w:r>
      <w:r w:rsidR="355D6E42" w:rsidRPr="57260A84">
        <w:rPr>
          <w:lang w:val="en-US"/>
        </w:rPr>
        <w:t xml:space="preserve"> with the cumulative industrial footprint term, </w:t>
      </w:r>
      <w:r w:rsidR="5B3C4285" w:rsidRPr="57260A84">
        <w:rPr>
          <w:lang w:val="en-US"/>
        </w:rPr>
        <w:t>since this metric was</w:t>
      </w:r>
      <w:r w:rsidR="74C74837" w:rsidRPr="57260A84">
        <w:rPr>
          <w:lang w:val="en-US"/>
        </w:rPr>
        <w:t xml:space="preserve"> not </w:t>
      </w:r>
      <w:r w:rsidR="355D6E42" w:rsidRPr="57260A84">
        <w:rPr>
          <w:lang w:val="en-US"/>
        </w:rPr>
        <w:t xml:space="preserve">highly </w:t>
      </w:r>
      <w:r w:rsidR="74C74837" w:rsidRPr="57260A84">
        <w:rPr>
          <w:lang w:val="en-US"/>
        </w:rPr>
        <w:t>correlated with any</w:t>
      </w:r>
      <w:r w:rsidR="5B3C4285" w:rsidRPr="57260A84">
        <w:rPr>
          <w:lang w:val="en-US"/>
        </w:rPr>
        <w:t xml:space="preserve"> of the</w:t>
      </w:r>
      <w:r w:rsidR="74C74837" w:rsidRPr="57260A84">
        <w:rPr>
          <w:lang w:val="en-US"/>
        </w:rPr>
        <w:t xml:space="preserve"> configuration </w:t>
      </w:r>
      <w:r w:rsidR="144CA4F9" w:rsidRPr="57260A84">
        <w:rPr>
          <w:lang w:val="en-US"/>
        </w:rPr>
        <w:t>predictors</w:t>
      </w:r>
      <w:r w:rsidR="74C74837" w:rsidRPr="57260A84">
        <w:rPr>
          <w:lang w:val="en-US"/>
        </w:rPr>
        <w:t xml:space="preserve">. </w:t>
      </w:r>
    </w:p>
    <w:p w14:paraId="7BCEA706" w14:textId="240C1B10" w:rsidR="003D5D0B" w:rsidRPr="003D5D0B" w:rsidRDefault="005E514F" w:rsidP="005E514F">
      <w:pPr>
        <w:ind w:firstLine="720"/>
        <w:rPr>
          <w:highlight w:val="yellow"/>
          <w:lang w:val="en-US"/>
        </w:rPr>
      </w:pPr>
      <w:r>
        <w:t>To determine the estimated size of the ‘ecological neighbourhood’ for industrial effects, we iteratively fit the candidate model with the disturbance composition and configuration covariates for each of the ten spatial scales (1000–5000 m</w:t>
      </w:r>
      <w:r w:rsidR="67B042D2">
        <w:t>) and</w:t>
      </w:r>
      <w:r>
        <w:t xml:space="preserve"> used the small-sample corrected Akaike Information Criterion </w:t>
      </w:r>
      <w:r>
        <w:fldChar w:fldCharType="begin"/>
      </w:r>
      <w:r>
        <w:instrText xml:space="preserve"> ADDIN EN.CITE &lt;EndNote&gt;&lt;Cite&gt;&lt;Author&gt;Akaike&lt;/Author&gt;&lt;Year&gt;1998&lt;/Year&gt;&lt;RecNum&gt;980&lt;/RecNum&gt;&lt;Prefix&gt;AICc`; &lt;/Prefix&gt;&lt;DisplayText&gt;(AICc; Akaike 1998)&lt;/DisplayText&gt;&lt;record&gt;&lt;rec-number&gt;980&lt;/rec-number&gt;&lt;foreign-keys&gt;&lt;key app="EN" db-id="9tstv0xa32zvryewwazvzrxwse9ef0zfrtsx" timestamp="1776286494" guid="ab320031-d5da-47e0-8814-26c0fd1648d5"&gt;980&lt;/key&gt;&lt;/foreign-keys&gt;&lt;ref-type name="Book Section"&gt;5&lt;/ref-type&gt;&lt;contributors&gt;&lt;authors&gt;&lt;author&gt;Akaike, Hirotogu&lt;/author&gt;&lt;/authors&gt;&lt;secondary-authors&gt;&lt;author&gt;Parzen, Emanuel&lt;/author&gt;&lt;author&gt;Tanabe, Kunio&lt;/author&gt;&lt;author&gt;Kitagawa, Genshiro&lt;/author&gt;&lt;/secondary-authors&gt;&lt;/contributors&gt;&lt;titles&gt;&lt;title&gt;Information Theory and an Extension of the Maximum Likelihood Principle&lt;/title&gt;&lt;secondary-title&gt;Selected Papers of Hirotugu Akaike&lt;/secondary-title&gt;&lt;/titles&gt;&lt;pages&gt;199-213&lt;/pages&gt;&lt;dates&gt;&lt;year&gt;1998&lt;/year&gt;&lt;pub-dates&gt;&lt;date&gt;1998//&lt;/date&gt;&lt;/pub-dates&gt;&lt;/dates&gt;&lt;pub-location&gt;New York, NY&lt;/pub-location&gt;&lt;publisher&gt;Springer New York&lt;/publisher&gt;&lt;isbn&gt;978-1-4612-1694-0&lt;/isbn&gt;&lt;urls&gt;&lt;related-urls&gt;&lt;url&gt;https://doi.org/10.1007/978-1-4612-1694-0_15&lt;/url&gt;&lt;/related-urls&gt;&lt;/urls&gt;&lt;electronic-resource-num&gt;10.1007/978-1-4612-1694-0_15&lt;/electronic-resource-num&gt;&lt;/record&gt;&lt;/Cite&gt;&lt;/EndNote&gt;</w:instrText>
      </w:r>
      <w:r>
        <w:fldChar w:fldCharType="separate"/>
      </w:r>
      <w:r w:rsidRPr="1D8D2BC4">
        <w:rPr>
          <w:noProof/>
          <w:lang w:val="en-US"/>
        </w:rPr>
        <w:t>(AICc; Akaike 1998)</w:t>
      </w:r>
      <w:r>
        <w:fldChar w:fldCharType="end"/>
      </w:r>
      <w:r>
        <w:t xml:space="preserve"> to determine which spatial scale was best supported</w:t>
      </w:r>
      <w:r w:rsidR="00E56BAB">
        <w:t xml:space="preserve"> </w:t>
      </w:r>
      <w:r w:rsidR="00E56BAB">
        <w:fldChar w:fldCharType="begin"/>
      </w:r>
      <w:r w:rsidR="007A1ABA">
        <w:instrText xml:space="preserve"> ADDIN EN.CITE &lt;EndNote&gt;&lt;Cite&gt;&lt;Author&gt;Dyck&lt;/Author&gt;&lt;Year&gt;2026&lt;/Year&gt;&lt;RecNum&gt;2335&lt;/RecNum&gt;&lt;DisplayText&gt;(Dyck et al. 2026)&lt;/DisplayText&gt;&lt;record&gt;&lt;rec-number&gt;2335&lt;/rec-number&gt;&lt;foreign-keys&gt;&lt;key app="EN" db-id="9tstv0xa32zvryewwazvzrxwse9ef0zfrtsx" timestamp="1781902558" guid="11ecb287-1afc-4749-af00-092485599c92"&gt;2335&lt;/key&gt;&lt;/foreign-keys&gt;&lt;ref-type name="Journal Article"&gt;17&lt;/ref-type&gt;&lt;contributors&gt;&lt;authors&gt;&lt;author&gt;Dyck, Marissa A.&lt;/author&gt;&lt;author&gt;Arthurs, Emerald&lt;/author&gt;&lt;author&gt;Braun, Megan&lt;/author&gt;&lt;author&gt;Marks, Shay&lt;/author&gt;&lt;author&gt;Smith, Rebecca M.&lt;/author&gt;&lt;author&gt;Barnas, Andrew F.&lt;/author&gt;&lt;author&gt;Fisher, Jason T.&lt;/author&gt;&lt;/authors&gt;&lt;/contributors&gt;&lt;titles&gt;&lt;title&gt;Using information theory to select spatial scales for species–habitat responses with camera traps&lt;/title&gt;&lt;secondary-title&gt;Ecological Applications&lt;/secondary-title&gt;&lt;/titles&gt;&lt;periodical&gt;&lt;full-title&gt;Ecological Applications&lt;/full-title&gt;&lt;abbr-1&gt;Ecol. Appl.&lt;/abbr-1&gt;&lt;/periodical&gt;&lt;volume&gt;36&lt;/volume&gt;&lt;number&gt;4&lt;/number&gt;&lt;keywords&gt;&lt;keyword&gt;White-tailed deer&lt;/keyword&gt;&lt;keyword&gt;Invasive species&lt;/keyword&gt;&lt;keyword&gt;Boreal forest&lt;/keyword&gt;&lt;keyword&gt;Landscape change&lt;/keyword&gt;&lt;keyword&gt;Anthropogenic disturbance&lt;/keyword&gt;&lt;keyword&gt;Climate change&lt;/keyword&gt;&lt;keyword&gt;Winter severity&lt;/keyword&gt;&lt;keyword&gt;Resource extraction&lt;/keyword&gt;&lt;keyword&gt;Early seral vegetation&lt;/keyword&gt;&lt;keyword&gt;Camera trapping&lt;/keyword&gt;&lt;keyword&gt;Occupancy modeling&lt;/keyword&gt;&lt;keyword&gt;Species distribution models&lt;/keyword&gt;&lt;/keywords&gt;&lt;dates&gt;&lt;year&gt;2026&lt;/year&gt;&lt;/dates&gt;&lt;publisher&gt;Wiley&lt;/publisher&gt;&lt;isbn&gt;1051-0761&lt;/isbn&gt;&lt;urls&gt;&lt;related-urls&gt;&lt;url&gt;https://dx.doi.org/10.1002/eap.70254&lt;/url&gt;&lt;/related-urls&gt;&lt;/urls&gt;&lt;electronic-resource-num&gt;10.1002/eap.70254&lt;/electronic-resource-num&gt;&lt;/record&gt;&lt;/Cite&gt;&lt;/EndNote&gt;</w:instrText>
      </w:r>
      <w:r w:rsidR="00E56BAB">
        <w:fldChar w:fldCharType="separate"/>
      </w:r>
      <w:r w:rsidR="007A1ABA">
        <w:rPr>
          <w:noProof/>
        </w:rPr>
        <w:t>(Dyck et al. 2026)</w:t>
      </w:r>
      <w:r w:rsidR="00E56BAB">
        <w:fldChar w:fldCharType="end"/>
      </w:r>
      <w:r>
        <w:t xml:space="preserve">. For the most supported spatial scale, we </w:t>
      </w:r>
      <w:r w:rsidR="00E60473">
        <w:t>ranked candidate models using AICc scores</w:t>
      </w:r>
      <w:r w:rsidR="002C4C8A">
        <w:t>, t</w:t>
      </w:r>
      <w:r w:rsidR="00E60473">
        <w:t>reat</w:t>
      </w:r>
      <w:r w:rsidR="002C4C8A">
        <w:t>ing</w:t>
      </w:r>
      <w:r w:rsidR="00E60473">
        <w:t xml:space="preserve"> any candidate models with ∆AIC</w:t>
      </w:r>
      <w:r w:rsidR="00542815">
        <w:t>c</w:t>
      </w:r>
      <w:r w:rsidR="00E60473">
        <w:t> &lt;</w:t>
      </w:r>
      <w:r w:rsidR="001A16DE">
        <w:t>2</w:t>
      </w:r>
      <w:r w:rsidR="00E60473">
        <w:t xml:space="preserve"> as </w:t>
      </w:r>
      <w:r w:rsidR="00A33A2E">
        <w:t>best supported</w:t>
      </w:r>
      <w:r w:rsidR="00E60473">
        <w:t xml:space="preserve"> </w:t>
      </w:r>
      <w:r w:rsidR="00150E22">
        <w:t xml:space="preserve">barring uninformative parameter problems </w:t>
      </w:r>
      <w:r>
        <w:fldChar w:fldCharType="begin"/>
      </w:r>
      <w:r>
        <w:instrText xml:space="preserve"> ADDIN EN.CITE &lt;EndNote&gt;&lt;Cite&gt;&lt;Author&gt;Arnold&lt;/Author&gt;&lt;Year&gt;2010&lt;/Year&gt;&lt;RecNum&gt;2063&lt;/RecNum&gt;&lt;DisplayText&gt;(Arnold 2010)&lt;/DisplayText&gt;&lt;record&gt;&lt;rec-number&gt;2063&lt;/rec-number&gt;&lt;foreign-keys&gt;&lt;key app="EN" db-id="9tstv0xa32zvryewwazvzrxwse9ef0zfrtsx" timestamp="1776286909" guid="1d3bd926-8b10-4097-9f97-8dead4da710f"&gt;2063&lt;/key&gt;&lt;/foreign-keys&gt;&lt;ref-type name="Journal Article"&gt;17&lt;/ref-type&gt;&lt;contributors&gt;&lt;authors&gt;&lt;author&gt;Arnold, Todd W.&lt;/author&gt;&lt;/authors&gt;&lt;/contributors&gt;&lt;titles&gt;&lt;title&gt;Uninformative Parameters and Model Selection Using Akaike&amp;apos;s Information Criterion&lt;/title&gt;&lt;secondary-title&gt;The Journal of Wildlife Management&lt;/secondary-title&gt;&lt;/titles&gt;&lt;periodical&gt;&lt;full-title&gt;The Journal of Wildlife Management&lt;/full-title&gt;&lt;/periodical&gt;&lt;pages&gt;1175-1178&lt;/pages&gt;&lt;volume&gt;74&lt;/volume&gt;&lt;number&gt;6&lt;/number&gt;&lt;keywords&gt;&lt;keyword&gt;Akaike&amp;apos;s Information Criterion (AIC)&lt;/keyword&gt;&lt;keyword&gt;Akaike-best model&lt;/keyword&gt;&lt;keyword&gt;model averaging&lt;/keyword&gt;&lt;keyword&gt;model selection&lt;/keyword&gt;&lt;keyword&gt;parameter selection&lt;/keyword&gt;&lt;keyword&gt;uninformative parameters&lt;/keyword&gt;&lt;/keywords&gt;&lt;dates&gt;&lt;year&gt;2010&lt;/year&gt;&lt;pub-dates&gt;&lt;date&gt;2010/08/01&lt;/date&gt;&lt;/pub-dates&gt;&lt;/dates&gt;&lt;publisher&gt;John Wiley &amp;amp; Sons, Ltd&lt;/publisher&gt;&lt;isbn&gt;0022-541X&lt;/isbn&gt;&lt;urls&gt;&lt;related-urls&gt;&lt;url&gt;https://doi.org/10.1111/j.1937-2817.2010.tb01236.x&lt;/url&gt;&lt;/related-urls&gt;&lt;/urls&gt;&lt;electronic-resource-num&gt;https://doi.org/10.1111/j.1937-2817.2010.tb01236.x&lt;/electronic-resource-num&gt;&lt;research-notes&gt;Interesting idea that AIC mathematically works out to include parameters with significant ~85% confidence intervals. So reporting on 95% is an artefact of tradition rather than a principle rooted in information theory.&lt;/research-notes&gt;&lt;access-date&gt;2025/08/18&lt;/access-date&gt;&lt;/record&gt;&lt;/Cite&gt;&lt;/EndNote&gt;</w:instrText>
      </w:r>
      <w:r>
        <w:fldChar w:fldCharType="separate"/>
      </w:r>
      <w:r w:rsidR="00A33A2E" w:rsidRPr="1D8D2BC4">
        <w:rPr>
          <w:noProof/>
        </w:rPr>
        <w:t>(Arnold 2010)</w:t>
      </w:r>
      <w:r>
        <w:fldChar w:fldCharType="end"/>
      </w:r>
      <w:r w:rsidR="00E60473">
        <w:t xml:space="preserve">. Model </w:t>
      </w:r>
      <w:r w:rsidR="00E078F0">
        <w:t xml:space="preserve">validation </w:t>
      </w:r>
      <w:r>
        <w:t xml:space="preserve">for the top model </w:t>
      </w:r>
      <w:r w:rsidR="00E60473">
        <w:t xml:space="preserve">was </w:t>
      </w:r>
      <w:r w:rsidR="00E078F0">
        <w:t xml:space="preserve">performed </w:t>
      </w:r>
      <w:r w:rsidR="00E60473">
        <w:t>using diagnostic plots of residuals vs. fitted values</w:t>
      </w:r>
      <w:r w:rsidR="00E078F0">
        <w:t>;</w:t>
      </w:r>
      <w:r w:rsidR="00E60473">
        <w:t xml:space="preserve"> collinearity among predictors was assessed using variance inflation factors </w:t>
      </w:r>
      <w:r>
        <w:fldChar w:fldCharType="begin"/>
      </w:r>
      <w:r w:rsidR="00E56BAB">
        <w:instrText xml:space="preserve"> ADDIN EN.CITE &lt;EndNote&gt;&lt;Cite&gt;&lt;Author&gt;Zuur&lt;/Author&gt;&lt;Year&gt;2016&lt;/Year&gt;&lt;RecNum&gt;1608&lt;/RecNum&gt;&lt;Prefix&gt;VIF &amp;lt;3`; &lt;/Prefix&gt;&lt;DisplayText&gt;(VIF &amp;lt;3; Zuur and Ieno 2016)&lt;/DisplayText&gt;&lt;record&gt;&lt;rec-number&gt;1608&lt;/rec-number&gt;&lt;foreign-keys&gt;&lt;key app="EN" db-id="9tstv0xa32zvryewwazvzrxwse9ef0zfrtsx" timestamp="1776286495" guid="e09a94a4-31af-40bf-af48-c2001fdf5396"&gt;1608&lt;/key&gt;&lt;/foreign-keys&gt;&lt;ref-type name="Journal Article"&gt;17&lt;/ref-type&gt;&lt;contributors&gt;&lt;authors&gt;&lt;author&gt;Zuur, Alain F.&lt;/author&gt;&lt;author&gt;Ieno, Elena N.&lt;/author&gt;&lt;/authors&gt;&lt;/contributors&gt;&lt;titles&gt;&lt;title&gt;A protocol for conducting and presenting results of regression-type analyses&lt;/title&gt;&lt;secondary-title&gt;Methods in Ecology and Evolution&lt;/secondary-title&gt;&lt;/titles&gt;&lt;periodical&gt;&lt;full-title&gt;Methods in Ecology and Evolution&lt;/full-title&gt;&lt;/periodical&gt;&lt;pages&gt;636-645&lt;/pages&gt;&lt;volume&gt;7&lt;/volume&gt;&lt;number&gt;6&lt;/number&gt;&lt;keywords&gt;&lt;keyword&gt;effective communication&lt;/keyword&gt;&lt;keyword&gt;protocol&lt;/keyword&gt;&lt;keyword&gt;statistical analysis&lt;/keyword&gt;&lt;keyword&gt;visualization&lt;/keyword&gt;&lt;/keywords&gt;&lt;dates&gt;&lt;year&gt;2016&lt;/year&gt;&lt;pub-dates&gt;&lt;date&gt;2016/06/01&lt;/date&gt;&lt;/pub-dates&gt;&lt;/dates&gt;&lt;publisher&gt;John Wiley &amp;amp; Sons, Ltd&lt;/publisher&gt;&lt;urls&gt;&lt;related-urls&gt;&lt;url&gt;https://doi.org/10.1111/2041-210X.12577&lt;/url&gt;&lt;/related-urls&gt;&lt;/urls&gt;&lt;electronic-resource-num&gt;https://doi.org/10.1111/2041-210X.12577&lt;/electronic-resource-num&gt;&lt;access-date&gt;2025/08/18&lt;/access-date&gt;&lt;/record&gt;&lt;/Cite&gt;&lt;/EndNote&gt;</w:instrText>
      </w:r>
      <w:r>
        <w:fldChar w:fldCharType="separate"/>
      </w:r>
      <w:r w:rsidR="00E56BAB">
        <w:rPr>
          <w:noProof/>
        </w:rPr>
        <w:t>(VIF &lt;3; Zuur and Ieno 2016)</w:t>
      </w:r>
      <w:r>
        <w:fldChar w:fldCharType="end"/>
      </w:r>
      <w:r w:rsidR="00E60473">
        <w:t xml:space="preserve">. </w:t>
      </w:r>
      <w:r w:rsidR="002C4C8A" w:rsidRPr="1D8D2BC4">
        <w:rPr>
          <w:lang w:val="en-CA"/>
        </w:rPr>
        <w:t>We further evaluated model performance with parametric simulations by generating 1000 datasets from the top model and comparing the empirical bias and precision of coefficient and random effect estimates to the original model</w:t>
      </w:r>
      <w:r w:rsidR="008E71C8" w:rsidRPr="1D8D2BC4">
        <w:rPr>
          <w:lang w:val="en-CA"/>
        </w:rPr>
        <w:t xml:space="preserve"> </w:t>
      </w:r>
      <w:r w:rsidRPr="1D8D2BC4">
        <w:rPr>
          <w:lang w:val="en-CA"/>
        </w:rPr>
        <w:fldChar w:fldCharType="begin"/>
      </w:r>
      <w:r w:rsidR="00E56BAB">
        <w:rPr>
          <w:lang w:val="en-CA"/>
        </w:rPr>
        <w:instrText xml:space="preserve"> ADDIN EN.CITE &lt;EndNote&gt;&lt;Cite&gt;&lt;Author&gt;Zuur&lt;/Author&gt;&lt;Year&gt;2016&lt;/Year&gt;&lt;RecNum&gt;1608&lt;/RecNum&gt;&lt;DisplayText&gt;(Zuur and Ieno 2016)&lt;/DisplayText&gt;&lt;record&gt;&lt;rec-number&gt;1608&lt;/rec-number&gt;&lt;foreign-keys&gt;&lt;key app="EN" db-id="9tstv0xa32zvryewwazvzrxwse9ef0zfrtsx" timestamp="1776286495" guid="e09a94a4-31af-40bf-af48-c2001fdf5396"&gt;1608&lt;/key&gt;&lt;/foreign-keys&gt;&lt;ref-type name="Journal Article"&gt;17&lt;/ref-type&gt;&lt;contributors&gt;&lt;authors&gt;&lt;author&gt;Zuur, Alain F.&lt;/author&gt;&lt;author&gt;Ieno, Elena N.&lt;/author&gt;&lt;/authors&gt;&lt;/contributors&gt;&lt;titles&gt;&lt;title&gt;A protocol for conducting and presenting results of regression-type analyses&lt;/title&gt;&lt;secondary-title&gt;Methods in Ecology and Evolution&lt;/secondary-title&gt;&lt;/titles&gt;&lt;periodical&gt;&lt;full-title&gt;Methods in Ecology and Evolution&lt;/full-title&gt;&lt;/periodical&gt;&lt;pages&gt;636-645&lt;/pages&gt;&lt;volume&gt;7&lt;/volume&gt;&lt;number&gt;6&lt;/number&gt;&lt;keywords&gt;&lt;keyword&gt;effective communication&lt;/keyword&gt;&lt;keyword&gt;protocol&lt;/keyword&gt;&lt;keyword&gt;statistical analysis&lt;/keyword&gt;&lt;keyword&gt;visualization&lt;/keyword&gt;&lt;/keywords&gt;&lt;dates&gt;&lt;year&gt;2016&lt;/year&gt;&lt;pub-dates&gt;&lt;date&gt;2016/06/01&lt;/date&gt;&lt;/pub-dates&gt;&lt;/dates&gt;&lt;publisher&gt;John Wiley &amp;amp; Sons, Ltd&lt;/publisher&gt;&lt;urls&gt;&lt;related-urls&gt;&lt;url&gt;https://doi.org/10.1111/2041-210X.12577&lt;/url&gt;&lt;/related-urls&gt;&lt;/urls&gt;&lt;electronic-resource-num&gt;https://doi.org/10.1111/2041-210X.12577&lt;/electronic-resource-num&gt;&lt;access-date&gt;2025/08/18&lt;/access-date&gt;&lt;/record&gt;&lt;/Cite&gt;&lt;/EndNote&gt;</w:instrText>
      </w:r>
      <w:r w:rsidRPr="1D8D2BC4">
        <w:rPr>
          <w:lang w:val="en-CA"/>
        </w:rPr>
        <w:fldChar w:fldCharType="separate"/>
      </w:r>
      <w:r w:rsidR="00E56BAB">
        <w:rPr>
          <w:noProof/>
          <w:lang w:val="en-CA"/>
        </w:rPr>
        <w:t>(Zuur and Ieno 2016)</w:t>
      </w:r>
      <w:r w:rsidRPr="1D8D2BC4">
        <w:rPr>
          <w:lang w:val="en-CA"/>
        </w:rPr>
        <w:fldChar w:fldCharType="end"/>
      </w:r>
      <w:r w:rsidR="002C4C8A" w:rsidRPr="1D8D2BC4">
        <w:rPr>
          <w:lang w:val="en-CA"/>
        </w:rPr>
        <w:t xml:space="preserve">. </w:t>
      </w:r>
      <w:r w:rsidR="00A46B07">
        <w:t xml:space="preserve">All model selection and top model evaluation were performed using the </w:t>
      </w:r>
      <w:r w:rsidR="00A46B07" w:rsidRPr="1D8D2BC4">
        <w:rPr>
          <w:i/>
          <w:iCs/>
        </w:rPr>
        <w:t xml:space="preserve">MuMIn </w:t>
      </w:r>
      <w:r>
        <w:fldChar w:fldCharType="begin"/>
      </w:r>
      <w:r>
        <w:instrText xml:space="preserve"> ADDIN EN.CITE &lt;EndNote&gt;&lt;Cite&gt;&lt;Author&gt;Barton&lt;/Author&gt;&lt;Year&gt;2015&lt;/Year&gt;&lt;RecNum&gt;1015&lt;/RecNum&gt;&lt;DisplayText&gt;(Barton 2015)&lt;/DisplayText&gt;&lt;record&gt;&lt;rec-number&gt;1015&lt;/rec-number&gt;&lt;foreign-keys&gt;&lt;key app="EN" db-id="9tstv0xa32zvryewwazvzrxwse9ef0zfrtsx" timestamp="1776286494" guid="1531a3b5-be18-4a20-b449-b6eb36ffc1ff"&gt;1015&lt;/key&gt;&lt;/foreign-keys&gt;&lt;ref-type name="Web Page"&gt;12&lt;/ref-type&gt;&lt;contributors&gt;&lt;authors&gt;&lt;author&gt;Barton, Kamil&lt;/author&gt;&lt;/authors&gt;&lt;/contributors&gt;&lt;titles&gt;&lt;title&gt;MuMIn: Multi-Model Inference&lt;/title&gt;&lt;/titles&gt;&lt;dates&gt;&lt;year&gt;2015&lt;/year&gt;&lt;/dates&gt;&lt;urls&gt;&lt;related-urls&gt;&lt;url&gt;https://CRAN.R-project.org/package=MuMIn&lt;/url&gt;&lt;/related-urls&gt;&lt;/urls&gt;&lt;/record&gt;&lt;/Cite&gt;&lt;/EndNote&gt;</w:instrText>
      </w:r>
      <w:r>
        <w:fldChar w:fldCharType="separate"/>
      </w:r>
      <w:r w:rsidR="00F405AF" w:rsidRPr="1D8D2BC4">
        <w:rPr>
          <w:noProof/>
        </w:rPr>
        <w:t>(Barton 2015)</w:t>
      </w:r>
      <w:r>
        <w:fldChar w:fldCharType="end"/>
      </w:r>
      <w:r w:rsidR="00A46B07">
        <w:t xml:space="preserve"> and </w:t>
      </w:r>
      <w:r w:rsidR="00A46B07" w:rsidRPr="1D8D2BC4">
        <w:rPr>
          <w:i/>
          <w:iCs/>
        </w:rPr>
        <w:t xml:space="preserve">performance </w:t>
      </w:r>
      <w:r>
        <w:fldChar w:fldCharType="begin"/>
      </w:r>
      <w:r w:rsidR="00E56BAB">
        <w:instrText xml:space="preserve"> ADDIN EN.CITE &lt;EndNote&gt;&lt;Cite&gt;&lt;Author&gt;Lüdecke&lt;/Author&gt;&lt;Year&gt;2021&lt;/Year&gt;&lt;RecNum&gt;1364&lt;/RecNum&gt;&lt;DisplayText&gt;(Lüdecke et al. 2021)&lt;/DisplayText&gt;&lt;record&gt;&lt;rec-number&gt;1364&lt;/rec-number&gt;&lt;foreign-keys&gt;&lt;key app="EN" db-id="9tstv0xa32zvryewwazvzrxwse9ef0zfrtsx" timestamp="1776286495" guid="49261af5-fb61-481c-bcb0-e3cdf95efcec"&gt;1364&lt;/key&gt;&lt;/foreign-keys&gt;&lt;ref-type name="Journal Article"&gt;17&lt;/ref-type&gt;&lt;contributors&gt;&lt;authors&gt;&lt;author&gt;Lüdecke, Daniel&lt;/author&gt;&lt;author&gt;Ben-Shachar, Mattan&lt;/author&gt;&lt;author&gt;Patil, Indrajeet&lt;/author&gt;&lt;author&gt;Waggoner, Philip&lt;/author&gt;&lt;author&gt;Makowski, Dominique&lt;/author&gt;&lt;/authors&gt;&lt;/contributors&gt;&lt;titles&gt;&lt;title&gt;performance: An R Package for Assessment, Comparison and Testing of Statistical Models&lt;/title&gt;&lt;secondary-title&gt;Journal of Open Source Software&lt;/secondary-title&gt;&lt;/titles&gt;&lt;periodical&gt;&lt;full-title&gt;Journal of Open Source Software&lt;/full-title&gt;&lt;/periodical&gt;&lt;pages&gt;3139-3139&lt;/pages&gt;&lt;volume&gt;6&lt;/volume&gt;&lt;number&gt;60&lt;/number&gt;&lt;dates&gt;&lt;year&gt;2021&lt;/year&gt;&lt;pub-dates&gt;&lt;date&gt;2021/4//&lt;/date&gt;&lt;/pub-dates&gt;&lt;/dates&gt;&lt;urls&gt;&lt;/urls&gt;&lt;electronic-resource-num&gt;10.21105/joss.03139&lt;/electronic-resource-num&gt;&lt;/record&gt;&lt;/Cite&gt;&lt;/EndNote&gt;</w:instrText>
      </w:r>
      <w:r>
        <w:fldChar w:fldCharType="separate"/>
      </w:r>
      <w:r w:rsidR="00E56BAB">
        <w:rPr>
          <w:noProof/>
        </w:rPr>
        <w:t>(Lüdecke et al. 2021)</w:t>
      </w:r>
      <w:r>
        <w:fldChar w:fldCharType="end"/>
      </w:r>
      <w:r w:rsidR="00A46B07">
        <w:t xml:space="preserve"> packages in R.</w:t>
      </w:r>
      <w:r w:rsidR="0089439D">
        <w:t xml:space="preserve"> </w:t>
      </w:r>
    </w:p>
    <w:p w14:paraId="70A3ACA7" w14:textId="66AB08DA" w:rsidR="00512322" w:rsidRPr="006A4E27" w:rsidRDefault="00E60473" w:rsidP="006A4E27">
      <w:pPr>
        <w:rPr>
          <w:b/>
          <w:bCs/>
        </w:rPr>
      </w:pPr>
      <w:r w:rsidRPr="006A4E27">
        <w:rPr>
          <w:b/>
          <w:bCs/>
        </w:rPr>
        <w:t>Results</w:t>
      </w:r>
    </w:p>
    <w:p w14:paraId="17ADC801" w14:textId="5B400DDB" w:rsidR="00852F25" w:rsidRDefault="74C74837" w:rsidP="006A4E27">
      <w:pPr>
        <w:ind w:firstLine="720"/>
      </w:pPr>
      <w:r w:rsidRPr="57260A84">
        <w:rPr>
          <w:lang w:val="en-US"/>
        </w:rPr>
        <w:t>We gathered 149</w:t>
      </w:r>
      <w:r w:rsidR="00973980">
        <w:rPr>
          <w:lang w:val="en-US"/>
        </w:rPr>
        <w:t>,</w:t>
      </w:r>
      <w:r w:rsidRPr="57260A84">
        <w:rPr>
          <w:lang w:val="en-US"/>
        </w:rPr>
        <w:t>273 camera</w:t>
      </w:r>
      <w:r w:rsidR="4C83FDA0" w:rsidRPr="57260A84">
        <w:rPr>
          <w:lang w:val="en-US"/>
        </w:rPr>
        <w:t>-</w:t>
      </w:r>
      <w:r w:rsidRPr="57260A84">
        <w:rPr>
          <w:lang w:val="en-US"/>
        </w:rPr>
        <w:t>days of data and 683</w:t>
      </w:r>
      <w:r w:rsidR="00973980">
        <w:rPr>
          <w:lang w:val="en-US"/>
        </w:rPr>
        <w:t>,</w:t>
      </w:r>
      <w:r w:rsidRPr="57260A84">
        <w:rPr>
          <w:lang w:val="en-US"/>
        </w:rPr>
        <w:t>259 images, producing 7</w:t>
      </w:r>
      <w:r w:rsidR="00973980">
        <w:rPr>
          <w:lang w:val="en-US"/>
        </w:rPr>
        <w:t>,</w:t>
      </w:r>
      <w:r w:rsidRPr="57260A84">
        <w:rPr>
          <w:lang w:val="en-US"/>
        </w:rPr>
        <w:t>399 images and 4</w:t>
      </w:r>
      <w:r w:rsidR="00973980">
        <w:rPr>
          <w:lang w:val="en-US"/>
        </w:rPr>
        <w:t>,</w:t>
      </w:r>
      <w:r w:rsidRPr="57260A84">
        <w:rPr>
          <w:lang w:val="en-US"/>
        </w:rPr>
        <w:t xml:space="preserve">747 independent detections of red squirrels. Red squirrels were detected at least once at </w:t>
      </w:r>
      <w:r w:rsidRPr="57260A84">
        <w:rPr>
          <w:lang w:val="en-US"/>
        </w:rPr>
        <w:lastRenderedPageBreak/>
        <w:t>305 of 430 camera sites (</w:t>
      </w:r>
      <w:r w:rsidR="60DCFFFF" w:rsidRPr="57260A84">
        <w:rPr>
          <w:lang w:val="en-US"/>
        </w:rPr>
        <w:t xml:space="preserve">naïve </w:t>
      </w:r>
      <w:r w:rsidRPr="57260A84">
        <w:rPr>
          <w:lang w:val="en-US"/>
        </w:rPr>
        <w:t xml:space="preserve">occupancy = 0.709). </w:t>
      </w:r>
      <w:r w:rsidR="13B90448" w:rsidRPr="57260A84">
        <w:rPr>
          <w:lang w:val="en-US"/>
        </w:rPr>
        <w:t>O</w:t>
      </w:r>
      <w:r w:rsidR="26348935" w:rsidRPr="57260A84">
        <w:rPr>
          <w:lang w:val="en-US"/>
        </w:rPr>
        <w:t xml:space="preserve">ur final monthly dataset represented 4918 camera-months of data </w:t>
      </w:r>
      <w:r w:rsidR="4574DF70" w:rsidRPr="57260A84">
        <w:rPr>
          <w:lang w:val="en-US"/>
        </w:rPr>
        <w:t xml:space="preserve">and </w:t>
      </w:r>
      <w:r w:rsidR="26348935" w:rsidRPr="57260A84">
        <w:rPr>
          <w:lang w:val="en-US"/>
        </w:rPr>
        <w:t xml:space="preserve">a </w:t>
      </w:r>
      <w:r w:rsidR="6B729B53" w:rsidRPr="57260A84">
        <w:rPr>
          <w:lang w:val="en-US"/>
        </w:rPr>
        <w:t>total of 1</w:t>
      </w:r>
      <w:r w:rsidR="40647D1D" w:rsidRPr="57260A84">
        <w:rPr>
          <w:lang w:val="en-US"/>
        </w:rPr>
        <w:t>309 months with</w:t>
      </w:r>
      <w:r w:rsidR="26348935" w:rsidRPr="57260A84">
        <w:rPr>
          <w:lang w:val="en-US"/>
        </w:rPr>
        <w:t xml:space="preserve"> squirrels</w:t>
      </w:r>
      <w:r w:rsidR="1222B468" w:rsidRPr="57260A84">
        <w:rPr>
          <w:lang w:val="en-US"/>
        </w:rPr>
        <w:t xml:space="preserve"> present</w:t>
      </w:r>
      <w:r w:rsidR="26348935" w:rsidRPr="57260A84">
        <w:rPr>
          <w:lang w:val="en-US"/>
        </w:rPr>
        <w:t xml:space="preserve">. </w:t>
      </w:r>
    </w:p>
    <w:p w14:paraId="4F77D044" w14:textId="236E668B" w:rsidR="004B0BF3" w:rsidRDefault="4D1A5C32" w:rsidP="004B0BF3">
      <w:pPr>
        <w:tabs>
          <w:tab w:val="left" w:pos="4111"/>
        </w:tabs>
        <w:ind w:firstLine="720"/>
        <w:rPr>
          <w:lang w:val="en-CA"/>
        </w:rPr>
      </w:pPr>
      <w:r>
        <w:t>T</w:t>
      </w:r>
      <w:r w:rsidR="033C98EE">
        <w:t xml:space="preserve">he </w:t>
      </w:r>
      <w:r w:rsidR="54E4E3AB">
        <w:t>models containing only</w:t>
      </w:r>
      <w:r w:rsidR="033C98EE">
        <w:t xml:space="preserve"> natural land cover variables </w:t>
      </w:r>
      <w:r w:rsidR="54E4E3AB">
        <w:t>(</w:t>
      </w:r>
      <w:r w:rsidR="033C98EE">
        <w:t xml:space="preserve">proportion of conifer forest, mixedwood forest, broadleaf forest, and </w:t>
      </w:r>
      <w:r w:rsidR="70EC4019">
        <w:t>recent (</w:t>
      </w:r>
      <w:r w:rsidR="033C98EE">
        <w:t>0–15 years</w:t>
      </w:r>
      <w:r w:rsidR="70EC4019">
        <w:t>) fire</w:t>
      </w:r>
      <w:r w:rsidR="54E4E3AB">
        <w:t xml:space="preserve"> </w:t>
      </w:r>
      <w:r w:rsidR="6FA403F4">
        <w:t>were</w:t>
      </w:r>
      <w:r w:rsidR="54E4E3AB">
        <w:t xml:space="preserve"> poorly supported</w:t>
      </w:r>
      <w:r w:rsidR="70EC4019">
        <w:t xml:space="preserve"> </w:t>
      </w:r>
      <w:r w:rsidR="033C98EE">
        <w:t xml:space="preserve">(Table </w:t>
      </w:r>
      <w:r w:rsidR="16782452">
        <w:t>1)</w:t>
      </w:r>
      <w:r w:rsidR="033C98EE">
        <w:t>. Instead</w:t>
      </w:r>
      <w:r w:rsidR="033C98EE" w:rsidRPr="1D8D2BC4">
        <w:rPr>
          <w:rFonts w:asciiTheme="majorHAnsi" w:hAnsiTheme="majorHAnsi" w:cstheme="majorBidi"/>
        </w:rPr>
        <w:t xml:space="preserve">, </w:t>
      </w:r>
      <w:r w:rsidR="13305D0B">
        <w:t xml:space="preserve">red squirrel monthly </w:t>
      </w:r>
      <w:r w:rsidR="54E4E3AB">
        <w:t>occurrence was</w:t>
      </w:r>
      <w:r w:rsidR="033C98EE">
        <w:t xml:space="preserve"> best explained </w:t>
      </w:r>
      <w:r w:rsidR="54E4E3AB">
        <w:t xml:space="preserve">when interactive effects of industrial </w:t>
      </w:r>
      <w:r w:rsidR="180FAEFC">
        <w:t>edge density</w:t>
      </w:r>
      <w:r w:rsidR="54E4E3AB">
        <w:t xml:space="preserve"> and industrial footprint at a 2000</w:t>
      </w:r>
      <w:r w:rsidR="00973980">
        <w:t>-</w:t>
      </w:r>
      <w:r w:rsidR="54E4E3AB">
        <w:t>m spatial scale were also included in the model</w:t>
      </w:r>
      <w:r w:rsidR="180FAEFC">
        <w:t xml:space="preserve"> </w:t>
      </w:r>
      <w:r w:rsidR="033C98EE">
        <w:t>(AIC</w:t>
      </w:r>
      <w:r w:rsidR="033C98EE" w:rsidRPr="1D8D2BC4">
        <w:rPr>
          <w:vertAlign w:val="subscript"/>
        </w:rPr>
        <w:t xml:space="preserve">w </w:t>
      </w:r>
      <w:r w:rsidR="033C98EE">
        <w:t>= 0.</w:t>
      </w:r>
      <w:r w:rsidR="31E7FD9B">
        <w:t>865</w:t>
      </w:r>
      <w:r w:rsidR="033C98EE">
        <w:t xml:space="preserve">; </w:t>
      </w:r>
      <w:r w:rsidR="326B2934">
        <w:t>Table 1</w:t>
      </w:r>
      <w:r w:rsidR="033C98EE">
        <w:t>)</w:t>
      </w:r>
      <w:r w:rsidR="305D3BA9">
        <w:t>.</w:t>
      </w:r>
      <w:r w:rsidR="00F06BC4">
        <w:t xml:space="preserve"> </w:t>
      </w:r>
      <w:r w:rsidR="00D6709D">
        <w:t xml:space="preserve">We performed a sensitivity analysis </w:t>
      </w:r>
      <w:r w:rsidR="004A60AC">
        <w:t>on landscape-level effects by</w:t>
      </w:r>
      <w:r w:rsidR="00D6709D">
        <w:t xml:space="preserve"> </w:t>
      </w:r>
      <w:r w:rsidR="004A60AC">
        <w:t>plotting</w:t>
      </w:r>
      <w:r w:rsidR="00D6709D">
        <w:t xml:space="preserve"> effect sizes at all buffer</w:t>
      </w:r>
      <w:r w:rsidR="004A60AC">
        <w:t xml:space="preserve"> radii</w:t>
      </w:r>
      <w:r w:rsidR="00D6709D">
        <w:t xml:space="preserve"> (1000–5000 m)</w:t>
      </w:r>
      <w:r w:rsidR="004A60AC">
        <w:t>,</w:t>
      </w:r>
      <w:r w:rsidR="00D6709D">
        <w:t xml:space="preserve"> and found</w:t>
      </w:r>
      <w:r w:rsidR="00FE6980">
        <w:t xml:space="preserve"> little </w:t>
      </w:r>
      <w:r w:rsidR="004A60AC">
        <w:t>qualitative</w:t>
      </w:r>
      <w:r w:rsidR="00D6709D">
        <w:t xml:space="preserve"> change</w:t>
      </w:r>
      <w:r w:rsidR="00FE6980">
        <w:t xml:space="preserve"> in model coefficients</w:t>
      </w:r>
      <w:r w:rsidR="00D6709D">
        <w:t xml:space="preserve">, suggesting our results are robust </w:t>
      </w:r>
      <w:r w:rsidR="00FE6980">
        <w:t>across</w:t>
      </w:r>
      <w:r w:rsidR="00D6709D">
        <w:t xml:space="preserve"> this domain of scales (Supporting Information</w:t>
      </w:r>
      <w:r w:rsidR="006B4525">
        <w:t>:</w:t>
      </w:r>
      <w:r w:rsidR="008072FE">
        <w:t xml:space="preserve"> Fig. S</w:t>
      </w:r>
      <w:r w:rsidR="0056691B">
        <w:t>2</w:t>
      </w:r>
      <w:r w:rsidR="008072FE">
        <w:t>)</w:t>
      </w:r>
      <w:r w:rsidR="00FE6980">
        <w:t xml:space="preserve">. </w:t>
      </w:r>
      <w:r w:rsidR="033C98EE">
        <w:t xml:space="preserve">Red squirrel </w:t>
      </w:r>
      <w:r w:rsidR="180FAEFC">
        <w:t xml:space="preserve">monthly occurrence </w:t>
      </w:r>
      <w:r w:rsidR="75E02F97">
        <w:t>decreased</w:t>
      </w:r>
      <w:r w:rsidR="033C98EE">
        <w:t xml:space="preserve"> </w:t>
      </w:r>
      <w:r w:rsidR="75E02F97">
        <w:t>with</w:t>
      </w:r>
      <w:r w:rsidR="033C98EE">
        <w:t xml:space="preserve"> proportion of broadleaf forest </w:t>
      </w:r>
      <w:r w:rsidR="4EDAA67D">
        <w:t>and</w:t>
      </w:r>
      <w:r w:rsidR="033C98EE">
        <w:t xml:space="preserve"> </w:t>
      </w:r>
      <w:r w:rsidR="6B94DBD4">
        <w:t>increased with</w:t>
      </w:r>
      <w:r w:rsidR="033C98EE">
        <w:t xml:space="preserve"> proportion of mixed wood forest </w:t>
      </w:r>
      <w:r w:rsidR="16782452">
        <w:t>(</w:t>
      </w:r>
      <w:r w:rsidR="6BFE02C2">
        <w:t xml:space="preserve">Fig. </w:t>
      </w:r>
      <w:r w:rsidR="4D185C59">
        <w:t>2</w:t>
      </w:r>
      <w:r w:rsidR="16782452">
        <w:t>, Table 2)</w:t>
      </w:r>
      <w:r w:rsidR="4EDAA67D">
        <w:t xml:space="preserve"> at the 100</w:t>
      </w:r>
      <w:r w:rsidR="00367538">
        <w:t>-</w:t>
      </w:r>
      <w:r w:rsidR="4B87E84D">
        <w:t xml:space="preserve">m </w:t>
      </w:r>
      <w:r w:rsidR="4EDAA67D">
        <w:t>spatial scale</w:t>
      </w:r>
      <w:r w:rsidR="371EA8F5">
        <w:t>.</w:t>
      </w:r>
      <w:r w:rsidR="183E67E4">
        <w:t xml:space="preserve"> R</w:t>
      </w:r>
      <w:r w:rsidR="371EA8F5">
        <w:t xml:space="preserve">ed squirrel </w:t>
      </w:r>
      <w:r w:rsidR="13305D0B">
        <w:t xml:space="preserve">detections were </w:t>
      </w:r>
      <w:r w:rsidR="033C98EE">
        <w:t xml:space="preserve">unrelated to the proportion of conifer forest </w:t>
      </w:r>
      <w:r w:rsidR="4EDAA67D">
        <w:t>at the 100</w:t>
      </w:r>
      <w:r w:rsidR="00367538">
        <w:t>-</w:t>
      </w:r>
      <w:r w:rsidR="4B87E84D">
        <w:t xml:space="preserve">m </w:t>
      </w:r>
      <w:r w:rsidR="4EDAA67D">
        <w:t xml:space="preserve">spatial scale </w:t>
      </w:r>
      <w:r>
        <w:t xml:space="preserve">in this multivariate model </w:t>
      </w:r>
      <w:r w:rsidR="16782452">
        <w:t>(</w:t>
      </w:r>
      <w:r w:rsidR="6BFE02C2">
        <w:t xml:space="preserve">Fig. </w:t>
      </w:r>
      <w:r w:rsidR="724CF501">
        <w:t>2</w:t>
      </w:r>
      <w:r w:rsidR="16782452">
        <w:t>, Table 2)</w:t>
      </w:r>
      <w:r w:rsidR="033C98EE">
        <w:t xml:space="preserve">. The amount of recent fire had a weak positive effect on red squirrels </w:t>
      </w:r>
      <w:r w:rsidR="16782452">
        <w:t>(</w:t>
      </w:r>
      <w:r w:rsidR="6BFE02C2">
        <w:t xml:space="preserve">Fig. </w:t>
      </w:r>
      <w:r w:rsidR="6B6EEF6F">
        <w:t>2</w:t>
      </w:r>
      <w:r w:rsidR="16782452">
        <w:t>, Table 2)</w:t>
      </w:r>
      <w:r w:rsidR="033C98EE">
        <w:t xml:space="preserve">. </w:t>
      </w:r>
      <w:r w:rsidR="62FE4D3E">
        <w:t xml:space="preserve">Red squirrel </w:t>
      </w:r>
      <w:r w:rsidR="341BCED8">
        <w:t xml:space="preserve">occurrence </w:t>
      </w:r>
      <w:r w:rsidR="62FE4D3E">
        <w:t>decreased nominally</w:t>
      </w:r>
      <w:r w:rsidR="0EC33A35">
        <w:t xml:space="preserve"> with</w:t>
      </w:r>
      <w:r w:rsidR="033C98EE">
        <w:t xml:space="preserve"> anthropogenic edge density</w:t>
      </w:r>
      <w:r w:rsidR="42AA67A1">
        <w:t xml:space="preserve"> at the 2</w:t>
      </w:r>
      <w:r w:rsidR="5A1CD95A">
        <w:t>000</w:t>
      </w:r>
      <w:r w:rsidR="001B6C01">
        <w:t>-</w:t>
      </w:r>
      <w:r w:rsidR="4B87E84D">
        <w:t xml:space="preserve">m </w:t>
      </w:r>
      <w:r w:rsidR="42AA67A1">
        <w:t>spatial scale</w:t>
      </w:r>
      <w:r w:rsidR="033C98EE">
        <w:t xml:space="preserve"> </w:t>
      </w:r>
      <w:r w:rsidR="0EC33A35">
        <w:t xml:space="preserve">in </w:t>
      </w:r>
      <w:r w:rsidR="341BCED8">
        <w:t xml:space="preserve">landscapes with a low industrial footprint, but it </w:t>
      </w:r>
      <w:r w:rsidR="5E037809">
        <w:t>decreased markedly in more developed landscapes</w:t>
      </w:r>
      <w:r w:rsidR="033C98EE">
        <w:t xml:space="preserve"> via an interaction term </w:t>
      </w:r>
      <w:r w:rsidR="16782452">
        <w:t>(</w:t>
      </w:r>
      <w:r w:rsidR="6BFE02C2">
        <w:t xml:space="preserve">Fig. </w:t>
      </w:r>
      <w:r w:rsidR="6A986DB6">
        <w:t>2</w:t>
      </w:r>
      <w:r w:rsidR="16782452">
        <w:t>, Table 2)</w:t>
      </w:r>
      <w:r w:rsidR="033C98EE">
        <w:t xml:space="preserve">. Unexpectedly, </w:t>
      </w:r>
      <w:r w:rsidR="17AED847">
        <w:t xml:space="preserve">red squirrel </w:t>
      </w:r>
      <w:r w:rsidR="13305D0B">
        <w:t>detections</w:t>
      </w:r>
      <w:r w:rsidR="17AED847">
        <w:t xml:space="preserve"> increased with </w:t>
      </w:r>
      <w:r w:rsidR="033C98EE">
        <w:t xml:space="preserve">cumulative </w:t>
      </w:r>
      <w:r w:rsidR="341BCED8">
        <w:t xml:space="preserve">industrial </w:t>
      </w:r>
      <w:r w:rsidR="2A6258F5">
        <w:t>footprint</w:t>
      </w:r>
      <w:r w:rsidR="4EDAA67D">
        <w:t xml:space="preserve"> </w:t>
      </w:r>
      <w:r w:rsidR="42AA67A1">
        <w:t>at the 2</w:t>
      </w:r>
      <w:r w:rsidR="134B79D7">
        <w:t>00</w:t>
      </w:r>
      <w:r w:rsidR="42AA67A1">
        <w:t>0</w:t>
      </w:r>
      <w:r w:rsidR="001B6C01">
        <w:t>-</w:t>
      </w:r>
      <w:r w:rsidR="4B87E84D">
        <w:t xml:space="preserve">m </w:t>
      </w:r>
      <w:r w:rsidR="42AA67A1">
        <w:t xml:space="preserve">spatial scale </w:t>
      </w:r>
      <w:r w:rsidR="16782452">
        <w:t>(</w:t>
      </w:r>
      <w:r w:rsidR="6BFE02C2">
        <w:t xml:space="preserve">Fig. </w:t>
      </w:r>
      <w:r w:rsidR="79C9D4D2">
        <w:t>2</w:t>
      </w:r>
      <w:r w:rsidR="16782452">
        <w:t>, Table 2)</w:t>
      </w:r>
      <w:r w:rsidR="033C98EE">
        <w:t xml:space="preserve">. Random intercepts for site and </w:t>
      </w:r>
      <w:r w:rsidR="004801E8">
        <w:t>Landscape Unit (“array”)</w:t>
      </w:r>
      <w:r w:rsidR="033C98EE">
        <w:t xml:space="preserve"> had high variance (σ²</w:t>
      </w:r>
      <w:r w:rsidR="033C98EE" w:rsidRPr="1D8D2BC4">
        <w:rPr>
          <w:vertAlign w:val="subscript"/>
        </w:rPr>
        <w:t>site(</w:t>
      </w:r>
      <w:r w:rsidR="004801E8" w:rsidRPr="1D8D2BC4">
        <w:rPr>
          <w:vertAlign w:val="subscript"/>
        </w:rPr>
        <w:t>array</w:t>
      </w:r>
      <w:r w:rsidR="033C98EE" w:rsidRPr="1D8D2BC4">
        <w:rPr>
          <w:vertAlign w:val="subscript"/>
        </w:rPr>
        <w:t>)</w:t>
      </w:r>
      <w:r w:rsidR="033C98EE">
        <w:t xml:space="preserve"> = </w:t>
      </w:r>
      <w:r w:rsidR="65D61979">
        <w:t>1</w:t>
      </w:r>
      <w:r w:rsidR="033C98EE">
        <w:t>.</w:t>
      </w:r>
      <w:r w:rsidR="5D888BAB">
        <w:t>6</w:t>
      </w:r>
      <w:r w:rsidR="00E82C03">
        <w:t>09</w:t>
      </w:r>
      <w:r w:rsidR="033C98EE">
        <w:t xml:space="preserve"> and σ²</w:t>
      </w:r>
      <w:r w:rsidR="004801E8" w:rsidRPr="1D8D2BC4">
        <w:rPr>
          <w:vertAlign w:val="subscript"/>
        </w:rPr>
        <w:t>array</w:t>
      </w:r>
      <w:r w:rsidR="033C98EE">
        <w:t xml:space="preserve"> = 0.</w:t>
      </w:r>
      <w:r w:rsidR="4B9F9727">
        <w:t>699</w:t>
      </w:r>
      <w:r w:rsidR="033C98EE">
        <w:t xml:space="preserve">; </w:t>
      </w:r>
      <w:r w:rsidR="326B2934">
        <w:t>Table 2</w:t>
      </w:r>
      <w:r w:rsidR="033C98EE">
        <w:t>)</w:t>
      </w:r>
      <w:r w:rsidR="7E42E73C">
        <w:t>, and improved model fit compared to a model with no random effects based on a likelihood ratio test (χ</w:t>
      </w:r>
      <w:r w:rsidR="7E42E73C" w:rsidRPr="1D8D2BC4">
        <w:rPr>
          <w:vertAlign w:val="superscript"/>
        </w:rPr>
        <w:t>2</w:t>
      </w:r>
      <w:r w:rsidR="7E42E73C">
        <w:t xml:space="preserve"> = </w:t>
      </w:r>
      <w:r w:rsidR="009F4358">
        <w:t>970.15</w:t>
      </w:r>
      <w:r w:rsidR="7E42E73C">
        <w:t>, p &lt; 0.001).</w:t>
      </w:r>
      <w:r w:rsidR="00A36E4A">
        <w:t xml:space="preserve"> VIFs were low (&lt;2.4) for the top model (Supporting Information: Fig. S3). </w:t>
      </w:r>
      <w:r w:rsidR="70EC4019">
        <w:t>In m</w:t>
      </w:r>
      <w:r w:rsidR="31700BFB" w:rsidRPr="1D8D2BC4">
        <w:rPr>
          <w:lang w:val="en-CA"/>
        </w:rPr>
        <w:t>odel validation simulations</w:t>
      </w:r>
      <w:r w:rsidR="70EC4019" w:rsidRPr="1D8D2BC4">
        <w:rPr>
          <w:lang w:val="en-CA"/>
        </w:rPr>
        <w:t xml:space="preserve">, </w:t>
      </w:r>
      <w:r w:rsidR="31700BFB" w:rsidRPr="1D8D2BC4">
        <w:rPr>
          <w:lang w:val="en-CA"/>
        </w:rPr>
        <w:t xml:space="preserve">coefficient estimates </w:t>
      </w:r>
      <w:r w:rsidR="70EC4019" w:rsidRPr="1D8D2BC4">
        <w:rPr>
          <w:lang w:val="en-CA"/>
        </w:rPr>
        <w:t xml:space="preserve">were unbiased and had variance consistent with </w:t>
      </w:r>
      <w:r w:rsidR="70EC4019" w:rsidRPr="1D8D2BC4">
        <w:rPr>
          <w:lang w:val="en-CA"/>
        </w:rPr>
        <w:lastRenderedPageBreak/>
        <w:t xml:space="preserve">model standard errors, </w:t>
      </w:r>
      <w:r w:rsidR="31700BFB" w:rsidRPr="1D8D2BC4">
        <w:rPr>
          <w:lang w:val="en-CA"/>
        </w:rPr>
        <w:t xml:space="preserve">except for recent fire, which </w:t>
      </w:r>
      <w:r w:rsidR="70EC4019" w:rsidRPr="1D8D2BC4">
        <w:rPr>
          <w:lang w:val="en-CA"/>
        </w:rPr>
        <w:t>had</w:t>
      </w:r>
      <w:r w:rsidR="31700BFB" w:rsidRPr="1D8D2BC4">
        <w:rPr>
          <w:lang w:val="en-CA"/>
        </w:rPr>
        <w:t xml:space="preserve"> low precision (</w:t>
      </w:r>
      <w:r w:rsidR="3ECA6760" w:rsidRPr="1D8D2BC4">
        <w:rPr>
          <w:lang w:val="en-CA"/>
        </w:rPr>
        <w:t>Supporting Information</w:t>
      </w:r>
      <w:r w:rsidR="4A477025" w:rsidRPr="1D8D2BC4">
        <w:rPr>
          <w:lang w:val="en-CA"/>
        </w:rPr>
        <w:t>:</w:t>
      </w:r>
      <w:r w:rsidR="31700BFB" w:rsidRPr="1D8D2BC4">
        <w:rPr>
          <w:lang w:val="en-CA"/>
        </w:rPr>
        <w:t xml:space="preserve"> Fig. S</w:t>
      </w:r>
      <w:r w:rsidR="008072FE" w:rsidRPr="1D8D2BC4">
        <w:rPr>
          <w:lang w:val="en-CA"/>
        </w:rPr>
        <w:t>4</w:t>
      </w:r>
      <w:r w:rsidR="31700BFB" w:rsidRPr="1D8D2BC4">
        <w:rPr>
          <w:lang w:val="en-CA"/>
        </w:rPr>
        <w:t>).</w:t>
      </w:r>
      <w:r w:rsidR="45E6E951" w:rsidRPr="1D8D2BC4">
        <w:rPr>
          <w:lang w:val="en-CA"/>
        </w:rPr>
        <w:t xml:space="preserve"> </w:t>
      </w:r>
      <w:r w:rsidRPr="1D8D2BC4">
        <w:rPr>
          <w:lang w:val="en-CA"/>
        </w:rPr>
        <w:br w:type="page"/>
      </w:r>
    </w:p>
    <w:p w14:paraId="13123E3C" w14:textId="77777777" w:rsidR="004B0BF3" w:rsidRDefault="004B0BF3" w:rsidP="004B0BF3">
      <w:pPr>
        <w:rPr>
          <w:lang w:val="en-US"/>
        </w:rPr>
      </w:pPr>
      <w:r w:rsidRPr="00D7628E">
        <w:rPr>
          <w:b/>
          <w:bCs/>
          <w:lang w:val="en-US"/>
        </w:rPr>
        <w:lastRenderedPageBreak/>
        <w:t>Table 1.</w:t>
      </w:r>
      <w:r w:rsidRPr="57260A84">
        <w:rPr>
          <w:lang w:val="en-US"/>
        </w:rPr>
        <w:t xml:space="preserve"> Selection of candidate models describing impact of </w:t>
      </w:r>
      <w:r>
        <w:rPr>
          <w:lang w:val="en-US"/>
        </w:rPr>
        <w:t xml:space="preserve">site-level </w:t>
      </w:r>
      <w:r w:rsidRPr="57260A84">
        <w:rPr>
          <w:lang w:val="en-US"/>
        </w:rPr>
        <w:t xml:space="preserve">natural </w:t>
      </w:r>
      <w:r>
        <w:rPr>
          <w:lang w:val="en-US"/>
        </w:rPr>
        <w:t>landcover</w:t>
      </w:r>
      <w:r w:rsidRPr="57260A84">
        <w:rPr>
          <w:lang w:val="en-US"/>
        </w:rPr>
        <w:t xml:space="preserve">, </w:t>
      </w:r>
      <w:r>
        <w:rPr>
          <w:lang w:val="en-US"/>
        </w:rPr>
        <w:t xml:space="preserve">as well as landscape-level </w:t>
      </w:r>
      <w:r w:rsidRPr="57260A84">
        <w:rPr>
          <w:lang w:val="en-US"/>
        </w:rPr>
        <w:t>compositio</w:t>
      </w:r>
      <w:r>
        <w:rPr>
          <w:lang w:val="en-US"/>
        </w:rPr>
        <w:t>n and</w:t>
      </w:r>
      <w:r w:rsidRPr="57260A84">
        <w:rPr>
          <w:lang w:val="en-US"/>
        </w:rPr>
        <w:t xml:space="preserve"> configuration</w:t>
      </w:r>
      <w:r>
        <w:rPr>
          <w:lang w:val="en-US"/>
        </w:rPr>
        <w:t xml:space="preserve"> of industrial disturbances</w:t>
      </w:r>
      <w:r w:rsidRPr="57260A84">
        <w:rPr>
          <w:lang w:val="en-US"/>
        </w:rPr>
        <w:t xml:space="preserve"> on red squirrel monthly occurrence in the Boreal Plains. </w:t>
      </w:r>
    </w:p>
    <w:tbl>
      <w:tblPr>
        <w:tblW w:w="0" w:type="auto"/>
        <w:tblInd w:w="-645" w:type="dxa"/>
        <w:tblLook w:val="06A0" w:firstRow="1" w:lastRow="0" w:firstColumn="1" w:lastColumn="0" w:noHBand="1" w:noVBand="1"/>
      </w:tblPr>
      <w:tblGrid>
        <w:gridCol w:w="2084"/>
        <w:gridCol w:w="5238"/>
        <w:gridCol w:w="465"/>
        <w:gridCol w:w="869"/>
        <w:gridCol w:w="685"/>
        <w:gridCol w:w="664"/>
      </w:tblGrid>
      <w:tr w:rsidR="004B0BF3" w14:paraId="58592791" w14:textId="77777777" w:rsidTr="009C7375">
        <w:trPr>
          <w:trHeight w:val="302"/>
        </w:trPr>
        <w:tc>
          <w:tcPr>
            <w:tcW w:w="2312"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3DEA43A3" w14:textId="77777777" w:rsidR="004B0BF3" w:rsidRDefault="004B0BF3" w:rsidP="009C7375">
            <w:pPr>
              <w:spacing w:beforeAutospacing="1" w:line="240" w:lineRule="auto"/>
              <w:rPr>
                <w:b/>
                <w:bCs/>
                <w:color w:val="000000" w:themeColor="text1"/>
                <w:sz w:val="20"/>
                <w:szCs w:val="20"/>
              </w:rPr>
            </w:pPr>
            <w:r w:rsidRPr="7107D9C0">
              <w:rPr>
                <w:b/>
                <w:bCs/>
                <w:color w:val="000000" w:themeColor="text1"/>
                <w:sz w:val="20"/>
                <w:szCs w:val="20"/>
              </w:rPr>
              <w:t>Hypothesis</w:t>
            </w:r>
          </w:p>
        </w:tc>
        <w:tc>
          <w:tcPr>
            <w:tcW w:w="6287"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5F3194C3" w14:textId="77777777" w:rsidR="004B0BF3" w:rsidRDefault="004B0BF3" w:rsidP="009C7375">
            <w:pPr>
              <w:spacing w:beforeAutospacing="1" w:line="240" w:lineRule="auto"/>
              <w:rPr>
                <w:b/>
                <w:bCs/>
                <w:color w:val="000000" w:themeColor="text1"/>
                <w:sz w:val="20"/>
                <w:szCs w:val="20"/>
              </w:rPr>
            </w:pPr>
            <w:r w:rsidRPr="7107D9C0">
              <w:rPr>
                <w:b/>
                <w:bCs/>
                <w:color w:val="000000" w:themeColor="text1"/>
                <w:sz w:val="20"/>
                <w:szCs w:val="20"/>
              </w:rPr>
              <w:t>Covariates</w:t>
            </w:r>
          </w:p>
        </w:tc>
        <w:tc>
          <w:tcPr>
            <w:tcW w:w="525"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0C24E0CC" w14:textId="77777777" w:rsidR="004B0BF3" w:rsidRDefault="004B0BF3" w:rsidP="009C7375">
            <w:pPr>
              <w:spacing w:beforeAutospacing="1" w:line="240" w:lineRule="auto"/>
              <w:rPr>
                <w:b/>
                <w:bCs/>
                <w:color w:val="000000" w:themeColor="text1"/>
                <w:sz w:val="20"/>
                <w:szCs w:val="20"/>
                <w:lang w:val="en-US"/>
              </w:rPr>
            </w:pPr>
            <w:r w:rsidRPr="7107D9C0">
              <w:rPr>
                <w:b/>
                <w:bCs/>
                <w:color w:val="000000" w:themeColor="text1"/>
                <w:sz w:val="20"/>
                <w:szCs w:val="20"/>
                <w:lang w:val="en-US"/>
              </w:rPr>
              <w:t>df</w:t>
            </w:r>
          </w:p>
        </w:tc>
        <w:tc>
          <w:tcPr>
            <w:tcW w:w="917"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7DD0B16C" w14:textId="77777777" w:rsidR="004B0BF3" w:rsidRDefault="004B0BF3" w:rsidP="009C7375">
            <w:pPr>
              <w:spacing w:beforeAutospacing="1" w:line="240" w:lineRule="auto"/>
              <w:rPr>
                <w:b/>
                <w:bCs/>
                <w:color w:val="000000" w:themeColor="text1"/>
                <w:sz w:val="20"/>
                <w:szCs w:val="20"/>
                <w:lang w:val="en-US"/>
              </w:rPr>
            </w:pPr>
            <w:r w:rsidRPr="7107D9C0">
              <w:rPr>
                <w:b/>
                <w:bCs/>
                <w:color w:val="000000" w:themeColor="text1"/>
                <w:sz w:val="20"/>
                <w:szCs w:val="20"/>
                <w:lang w:val="en-US"/>
              </w:rPr>
              <w:t>AICc</w:t>
            </w:r>
          </w:p>
        </w:tc>
        <w:tc>
          <w:tcPr>
            <w:tcW w:w="704"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4A3368BB" w14:textId="77777777" w:rsidR="004B0BF3" w:rsidRDefault="004B0BF3" w:rsidP="009C7375">
            <w:pPr>
              <w:spacing w:beforeAutospacing="1" w:line="240" w:lineRule="auto"/>
              <w:rPr>
                <w:b/>
                <w:bCs/>
                <w:color w:val="000000" w:themeColor="text1"/>
                <w:sz w:val="20"/>
                <w:szCs w:val="20"/>
                <w:lang w:val="en-US"/>
              </w:rPr>
            </w:pPr>
            <w:r w:rsidRPr="7107D9C0">
              <w:rPr>
                <w:b/>
                <w:bCs/>
                <w:color w:val="000000" w:themeColor="text1"/>
                <w:sz w:val="20"/>
                <w:szCs w:val="20"/>
                <w:lang w:val="en-US"/>
              </w:rPr>
              <w:t>ΔAICc</w:t>
            </w:r>
          </w:p>
        </w:tc>
        <w:tc>
          <w:tcPr>
            <w:tcW w:w="695"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3145A860" w14:textId="77777777" w:rsidR="004B0BF3" w:rsidRDefault="004B0BF3" w:rsidP="009C7375">
            <w:pPr>
              <w:spacing w:beforeAutospacing="1" w:line="240" w:lineRule="auto"/>
              <w:rPr>
                <w:b/>
                <w:bCs/>
                <w:color w:val="000000" w:themeColor="text1"/>
                <w:sz w:val="20"/>
                <w:szCs w:val="20"/>
                <w:lang w:val="en-US"/>
              </w:rPr>
            </w:pPr>
            <w:r w:rsidRPr="7107D9C0">
              <w:rPr>
                <w:b/>
                <w:bCs/>
                <w:color w:val="000000" w:themeColor="text1"/>
                <w:sz w:val="20"/>
                <w:szCs w:val="20"/>
                <w:lang w:val="en-US"/>
              </w:rPr>
              <w:t>AICw</w:t>
            </w:r>
          </w:p>
        </w:tc>
      </w:tr>
      <w:tr w:rsidR="004B0BF3" w14:paraId="42DEC271" w14:textId="77777777" w:rsidTr="009C7375">
        <w:trPr>
          <w:trHeight w:val="302"/>
        </w:trPr>
        <w:tc>
          <w:tcPr>
            <w:tcW w:w="2312" w:type="dxa"/>
            <w:tcBorders>
              <w:top w:val="single" w:sz="4" w:space="0" w:color="auto"/>
              <w:left w:val="nil"/>
              <w:bottom w:val="nil"/>
              <w:right w:val="nil"/>
            </w:tcBorders>
            <w:shd w:val="clear" w:color="auto" w:fill="FFFFFF" w:themeFill="background1"/>
            <w:tcMar>
              <w:top w:w="15" w:type="dxa"/>
              <w:left w:w="15" w:type="dxa"/>
              <w:right w:w="15" w:type="dxa"/>
            </w:tcMar>
          </w:tcPr>
          <w:p w14:paraId="6F4FC475" w14:textId="77777777" w:rsidR="004B0BF3" w:rsidRDefault="004B0BF3" w:rsidP="009C7375">
            <w:pPr>
              <w:spacing w:beforeAutospacing="1" w:line="240" w:lineRule="auto"/>
              <w:rPr>
                <w:b/>
                <w:bCs/>
                <w:color w:val="000000" w:themeColor="text1"/>
                <w:sz w:val="20"/>
                <w:szCs w:val="20"/>
              </w:rPr>
            </w:pPr>
            <w:r w:rsidRPr="7107D9C0">
              <w:rPr>
                <w:b/>
                <w:bCs/>
                <w:color w:val="000000" w:themeColor="text1"/>
                <w:sz w:val="20"/>
                <w:szCs w:val="20"/>
              </w:rPr>
              <w:t>Context-dependent configuration</w:t>
            </w:r>
          </w:p>
        </w:tc>
        <w:tc>
          <w:tcPr>
            <w:tcW w:w="6287" w:type="dxa"/>
            <w:tcBorders>
              <w:top w:val="single" w:sz="4" w:space="0" w:color="auto"/>
              <w:left w:val="nil"/>
              <w:bottom w:val="nil"/>
              <w:right w:val="nil"/>
            </w:tcBorders>
            <w:shd w:val="clear" w:color="auto" w:fill="FFFFFF" w:themeFill="background1"/>
            <w:tcMar>
              <w:top w:w="15" w:type="dxa"/>
              <w:left w:w="15" w:type="dxa"/>
              <w:right w:w="15" w:type="dxa"/>
            </w:tcMar>
          </w:tcPr>
          <w:p w14:paraId="6230B416" w14:textId="77777777" w:rsidR="004B0BF3" w:rsidRDefault="004B0BF3" w:rsidP="009C7375">
            <w:pPr>
              <w:spacing w:beforeAutospacing="1" w:line="240" w:lineRule="auto"/>
              <w:rPr>
                <w:b/>
                <w:bCs/>
                <w:color w:val="000000" w:themeColor="text1"/>
                <w:sz w:val="20"/>
                <w:szCs w:val="20"/>
              </w:rPr>
            </w:pPr>
            <w:r w:rsidRPr="7107D9C0">
              <w:rPr>
                <w:b/>
                <w:bCs/>
                <w:color w:val="000000" w:themeColor="text1"/>
                <w:sz w:val="20"/>
                <w:szCs w:val="20"/>
              </w:rPr>
              <w:t xml:space="preserve">CORE + Edge Density × Cumulative </w:t>
            </w:r>
            <w:r>
              <w:rPr>
                <w:b/>
                <w:bCs/>
                <w:color w:val="000000" w:themeColor="text1"/>
                <w:sz w:val="20"/>
                <w:szCs w:val="20"/>
              </w:rPr>
              <w:t>Footprint</w:t>
            </w:r>
          </w:p>
        </w:tc>
        <w:tc>
          <w:tcPr>
            <w:tcW w:w="525" w:type="dxa"/>
            <w:tcBorders>
              <w:top w:val="single" w:sz="4" w:space="0" w:color="auto"/>
              <w:left w:val="nil"/>
              <w:bottom w:val="nil"/>
              <w:right w:val="nil"/>
            </w:tcBorders>
            <w:shd w:val="clear" w:color="auto" w:fill="FFFFFF" w:themeFill="background1"/>
            <w:tcMar>
              <w:top w:w="15" w:type="dxa"/>
              <w:left w:w="15" w:type="dxa"/>
              <w:right w:w="15" w:type="dxa"/>
            </w:tcMar>
          </w:tcPr>
          <w:p w14:paraId="0179AC4D" w14:textId="77777777" w:rsidR="004B0BF3" w:rsidRDefault="004B0BF3" w:rsidP="009C7375">
            <w:pPr>
              <w:spacing w:beforeAutospacing="1" w:line="240" w:lineRule="auto"/>
              <w:rPr>
                <w:b/>
                <w:bCs/>
                <w:color w:val="000000" w:themeColor="text1"/>
                <w:sz w:val="20"/>
                <w:szCs w:val="20"/>
              </w:rPr>
            </w:pPr>
            <w:r w:rsidRPr="7107D9C0">
              <w:rPr>
                <w:b/>
                <w:bCs/>
                <w:color w:val="000000" w:themeColor="text1"/>
                <w:sz w:val="20"/>
                <w:szCs w:val="20"/>
              </w:rPr>
              <w:t>10</w:t>
            </w:r>
          </w:p>
        </w:tc>
        <w:tc>
          <w:tcPr>
            <w:tcW w:w="917" w:type="dxa"/>
            <w:tcBorders>
              <w:top w:val="single" w:sz="4" w:space="0" w:color="auto"/>
              <w:left w:val="nil"/>
              <w:bottom w:val="nil"/>
              <w:right w:val="nil"/>
            </w:tcBorders>
            <w:shd w:val="clear" w:color="auto" w:fill="FFFFFF" w:themeFill="background1"/>
            <w:tcMar>
              <w:top w:w="15" w:type="dxa"/>
              <w:left w:w="15" w:type="dxa"/>
              <w:right w:w="15" w:type="dxa"/>
            </w:tcMar>
          </w:tcPr>
          <w:p w14:paraId="33D3C690" w14:textId="77777777" w:rsidR="004B0BF3" w:rsidRDefault="004B0BF3" w:rsidP="009C7375">
            <w:pPr>
              <w:spacing w:beforeAutospacing="1" w:line="240" w:lineRule="auto"/>
              <w:rPr>
                <w:b/>
                <w:bCs/>
                <w:color w:val="000000" w:themeColor="text1"/>
                <w:sz w:val="20"/>
                <w:szCs w:val="20"/>
              </w:rPr>
            </w:pPr>
            <w:r w:rsidRPr="7107D9C0">
              <w:rPr>
                <w:b/>
                <w:bCs/>
                <w:color w:val="000000" w:themeColor="text1"/>
                <w:sz w:val="20"/>
                <w:szCs w:val="20"/>
              </w:rPr>
              <w:t>1828.06</w:t>
            </w:r>
          </w:p>
        </w:tc>
        <w:tc>
          <w:tcPr>
            <w:tcW w:w="704" w:type="dxa"/>
            <w:tcBorders>
              <w:top w:val="single" w:sz="4" w:space="0" w:color="auto"/>
              <w:left w:val="nil"/>
              <w:bottom w:val="nil"/>
              <w:right w:val="nil"/>
            </w:tcBorders>
            <w:shd w:val="clear" w:color="auto" w:fill="FFFFFF" w:themeFill="background1"/>
            <w:tcMar>
              <w:top w:w="15" w:type="dxa"/>
              <w:left w:w="15" w:type="dxa"/>
              <w:right w:w="15" w:type="dxa"/>
            </w:tcMar>
          </w:tcPr>
          <w:p w14:paraId="5E754BD1" w14:textId="77777777" w:rsidR="004B0BF3" w:rsidRDefault="004B0BF3" w:rsidP="009C7375">
            <w:pPr>
              <w:spacing w:beforeAutospacing="1" w:line="240" w:lineRule="auto"/>
              <w:rPr>
                <w:b/>
                <w:bCs/>
                <w:color w:val="000000" w:themeColor="text1"/>
                <w:sz w:val="20"/>
                <w:szCs w:val="20"/>
              </w:rPr>
            </w:pPr>
            <w:r w:rsidRPr="7107D9C0">
              <w:rPr>
                <w:b/>
                <w:bCs/>
                <w:color w:val="000000" w:themeColor="text1"/>
                <w:sz w:val="20"/>
                <w:szCs w:val="20"/>
              </w:rPr>
              <w:t>0.00</w:t>
            </w:r>
          </w:p>
        </w:tc>
        <w:tc>
          <w:tcPr>
            <w:tcW w:w="695" w:type="dxa"/>
            <w:tcBorders>
              <w:top w:val="single" w:sz="4" w:space="0" w:color="auto"/>
              <w:left w:val="nil"/>
              <w:bottom w:val="nil"/>
              <w:right w:val="nil"/>
            </w:tcBorders>
            <w:shd w:val="clear" w:color="auto" w:fill="FFFFFF" w:themeFill="background1"/>
            <w:tcMar>
              <w:top w:w="15" w:type="dxa"/>
              <w:left w:w="15" w:type="dxa"/>
              <w:right w:w="15" w:type="dxa"/>
            </w:tcMar>
          </w:tcPr>
          <w:p w14:paraId="54EA7D89" w14:textId="77777777" w:rsidR="004B0BF3" w:rsidRDefault="004B0BF3" w:rsidP="009C7375">
            <w:pPr>
              <w:spacing w:beforeAutospacing="1" w:line="240" w:lineRule="auto"/>
              <w:rPr>
                <w:b/>
                <w:bCs/>
                <w:color w:val="000000" w:themeColor="text1"/>
                <w:sz w:val="20"/>
                <w:szCs w:val="20"/>
              </w:rPr>
            </w:pPr>
            <w:r w:rsidRPr="7107D9C0">
              <w:rPr>
                <w:b/>
                <w:bCs/>
                <w:color w:val="000000" w:themeColor="text1"/>
                <w:sz w:val="20"/>
                <w:szCs w:val="20"/>
              </w:rPr>
              <w:t>0.865</w:t>
            </w:r>
          </w:p>
        </w:tc>
      </w:tr>
      <w:tr w:rsidR="004B0BF3" w14:paraId="6B104F95"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6D64270"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 and 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14BFB747"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 xml:space="preserve">CORE + Edge Density + Cumulative </w:t>
            </w:r>
            <w:r>
              <w:rPr>
                <w:color w:val="000000" w:themeColor="text1"/>
                <w:sz w:val="20"/>
                <w:szCs w:val="20"/>
              </w:rPr>
              <w:t>Footprint</w:t>
            </w:r>
          </w:p>
        </w:tc>
        <w:tc>
          <w:tcPr>
            <w:tcW w:w="525" w:type="dxa"/>
            <w:tcBorders>
              <w:top w:val="nil"/>
              <w:left w:val="nil"/>
              <w:bottom w:val="nil"/>
              <w:right w:val="nil"/>
            </w:tcBorders>
            <w:shd w:val="clear" w:color="auto" w:fill="FFFFFF" w:themeFill="background1"/>
            <w:tcMar>
              <w:top w:w="15" w:type="dxa"/>
              <w:left w:w="15" w:type="dxa"/>
              <w:right w:w="15" w:type="dxa"/>
            </w:tcMar>
          </w:tcPr>
          <w:p w14:paraId="19E6EA8C"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AC0C8D6"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1834.16</w:t>
            </w:r>
          </w:p>
        </w:tc>
        <w:tc>
          <w:tcPr>
            <w:tcW w:w="704" w:type="dxa"/>
            <w:tcBorders>
              <w:top w:val="nil"/>
              <w:left w:val="nil"/>
              <w:bottom w:val="nil"/>
              <w:right w:val="nil"/>
            </w:tcBorders>
            <w:shd w:val="clear" w:color="auto" w:fill="FFFFFF" w:themeFill="background1"/>
            <w:tcMar>
              <w:top w:w="15" w:type="dxa"/>
              <w:left w:w="15" w:type="dxa"/>
              <w:right w:w="15" w:type="dxa"/>
            </w:tcMar>
          </w:tcPr>
          <w:p w14:paraId="60E59A9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6.10</w:t>
            </w:r>
          </w:p>
        </w:tc>
        <w:tc>
          <w:tcPr>
            <w:tcW w:w="695" w:type="dxa"/>
            <w:tcBorders>
              <w:top w:val="nil"/>
              <w:left w:val="nil"/>
              <w:bottom w:val="nil"/>
              <w:right w:val="nil"/>
            </w:tcBorders>
            <w:shd w:val="clear" w:color="auto" w:fill="FFFFFF" w:themeFill="background1"/>
            <w:tcMar>
              <w:top w:w="15" w:type="dxa"/>
              <w:left w:w="15" w:type="dxa"/>
              <w:right w:w="15" w:type="dxa"/>
            </w:tcMar>
          </w:tcPr>
          <w:p w14:paraId="6369C0A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0.041</w:t>
            </w:r>
          </w:p>
        </w:tc>
      </w:tr>
      <w:tr w:rsidR="004B0BF3" w14:paraId="44214E4D"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BC9F89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3E51D32E"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Harvest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641F52F7"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11</w:t>
            </w:r>
          </w:p>
        </w:tc>
        <w:tc>
          <w:tcPr>
            <w:tcW w:w="917" w:type="dxa"/>
            <w:tcBorders>
              <w:top w:val="nil"/>
              <w:left w:val="nil"/>
              <w:bottom w:val="nil"/>
              <w:right w:val="nil"/>
            </w:tcBorders>
            <w:shd w:val="clear" w:color="auto" w:fill="FFFFFF" w:themeFill="background1"/>
            <w:tcMar>
              <w:top w:w="15" w:type="dxa"/>
              <w:left w:w="15" w:type="dxa"/>
              <w:right w:w="15" w:type="dxa"/>
            </w:tcMar>
          </w:tcPr>
          <w:p w14:paraId="20BEC3F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1835.38</w:t>
            </w:r>
          </w:p>
        </w:tc>
        <w:tc>
          <w:tcPr>
            <w:tcW w:w="704" w:type="dxa"/>
            <w:tcBorders>
              <w:top w:val="nil"/>
              <w:left w:val="nil"/>
              <w:bottom w:val="nil"/>
              <w:right w:val="nil"/>
            </w:tcBorders>
            <w:shd w:val="clear" w:color="auto" w:fill="FFFFFF" w:themeFill="background1"/>
            <w:tcMar>
              <w:top w:w="15" w:type="dxa"/>
              <w:left w:w="15" w:type="dxa"/>
              <w:right w:w="15" w:type="dxa"/>
            </w:tcMar>
          </w:tcPr>
          <w:p w14:paraId="5170CCB2"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7.32</w:t>
            </w:r>
          </w:p>
        </w:tc>
        <w:tc>
          <w:tcPr>
            <w:tcW w:w="695" w:type="dxa"/>
            <w:tcBorders>
              <w:top w:val="nil"/>
              <w:left w:val="nil"/>
              <w:bottom w:val="nil"/>
              <w:right w:val="nil"/>
            </w:tcBorders>
            <w:shd w:val="clear" w:color="auto" w:fill="FFFFFF" w:themeFill="background1"/>
            <w:tcMar>
              <w:top w:w="15" w:type="dxa"/>
              <w:left w:w="15" w:type="dxa"/>
              <w:right w:w="15" w:type="dxa"/>
            </w:tcMar>
          </w:tcPr>
          <w:p w14:paraId="6F69AD1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0.022</w:t>
            </w:r>
          </w:p>
        </w:tc>
      </w:tr>
      <w:tr w:rsidR="004B0BF3" w14:paraId="24AF215A"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CC5B3D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7903C9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5370E9E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2DCB4C7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1835.58</w:t>
            </w:r>
          </w:p>
        </w:tc>
        <w:tc>
          <w:tcPr>
            <w:tcW w:w="704" w:type="dxa"/>
            <w:tcBorders>
              <w:top w:val="nil"/>
              <w:left w:val="nil"/>
              <w:bottom w:val="nil"/>
              <w:right w:val="nil"/>
            </w:tcBorders>
            <w:shd w:val="clear" w:color="auto" w:fill="FFFFFF" w:themeFill="background1"/>
            <w:tcMar>
              <w:top w:w="15" w:type="dxa"/>
              <w:left w:w="15" w:type="dxa"/>
              <w:right w:w="15" w:type="dxa"/>
            </w:tcMar>
          </w:tcPr>
          <w:p w14:paraId="6B4063FD"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7.53</w:t>
            </w:r>
          </w:p>
        </w:tc>
        <w:tc>
          <w:tcPr>
            <w:tcW w:w="695" w:type="dxa"/>
            <w:tcBorders>
              <w:top w:val="nil"/>
              <w:left w:val="nil"/>
              <w:bottom w:val="nil"/>
              <w:right w:val="nil"/>
            </w:tcBorders>
            <w:shd w:val="clear" w:color="auto" w:fill="FFFFFF" w:themeFill="background1"/>
            <w:tcMar>
              <w:top w:w="15" w:type="dxa"/>
              <w:left w:w="15" w:type="dxa"/>
              <w:right w:w="15" w:type="dxa"/>
            </w:tcMar>
          </w:tcPr>
          <w:p w14:paraId="2048D20E"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0.020</w:t>
            </w:r>
          </w:p>
        </w:tc>
      </w:tr>
      <w:tr w:rsidR="004B0BF3" w14:paraId="7BB593A9"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D9F515C"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14012432"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Edge Density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0AD649B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59D5AF4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1837.03</w:t>
            </w:r>
          </w:p>
        </w:tc>
        <w:tc>
          <w:tcPr>
            <w:tcW w:w="704" w:type="dxa"/>
            <w:tcBorders>
              <w:top w:val="nil"/>
              <w:left w:val="nil"/>
              <w:bottom w:val="nil"/>
              <w:right w:val="nil"/>
            </w:tcBorders>
            <w:shd w:val="clear" w:color="auto" w:fill="FFFFFF" w:themeFill="background1"/>
            <w:tcMar>
              <w:top w:w="15" w:type="dxa"/>
              <w:left w:w="15" w:type="dxa"/>
              <w:right w:w="15" w:type="dxa"/>
            </w:tcMar>
          </w:tcPr>
          <w:p w14:paraId="75B1A4BB"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8.98</w:t>
            </w:r>
          </w:p>
        </w:tc>
        <w:tc>
          <w:tcPr>
            <w:tcW w:w="695" w:type="dxa"/>
            <w:tcBorders>
              <w:top w:val="nil"/>
              <w:left w:val="nil"/>
              <w:bottom w:val="nil"/>
              <w:right w:val="nil"/>
            </w:tcBorders>
            <w:shd w:val="clear" w:color="auto" w:fill="FFFFFF" w:themeFill="background1"/>
            <w:tcMar>
              <w:top w:w="15" w:type="dxa"/>
              <w:left w:w="15" w:type="dxa"/>
              <w:right w:w="15" w:type="dxa"/>
            </w:tcMar>
          </w:tcPr>
          <w:p w14:paraId="3B09A2C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0.010</w:t>
            </w:r>
          </w:p>
        </w:tc>
      </w:tr>
      <w:tr w:rsidR="004B0BF3" w14:paraId="1B952E38"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FEEBA85"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4767189"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Harvest &lt;15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4EEE59EE"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13</w:t>
            </w:r>
          </w:p>
        </w:tc>
        <w:tc>
          <w:tcPr>
            <w:tcW w:w="917" w:type="dxa"/>
            <w:tcBorders>
              <w:top w:val="nil"/>
              <w:left w:val="nil"/>
              <w:bottom w:val="nil"/>
              <w:right w:val="nil"/>
            </w:tcBorders>
            <w:shd w:val="clear" w:color="auto" w:fill="FFFFFF" w:themeFill="background1"/>
            <w:tcMar>
              <w:top w:w="15" w:type="dxa"/>
              <w:left w:w="15" w:type="dxa"/>
              <w:right w:w="15" w:type="dxa"/>
            </w:tcMar>
          </w:tcPr>
          <w:p w14:paraId="28FCCC0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1837.72</w:t>
            </w:r>
          </w:p>
        </w:tc>
        <w:tc>
          <w:tcPr>
            <w:tcW w:w="704" w:type="dxa"/>
            <w:tcBorders>
              <w:top w:val="nil"/>
              <w:left w:val="nil"/>
              <w:bottom w:val="nil"/>
              <w:right w:val="nil"/>
            </w:tcBorders>
            <w:shd w:val="clear" w:color="auto" w:fill="FFFFFF" w:themeFill="background1"/>
            <w:tcMar>
              <w:top w:w="15" w:type="dxa"/>
              <w:left w:w="15" w:type="dxa"/>
              <w:right w:w="15" w:type="dxa"/>
            </w:tcMar>
          </w:tcPr>
          <w:p w14:paraId="052C678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9.66</w:t>
            </w:r>
          </w:p>
        </w:tc>
        <w:tc>
          <w:tcPr>
            <w:tcW w:w="695" w:type="dxa"/>
            <w:tcBorders>
              <w:top w:val="nil"/>
              <w:left w:val="nil"/>
              <w:bottom w:val="nil"/>
              <w:right w:val="nil"/>
            </w:tcBorders>
            <w:shd w:val="clear" w:color="auto" w:fill="FFFFFF" w:themeFill="background1"/>
            <w:tcMar>
              <w:top w:w="15" w:type="dxa"/>
              <w:left w:w="15" w:type="dxa"/>
              <w:right w:w="15" w:type="dxa"/>
            </w:tcMar>
          </w:tcPr>
          <w:p w14:paraId="138CCCB0"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0.007</w:t>
            </w:r>
          </w:p>
        </w:tc>
      </w:tr>
      <w:tr w:rsidR="004B0BF3" w14:paraId="24D3F855"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51AC940"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2FA76AD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44BAF56D"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12</w:t>
            </w:r>
          </w:p>
        </w:tc>
        <w:tc>
          <w:tcPr>
            <w:tcW w:w="917" w:type="dxa"/>
            <w:tcBorders>
              <w:top w:val="nil"/>
              <w:left w:val="nil"/>
              <w:bottom w:val="nil"/>
              <w:right w:val="nil"/>
            </w:tcBorders>
            <w:shd w:val="clear" w:color="auto" w:fill="FFFFFF" w:themeFill="background1"/>
            <w:tcMar>
              <w:top w:w="15" w:type="dxa"/>
              <w:left w:w="15" w:type="dxa"/>
              <w:right w:w="15" w:type="dxa"/>
            </w:tcMar>
          </w:tcPr>
          <w:p w14:paraId="53663455"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1837.96</w:t>
            </w:r>
          </w:p>
        </w:tc>
        <w:tc>
          <w:tcPr>
            <w:tcW w:w="704" w:type="dxa"/>
            <w:tcBorders>
              <w:top w:val="nil"/>
              <w:left w:val="nil"/>
              <w:bottom w:val="nil"/>
              <w:right w:val="nil"/>
            </w:tcBorders>
            <w:shd w:val="clear" w:color="auto" w:fill="FFFFFF" w:themeFill="background1"/>
            <w:tcMar>
              <w:top w:w="15" w:type="dxa"/>
              <w:left w:w="15" w:type="dxa"/>
              <w:right w:w="15" w:type="dxa"/>
            </w:tcMar>
          </w:tcPr>
          <w:p w14:paraId="12F283A3"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9.91</w:t>
            </w:r>
          </w:p>
        </w:tc>
        <w:tc>
          <w:tcPr>
            <w:tcW w:w="695" w:type="dxa"/>
            <w:tcBorders>
              <w:top w:val="nil"/>
              <w:left w:val="nil"/>
              <w:bottom w:val="nil"/>
              <w:right w:val="nil"/>
            </w:tcBorders>
            <w:shd w:val="clear" w:color="auto" w:fill="FFFFFF" w:themeFill="background1"/>
            <w:tcMar>
              <w:top w:w="15" w:type="dxa"/>
              <w:left w:w="15" w:type="dxa"/>
              <w:right w:w="15" w:type="dxa"/>
            </w:tcMar>
          </w:tcPr>
          <w:p w14:paraId="7CB0C71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0.006</w:t>
            </w:r>
          </w:p>
        </w:tc>
      </w:tr>
      <w:tr w:rsidR="004B0BF3" w14:paraId="67B73BD4"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2EAA952"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2F6EA3D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Edge Density</w:t>
            </w:r>
          </w:p>
        </w:tc>
        <w:tc>
          <w:tcPr>
            <w:tcW w:w="525" w:type="dxa"/>
            <w:tcBorders>
              <w:top w:val="nil"/>
              <w:left w:val="nil"/>
              <w:bottom w:val="nil"/>
              <w:right w:val="nil"/>
            </w:tcBorders>
            <w:shd w:val="clear" w:color="auto" w:fill="FFFFFF" w:themeFill="background1"/>
            <w:tcMar>
              <w:top w:w="15" w:type="dxa"/>
              <w:left w:w="15" w:type="dxa"/>
              <w:right w:w="15" w:type="dxa"/>
            </w:tcMar>
          </w:tcPr>
          <w:p w14:paraId="428FCB5D"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21799657"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1838.11</w:t>
            </w:r>
          </w:p>
        </w:tc>
        <w:tc>
          <w:tcPr>
            <w:tcW w:w="704" w:type="dxa"/>
            <w:tcBorders>
              <w:top w:val="nil"/>
              <w:left w:val="nil"/>
              <w:bottom w:val="nil"/>
              <w:right w:val="nil"/>
            </w:tcBorders>
            <w:shd w:val="clear" w:color="auto" w:fill="FFFFFF" w:themeFill="background1"/>
            <w:tcMar>
              <w:top w:w="15" w:type="dxa"/>
              <w:left w:w="15" w:type="dxa"/>
              <w:right w:w="15" w:type="dxa"/>
            </w:tcMar>
          </w:tcPr>
          <w:p w14:paraId="50893C2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10.05</w:t>
            </w:r>
          </w:p>
        </w:tc>
        <w:tc>
          <w:tcPr>
            <w:tcW w:w="695" w:type="dxa"/>
            <w:tcBorders>
              <w:top w:val="nil"/>
              <w:left w:val="nil"/>
              <w:bottom w:val="nil"/>
              <w:right w:val="nil"/>
            </w:tcBorders>
            <w:shd w:val="clear" w:color="auto" w:fill="FFFFFF" w:themeFill="background1"/>
            <w:tcMar>
              <w:top w:w="15" w:type="dxa"/>
              <w:left w:w="15" w:type="dxa"/>
              <w:right w:w="15" w:type="dxa"/>
            </w:tcMar>
          </w:tcPr>
          <w:p w14:paraId="3BD4A47E"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0.006</w:t>
            </w:r>
          </w:p>
        </w:tc>
      </w:tr>
      <w:tr w:rsidR="004B0BF3" w14:paraId="7F81ABF3"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B7F2DD9"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90EC502"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Shannon's Evenness + Edge Density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26A8BC37"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32493F55"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1838.76</w:t>
            </w:r>
          </w:p>
        </w:tc>
        <w:tc>
          <w:tcPr>
            <w:tcW w:w="704" w:type="dxa"/>
            <w:tcBorders>
              <w:top w:val="nil"/>
              <w:left w:val="nil"/>
              <w:bottom w:val="nil"/>
              <w:right w:val="nil"/>
            </w:tcBorders>
            <w:shd w:val="clear" w:color="auto" w:fill="FFFFFF" w:themeFill="background1"/>
            <w:tcMar>
              <w:top w:w="15" w:type="dxa"/>
              <w:left w:w="15" w:type="dxa"/>
              <w:right w:w="15" w:type="dxa"/>
            </w:tcMar>
          </w:tcPr>
          <w:p w14:paraId="3F0F5FF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10.70</w:t>
            </w:r>
          </w:p>
        </w:tc>
        <w:tc>
          <w:tcPr>
            <w:tcW w:w="695" w:type="dxa"/>
            <w:tcBorders>
              <w:top w:val="nil"/>
              <w:left w:val="nil"/>
              <w:bottom w:val="nil"/>
              <w:right w:val="nil"/>
            </w:tcBorders>
            <w:shd w:val="clear" w:color="auto" w:fill="FFFFFF" w:themeFill="background1"/>
            <w:tcMar>
              <w:top w:w="15" w:type="dxa"/>
              <w:left w:w="15" w:type="dxa"/>
              <w:right w:w="15" w:type="dxa"/>
            </w:tcMar>
          </w:tcPr>
          <w:p w14:paraId="4BE0860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0.004</w:t>
            </w:r>
          </w:p>
        </w:tc>
      </w:tr>
      <w:tr w:rsidR="004B0BF3" w14:paraId="767F3FFA"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CAE9672"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40CE4EFB"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Shannon's Evenness + Edge Density</w:t>
            </w:r>
          </w:p>
        </w:tc>
        <w:tc>
          <w:tcPr>
            <w:tcW w:w="525" w:type="dxa"/>
            <w:tcBorders>
              <w:top w:val="nil"/>
              <w:left w:val="nil"/>
              <w:bottom w:val="nil"/>
              <w:right w:val="nil"/>
            </w:tcBorders>
            <w:shd w:val="clear" w:color="auto" w:fill="FFFFFF" w:themeFill="background1"/>
            <w:tcMar>
              <w:top w:w="15" w:type="dxa"/>
              <w:left w:w="15" w:type="dxa"/>
              <w:right w:w="15" w:type="dxa"/>
            </w:tcMar>
          </w:tcPr>
          <w:p w14:paraId="45B8DC8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5FF1361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1838.97</w:t>
            </w:r>
          </w:p>
        </w:tc>
        <w:tc>
          <w:tcPr>
            <w:tcW w:w="704" w:type="dxa"/>
            <w:tcBorders>
              <w:top w:val="nil"/>
              <w:left w:val="nil"/>
              <w:bottom w:val="nil"/>
              <w:right w:val="nil"/>
            </w:tcBorders>
            <w:shd w:val="clear" w:color="auto" w:fill="FFFFFF" w:themeFill="background1"/>
            <w:tcMar>
              <w:top w:w="15" w:type="dxa"/>
              <w:left w:w="15" w:type="dxa"/>
              <w:right w:w="15" w:type="dxa"/>
            </w:tcMar>
          </w:tcPr>
          <w:p w14:paraId="43B493F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10.91</w:t>
            </w:r>
          </w:p>
        </w:tc>
        <w:tc>
          <w:tcPr>
            <w:tcW w:w="695" w:type="dxa"/>
            <w:tcBorders>
              <w:top w:val="nil"/>
              <w:left w:val="nil"/>
              <w:bottom w:val="nil"/>
              <w:right w:val="nil"/>
            </w:tcBorders>
            <w:shd w:val="clear" w:color="auto" w:fill="FFFFFF" w:themeFill="background1"/>
            <w:tcMar>
              <w:top w:w="15" w:type="dxa"/>
              <w:left w:w="15" w:type="dxa"/>
              <w:right w:w="15" w:type="dxa"/>
            </w:tcMar>
          </w:tcPr>
          <w:p w14:paraId="019CC6B2"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0.004</w:t>
            </w:r>
          </w:p>
        </w:tc>
      </w:tr>
      <w:tr w:rsidR="004B0BF3" w14:paraId="236F2ACC"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AC64533"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359596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Harvest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45C837E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2D16B28D"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1839.03</w:t>
            </w:r>
          </w:p>
        </w:tc>
        <w:tc>
          <w:tcPr>
            <w:tcW w:w="704" w:type="dxa"/>
            <w:tcBorders>
              <w:top w:val="nil"/>
              <w:left w:val="nil"/>
              <w:bottom w:val="nil"/>
              <w:right w:val="nil"/>
            </w:tcBorders>
            <w:shd w:val="clear" w:color="auto" w:fill="FFFFFF" w:themeFill="background1"/>
            <w:tcMar>
              <w:top w:w="15" w:type="dxa"/>
              <w:left w:w="15" w:type="dxa"/>
              <w:right w:w="15" w:type="dxa"/>
            </w:tcMar>
          </w:tcPr>
          <w:p w14:paraId="5ACCA62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10.98</w:t>
            </w:r>
          </w:p>
        </w:tc>
        <w:tc>
          <w:tcPr>
            <w:tcW w:w="695" w:type="dxa"/>
            <w:tcBorders>
              <w:top w:val="nil"/>
              <w:left w:val="nil"/>
              <w:bottom w:val="nil"/>
              <w:right w:val="nil"/>
            </w:tcBorders>
            <w:shd w:val="clear" w:color="auto" w:fill="FFFFFF" w:themeFill="background1"/>
            <w:tcMar>
              <w:top w:w="15" w:type="dxa"/>
              <w:left w:w="15" w:type="dxa"/>
              <w:right w:w="15" w:type="dxa"/>
            </w:tcMar>
          </w:tcPr>
          <w:p w14:paraId="7810468B"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0.004</w:t>
            </w:r>
          </w:p>
        </w:tc>
      </w:tr>
      <w:tr w:rsidR="004B0BF3" w14:paraId="20DF175C"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AC9A7F3"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253D1F4C"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Cohesion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34E6709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077928D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1840.13</w:t>
            </w:r>
          </w:p>
        </w:tc>
        <w:tc>
          <w:tcPr>
            <w:tcW w:w="704" w:type="dxa"/>
            <w:tcBorders>
              <w:top w:val="nil"/>
              <w:left w:val="nil"/>
              <w:bottom w:val="nil"/>
              <w:right w:val="nil"/>
            </w:tcBorders>
            <w:shd w:val="clear" w:color="auto" w:fill="FFFFFF" w:themeFill="background1"/>
            <w:tcMar>
              <w:top w:w="15" w:type="dxa"/>
              <w:left w:w="15" w:type="dxa"/>
              <w:right w:w="15" w:type="dxa"/>
            </w:tcMar>
          </w:tcPr>
          <w:p w14:paraId="4E219D5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12.08</w:t>
            </w:r>
          </w:p>
        </w:tc>
        <w:tc>
          <w:tcPr>
            <w:tcW w:w="695" w:type="dxa"/>
            <w:tcBorders>
              <w:top w:val="nil"/>
              <w:left w:val="nil"/>
              <w:bottom w:val="nil"/>
              <w:right w:val="nil"/>
            </w:tcBorders>
            <w:shd w:val="clear" w:color="auto" w:fill="FFFFFF" w:themeFill="background1"/>
            <w:tcMar>
              <w:top w:w="15" w:type="dxa"/>
              <w:left w:w="15" w:type="dxa"/>
              <w:right w:w="15" w:type="dxa"/>
            </w:tcMar>
          </w:tcPr>
          <w:p w14:paraId="7A9E2ADB"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0.002</w:t>
            </w:r>
          </w:p>
        </w:tc>
      </w:tr>
      <w:tr w:rsidR="004B0BF3" w14:paraId="0DDB25DE"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98FEB6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1145C29B"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Cohesion</w:t>
            </w:r>
          </w:p>
        </w:tc>
        <w:tc>
          <w:tcPr>
            <w:tcW w:w="525" w:type="dxa"/>
            <w:tcBorders>
              <w:top w:val="nil"/>
              <w:left w:val="nil"/>
              <w:bottom w:val="nil"/>
              <w:right w:val="nil"/>
            </w:tcBorders>
            <w:shd w:val="clear" w:color="auto" w:fill="FFFFFF" w:themeFill="background1"/>
            <w:tcMar>
              <w:top w:w="15" w:type="dxa"/>
              <w:left w:w="15" w:type="dxa"/>
              <w:right w:w="15" w:type="dxa"/>
            </w:tcMar>
          </w:tcPr>
          <w:p w14:paraId="3C476A0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1ABB97D0"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1840.24</w:t>
            </w:r>
          </w:p>
        </w:tc>
        <w:tc>
          <w:tcPr>
            <w:tcW w:w="704" w:type="dxa"/>
            <w:tcBorders>
              <w:top w:val="nil"/>
              <w:left w:val="nil"/>
              <w:bottom w:val="nil"/>
              <w:right w:val="nil"/>
            </w:tcBorders>
            <w:shd w:val="clear" w:color="auto" w:fill="FFFFFF" w:themeFill="background1"/>
            <w:tcMar>
              <w:top w:w="15" w:type="dxa"/>
              <w:left w:w="15" w:type="dxa"/>
              <w:right w:w="15" w:type="dxa"/>
            </w:tcMar>
          </w:tcPr>
          <w:p w14:paraId="29BBD769"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12.18</w:t>
            </w:r>
          </w:p>
        </w:tc>
        <w:tc>
          <w:tcPr>
            <w:tcW w:w="695" w:type="dxa"/>
            <w:tcBorders>
              <w:top w:val="nil"/>
              <w:left w:val="nil"/>
              <w:bottom w:val="nil"/>
              <w:right w:val="nil"/>
            </w:tcBorders>
            <w:shd w:val="clear" w:color="auto" w:fill="FFFFFF" w:themeFill="background1"/>
            <w:tcMar>
              <w:top w:w="15" w:type="dxa"/>
              <w:left w:w="15" w:type="dxa"/>
              <w:right w:w="15" w:type="dxa"/>
            </w:tcMar>
          </w:tcPr>
          <w:p w14:paraId="2643B09C"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0.002</w:t>
            </w:r>
          </w:p>
        </w:tc>
      </w:tr>
      <w:tr w:rsidR="004B0BF3" w14:paraId="2DBD35EC"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B487D48" w14:textId="77777777" w:rsidR="004B0BF3" w:rsidRDefault="004B0BF3" w:rsidP="009C7375">
            <w:pPr>
              <w:spacing w:beforeAutospacing="1" w:line="240" w:lineRule="auto"/>
              <w:rPr>
                <w:i/>
                <w:iCs/>
                <w:color w:val="000000" w:themeColor="text1"/>
                <w:sz w:val="20"/>
                <w:szCs w:val="20"/>
              </w:rPr>
            </w:pPr>
            <w:r w:rsidRPr="7107D9C0">
              <w:rPr>
                <w:i/>
                <w:iCs/>
                <w:color w:val="000000" w:themeColor="text1"/>
                <w:sz w:val="20"/>
                <w:szCs w:val="20"/>
              </w:rPr>
              <w:t>Natural habitat (CORE)</w:t>
            </w:r>
          </w:p>
        </w:tc>
        <w:tc>
          <w:tcPr>
            <w:tcW w:w="6287" w:type="dxa"/>
            <w:tcBorders>
              <w:top w:val="nil"/>
              <w:left w:val="nil"/>
              <w:bottom w:val="nil"/>
              <w:right w:val="nil"/>
            </w:tcBorders>
            <w:shd w:val="clear" w:color="auto" w:fill="FFFFFF" w:themeFill="background1"/>
            <w:tcMar>
              <w:top w:w="15" w:type="dxa"/>
              <w:left w:w="15" w:type="dxa"/>
              <w:right w:w="15" w:type="dxa"/>
            </w:tcMar>
          </w:tcPr>
          <w:p w14:paraId="16FAFF83" w14:textId="77777777" w:rsidR="004B0BF3" w:rsidRDefault="004B0BF3" w:rsidP="009C7375">
            <w:pPr>
              <w:spacing w:beforeAutospacing="1" w:line="240" w:lineRule="auto"/>
              <w:rPr>
                <w:i/>
                <w:iCs/>
                <w:color w:val="000000" w:themeColor="text1"/>
                <w:sz w:val="20"/>
                <w:szCs w:val="20"/>
                <w:lang w:val="en-US"/>
              </w:rPr>
            </w:pPr>
            <w:r w:rsidRPr="7107D9C0">
              <w:rPr>
                <w:i/>
                <w:iCs/>
                <w:color w:val="000000" w:themeColor="text1"/>
                <w:sz w:val="20"/>
                <w:szCs w:val="20"/>
                <w:lang w:val="en-US"/>
              </w:rPr>
              <w:t>Fire &lt;15 + Broadleaf + Coniferous + Mixedwood</w:t>
            </w:r>
          </w:p>
        </w:tc>
        <w:tc>
          <w:tcPr>
            <w:tcW w:w="525" w:type="dxa"/>
            <w:tcBorders>
              <w:top w:val="nil"/>
              <w:left w:val="nil"/>
              <w:bottom w:val="nil"/>
              <w:right w:val="nil"/>
            </w:tcBorders>
            <w:shd w:val="clear" w:color="auto" w:fill="FFFFFF" w:themeFill="background1"/>
            <w:tcMar>
              <w:top w:w="15" w:type="dxa"/>
              <w:left w:w="15" w:type="dxa"/>
              <w:right w:w="15" w:type="dxa"/>
            </w:tcMar>
          </w:tcPr>
          <w:p w14:paraId="3628FB97"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7</w:t>
            </w:r>
          </w:p>
        </w:tc>
        <w:tc>
          <w:tcPr>
            <w:tcW w:w="917" w:type="dxa"/>
            <w:tcBorders>
              <w:top w:val="nil"/>
              <w:left w:val="nil"/>
              <w:bottom w:val="nil"/>
              <w:right w:val="nil"/>
            </w:tcBorders>
            <w:shd w:val="clear" w:color="auto" w:fill="FFFFFF" w:themeFill="background1"/>
            <w:tcMar>
              <w:top w:w="15" w:type="dxa"/>
              <w:left w:w="15" w:type="dxa"/>
              <w:right w:w="15" w:type="dxa"/>
            </w:tcMar>
          </w:tcPr>
          <w:p w14:paraId="5D488FC5"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1840.40</w:t>
            </w:r>
          </w:p>
        </w:tc>
        <w:tc>
          <w:tcPr>
            <w:tcW w:w="704" w:type="dxa"/>
            <w:tcBorders>
              <w:top w:val="nil"/>
              <w:left w:val="nil"/>
              <w:bottom w:val="nil"/>
              <w:right w:val="nil"/>
            </w:tcBorders>
            <w:shd w:val="clear" w:color="auto" w:fill="FFFFFF" w:themeFill="background1"/>
            <w:tcMar>
              <w:top w:w="15" w:type="dxa"/>
              <w:left w:w="15" w:type="dxa"/>
              <w:right w:w="15" w:type="dxa"/>
            </w:tcMar>
          </w:tcPr>
          <w:p w14:paraId="43C05015"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12.34</w:t>
            </w:r>
          </w:p>
        </w:tc>
        <w:tc>
          <w:tcPr>
            <w:tcW w:w="695" w:type="dxa"/>
            <w:tcBorders>
              <w:top w:val="nil"/>
              <w:left w:val="nil"/>
              <w:bottom w:val="nil"/>
              <w:right w:val="nil"/>
            </w:tcBorders>
            <w:shd w:val="clear" w:color="auto" w:fill="FFFFFF" w:themeFill="background1"/>
            <w:tcMar>
              <w:top w:w="15" w:type="dxa"/>
              <w:left w:w="15" w:type="dxa"/>
              <w:right w:w="15" w:type="dxa"/>
            </w:tcMar>
          </w:tcPr>
          <w:p w14:paraId="43CD1576"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0.002</w:t>
            </w:r>
          </w:p>
        </w:tc>
      </w:tr>
      <w:tr w:rsidR="004B0BF3" w14:paraId="795B627F"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ECA615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4505592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Harvest &lt;15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793A852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55144F9D"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1840.60</w:t>
            </w:r>
          </w:p>
        </w:tc>
        <w:tc>
          <w:tcPr>
            <w:tcW w:w="704" w:type="dxa"/>
            <w:tcBorders>
              <w:top w:val="nil"/>
              <w:left w:val="nil"/>
              <w:bottom w:val="nil"/>
              <w:right w:val="nil"/>
            </w:tcBorders>
            <w:shd w:val="clear" w:color="auto" w:fill="FFFFFF" w:themeFill="background1"/>
            <w:tcMar>
              <w:top w:w="15" w:type="dxa"/>
              <w:left w:w="15" w:type="dxa"/>
              <w:right w:w="15" w:type="dxa"/>
            </w:tcMar>
          </w:tcPr>
          <w:p w14:paraId="073F1779"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12.54</w:t>
            </w:r>
          </w:p>
        </w:tc>
        <w:tc>
          <w:tcPr>
            <w:tcW w:w="695" w:type="dxa"/>
            <w:tcBorders>
              <w:top w:val="nil"/>
              <w:left w:val="nil"/>
              <w:bottom w:val="nil"/>
              <w:right w:val="nil"/>
            </w:tcBorders>
            <w:shd w:val="clear" w:color="auto" w:fill="FFFFFF" w:themeFill="background1"/>
            <w:tcMar>
              <w:top w:w="15" w:type="dxa"/>
              <w:left w:w="15" w:type="dxa"/>
              <w:right w:w="15" w:type="dxa"/>
            </w:tcMar>
          </w:tcPr>
          <w:p w14:paraId="1A7443D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0.002</w:t>
            </w:r>
          </w:p>
        </w:tc>
      </w:tr>
      <w:tr w:rsidR="004B0BF3" w14:paraId="078E5FE0"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1DEA8B5"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15FB0A4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5AC666E3"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0866008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1840.88</w:t>
            </w:r>
          </w:p>
        </w:tc>
        <w:tc>
          <w:tcPr>
            <w:tcW w:w="704" w:type="dxa"/>
            <w:tcBorders>
              <w:top w:val="nil"/>
              <w:left w:val="nil"/>
              <w:bottom w:val="nil"/>
              <w:right w:val="nil"/>
            </w:tcBorders>
            <w:shd w:val="clear" w:color="auto" w:fill="FFFFFF" w:themeFill="background1"/>
            <w:tcMar>
              <w:top w:w="15" w:type="dxa"/>
              <w:left w:w="15" w:type="dxa"/>
              <w:right w:w="15" w:type="dxa"/>
            </w:tcMar>
          </w:tcPr>
          <w:p w14:paraId="4C2F5B17"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12.83</w:t>
            </w:r>
          </w:p>
        </w:tc>
        <w:tc>
          <w:tcPr>
            <w:tcW w:w="695" w:type="dxa"/>
            <w:tcBorders>
              <w:top w:val="nil"/>
              <w:left w:val="nil"/>
              <w:bottom w:val="nil"/>
              <w:right w:val="nil"/>
            </w:tcBorders>
            <w:shd w:val="clear" w:color="auto" w:fill="FFFFFF" w:themeFill="background1"/>
            <w:tcMar>
              <w:top w:w="15" w:type="dxa"/>
              <w:left w:w="15" w:type="dxa"/>
              <w:right w:w="15" w:type="dxa"/>
            </w:tcMar>
          </w:tcPr>
          <w:p w14:paraId="4FC65A9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0.001</w:t>
            </w:r>
          </w:p>
        </w:tc>
      </w:tr>
      <w:tr w:rsidR="004B0BF3" w14:paraId="7637207C"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C00C201"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441F91F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Shannon's Evenness + Cohesion</w:t>
            </w:r>
          </w:p>
        </w:tc>
        <w:tc>
          <w:tcPr>
            <w:tcW w:w="525" w:type="dxa"/>
            <w:tcBorders>
              <w:top w:val="nil"/>
              <w:left w:val="nil"/>
              <w:bottom w:val="nil"/>
              <w:right w:val="nil"/>
            </w:tcBorders>
            <w:shd w:val="clear" w:color="auto" w:fill="FFFFFF" w:themeFill="background1"/>
            <w:tcMar>
              <w:top w:w="15" w:type="dxa"/>
              <w:left w:w="15" w:type="dxa"/>
              <w:right w:w="15" w:type="dxa"/>
            </w:tcMar>
          </w:tcPr>
          <w:p w14:paraId="0A2F2592"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DC1030B"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1841.38</w:t>
            </w:r>
          </w:p>
        </w:tc>
        <w:tc>
          <w:tcPr>
            <w:tcW w:w="704" w:type="dxa"/>
            <w:tcBorders>
              <w:top w:val="nil"/>
              <w:left w:val="nil"/>
              <w:bottom w:val="nil"/>
              <w:right w:val="nil"/>
            </w:tcBorders>
            <w:shd w:val="clear" w:color="auto" w:fill="FFFFFF" w:themeFill="background1"/>
            <w:tcMar>
              <w:top w:w="15" w:type="dxa"/>
              <w:left w:w="15" w:type="dxa"/>
              <w:right w:w="15" w:type="dxa"/>
            </w:tcMar>
          </w:tcPr>
          <w:p w14:paraId="009E8EE6"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13.32</w:t>
            </w:r>
          </w:p>
        </w:tc>
        <w:tc>
          <w:tcPr>
            <w:tcW w:w="695" w:type="dxa"/>
            <w:tcBorders>
              <w:top w:val="nil"/>
              <w:left w:val="nil"/>
              <w:bottom w:val="nil"/>
              <w:right w:val="nil"/>
            </w:tcBorders>
            <w:shd w:val="clear" w:color="auto" w:fill="FFFFFF" w:themeFill="background1"/>
            <w:tcMar>
              <w:top w:w="15" w:type="dxa"/>
              <w:left w:w="15" w:type="dxa"/>
              <w:right w:w="15" w:type="dxa"/>
            </w:tcMar>
          </w:tcPr>
          <w:p w14:paraId="5DDCAF1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0.001</w:t>
            </w:r>
          </w:p>
        </w:tc>
      </w:tr>
      <w:tr w:rsidR="004B0BF3" w14:paraId="65997B63"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3BE633C0"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95C2C96"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Shannon's Evenness</w:t>
            </w:r>
          </w:p>
        </w:tc>
        <w:tc>
          <w:tcPr>
            <w:tcW w:w="525" w:type="dxa"/>
            <w:tcBorders>
              <w:top w:val="nil"/>
              <w:left w:val="nil"/>
              <w:bottom w:val="nil"/>
              <w:right w:val="nil"/>
            </w:tcBorders>
            <w:shd w:val="clear" w:color="auto" w:fill="FFFFFF" w:themeFill="background1"/>
            <w:tcMar>
              <w:top w:w="15" w:type="dxa"/>
              <w:left w:w="15" w:type="dxa"/>
              <w:right w:w="15" w:type="dxa"/>
            </w:tcMar>
          </w:tcPr>
          <w:p w14:paraId="3027362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6B566BA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1841.91</w:t>
            </w:r>
          </w:p>
        </w:tc>
        <w:tc>
          <w:tcPr>
            <w:tcW w:w="704" w:type="dxa"/>
            <w:tcBorders>
              <w:top w:val="nil"/>
              <w:left w:val="nil"/>
              <w:bottom w:val="nil"/>
              <w:right w:val="nil"/>
            </w:tcBorders>
            <w:shd w:val="clear" w:color="auto" w:fill="FFFFFF" w:themeFill="background1"/>
            <w:tcMar>
              <w:top w:w="15" w:type="dxa"/>
              <w:left w:w="15" w:type="dxa"/>
              <w:right w:w="15" w:type="dxa"/>
            </w:tcMar>
          </w:tcPr>
          <w:p w14:paraId="6D6E04C5"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13.85</w:t>
            </w:r>
          </w:p>
        </w:tc>
        <w:tc>
          <w:tcPr>
            <w:tcW w:w="695" w:type="dxa"/>
            <w:tcBorders>
              <w:top w:val="nil"/>
              <w:left w:val="nil"/>
              <w:bottom w:val="nil"/>
              <w:right w:val="nil"/>
            </w:tcBorders>
            <w:shd w:val="clear" w:color="auto" w:fill="FFFFFF" w:themeFill="background1"/>
            <w:tcMar>
              <w:top w:w="15" w:type="dxa"/>
              <w:left w:w="15" w:type="dxa"/>
              <w:right w:w="15" w:type="dxa"/>
            </w:tcMar>
          </w:tcPr>
          <w:p w14:paraId="30B9DE7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0.001</w:t>
            </w:r>
          </w:p>
        </w:tc>
      </w:tr>
      <w:tr w:rsidR="004B0BF3" w14:paraId="553ABF93"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C1F693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C146487"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6561916B"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6B1491CE"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1842.25</w:t>
            </w:r>
          </w:p>
        </w:tc>
        <w:tc>
          <w:tcPr>
            <w:tcW w:w="704" w:type="dxa"/>
            <w:tcBorders>
              <w:top w:val="nil"/>
              <w:left w:val="nil"/>
              <w:bottom w:val="nil"/>
              <w:right w:val="nil"/>
            </w:tcBorders>
            <w:shd w:val="clear" w:color="auto" w:fill="FFFFFF" w:themeFill="background1"/>
            <w:tcMar>
              <w:top w:w="15" w:type="dxa"/>
              <w:left w:w="15" w:type="dxa"/>
              <w:right w:w="15" w:type="dxa"/>
            </w:tcMar>
          </w:tcPr>
          <w:p w14:paraId="0F2A872C"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14.20</w:t>
            </w:r>
          </w:p>
        </w:tc>
        <w:tc>
          <w:tcPr>
            <w:tcW w:w="695" w:type="dxa"/>
            <w:tcBorders>
              <w:top w:val="nil"/>
              <w:left w:val="nil"/>
              <w:bottom w:val="nil"/>
              <w:right w:val="nil"/>
            </w:tcBorders>
            <w:shd w:val="clear" w:color="auto" w:fill="FFFFFF" w:themeFill="background1"/>
            <w:tcMar>
              <w:top w:w="15" w:type="dxa"/>
              <w:left w:w="15" w:type="dxa"/>
              <w:right w:w="15" w:type="dxa"/>
            </w:tcMar>
          </w:tcPr>
          <w:p w14:paraId="6D9055DC"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0.001</w:t>
            </w:r>
          </w:p>
        </w:tc>
      </w:tr>
      <w:tr w:rsidR="004B0BF3" w14:paraId="2E5956C4"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9D43E8C"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E705A06"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CORE + Shannon's Evenness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673A77DC"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915317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1842.83</w:t>
            </w:r>
          </w:p>
        </w:tc>
        <w:tc>
          <w:tcPr>
            <w:tcW w:w="704" w:type="dxa"/>
            <w:tcBorders>
              <w:top w:val="nil"/>
              <w:left w:val="nil"/>
              <w:bottom w:val="nil"/>
              <w:right w:val="nil"/>
            </w:tcBorders>
            <w:shd w:val="clear" w:color="auto" w:fill="FFFFFF" w:themeFill="background1"/>
            <w:tcMar>
              <w:top w:w="15" w:type="dxa"/>
              <w:left w:w="15" w:type="dxa"/>
              <w:right w:w="15" w:type="dxa"/>
            </w:tcMar>
          </w:tcPr>
          <w:p w14:paraId="4D17E72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14.78</w:t>
            </w:r>
          </w:p>
        </w:tc>
        <w:tc>
          <w:tcPr>
            <w:tcW w:w="695" w:type="dxa"/>
            <w:tcBorders>
              <w:top w:val="nil"/>
              <w:left w:val="nil"/>
              <w:bottom w:val="nil"/>
              <w:right w:val="nil"/>
            </w:tcBorders>
            <w:shd w:val="clear" w:color="auto" w:fill="FFFFFF" w:themeFill="background1"/>
            <w:tcMar>
              <w:top w:w="15" w:type="dxa"/>
              <w:left w:w="15" w:type="dxa"/>
              <w:right w:w="15" w:type="dxa"/>
            </w:tcMar>
          </w:tcPr>
          <w:p w14:paraId="290B376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0.001</w:t>
            </w:r>
          </w:p>
        </w:tc>
      </w:tr>
      <w:tr w:rsidR="004B0BF3" w14:paraId="5272FCD3"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346269B5"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Natural habitat</w:t>
            </w:r>
          </w:p>
        </w:tc>
        <w:tc>
          <w:tcPr>
            <w:tcW w:w="6287" w:type="dxa"/>
            <w:tcBorders>
              <w:top w:val="nil"/>
              <w:left w:val="nil"/>
              <w:bottom w:val="nil"/>
              <w:right w:val="nil"/>
            </w:tcBorders>
            <w:shd w:val="clear" w:color="auto" w:fill="FFFFFF" w:themeFill="background1"/>
            <w:tcMar>
              <w:top w:w="15" w:type="dxa"/>
              <w:left w:w="15" w:type="dxa"/>
              <w:right w:w="15" w:type="dxa"/>
            </w:tcMar>
          </w:tcPr>
          <w:p w14:paraId="3E7E09B0" w14:textId="77777777" w:rsidR="004B0BF3" w:rsidRDefault="004B0BF3" w:rsidP="009C7375">
            <w:pPr>
              <w:spacing w:beforeAutospacing="1" w:line="240" w:lineRule="auto"/>
              <w:rPr>
                <w:color w:val="000000" w:themeColor="text1"/>
                <w:sz w:val="20"/>
                <w:szCs w:val="20"/>
                <w:lang w:val="en-US"/>
              </w:rPr>
            </w:pPr>
            <w:r w:rsidRPr="7107D9C0">
              <w:rPr>
                <w:color w:val="000000" w:themeColor="text1"/>
                <w:sz w:val="20"/>
                <w:szCs w:val="20"/>
                <w:lang w:val="en-US"/>
              </w:rPr>
              <w:t>Broadleaf + Coniferous + Mixedwood</w:t>
            </w:r>
          </w:p>
        </w:tc>
        <w:tc>
          <w:tcPr>
            <w:tcW w:w="525" w:type="dxa"/>
            <w:tcBorders>
              <w:top w:val="nil"/>
              <w:left w:val="nil"/>
              <w:bottom w:val="nil"/>
              <w:right w:val="nil"/>
            </w:tcBorders>
            <w:shd w:val="clear" w:color="auto" w:fill="FFFFFF" w:themeFill="background1"/>
            <w:tcMar>
              <w:top w:w="15" w:type="dxa"/>
              <w:left w:w="15" w:type="dxa"/>
              <w:right w:w="15" w:type="dxa"/>
            </w:tcMar>
          </w:tcPr>
          <w:p w14:paraId="044682F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6</w:t>
            </w:r>
          </w:p>
        </w:tc>
        <w:tc>
          <w:tcPr>
            <w:tcW w:w="917" w:type="dxa"/>
            <w:tcBorders>
              <w:top w:val="nil"/>
              <w:left w:val="nil"/>
              <w:bottom w:val="nil"/>
              <w:right w:val="nil"/>
            </w:tcBorders>
            <w:shd w:val="clear" w:color="auto" w:fill="FFFFFF" w:themeFill="background1"/>
            <w:tcMar>
              <w:top w:w="15" w:type="dxa"/>
              <w:left w:w="15" w:type="dxa"/>
              <w:right w:w="15" w:type="dxa"/>
            </w:tcMar>
          </w:tcPr>
          <w:p w14:paraId="201B62BA"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1844.37</w:t>
            </w:r>
          </w:p>
        </w:tc>
        <w:tc>
          <w:tcPr>
            <w:tcW w:w="704" w:type="dxa"/>
            <w:tcBorders>
              <w:top w:val="nil"/>
              <w:left w:val="nil"/>
              <w:bottom w:val="nil"/>
              <w:right w:val="nil"/>
            </w:tcBorders>
            <w:shd w:val="clear" w:color="auto" w:fill="FFFFFF" w:themeFill="background1"/>
            <w:tcMar>
              <w:top w:w="15" w:type="dxa"/>
              <w:left w:w="15" w:type="dxa"/>
              <w:right w:w="15" w:type="dxa"/>
            </w:tcMar>
          </w:tcPr>
          <w:p w14:paraId="55A72BF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16.31</w:t>
            </w:r>
          </w:p>
        </w:tc>
        <w:tc>
          <w:tcPr>
            <w:tcW w:w="695" w:type="dxa"/>
            <w:tcBorders>
              <w:top w:val="nil"/>
              <w:left w:val="nil"/>
              <w:bottom w:val="nil"/>
              <w:right w:val="nil"/>
            </w:tcBorders>
            <w:shd w:val="clear" w:color="auto" w:fill="FFFFFF" w:themeFill="background1"/>
            <w:tcMar>
              <w:top w:w="15" w:type="dxa"/>
              <w:left w:w="15" w:type="dxa"/>
              <w:right w:w="15" w:type="dxa"/>
            </w:tcMar>
          </w:tcPr>
          <w:p w14:paraId="094FB8D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0.000</w:t>
            </w:r>
          </w:p>
        </w:tc>
      </w:tr>
      <w:tr w:rsidR="004B0BF3" w14:paraId="31FD44E1"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05A19F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Natural habitat</w:t>
            </w:r>
          </w:p>
        </w:tc>
        <w:tc>
          <w:tcPr>
            <w:tcW w:w="6287" w:type="dxa"/>
            <w:tcBorders>
              <w:top w:val="nil"/>
              <w:left w:val="nil"/>
              <w:bottom w:val="nil"/>
              <w:right w:val="nil"/>
            </w:tcBorders>
            <w:shd w:val="clear" w:color="auto" w:fill="FFFFFF" w:themeFill="background1"/>
            <w:tcMar>
              <w:top w:w="15" w:type="dxa"/>
              <w:left w:w="15" w:type="dxa"/>
              <w:right w:w="15" w:type="dxa"/>
            </w:tcMar>
          </w:tcPr>
          <w:p w14:paraId="3BA4225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Fire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22C5D06D"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4</w:t>
            </w:r>
          </w:p>
        </w:tc>
        <w:tc>
          <w:tcPr>
            <w:tcW w:w="917" w:type="dxa"/>
            <w:tcBorders>
              <w:top w:val="nil"/>
              <w:left w:val="nil"/>
              <w:bottom w:val="nil"/>
              <w:right w:val="nil"/>
            </w:tcBorders>
            <w:shd w:val="clear" w:color="auto" w:fill="FFFFFF" w:themeFill="background1"/>
            <w:tcMar>
              <w:top w:w="15" w:type="dxa"/>
              <w:left w:w="15" w:type="dxa"/>
              <w:right w:w="15" w:type="dxa"/>
            </w:tcMar>
          </w:tcPr>
          <w:p w14:paraId="19D9AC42"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1851.43</w:t>
            </w:r>
          </w:p>
        </w:tc>
        <w:tc>
          <w:tcPr>
            <w:tcW w:w="704" w:type="dxa"/>
            <w:tcBorders>
              <w:top w:val="nil"/>
              <w:left w:val="nil"/>
              <w:bottom w:val="nil"/>
              <w:right w:val="nil"/>
            </w:tcBorders>
            <w:shd w:val="clear" w:color="auto" w:fill="FFFFFF" w:themeFill="background1"/>
            <w:tcMar>
              <w:top w:w="15" w:type="dxa"/>
              <w:left w:w="15" w:type="dxa"/>
              <w:right w:w="15" w:type="dxa"/>
            </w:tcMar>
          </w:tcPr>
          <w:p w14:paraId="4EB21E77"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23.37</w:t>
            </w:r>
          </w:p>
        </w:tc>
        <w:tc>
          <w:tcPr>
            <w:tcW w:w="695" w:type="dxa"/>
            <w:tcBorders>
              <w:top w:val="nil"/>
              <w:left w:val="nil"/>
              <w:bottom w:val="nil"/>
              <w:right w:val="nil"/>
            </w:tcBorders>
            <w:shd w:val="clear" w:color="auto" w:fill="FFFFFF" w:themeFill="background1"/>
            <w:tcMar>
              <w:top w:w="15" w:type="dxa"/>
              <w:left w:w="15" w:type="dxa"/>
              <w:right w:w="15" w:type="dxa"/>
            </w:tcMar>
          </w:tcPr>
          <w:p w14:paraId="2247A7CE"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0.000</w:t>
            </w:r>
          </w:p>
        </w:tc>
      </w:tr>
      <w:tr w:rsidR="004B0BF3" w14:paraId="2ED11E34" w14:textId="77777777" w:rsidTr="009C7375">
        <w:trPr>
          <w:trHeight w:val="302"/>
        </w:trPr>
        <w:tc>
          <w:tcPr>
            <w:tcW w:w="2312" w:type="dxa"/>
            <w:tcBorders>
              <w:top w:val="nil"/>
              <w:left w:val="nil"/>
              <w:bottom w:val="single" w:sz="8" w:space="0" w:color="auto"/>
              <w:right w:val="nil"/>
            </w:tcBorders>
            <w:shd w:val="clear" w:color="auto" w:fill="FFFFFF" w:themeFill="background1"/>
            <w:tcMar>
              <w:top w:w="15" w:type="dxa"/>
              <w:left w:w="15" w:type="dxa"/>
              <w:right w:w="15" w:type="dxa"/>
            </w:tcMar>
          </w:tcPr>
          <w:p w14:paraId="5C484AAC"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Null</w:t>
            </w:r>
          </w:p>
        </w:tc>
        <w:tc>
          <w:tcPr>
            <w:tcW w:w="6287" w:type="dxa"/>
            <w:tcBorders>
              <w:top w:val="nil"/>
              <w:left w:val="nil"/>
              <w:bottom w:val="single" w:sz="8" w:space="0" w:color="auto"/>
              <w:right w:val="nil"/>
            </w:tcBorders>
            <w:shd w:val="clear" w:color="auto" w:fill="FFFFFF" w:themeFill="background1"/>
            <w:tcMar>
              <w:top w:w="15" w:type="dxa"/>
              <w:left w:w="15" w:type="dxa"/>
              <w:right w:w="15" w:type="dxa"/>
            </w:tcMar>
          </w:tcPr>
          <w:p w14:paraId="5C6587A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w:t>
            </w:r>
          </w:p>
        </w:tc>
        <w:tc>
          <w:tcPr>
            <w:tcW w:w="525" w:type="dxa"/>
            <w:tcBorders>
              <w:top w:val="nil"/>
              <w:left w:val="nil"/>
              <w:bottom w:val="single" w:sz="8" w:space="0" w:color="auto"/>
              <w:right w:val="nil"/>
            </w:tcBorders>
            <w:shd w:val="clear" w:color="auto" w:fill="FFFFFF" w:themeFill="background1"/>
            <w:tcMar>
              <w:top w:w="15" w:type="dxa"/>
              <w:left w:w="15" w:type="dxa"/>
              <w:right w:w="15" w:type="dxa"/>
            </w:tcMar>
          </w:tcPr>
          <w:p w14:paraId="3E1192A4"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3</w:t>
            </w:r>
          </w:p>
        </w:tc>
        <w:tc>
          <w:tcPr>
            <w:tcW w:w="917" w:type="dxa"/>
            <w:tcBorders>
              <w:top w:val="nil"/>
              <w:left w:val="nil"/>
              <w:bottom w:val="single" w:sz="8" w:space="0" w:color="auto"/>
              <w:right w:val="nil"/>
            </w:tcBorders>
            <w:shd w:val="clear" w:color="auto" w:fill="FFFFFF" w:themeFill="background1"/>
            <w:tcMar>
              <w:top w:w="15" w:type="dxa"/>
              <w:left w:w="15" w:type="dxa"/>
              <w:right w:w="15" w:type="dxa"/>
            </w:tcMar>
          </w:tcPr>
          <w:p w14:paraId="43338547"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1857.53</w:t>
            </w:r>
          </w:p>
        </w:tc>
        <w:tc>
          <w:tcPr>
            <w:tcW w:w="704" w:type="dxa"/>
            <w:tcBorders>
              <w:top w:val="nil"/>
              <w:left w:val="nil"/>
              <w:bottom w:val="single" w:sz="8" w:space="0" w:color="auto"/>
              <w:right w:val="nil"/>
            </w:tcBorders>
            <w:shd w:val="clear" w:color="auto" w:fill="FFFFFF" w:themeFill="background1"/>
            <w:tcMar>
              <w:top w:w="15" w:type="dxa"/>
              <w:left w:w="15" w:type="dxa"/>
              <w:right w:w="15" w:type="dxa"/>
            </w:tcMar>
          </w:tcPr>
          <w:p w14:paraId="2A8CDD9F"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29.47</w:t>
            </w:r>
          </w:p>
        </w:tc>
        <w:tc>
          <w:tcPr>
            <w:tcW w:w="695" w:type="dxa"/>
            <w:tcBorders>
              <w:top w:val="nil"/>
              <w:left w:val="nil"/>
              <w:bottom w:val="single" w:sz="8" w:space="0" w:color="auto"/>
              <w:right w:val="nil"/>
            </w:tcBorders>
            <w:shd w:val="clear" w:color="auto" w:fill="FFFFFF" w:themeFill="background1"/>
            <w:tcMar>
              <w:top w:w="15" w:type="dxa"/>
              <w:left w:w="15" w:type="dxa"/>
              <w:right w:w="15" w:type="dxa"/>
            </w:tcMar>
          </w:tcPr>
          <w:p w14:paraId="791ED4A8" w14:textId="77777777" w:rsidR="004B0BF3" w:rsidRDefault="004B0BF3" w:rsidP="009C7375">
            <w:pPr>
              <w:spacing w:beforeAutospacing="1" w:line="240" w:lineRule="auto"/>
              <w:rPr>
                <w:color w:val="000000" w:themeColor="text1"/>
                <w:sz w:val="20"/>
                <w:szCs w:val="20"/>
              </w:rPr>
            </w:pPr>
            <w:r w:rsidRPr="7107D9C0">
              <w:rPr>
                <w:color w:val="000000" w:themeColor="text1"/>
                <w:sz w:val="20"/>
                <w:szCs w:val="20"/>
              </w:rPr>
              <w:t>0.000</w:t>
            </w:r>
          </w:p>
        </w:tc>
      </w:tr>
    </w:tbl>
    <w:p w14:paraId="27807D65" w14:textId="77777777" w:rsidR="004B0BF3" w:rsidRPr="004E5F88" w:rsidRDefault="004B0BF3" w:rsidP="004B0BF3">
      <w:pPr>
        <w:rPr>
          <w:i/>
          <w:iCs/>
        </w:rPr>
      </w:pPr>
      <w:r w:rsidRPr="7107D9C0">
        <w:rPr>
          <w:i/>
          <w:iCs/>
        </w:rPr>
        <w:t>Italics: ‘</w:t>
      </w:r>
      <w:r>
        <w:t>core’ natural landcover predictors included in all disturbance models</w:t>
      </w:r>
    </w:p>
    <w:p w14:paraId="075750A1" w14:textId="77777777" w:rsidR="004B0BF3" w:rsidRPr="004E5F88" w:rsidRDefault="004B0BF3" w:rsidP="004B0BF3">
      <w:r w:rsidRPr="0B8D6DA2">
        <w:rPr>
          <w:lang w:val="en-US"/>
        </w:rPr>
        <w:t>Df: degrees of freedom</w:t>
      </w:r>
    </w:p>
    <w:p w14:paraId="3BBCE829" w14:textId="77777777" w:rsidR="004B0BF3" w:rsidRDefault="004B0BF3" w:rsidP="004B0BF3">
      <w:pPr>
        <w:rPr>
          <w:b/>
          <w:bCs/>
          <w:lang w:val="en-US"/>
        </w:rPr>
      </w:pPr>
      <w:r w:rsidRPr="0B8D6DA2">
        <w:rPr>
          <w:lang w:val="en-US"/>
        </w:rPr>
        <w:t>AICc: small-sample corrected Akaike Information Criterion</w:t>
      </w:r>
    </w:p>
    <w:p w14:paraId="76536381" w14:textId="22F8767B" w:rsidR="004B0BF3" w:rsidRDefault="004B0BF3" w:rsidP="004B0BF3">
      <w:pPr>
        <w:rPr>
          <w:b/>
          <w:bCs/>
          <w:lang w:val="en-US"/>
        </w:rPr>
      </w:pPr>
      <w:r w:rsidRPr="7107D9C0">
        <w:rPr>
          <w:lang w:val="en-US"/>
        </w:rPr>
        <w:t>AICw: AICc model weights</w:t>
      </w:r>
      <w:r>
        <w:rPr>
          <w:b/>
          <w:bCs/>
          <w:lang w:val="en-US"/>
        </w:rPr>
        <w:br w:type="page"/>
      </w:r>
    </w:p>
    <w:p w14:paraId="235B99FB" w14:textId="3A665EE6" w:rsidR="004B0BF3" w:rsidRDefault="004B0BF3" w:rsidP="004B0BF3">
      <w:r w:rsidRPr="57260A84">
        <w:rPr>
          <w:rFonts w:eastAsia="Calibri" w:cs="Times New Roman"/>
          <w:b/>
          <w:bCs/>
          <w:lang w:val="en-US"/>
        </w:rPr>
        <w:lastRenderedPageBreak/>
        <w:t>Figure 2.</w:t>
      </w:r>
      <w:r w:rsidRPr="57260A84">
        <w:rPr>
          <w:rFonts w:eastAsia="Calibri" w:cs="Times New Roman"/>
          <w:lang w:val="en-US"/>
        </w:rPr>
        <w:t xml:space="preserve"> </w:t>
      </w:r>
      <w:r w:rsidR="00DE0742">
        <w:rPr>
          <w:rFonts w:eastAsia="Calibri" w:cs="Times New Roman"/>
          <w:lang w:val="en-US"/>
        </w:rPr>
        <w:t>Conditional</w:t>
      </w:r>
      <w:r w:rsidR="00DE0742" w:rsidRPr="57260A84">
        <w:rPr>
          <w:rFonts w:eastAsia="Calibri" w:cs="Times New Roman"/>
          <w:lang w:val="en-US"/>
        </w:rPr>
        <w:t xml:space="preserve"> </w:t>
      </w:r>
      <w:r w:rsidRPr="57260A84">
        <w:rPr>
          <w:rFonts w:eastAsia="Calibri" w:cs="Times New Roman"/>
          <w:lang w:val="en-US"/>
        </w:rPr>
        <w:t>effects of landscape covariate</w:t>
      </w:r>
      <w:r>
        <w:rPr>
          <w:rFonts w:eastAsia="Calibri" w:cs="Times New Roman"/>
          <w:lang w:val="en-US"/>
        </w:rPr>
        <w:t>s</w:t>
      </w:r>
      <w:r w:rsidRPr="57260A84">
        <w:rPr>
          <w:rFonts w:eastAsia="Calibri" w:cs="Times New Roman"/>
          <w:lang w:val="en-US"/>
        </w:rPr>
        <w:t xml:space="preserve"> on the </w:t>
      </w:r>
      <w:r>
        <w:rPr>
          <w:rFonts w:eastAsia="Calibri" w:cs="Times New Roman"/>
          <w:lang w:val="en-US"/>
        </w:rPr>
        <w:t>probability of presence of</w:t>
      </w:r>
      <w:r w:rsidRPr="57260A84">
        <w:rPr>
          <w:rFonts w:eastAsia="Calibri" w:cs="Times New Roman"/>
          <w:lang w:val="en-US"/>
        </w:rPr>
        <w:t xml:space="preserve"> red squirrels from the top-performing </w:t>
      </w:r>
      <w:r>
        <w:rPr>
          <w:rFonts w:eastAsia="Calibri" w:cs="Times New Roman"/>
          <w:lang w:val="en-US"/>
        </w:rPr>
        <w:t>proportional</w:t>
      </w:r>
      <w:r w:rsidRPr="57260A84">
        <w:rPr>
          <w:rFonts w:eastAsia="Calibri" w:cs="Times New Roman"/>
          <w:lang w:val="en-US"/>
        </w:rPr>
        <w:t xml:space="preserve"> binomial model. The interaction plot represents the effect of edge density at high (90% quantile) and low (10% quantile) cumulative </w:t>
      </w:r>
      <w:r>
        <w:rPr>
          <w:rFonts w:eastAsia="Calibri" w:cs="Times New Roman"/>
          <w:lang w:val="en-US"/>
        </w:rPr>
        <w:t>industrial footprint</w:t>
      </w:r>
      <w:r w:rsidRPr="57260A84">
        <w:rPr>
          <w:rFonts w:eastAsia="Calibri" w:cs="Times New Roman"/>
          <w:lang w:val="en-US"/>
        </w:rPr>
        <w:t xml:space="preserve">. Density of lines along the x-axis indicates the frequency of the data value. All predictors represent the proportion of area covered within a set radius of camera trap locations (i.e. landscape composition), except edge density, which represents the density of anthropogenic edges in m/Ha. Note different y-axis scales for each landscape covariate. </w:t>
      </w:r>
      <w:r w:rsidRPr="57260A84">
        <w:rPr>
          <w:highlight w:val="white"/>
          <w:lang w:val="en-US"/>
        </w:rPr>
        <w:t xml:space="preserve">Red squirrel silhouettes are by phylopic.org (accessed </w:t>
      </w:r>
      <w:r>
        <w:rPr>
          <w:highlight w:val="white"/>
          <w:lang w:val="en-US"/>
        </w:rPr>
        <w:t>June</w:t>
      </w:r>
      <w:r w:rsidRPr="57260A84">
        <w:rPr>
          <w:highlight w:val="white"/>
          <w:lang w:val="en-US"/>
        </w:rPr>
        <w:t xml:space="preserve"> 01, 202</w:t>
      </w:r>
      <w:r>
        <w:rPr>
          <w:highlight w:val="white"/>
          <w:lang w:val="en-US"/>
        </w:rPr>
        <w:t>6</w:t>
      </w:r>
      <w:r w:rsidRPr="57260A84">
        <w:rPr>
          <w:highlight w:val="white"/>
          <w:lang w:val="en-US"/>
        </w:rPr>
        <w:t>).</w:t>
      </w:r>
    </w:p>
    <w:p w14:paraId="0E0469D8" w14:textId="77777777" w:rsidR="004B0BF3" w:rsidRDefault="004B0BF3" w:rsidP="004B0BF3">
      <w:pPr>
        <w:pBdr>
          <w:top w:val="nil"/>
          <w:left w:val="nil"/>
          <w:bottom w:val="nil"/>
          <w:right w:val="nil"/>
          <w:between w:val="nil"/>
        </w:pBdr>
        <w:rPr>
          <w:b/>
          <w:bCs/>
        </w:rPr>
      </w:pPr>
      <w:r>
        <w:rPr>
          <w:noProof/>
        </w:rPr>
        <w:drawing>
          <wp:inline distT="0" distB="0" distL="0" distR="0" wp14:anchorId="02ED3F5E" wp14:editId="62A49B50">
            <wp:extent cx="5943612" cy="4572009"/>
            <wp:effectExtent l="0" t="0" r="0" b="0"/>
            <wp:docPr id="1672363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897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12" cy="4572009"/>
                    </a:xfrm>
                    <a:prstGeom prst="rect">
                      <a:avLst/>
                    </a:prstGeom>
                  </pic:spPr>
                </pic:pic>
              </a:graphicData>
            </a:graphic>
          </wp:inline>
        </w:drawing>
      </w:r>
    </w:p>
    <w:p w14:paraId="48984AFA" w14:textId="77777777" w:rsidR="004B0BF3" w:rsidRDefault="004B0BF3">
      <w:pPr>
        <w:spacing w:line="276" w:lineRule="auto"/>
        <w:rPr>
          <w:b/>
          <w:bCs/>
        </w:rPr>
      </w:pPr>
      <w:r>
        <w:rPr>
          <w:b/>
          <w:bCs/>
        </w:rPr>
        <w:br w:type="page"/>
      </w:r>
    </w:p>
    <w:p w14:paraId="4F4CA1C5" w14:textId="77777777" w:rsidR="004B0BF3" w:rsidRDefault="004B0BF3" w:rsidP="004B0BF3">
      <w:pPr>
        <w:rPr>
          <w:color w:val="000000" w:themeColor="text1"/>
        </w:rPr>
      </w:pPr>
      <w:r w:rsidRPr="00D7628E">
        <w:rPr>
          <w:b/>
          <w:bCs/>
        </w:rPr>
        <w:lastRenderedPageBreak/>
        <w:t>Table 2.</w:t>
      </w:r>
      <w:r>
        <w:t xml:space="preserve"> Fixed-effect and random-effect estimates for the top-performing negative binomial model from model selection explaining red squirrel detections as a function of landscape structure. </w:t>
      </w:r>
    </w:p>
    <w:tbl>
      <w:tblPr>
        <w:tblW w:w="0" w:type="auto"/>
        <w:tblLook w:val="06A0" w:firstRow="1" w:lastRow="0" w:firstColumn="1" w:lastColumn="0" w:noHBand="1" w:noVBand="1"/>
      </w:tblPr>
      <w:tblGrid>
        <w:gridCol w:w="1922"/>
        <w:gridCol w:w="1907"/>
        <w:gridCol w:w="1878"/>
        <w:gridCol w:w="1815"/>
        <w:gridCol w:w="1838"/>
      </w:tblGrid>
      <w:tr w:rsidR="004B0BF3" w14:paraId="2EFB784E" w14:textId="77777777" w:rsidTr="009C7375">
        <w:trPr>
          <w:trHeight w:val="302"/>
        </w:trPr>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49E6E399" w14:textId="77777777" w:rsidR="004B0BF3" w:rsidRDefault="004B0BF3" w:rsidP="009C7375">
            <w:pPr>
              <w:rPr>
                <w:b/>
                <w:bCs/>
                <w:color w:val="000000" w:themeColor="text1"/>
                <w:sz w:val="20"/>
                <w:szCs w:val="20"/>
              </w:rPr>
            </w:pPr>
            <w:r w:rsidRPr="7107D9C0">
              <w:rPr>
                <w:b/>
                <w:bCs/>
                <w:color w:val="000000" w:themeColor="text1"/>
                <w:sz w:val="20"/>
                <w:szCs w:val="20"/>
              </w:rPr>
              <w:t>Fixed effects</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39B6470A" w14:textId="77777777" w:rsidR="004B0BF3" w:rsidRDefault="004B0BF3" w:rsidP="009C7375">
            <w:pPr>
              <w:rPr>
                <w:b/>
                <w:bCs/>
                <w:color w:val="000000" w:themeColor="text1"/>
                <w:sz w:val="20"/>
                <w:szCs w:val="20"/>
              </w:rPr>
            </w:pPr>
            <w:r w:rsidRPr="7107D9C0">
              <w:rPr>
                <w:b/>
                <w:bCs/>
                <w:color w:val="000000" w:themeColor="text1"/>
                <w:sz w:val="20"/>
                <w:szCs w:val="20"/>
              </w:rPr>
              <w:t>Modeled scale (m)</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20D01809" w14:textId="77777777" w:rsidR="004B0BF3" w:rsidRDefault="004B0BF3" w:rsidP="009C7375">
            <w:pPr>
              <w:rPr>
                <w:b/>
                <w:bCs/>
                <w:color w:val="000000" w:themeColor="text1"/>
                <w:sz w:val="20"/>
                <w:szCs w:val="20"/>
              </w:rPr>
            </w:pPr>
            <w:r w:rsidRPr="7107D9C0">
              <w:rPr>
                <w:b/>
                <w:bCs/>
                <w:color w:val="000000" w:themeColor="text1"/>
                <w:sz w:val="20"/>
                <w:szCs w:val="20"/>
              </w:rPr>
              <w:t>Estimate</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6A36DD18" w14:textId="77777777" w:rsidR="004B0BF3" w:rsidRDefault="004B0BF3" w:rsidP="009C7375">
            <w:pPr>
              <w:rPr>
                <w:b/>
                <w:bCs/>
                <w:color w:val="000000" w:themeColor="text1"/>
                <w:sz w:val="20"/>
                <w:szCs w:val="20"/>
              </w:rPr>
            </w:pPr>
            <w:r w:rsidRPr="7107D9C0">
              <w:rPr>
                <w:b/>
                <w:bCs/>
                <w:color w:val="000000" w:themeColor="text1"/>
                <w:sz w:val="20"/>
                <w:szCs w:val="20"/>
              </w:rPr>
              <w:t>SE</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55CCDB07" w14:textId="77777777" w:rsidR="004B0BF3" w:rsidRDefault="004B0BF3" w:rsidP="009C7375">
            <w:pPr>
              <w:rPr>
                <w:b/>
                <w:bCs/>
                <w:color w:val="000000" w:themeColor="text1"/>
                <w:sz w:val="20"/>
                <w:szCs w:val="20"/>
              </w:rPr>
            </w:pPr>
            <w:r w:rsidRPr="7107D9C0">
              <w:rPr>
                <w:b/>
                <w:bCs/>
                <w:color w:val="000000" w:themeColor="text1"/>
                <w:sz w:val="20"/>
                <w:szCs w:val="20"/>
              </w:rPr>
              <w:t>p</w:t>
            </w:r>
          </w:p>
        </w:tc>
      </w:tr>
      <w:tr w:rsidR="004B0BF3" w14:paraId="1AA3CFDA" w14:textId="77777777" w:rsidTr="009C7375">
        <w:trPr>
          <w:trHeight w:val="302"/>
        </w:trPr>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00431D3C" w14:textId="77777777" w:rsidR="004B0BF3" w:rsidRDefault="004B0BF3" w:rsidP="009C7375">
            <w:pPr>
              <w:rPr>
                <w:color w:val="000000" w:themeColor="text1"/>
                <w:sz w:val="20"/>
                <w:szCs w:val="20"/>
              </w:rPr>
            </w:pPr>
            <w:r w:rsidRPr="7107D9C0">
              <w:rPr>
                <w:color w:val="000000" w:themeColor="text1"/>
                <w:sz w:val="20"/>
                <w:szCs w:val="20"/>
              </w:rPr>
              <w:t>Intercept</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29C5328F"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0D314E6D" w14:textId="77777777" w:rsidR="004B0BF3" w:rsidRDefault="004B0BF3" w:rsidP="009C7375">
            <w:pPr>
              <w:rPr>
                <w:color w:val="000000" w:themeColor="text1"/>
                <w:sz w:val="20"/>
                <w:szCs w:val="20"/>
              </w:rPr>
            </w:pPr>
            <w:r w:rsidRPr="7107D9C0">
              <w:rPr>
                <w:color w:val="000000" w:themeColor="text1"/>
                <w:sz w:val="20"/>
                <w:szCs w:val="20"/>
              </w:rPr>
              <w:t>-1.549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379A6F7C" w14:textId="77777777" w:rsidR="004B0BF3" w:rsidRDefault="004B0BF3" w:rsidP="009C7375">
            <w:pPr>
              <w:rPr>
                <w:color w:val="000000" w:themeColor="text1"/>
                <w:sz w:val="20"/>
                <w:szCs w:val="20"/>
              </w:rPr>
            </w:pPr>
            <w:r w:rsidRPr="7107D9C0">
              <w:rPr>
                <w:color w:val="000000" w:themeColor="text1"/>
                <w:sz w:val="20"/>
                <w:szCs w:val="20"/>
              </w:rPr>
              <w:t>0.249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3AB3B141" w14:textId="77777777" w:rsidR="004B0BF3" w:rsidRDefault="004B0BF3" w:rsidP="009C7375">
            <w:pPr>
              <w:rPr>
                <w:color w:val="000000" w:themeColor="text1"/>
                <w:sz w:val="20"/>
                <w:szCs w:val="20"/>
              </w:rPr>
            </w:pPr>
            <w:r w:rsidRPr="7107D9C0">
              <w:rPr>
                <w:color w:val="000000" w:themeColor="text1"/>
                <w:sz w:val="20"/>
                <w:szCs w:val="20"/>
              </w:rPr>
              <w:t>&lt;0.001</w:t>
            </w:r>
          </w:p>
        </w:tc>
      </w:tr>
      <w:tr w:rsidR="004B0BF3" w14:paraId="5A256948"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9698B61" w14:textId="77777777" w:rsidR="004B0BF3" w:rsidRDefault="004B0BF3" w:rsidP="009C7375">
            <w:pPr>
              <w:rPr>
                <w:color w:val="000000" w:themeColor="text1"/>
                <w:sz w:val="20"/>
                <w:szCs w:val="20"/>
              </w:rPr>
            </w:pPr>
            <w:r w:rsidRPr="7107D9C0">
              <w:rPr>
                <w:color w:val="000000" w:themeColor="text1"/>
                <w:sz w:val="20"/>
                <w:szCs w:val="20"/>
              </w:rPr>
              <w:t>Fire &lt;15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114D006" w14:textId="77777777" w:rsidR="004B0BF3" w:rsidRDefault="004B0BF3" w:rsidP="009C7375">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67D2A1C" w14:textId="77777777" w:rsidR="004B0BF3" w:rsidRDefault="004B0BF3" w:rsidP="009C7375">
            <w:pPr>
              <w:rPr>
                <w:color w:val="000000" w:themeColor="text1"/>
                <w:sz w:val="20"/>
                <w:szCs w:val="20"/>
              </w:rPr>
            </w:pPr>
            <w:r w:rsidRPr="7107D9C0">
              <w:rPr>
                <w:color w:val="000000" w:themeColor="text1"/>
                <w:sz w:val="20"/>
                <w:szCs w:val="20"/>
              </w:rPr>
              <w:t>0.195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AC522ED" w14:textId="77777777" w:rsidR="004B0BF3" w:rsidRDefault="004B0BF3" w:rsidP="009C7375">
            <w:pPr>
              <w:rPr>
                <w:color w:val="000000" w:themeColor="text1"/>
                <w:sz w:val="20"/>
                <w:szCs w:val="20"/>
              </w:rPr>
            </w:pPr>
            <w:r w:rsidRPr="7107D9C0">
              <w:rPr>
                <w:color w:val="000000" w:themeColor="text1"/>
                <w:sz w:val="20"/>
                <w:szCs w:val="20"/>
              </w:rPr>
              <w:t>0.116</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7D9D0A0" w14:textId="77777777" w:rsidR="004B0BF3" w:rsidRDefault="004B0BF3" w:rsidP="009C7375">
            <w:pPr>
              <w:rPr>
                <w:color w:val="000000" w:themeColor="text1"/>
                <w:sz w:val="20"/>
                <w:szCs w:val="20"/>
              </w:rPr>
            </w:pPr>
            <w:r w:rsidRPr="7107D9C0">
              <w:rPr>
                <w:color w:val="000000" w:themeColor="text1"/>
                <w:sz w:val="20"/>
                <w:szCs w:val="20"/>
              </w:rPr>
              <w:t>0.093</w:t>
            </w:r>
          </w:p>
        </w:tc>
      </w:tr>
      <w:tr w:rsidR="004B0BF3" w14:paraId="40C6C655"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844E338" w14:textId="77777777" w:rsidR="004B0BF3" w:rsidRDefault="004B0BF3" w:rsidP="009C7375">
            <w:pPr>
              <w:rPr>
                <w:color w:val="000000" w:themeColor="text1"/>
                <w:sz w:val="20"/>
                <w:szCs w:val="20"/>
              </w:rPr>
            </w:pPr>
            <w:r w:rsidRPr="7107D9C0">
              <w:rPr>
                <w:color w:val="000000" w:themeColor="text1"/>
                <w:sz w:val="20"/>
                <w:szCs w:val="20"/>
              </w:rPr>
              <w:t>Broadleaf</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5CDC30C" w14:textId="77777777" w:rsidR="004B0BF3" w:rsidRDefault="004B0BF3" w:rsidP="009C7375">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1C065D2" w14:textId="77777777" w:rsidR="004B0BF3" w:rsidRDefault="004B0BF3" w:rsidP="009C7375">
            <w:pPr>
              <w:rPr>
                <w:color w:val="000000" w:themeColor="text1"/>
                <w:sz w:val="20"/>
                <w:szCs w:val="20"/>
              </w:rPr>
            </w:pPr>
            <w:r w:rsidRPr="7107D9C0">
              <w:rPr>
                <w:color w:val="000000" w:themeColor="text1"/>
                <w:sz w:val="20"/>
                <w:szCs w:val="20"/>
              </w:rPr>
              <w:t>-0.523</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D0F078D" w14:textId="77777777" w:rsidR="004B0BF3" w:rsidRDefault="004B0BF3" w:rsidP="009C7375">
            <w:pPr>
              <w:rPr>
                <w:color w:val="000000" w:themeColor="text1"/>
                <w:sz w:val="20"/>
                <w:szCs w:val="20"/>
              </w:rPr>
            </w:pPr>
            <w:r w:rsidRPr="7107D9C0">
              <w:rPr>
                <w:color w:val="000000" w:themeColor="text1"/>
                <w:sz w:val="20"/>
                <w:szCs w:val="20"/>
              </w:rPr>
              <w:t>0.134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4A17309" w14:textId="77777777" w:rsidR="004B0BF3" w:rsidRDefault="004B0BF3" w:rsidP="009C7375">
            <w:pPr>
              <w:rPr>
                <w:color w:val="000000" w:themeColor="text1"/>
                <w:sz w:val="20"/>
                <w:szCs w:val="20"/>
              </w:rPr>
            </w:pPr>
            <w:r w:rsidRPr="7107D9C0">
              <w:rPr>
                <w:color w:val="000000" w:themeColor="text1"/>
                <w:sz w:val="20"/>
                <w:szCs w:val="20"/>
              </w:rPr>
              <w:t>&lt;0.001</w:t>
            </w:r>
          </w:p>
        </w:tc>
      </w:tr>
      <w:tr w:rsidR="004B0BF3" w14:paraId="32018A40"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4B38F36" w14:textId="77777777" w:rsidR="004B0BF3" w:rsidRDefault="004B0BF3" w:rsidP="009C7375">
            <w:pPr>
              <w:rPr>
                <w:color w:val="000000" w:themeColor="text1"/>
                <w:sz w:val="20"/>
                <w:szCs w:val="20"/>
              </w:rPr>
            </w:pPr>
            <w:r w:rsidRPr="7107D9C0">
              <w:rPr>
                <w:color w:val="000000" w:themeColor="text1"/>
                <w:sz w:val="20"/>
                <w:szCs w:val="20"/>
              </w:rPr>
              <w:t>Coniferous</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789C66A" w14:textId="77777777" w:rsidR="004B0BF3" w:rsidRDefault="004B0BF3" w:rsidP="009C7375">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B8D820A" w14:textId="77777777" w:rsidR="004B0BF3" w:rsidRDefault="004B0BF3" w:rsidP="009C7375">
            <w:pPr>
              <w:rPr>
                <w:color w:val="000000" w:themeColor="text1"/>
                <w:sz w:val="20"/>
                <w:szCs w:val="20"/>
              </w:rPr>
            </w:pPr>
            <w:r w:rsidRPr="7107D9C0">
              <w:rPr>
                <w:color w:val="000000" w:themeColor="text1"/>
                <w:sz w:val="20"/>
                <w:szCs w:val="20"/>
              </w:rPr>
              <w:t>-0.055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EC26F95" w14:textId="77777777" w:rsidR="004B0BF3" w:rsidRDefault="004B0BF3" w:rsidP="009C7375">
            <w:pPr>
              <w:rPr>
                <w:color w:val="000000" w:themeColor="text1"/>
                <w:sz w:val="20"/>
                <w:szCs w:val="20"/>
              </w:rPr>
            </w:pPr>
            <w:r w:rsidRPr="7107D9C0">
              <w:rPr>
                <w:color w:val="000000" w:themeColor="text1"/>
                <w:sz w:val="20"/>
                <w:szCs w:val="20"/>
              </w:rPr>
              <w:t>0.117</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43F7894" w14:textId="77777777" w:rsidR="004B0BF3" w:rsidRDefault="004B0BF3" w:rsidP="009C7375">
            <w:pPr>
              <w:rPr>
                <w:color w:val="000000" w:themeColor="text1"/>
                <w:sz w:val="20"/>
                <w:szCs w:val="20"/>
              </w:rPr>
            </w:pPr>
            <w:r w:rsidRPr="7107D9C0">
              <w:rPr>
                <w:color w:val="000000" w:themeColor="text1"/>
                <w:sz w:val="20"/>
                <w:szCs w:val="20"/>
              </w:rPr>
              <w:t>0.634</w:t>
            </w:r>
          </w:p>
        </w:tc>
      </w:tr>
      <w:tr w:rsidR="004B0BF3" w14:paraId="7DE60D5E"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02193D8" w14:textId="77777777" w:rsidR="004B0BF3" w:rsidRDefault="004B0BF3" w:rsidP="009C7375">
            <w:pPr>
              <w:rPr>
                <w:color w:val="000000" w:themeColor="text1"/>
                <w:sz w:val="20"/>
                <w:szCs w:val="20"/>
                <w:lang w:val="en-US"/>
              </w:rPr>
            </w:pPr>
            <w:r w:rsidRPr="7107D9C0">
              <w:rPr>
                <w:color w:val="000000" w:themeColor="text1"/>
                <w:sz w:val="20"/>
                <w:szCs w:val="20"/>
                <w:lang w:val="en-US"/>
              </w:rPr>
              <w:t>Mixedwood</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33169BC" w14:textId="77777777" w:rsidR="004B0BF3" w:rsidRDefault="004B0BF3" w:rsidP="009C7375">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9B227D7" w14:textId="77777777" w:rsidR="004B0BF3" w:rsidRDefault="004B0BF3" w:rsidP="009C7375">
            <w:pPr>
              <w:rPr>
                <w:color w:val="000000" w:themeColor="text1"/>
                <w:sz w:val="20"/>
                <w:szCs w:val="20"/>
              </w:rPr>
            </w:pPr>
            <w:r w:rsidRPr="7107D9C0">
              <w:rPr>
                <w:color w:val="000000" w:themeColor="text1"/>
                <w:sz w:val="20"/>
                <w:szCs w:val="20"/>
              </w:rPr>
              <w:t>0.164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2AF4378" w14:textId="77777777" w:rsidR="004B0BF3" w:rsidRDefault="004B0BF3" w:rsidP="009C7375">
            <w:pPr>
              <w:rPr>
                <w:color w:val="000000" w:themeColor="text1"/>
                <w:sz w:val="20"/>
                <w:szCs w:val="20"/>
              </w:rPr>
            </w:pPr>
            <w:r w:rsidRPr="7107D9C0">
              <w:rPr>
                <w:color w:val="000000" w:themeColor="text1"/>
                <w:sz w:val="20"/>
                <w:szCs w:val="20"/>
              </w:rPr>
              <w:t>0.094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8BBF656" w14:textId="77777777" w:rsidR="004B0BF3" w:rsidRDefault="004B0BF3" w:rsidP="009C7375">
            <w:pPr>
              <w:rPr>
                <w:color w:val="000000" w:themeColor="text1"/>
                <w:sz w:val="20"/>
                <w:szCs w:val="20"/>
              </w:rPr>
            </w:pPr>
            <w:r w:rsidRPr="7107D9C0">
              <w:rPr>
                <w:color w:val="000000" w:themeColor="text1"/>
                <w:sz w:val="20"/>
                <w:szCs w:val="20"/>
              </w:rPr>
              <w:t>0.082</w:t>
            </w:r>
          </w:p>
        </w:tc>
      </w:tr>
      <w:tr w:rsidR="004B0BF3" w14:paraId="22909C53"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D9BD4F8" w14:textId="77777777" w:rsidR="004B0BF3" w:rsidRDefault="004B0BF3" w:rsidP="009C7375">
            <w:pPr>
              <w:rPr>
                <w:color w:val="000000" w:themeColor="text1"/>
                <w:sz w:val="20"/>
                <w:szCs w:val="20"/>
              </w:rPr>
            </w:pPr>
            <w:r w:rsidRPr="7107D9C0">
              <w:rPr>
                <w:color w:val="000000" w:themeColor="text1"/>
                <w:sz w:val="20"/>
                <w:szCs w:val="20"/>
              </w:rPr>
              <w:t>Edge Density</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E4617D1" w14:textId="77777777" w:rsidR="004B0BF3" w:rsidRDefault="004B0BF3" w:rsidP="009C7375">
            <w:pPr>
              <w:rPr>
                <w:color w:val="000000" w:themeColor="text1"/>
                <w:sz w:val="20"/>
                <w:szCs w:val="20"/>
              </w:rPr>
            </w:pPr>
            <w:r w:rsidRPr="7107D9C0">
              <w:rPr>
                <w:color w:val="000000" w:themeColor="text1"/>
                <w:sz w:val="20"/>
                <w:szCs w:val="20"/>
              </w:rPr>
              <w:t>2000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20C9227" w14:textId="77777777" w:rsidR="004B0BF3" w:rsidRDefault="004B0BF3" w:rsidP="009C7375">
            <w:pPr>
              <w:rPr>
                <w:color w:val="000000" w:themeColor="text1"/>
                <w:sz w:val="20"/>
                <w:szCs w:val="20"/>
              </w:rPr>
            </w:pPr>
            <w:r w:rsidRPr="7107D9C0">
              <w:rPr>
                <w:color w:val="000000" w:themeColor="text1"/>
                <w:sz w:val="20"/>
                <w:szCs w:val="20"/>
              </w:rPr>
              <w:t>-0.06</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74FCB37" w14:textId="77777777" w:rsidR="004B0BF3" w:rsidRDefault="004B0BF3" w:rsidP="009C7375">
            <w:pPr>
              <w:rPr>
                <w:color w:val="000000" w:themeColor="text1"/>
                <w:sz w:val="20"/>
                <w:szCs w:val="20"/>
              </w:rPr>
            </w:pPr>
            <w:r w:rsidRPr="7107D9C0">
              <w:rPr>
                <w:color w:val="000000" w:themeColor="text1"/>
                <w:sz w:val="20"/>
                <w:szCs w:val="20"/>
              </w:rPr>
              <w:t>0.171</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B33F025" w14:textId="77777777" w:rsidR="004B0BF3" w:rsidRDefault="004B0BF3" w:rsidP="009C7375">
            <w:pPr>
              <w:rPr>
                <w:color w:val="000000" w:themeColor="text1"/>
                <w:sz w:val="20"/>
                <w:szCs w:val="20"/>
              </w:rPr>
            </w:pPr>
            <w:r w:rsidRPr="7107D9C0">
              <w:rPr>
                <w:color w:val="000000" w:themeColor="text1"/>
                <w:sz w:val="20"/>
                <w:szCs w:val="20"/>
              </w:rPr>
              <w:t>0.726</w:t>
            </w:r>
          </w:p>
        </w:tc>
      </w:tr>
      <w:tr w:rsidR="004B0BF3" w14:paraId="01CF7E95"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0C9F0AC" w14:textId="77777777" w:rsidR="004B0BF3" w:rsidRDefault="004B0BF3" w:rsidP="009C7375">
            <w:pPr>
              <w:rPr>
                <w:color w:val="000000" w:themeColor="text1"/>
                <w:sz w:val="20"/>
                <w:szCs w:val="20"/>
              </w:rPr>
            </w:pPr>
            <w:r w:rsidRPr="7107D9C0">
              <w:rPr>
                <w:color w:val="000000" w:themeColor="text1"/>
                <w:sz w:val="20"/>
                <w:szCs w:val="20"/>
              </w:rPr>
              <w:t xml:space="preserve">Cumulative </w:t>
            </w:r>
            <w:r>
              <w:rPr>
                <w:color w:val="000000" w:themeColor="text1"/>
                <w:sz w:val="20"/>
                <w:szCs w:val="20"/>
              </w:rPr>
              <w:t>Footprint</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E22CC20" w14:textId="77777777" w:rsidR="004B0BF3" w:rsidRDefault="004B0BF3" w:rsidP="009C7375">
            <w:pPr>
              <w:rPr>
                <w:color w:val="000000" w:themeColor="text1"/>
                <w:sz w:val="20"/>
                <w:szCs w:val="20"/>
              </w:rPr>
            </w:pPr>
            <w:r w:rsidRPr="7107D9C0">
              <w:rPr>
                <w:color w:val="000000" w:themeColor="text1"/>
                <w:sz w:val="20"/>
                <w:szCs w:val="20"/>
              </w:rPr>
              <w:t>2000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7FDD912" w14:textId="77777777" w:rsidR="004B0BF3" w:rsidRDefault="004B0BF3" w:rsidP="009C7375">
            <w:pPr>
              <w:rPr>
                <w:color w:val="000000" w:themeColor="text1"/>
                <w:sz w:val="20"/>
                <w:szCs w:val="20"/>
              </w:rPr>
            </w:pPr>
            <w:r w:rsidRPr="7107D9C0">
              <w:rPr>
                <w:color w:val="000000" w:themeColor="text1"/>
                <w:sz w:val="20"/>
                <w:szCs w:val="20"/>
              </w:rPr>
              <w:t>0.35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07D3B52" w14:textId="77777777" w:rsidR="004B0BF3" w:rsidRDefault="004B0BF3" w:rsidP="009C7375">
            <w:pPr>
              <w:rPr>
                <w:color w:val="000000" w:themeColor="text1"/>
                <w:sz w:val="20"/>
                <w:szCs w:val="20"/>
              </w:rPr>
            </w:pPr>
            <w:r w:rsidRPr="7107D9C0">
              <w:rPr>
                <w:color w:val="000000" w:themeColor="text1"/>
                <w:sz w:val="20"/>
                <w:szCs w:val="20"/>
              </w:rPr>
              <w:t>0.128</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F59599B" w14:textId="77777777" w:rsidR="004B0BF3" w:rsidRDefault="004B0BF3" w:rsidP="009C7375">
            <w:pPr>
              <w:rPr>
                <w:color w:val="000000" w:themeColor="text1"/>
                <w:sz w:val="20"/>
                <w:szCs w:val="20"/>
              </w:rPr>
            </w:pPr>
            <w:r w:rsidRPr="7107D9C0">
              <w:rPr>
                <w:color w:val="000000" w:themeColor="text1"/>
                <w:sz w:val="20"/>
                <w:szCs w:val="20"/>
              </w:rPr>
              <w:t>0.006</w:t>
            </w:r>
          </w:p>
        </w:tc>
      </w:tr>
      <w:tr w:rsidR="004B0BF3" w14:paraId="0214E3F1" w14:textId="77777777" w:rsidTr="009C7375">
        <w:trPr>
          <w:trHeight w:val="302"/>
        </w:trPr>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1037CEF5" w14:textId="77777777" w:rsidR="004B0BF3" w:rsidRDefault="004B0BF3" w:rsidP="009C7375">
            <w:pPr>
              <w:rPr>
                <w:color w:val="000000" w:themeColor="text1"/>
                <w:sz w:val="20"/>
                <w:szCs w:val="20"/>
              </w:rPr>
            </w:pPr>
            <w:r w:rsidRPr="7107D9C0">
              <w:rPr>
                <w:color w:val="000000" w:themeColor="text1"/>
                <w:sz w:val="20"/>
                <w:szCs w:val="20"/>
              </w:rPr>
              <w:t xml:space="preserve">Edge Density × Cumulative </w:t>
            </w:r>
            <w:r>
              <w:rPr>
                <w:color w:val="000000" w:themeColor="text1"/>
                <w:sz w:val="20"/>
                <w:szCs w:val="20"/>
              </w:rPr>
              <w:t>Footprint</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480B42A8" w14:textId="77777777" w:rsidR="004B0BF3" w:rsidRDefault="004B0BF3" w:rsidP="009C7375">
            <w:pPr>
              <w:rPr>
                <w:color w:val="000000" w:themeColor="text1"/>
                <w:sz w:val="20"/>
                <w:szCs w:val="20"/>
              </w:rPr>
            </w:pPr>
            <w:r w:rsidRPr="7107D9C0">
              <w:rPr>
                <w:color w:val="000000" w:themeColor="text1"/>
                <w:sz w:val="20"/>
                <w:szCs w:val="20"/>
              </w:rPr>
              <w:t>2000</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7308F39B" w14:textId="77777777" w:rsidR="004B0BF3" w:rsidRDefault="004B0BF3" w:rsidP="009C7375">
            <w:pPr>
              <w:rPr>
                <w:color w:val="000000" w:themeColor="text1"/>
                <w:sz w:val="20"/>
                <w:szCs w:val="20"/>
              </w:rPr>
            </w:pPr>
            <w:r w:rsidRPr="7107D9C0">
              <w:rPr>
                <w:color w:val="000000" w:themeColor="text1"/>
                <w:sz w:val="20"/>
                <w:szCs w:val="20"/>
              </w:rPr>
              <w:t>-0.293</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39767393" w14:textId="77777777" w:rsidR="004B0BF3" w:rsidRDefault="004B0BF3" w:rsidP="009C7375">
            <w:pPr>
              <w:rPr>
                <w:color w:val="000000" w:themeColor="text1"/>
                <w:sz w:val="20"/>
                <w:szCs w:val="20"/>
              </w:rPr>
            </w:pPr>
            <w:r w:rsidRPr="7107D9C0">
              <w:rPr>
                <w:color w:val="000000" w:themeColor="text1"/>
                <w:sz w:val="20"/>
                <w:szCs w:val="20"/>
              </w:rPr>
              <w:t>0.105</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103CA865" w14:textId="77777777" w:rsidR="004B0BF3" w:rsidRDefault="004B0BF3" w:rsidP="009C7375">
            <w:pPr>
              <w:rPr>
                <w:color w:val="000000" w:themeColor="text1"/>
                <w:sz w:val="20"/>
                <w:szCs w:val="20"/>
              </w:rPr>
            </w:pPr>
            <w:r w:rsidRPr="7107D9C0">
              <w:rPr>
                <w:color w:val="000000" w:themeColor="text1"/>
                <w:sz w:val="20"/>
                <w:szCs w:val="20"/>
              </w:rPr>
              <w:t>0.005</w:t>
            </w:r>
          </w:p>
        </w:tc>
      </w:tr>
      <w:tr w:rsidR="004B0BF3" w14:paraId="01C4F4CB" w14:textId="77777777" w:rsidTr="009C7375">
        <w:trPr>
          <w:trHeight w:val="302"/>
        </w:trPr>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76793F55"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247F9539"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4D8C6121"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1D771C63"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7D88BCEE" w14:textId="77777777" w:rsidR="004B0BF3" w:rsidRDefault="004B0BF3" w:rsidP="009C7375">
            <w:pPr>
              <w:rPr>
                <w:color w:val="000000" w:themeColor="text1"/>
                <w:sz w:val="20"/>
                <w:szCs w:val="20"/>
              </w:rPr>
            </w:pPr>
            <w:r w:rsidRPr="7107D9C0">
              <w:rPr>
                <w:color w:val="000000" w:themeColor="text1"/>
                <w:sz w:val="20"/>
                <w:szCs w:val="20"/>
              </w:rPr>
              <w:t xml:space="preserve"> </w:t>
            </w:r>
          </w:p>
        </w:tc>
      </w:tr>
      <w:tr w:rsidR="004B0BF3" w14:paraId="02617F41" w14:textId="77777777" w:rsidTr="009C7375">
        <w:trPr>
          <w:trHeight w:val="302"/>
        </w:trPr>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7BEFCCCF" w14:textId="77777777" w:rsidR="004B0BF3" w:rsidRDefault="004B0BF3" w:rsidP="009C7375">
            <w:pPr>
              <w:rPr>
                <w:b/>
                <w:bCs/>
                <w:color w:val="000000" w:themeColor="text1"/>
                <w:sz w:val="20"/>
                <w:szCs w:val="20"/>
              </w:rPr>
            </w:pPr>
            <w:r w:rsidRPr="7107D9C0">
              <w:rPr>
                <w:b/>
                <w:bCs/>
                <w:color w:val="000000" w:themeColor="text1"/>
                <w:sz w:val="20"/>
                <w:szCs w:val="20"/>
              </w:rPr>
              <w:t>Random effects</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399122D4" w14:textId="77777777" w:rsidR="004B0BF3" w:rsidRDefault="004B0BF3" w:rsidP="009C7375">
            <w:pPr>
              <w:rPr>
                <w:b/>
                <w:bCs/>
                <w:color w:val="000000" w:themeColor="text1"/>
                <w:sz w:val="20"/>
                <w:szCs w:val="20"/>
              </w:rPr>
            </w:pPr>
            <w:r w:rsidRPr="7107D9C0">
              <w:rPr>
                <w:b/>
                <w:bCs/>
                <w:color w:val="000000" w:themeColor="text1"/>
                <w:sz w:val="20"/>
                <w:szCs w:val="20"/>
              </w:rPr>
              <w:t>St. Dev. (intercept)</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0FF1F2B7" w14:textId="77777777" w:rsidR="004B0BF3" w:rsidRDefault="004B0BF3" w:rsidP="009C7375">
            <w:pPr>
              <w:rPr>
                <w:b/>
                <w:bCs/>
                <w:color w:val="000000" w:themeColor="text1"/>
                <w:sz w:val="20"/>
                <w:szCs w:val="20"/>
              </w:rPr>
            </w:pPr>
            <w:r w:rsidRPr="7107D9C0">
              <w:rPr>
                <w:b/>
                <w:bCs/>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FF905D6"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F61B4CA" w14:textId="77777777" w:rsidR="004B0BF3" w:rsidRDefault="004B0BF3" w:rsidP="009C7375">
            <w:pPr>
              <w:rPr>
                <w:color w:val="000000" w:themeColor="text1"/>
                <w:sz w:val="20"/>
                <w:szCs w:val="20"/>
              </w:rPr>
            </w:pPr>
            <w:r w:rsidRPr="7107D9C0">
              <w:rPr>
                <w:color w:val="000000" w:themeColor="text1"/>
                <w:sz w:val="20"/>
                <w:szCs w:val="20"/>
              </w:rPr>
              <w:t xml:space="preserve"> </w:t>
            </w:r>
          </w:p>
        </w:tc>
      </w:tr>
      <w:tr w:rsidR="004B0BF3" w14:paraId="3718DF14" w14:textId="77777777" w:rsidTr="009C7375">
        <w:trPr>
          <w:trHeight w:val="302"/>
        </w:trPr>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715B9A3B" w14:textId="77777777" w:rsidR="004B0BF3" w:rsidRDefault="004B0BF3" w:rsidP="009C7375">
            <w:pPr>
              <w:rPr>
                <w:color w:val="000000" w:themeColor="text1"/>
                <w:sz w:val="20"/>
                <w:szCs w:val="20"/>
              </w:rPr>
            </w:pPr>
            <w:r w:rsidRPr="7107D9C0">
              <w:rPr>
                <w:color w:val="000000" w:themeColor="text1"/>
                <w:sz w:val="20"/>
                <w:szCs w:val="20"/>
              </w:rPr>
              <w:t>Site [nested]</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6238BD6C" w14:textId="77777777" w:rsidR="004B0BF3" w:rsidRDefault="004B0BF3" w:rsidP="009C7375">
            <w:pPr>
              <w:rPr>
                <w:color w:val="000000" w:themeColor="text1"/>
                <w:sz w:val="20"/>
                <w:szCs w:val="20"/>
              </w:rPr>
            </w:pPr>
            <w:r w:rsidRPr="7107D9C0">
              <w:rPr>
                <w:color w:val="000000" w:themeColor="text1"/>
                <w:sz w:val="20"/>
                <w:szCs w:val="20"/>
              </w:rPr>
              <w:t>1.609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35C7D00C"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D8520D8"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749D910" w14:textId="77777777" w:rsidR="004B0BF3" w:rsidRDefault="004B0BF3" w:rsidP="009C7375">
            <w:pPr>
              <w:rPr>
                <w:color w:val="000000" w:themeColor="text1"/>
                <w:sz w:val="20"/>
                <w:szCs w:val="20"/>
              </w:rPr>
            </w:pPr>
            <w:r w:rsidRPr="7107D9C0">
              <w:rPr>
                <w:color w:val="000000" w:themeColor="text1"/>
                <w:sz w:val="20"/>
                <w:szCs w:val="20"/>
              </w:rPr>
              <w:t xml:space="preserve"> </w:t>
            </w:r>
          </w:p>
        </w:tc>
      </w:tr>
      <w:tr w:rsidR="004B0BF3" w14:paraId="79DC0E1D" w14:textId="77777777" w:rsidTr="009C7375">
        <w:trPr>
          <w:trHeight w:val="302"/>
        </w:trPr>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5032D8CF" w14:textId="77777777" w:rsidR="004B0BF3" w:rsidRDefault="004B0BF3" w:rsidP="009C7375">
            <w:pPr>
              <w:rPr>
                <w:color w:val="000000" w:themeColor="text1"/>
                <w:sz w:val="20"/>
                <w:szCs w:val="20"/>
              </w:rPr>
            </w:pPr>
            <w:r>
              <w:rPr>
                <w:color w:val="000000" w:themeColor="text1"/>
                <w:sz w:val="20"/>
                <w:szCs w:val="20"/>
              </w:rPr>
              <w:t>Array</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49B44F2C" w14:textId="77777777" w:rsidR="004B0BF3" w:rsidRDefault="004B0BF3" w:rsidP="009C7375">
            <w:pPr>
              <w:rPr>
                <w:color w:val="000000" w:themeColor="text1"/>
                <w:sz w:val="20"/>
                <w:szCs w:val="20"/>
              </w:rPr>
            </w:pPr>
            <w:r w:rsidRPr="7107D9C0">
              <w:rPr>
                <w:color w:val="000000" w:themeColor="text1"/>
                <w:sz w:val="20"/>
                <w:szCs w:val="20"/>
              </w:rPr>
              <w:t>0.699</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254E19E3"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043D735" w14:textId="77777777" w:rsidR="004B0BF3" w:rsidRDefault="004B0BF3"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5A3D982" w14:textId="77777777" w:rsidR="004B0BF3" w:rsidRDefault="004B0BF3" w:rsidP="009C7375">
            <w:pPr>
              <w:rPr>
                <w:color w:val="000000" w:themeColor="text1"/>
                <w:sz w:val="20"/>
                <w:szCs w:val="20"/>
              </w:rPr>
            </w:pPr>
          </w:p>
        </w:tc>
      </w:tr>
    </w:tbl>
    <w:p w14:paraId="0A167017" w14:textId="77777777" w:rsidR="004B0BF3" w:rsidRDefault="004B0BF3" w:rsidP="004B0BF3">
      <w:pPr>
        <w:rPr>
          <w:sz w:val="20"/>
          <w:szCs w:val="20"/>
        </w:rPr>
      </w:pPr>
    </w:p>
    <w:p w14:paraId="19D6D815" w14:textId="77777777" w:rsidR="004B0BF3" w:rsidRDefault="004B0BF3" w:rsidP="004B0BF3">
      <w:r>
        <w:t>SE: standard error</w:t>
      </w:r>
    </w:p>
    <w:p w14:paraId="622C5A2B" w14:textId="77777777" w:rsidR="004B0BF3" w:rsidRDefault="004B0BF3" w:rsidP="004B0BF3">
      <w:r>
        <w:t>p: p-value</w:t>
      </w:r>
    </w:p>
    <w:p w14:paraId="71883241" w14:textId="5A8C1AD5" w:rsidR="004B0BF3" w:rsidRDefault="004B0BF3" w:rsidP="004B0BF3">
      <w:pPr>
        <w:pBdr>
          <w:top w:val="nil"/>
          <w:left w:val="nil"/>
          <w:bottom w:val="nil"/>
          <w:right w:val="nil"/>
          <w:between w:val="nil"/>
        </w:pBdr>
        <w:rPr>
          <w:b/>
          <w:bCs/>
        </w:rPr>
      </w:pPr>
      <w:r w:rsidRPr="0B8D6DA2">
        <w:rPr>
          <w:lang w:val="en-US"/>
        </w:rPr>
        <w:t>* Predictors were included in models at separate spatial scales</w:t>
      </w:r>
      <w:r>
        <w:rPr>
          <w:lang w:val="en-US"/>
        </w:rPr>
        <w:t xml:space="preserve">. Natural landcover was constrained </w:t>
      </w:r>
      <w:r>
        <w:rPr>
          <w:i/>
          <w:iCs/>
          <w:lang w:val="en-US"/>
        </w:rPr>
        <w:t xml:space="preserve">a priori </w:t>
      </w:r>
      <w:r>
        <w:rPr>
          <w:lang w:val="en-US"/>
        </w:rPr>
        <w:t xml:space="preserve">to a scale of 100 m, and industrial disturbances were modeled at 2000 m following a selection process among scales ranging from 1000–5000m using </w:t>
      </w:r>
      <w:r w:rsidRPr="0B8D6DA2">
        <w:rPr>
          <w:lang w:val="en-US"/>
        </w:rPr>
        <w:t xml:space="preserve">the small sample corrected Akaike Information Criterion (AICc). </w:t>
      </w:r>
      <w:r>
        <w:rPr>
          <w:b/>
          <w:bCs/>
        </w:rPr>
        <w:br w:type="page"/>
      </w:r>
    </w:p>
    <w:p w14:paraId="6DA9AA75" w14:textId="7AAA478F" w:rsidR="00512322" w:rsidRPr="0093441E" w:rsidRDefault="00E60473" w:rsidP="006A4E27">
      <w:pPr>
        <w:rPr>
          <w:b/>
          <w:bCs/>
        </w:rPr>
      </w:pPr>
      <w:r w:rsidRPr="0093441E">
        <w:rPr>
          <w:b/>
          <w:bCs/>
        </w:rPr>
        <w:lastRenderedPageBreak/>
        <w:t>Discussion</w:t>
      </w:r>
    </w:p>
    <w:p w14:paraId="5DA66D50" w14:textId="640655BE" w:rsidR="000D3E5D" w:rsidRPr="000D3E5D" w:rsidRDefault="0006354D" w:rsidP="000D3E5D">
      <w:pPr>
        <w:ind w:firstLine="720"/>
        <w:rPr>
          <w:lang w:val="en-CA"/>
        </w:rPr>
      </w:pPr>
      <w:r>
        <w:rPr>
          <w:lang w:val="en-US"/>
        </w:rPr>
        <w:t>S</w:t>
      </w:r>
      <w:r w:rsidRPr="57260A84">
        <w:rPr>
          <w:lang w:val="en-US"/>
        </w:rPr>
        <w:t xml:space="preserve">eparate and non-additive effects of </w:t>
      </w:r>
      <w:r>
        <w:rPr>
          <w:lang w:val="en-US"/>
        </w:rPr>
        <w:t>industrial footprint and fragmentation</w:t>
      </w:r>
      <w:r w:rsidRPr="57260A84">
        <w:rPr>
          <w:lang w:val="en-US"/>
        </w:rPr>
        <w:t xml:space="preserve"> </w:t>
      </w:r>
      <w:r w:rsidR="00E60473" w:rsidRPr="57260A84">
        <w:rPr>
          <w:lang w:val="en-US"/>
        </w:rPr>
        <w:t>bes</w:t>
      </w:r>
      <w:r w:rsidR="00AA7A38" w:rsidRPr="57260A84">
        <w:rPr>
          <w:lang w:val="en-US"/>
        </w:rPr>
        <w:t>t e</w:t>
      </w:r>
      <w:r w:rsidR="00E60473" w:rsidRPr="57260A84">
        <w:rPr>
          <w:lang w:val="en-US"/>
        </w:rPr>
        <w:t xml:space="preserve">xplained the spatial distribution of red squirrels in </w:t>
      </w:r>
      <w:r w:rsidR="00760D18" w:rsidRPr="57260A84">
        <w:rPr>
          <w:lang w:val="en-US"/>
        </w:rPr>
        <w:t xml:space="preserve">the </w:t>
      </w:r>
      <w:r w:rsidR="0089439D" w:rsidRPr="57260A84">
        <w:rPr>
          <w:lang w:val="en-US"/>
        </w:rPr>
        <w:t>Boreal Plains</w:t>
      </w:r>
      <w:r w:rsidR="00311017" w:rsidRPr="57260A84">
        <w:rPr>
          <w:lang w:val="en-US"/>
        </w:rPr>
        <w:t xml:space="preserve">, </w:t>
      </w:r>
      <w:r w:rsidR="002F0E08" w:rsidRPr="57260A84">
        <w:rPr>
          <w:lang w:val="en-US"/>
        </w:rPr>
        <w:t xml:space="preserve">highlighting </w:t>
      </w:r>
      <w:r w:rsidR="008F3770" w:rsidRPr="57260A84">
        <w:rPr>
          <w:lang w:val="en-US"/>
        </w:rPr>
        <w:t>the cost</w:t>
      </w:r>
      <w:r w:rsidR="001C3220" w:rsidRPr="57260A84">
        <w:rPr>
          <w:lang w:val="en-US"/>
        </w:rPr>
        <w:t xml:space="preserve"> of functional habitat changes</w:t>
      </w:r>
      <w:r w:rsidR="008F3770" w:rsidRPr="57260A84">
        <w:rPr>
          <w:lang w:val="en-US"/>
        </w:rPr>
        <w:t xml:space="preserve"> to wildlife</w:t>
      </w:r>
      <w:r w:rsidR="00E60473" w:rsidRPr="57260A84">
        <w:rPr>
          <w:lang w:val="en-US"/>
        </w:rPr>
        <w:t xml:space="preserve">. </w:t>
      </w:r>
      <w:r w:rsidR="00397C0E" w:rsidRPr="57260A84">
        <w:rPr>
          <w:lang w:val="en-US"/>
        </w:rPr>
        <w:t xml:space="preserve">Even for </w:t>
      </w:r>
      <w:r w:rsidR="002F0E08" w:rsidRPr="57260A84">
        <w:rPr>
          <w:lang w:val="en-US"/>
        </w:rPr>
        <w:t>con</w:t>
      </w:r>
      <w:r w:rsidR="00252838" w:rsidRPr="57260A84">
        <w:rPr>
          <w:lang w:val="en-US"/>
        </w:rPr>
        <w:t>if</w:t>
      </w:r>
      <w:r w:rsidR="002F0E08" w:rsidRPr="57260A84">
        <w:rPr>
          <w:lang w:val="en-US"/>
        </w:rPr>
        <w:t xml:space="preserve">er-dependent </w:t>
      </w:r>
      <w:r w:rsidR="00397C0E" w:rsidRPr="57260A84">
        <w:rPr>
          <w:lang w:val="en-US"/>
        </w:rPr>
        <w:t>red squirrels</w:t>
      </w:r>
      <w:r w:rsidR="00E64977" w:rsidRPr="57260A84">
        <w:rPr>
          <w:lang w:val="en-US"/>
        </w:rPr>
        <w:t xml:space="preserve">, </w:t>
      </w:r>
      <w:r w:rsidR="009A07B0" w:rsidRPr="57260A84">
        <w:rPr>
          <w:lang w:val="en-US"/>
        </w:rPr>
        <w:t xml:space="preserve">the </w:t>
      </w:r>
      <w:r w:rsidR="001B6C01">
        <w:rPr>
          <w:lang w:val="en-US"/>
        </w:rPr>
        <w:t>frequency of use</w:t>
      </w:r>
      <w:r w:rsidR="001B6C01" w:rsidRPr="57260A84">
        <w:rPr>
          <w:lang w:val="en-US"/>
        </w:rPr>
        <w:t xml:space="preserve"> </w:t>
      </w:r>
      <w:r w:rsidR="009A07B0" w:rsidRPr="57260A84">
        <w:rPr>
          <w:lang w:val="en-US"/>
        </w:rPr>
        <w:t xml:space="preserve">of </w:t>
      </w:r>
      <w:r w:rsidR="001B6C01">
        <w:rPr>
          <w:lang w:val="en-US"/>
        </w:rPr>
        <w:t xml:space="preserve">local </w:t>
      </w:r>
      <w:r w:rsidR="008B0B59" w:rsidRPr="57260A84">
        <w:rPr>
          <w:lang w:val="en-US"/>
        </w:rPr>
        <w:t>habitat is moderated</w:t>
      </w:r>
      <w:r w:rsidR="468D4040" w:rsidRPr="57260A84">
        <w:rPr>
          <w:lang w:val="en-US"/>
        </w:rPr>
        <w:t xml:space="preserve"> </w:t>
      </w:r>
      <w:r w:rsidR="00FB713F" w:rsidRPr="57260A84">
        <w:rPr>
          <w:lang w:val="en-US"/>
        </w:rPr>
        <w:t xml:space="preserve">by larger-scale </w:t>
      </w:r>
      <w:r w:rsidR="002F0E08" w:rsidRPr="57260A84">
        <w:rPr>
          <w:lang w:val="en-US"/>
        </w:rPr>
        <w:t xml:space="preserve">landscape </w:t>
      </w:r>
      <w:r w:rsidR="00694E4A" w:rsidRPr="57260A84">
        <w:rPr>
          <w:lang w:val="en-US"/>
        </w:rPr>
        <w:t xml:space="preserve">processes </w:t>
      </w:r>
      <w:r w:rsidR="0032499E" w:rsidRPr="57260A84">
        <w:rPr>
          <w:lang w:val="en-US"/>
        </w:rPr>
        <w:t>from industrial development</w:t>
      </w:r>
      <w:r w:rsidR="00FB713F" w:rsidRPr="57260A84">
        <w:rPr>
          <w:lang w:val="en-US"/>
        </w:rPr>
        <w:t>.</w:t>
      </w:r>
      <w:r w:rsidR="005E7C2F" w:rsidRPr="57260A84">
        <w:rPr>
          <w:lang w:val="en-US"/>
        </w:rPr>
        <w:t xml:space="preserve"> </w:t>
      </w:r>
      <w:r w:rsidR="6F3D677C" w:rsidRPr="57260A84">
        <w:rPr>
          <w:lang w:val="en-US"/>
        </w:rPr>
        <w:t>Our large camera network revealed</w:t>
      </w:r>
      <w:r w:rsidR="74C74837" w:rsidRPr="57260A84">
        <w:rPr>
          <w:lang w:val="en-US"/>
        </w:rPr>
        <w:t xml:space="preserve"> a context-dependent relationship between red squirrel </w:t>
      </w:r>
      <w:r w:rsidR="00C742BD" w:rsidRPr="57260A84">
        <w:rPr>
          <w:lang w:val="en-US"/>
        </w:rPr>
        <w:t xml:space="preserve">habitat suitability </w:t>
      </w:r>
      <w:r w:rsidR="6F3D677C" w:rsidRPr="57260A84">
        <w:rPr>
          <w:lang w:val="en-US"/>
        </w:rPr>
        <w:t xml:space="preserve">and </w:t>
      </w:r>
      <w:r w:rsidR="001B6C01">
        <w:rPr>
          <w:lang w:val="en-US"/>
        </w:rPr>
        <w:t>landscape reconfiguration</w:t>
      </w:r>
      <w:r w:rsidR="00F919ED">
        <w:rPr>
          <w:lang w:val="en-US"/>
        </w:rPr>
        <w:t xml:space="preserve">. </w:t>
      </w:r>
      <w:r w:rsidR="0E6AB45C" w:rsidRPr="57260A84">
        <w:rPr>
          <w:lang w:val="en-US"/>
        </w:rPr>
        <w:t>Supporting our hypotheses, t</w:t>
      </w:r>
      <w:r w:rsidR="682FED24" w:rsidRPr="57260A84">
        <w:rPr>
          <w:lang w:val="en-US"/>
        </w:rPr>
        <w:t>he effect of edge</w:t>
      </w:r>
      <w:r w:rsidR="00276885" w:rsidRPr="57260A84">
        <w:rPr>
          <w:lang w:val="en-US"/>
        </w:rPr>
        <w:t xml:space="preserve"> creation </w:t>
      </w:r>
      <w:r w:rsidR="001B6C01">
        <w:rPr>
          <w:lang w:val="en-US"/>
        </w:rPr>
        <w:t xml:space="preserve">on red squirrel occurrence </w:t>
      </w:r>
      <w:r w:rsidR="00276885" w:rsidRPr="57260A84">
        <w:rPr>
          <w:lang w:val="en-US"/>
        </w:rPr>
        <w:t>was dependent</w:t>
      </w:r>
      <w:r w:rsidR="005B2567" w:rsidRPr="57260A84">
        <w:rPr>
          <w:lang w:val="en-US"/>
        </w:rPr>
        <w:t xml:space="preserve"> on how much of </w:t>
      </w:r>
      <w:r w:rsidR="001B6C01">
        <w:rPr>
          <w:lang w:val="en-US"/>
        </w:rPr>
        <w:t>the surrounding</w:t>
      </w:r>
      <w:r w:rsidR="001B6C01" w:rsidRPr="57260A84">
        <w:rPr>
          <w:lang w:val="en-US"/>
        </w:rPr>
        <w:t xml:space="preserve"> </w:t>
      </w:r>
      <w:r w:rsidR="005B2567" w:rsidRPr="57260A84">
        <w:rPr>
          <w:lang w:val="en-US"/>
        </w:rPr>
        <w:t>landscape ha</w:t>
      </w:r>
      <w:r w:rsidR="001B6C01">
        <w:rPr>
          <w:lang w:val="en-US"/>
        </w:rPr>
        <w:t>d</w:t>
      </w:r>
      <w:r w:rsidR="005B2567" w:rsidRPr="57260A84">
        <w:rPr>
          <w:lang w:val="en-US"/>
        </w:rPr>
        <w:t xml:space="preserve"> been developed by oil, gas, and timber. </w:t>
      </w:r>
      <w:r w:rsidR="00C742BD" w:rsidRPr="57260A84">
        <w:rPr>
          <w:lang w:val="en-US"/>
        </w:rPr>
        <w:t>Specifically, e</w:t>
      </w:r>
      <w:r w:rsidR="005850AF" w:rsidRPr="57260A84">
        <w:rPr>
          <w:lang w:val="en-US"/>
        </w:rPr>
        <w:t xml:space="preserve">dge density had little effect </w:t>
      </w:r>
      <w:r w:rsidR="00FB3B00" w:rsidRPr="57260A84">
        <w:rPr>
          <w:lang w:val="en-US"/>
        </w:rPr>
        <w:t xml:space="preserve">on squirrel occurrence </w:t>
      </w:r>
      <w:r w:rsidR="005850AF" w:rsidRPr="57260A84">
        <w:rPr>
          <w:lang w:val="en-US"/>
        </w:rPr>
        <w:t xml:space="preserve">in </w:t>
      </w:r>
      <w:r w:rsidR="00FB3B00" w:rsidRPr="57260A84">
        <w:rPr>
          <w:lang w:val="en-US"/>
        </w:rPr>
        <w:t>mostly intact l</w:t>
      </w:r>
      <w:r w:rsidR="005850AF" w:rsidRPr="57260A84">
        <w:rPr>
          <w:lang w:val="en-US"/>
        </w:rPr>
        <w:t>andscapes</w:t>
      </w:r>
      <w:r w:rsidR="00FB3B00" w:rsidRPr="57260A84">
        <w:rPr>
          <w:lang w:val="en-US"/>
        </w:rPr>
        <w:t xml:space="preserve"> </w:t>
      </w:r>
      <w:r w:rsidR="00B76326" w:rsidRPr="57260A84">
        <w:rPr>
          <w:lang w:val="en-US"/>
        </w:rPr>
        <w:t xml:space="preserve">but </w:t>
      </w:r>
      <w:r w:rsidR="00276885" w:rsidRPr="57260A84">
        <w:rPr>
          <w:lang w:val="en-US"/>
        </w:rPr>
        <w:t xml:space="preserve">had a much stronger negative effect when </w:t>
      </w:r>
      <w:r w:rsidR="00F11BE7" w:rsidRPr="7107D9C0">
        <w:rPr>
          <w:lang w:val="en-US"/>
        </w:rPr>
        <w:t xml:space="preserve">cumulative </w:t>
      </w:r>
      <w:r w:rsidR="00F11BE7">
        <w:rPr>
          <w:lang w:val="en-US"/>
        </w:rPr>
        <w:t>industrial footprint</w:t>
      </w:r>
      <w:r w:rsidR="00F11BE7" w:rsidRPr="7107D9C0">
        <w:rPr>
          <w:lang w:val="en-US"/>
        </w:rPr>
        <w:t xml:space="preserve"> </w:t>
      </w:r>
      <w:r w:rsidR="00276885" w:rsidRPr="57260A84">
        <w:rPr>
          <w:lang w:val="en-US"/>
        </w:rPr>
        <w:t>increased.</w:t>
      </w:r>
      <w:r w:rsidR="00F919ED">
        <w:rPr>
          <w:lang w:val="en-US"/>
        </w:rPr>
        <w:t xml:space="preserve"> This finding confirms</w:t>
      </w:r>
      <w:r w:rsidR="00F919ED" w:rsidRPr="57260A84">
        <w:rPr>
          <w:lang w:val="en-US"/>
        </w:rPr>
        <w:t xml:space="preserve"> the importance of </w:t>
      </w:r>
      <w:r w:rsidR="00E92B1F">
        <w:rPr>
          <w:lang w:val="en-US"/>
        </w:rPr>
        <w:t>large-scale</w:t>
      </w:r>
      <w:r w:rsidR="00F919ED" w:rsidRPr="57260A84">
        <w:rPr>
          <w:lang w:val="en-US"/>
        </w:rPr>
        <w:t xml:space="preserve"> industrial disturbance that has</w:t>
      </w:r>
      <w:r w:rsidR="00F919ED">
        <w:rPr>
          <w:lang w:val="en-US"/>
        </w:rPr>
        <w:t xml:space="preserve"> recently</w:t>
      </w:r>
      <w:r w:rsidR="00F919ED" w:rsidRPr="57260A84">
        <w:rPr>
          <w:lang w:val="en-US"/>
        </w:rPr>
        <w:t xml:space="preserve"> been documented for larger boreal mammals</w:t>
      </w:r>
      <w:r w:rsidR="00F919ED">
        <w:rPr>
          <w:lang w:val="en-US"/>
        </w:rPr>
        <w:t xml:space="preserve"> </w:t>
      </w:r>
      <w:r w:rsidR="00E92B1F">
        <w:rPr>
          <w:lang w:val="en-US"/>
        </w:rPr>
        <w:t>using</w:t>
      </w:r>
      <w:r w:rsidR="00F919ED">
        <w:rPr>
          <w:lang w:val="en-US"/>
        </w:rPr>
        <w:t xml:space="preserve"> similar</w:t>
      </w:r>
      <w:r w:rsidR="00E92B1F">
        <w:rPr>
          <w:lang w:val="en-US"/>
        </w:rPr>
        <w:t xml:space="preserve"> spatially-hierarchical</w:t>
      </w:r>
      <w:r w:rsidR="00F919ED">
        <w:rPr>
          <w:lang w:val="en-US"/>
        </w:rPr>
        <w:t xml:space="preserve"> approaches</w:t>
      </w:r>
      <w:r w:rsidR="00F919ED" w:rsidRPr="57260A84">
        <w:rPr>
          <w:lang w:val="en-US"/>
        </w:rPr>
        <w:t xml:space="preserve"> </w:t>
      </w:r>
      <w:r w:rsidR="00F919ED">
        <w:fldChar w:fldCharType="begin">
          <w:fldData xml:space="preserve">PEVuZE5vdGU+PENpdGU+PEF1dGhvcj5TbWl0aDwvQXV0aG9yPjxZZWFyPjIwMjU8L1llYXI+PFJl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</w:fldData>
        </w:fldChar>
      </w:r>
      <w:r w:rsidR="007A1ABA">
        <w:instrText xml:space="preserve"> ADDIN EN.CITE </w:instrText>
      </w:r>
      <w:r w:rsidR="007A1ABA">
        <w:fldChar w:fldCharType="begin">
          <w:fldData xml:space="preserve">PEVuZE5vdGU+PENpdGU+PEF1dGhvcj5TbWl0aDwvQXV0aG9yPjxZZWFyPjIwMjU8L1llYXI+PFJl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</w:fldData>
        </w:fldChar>
      </w:r>
      <w:r w:rsidR="007A1ABA">
        <w:instrText xml:space="preserve"> ADDIN EN.CITE.DATA </w:instrText>
      </w:r>
      <w:r w:rsidR="007A1ABA">
        <w:fldChar w:fldCharType="end"/>
      </w:r>
      <w:r w:rsidR="00F919ED">
        <w:fldChar w:fldCharType="separate"/>
      </w:r>
      <w:r w:rsidR="007A1ABA">
        <w:rPr>
          <w:noProof/>
        </w:rPr>
        <w:t>(Barnas et al. 2024, Smith et al. 2025)</w:t>
      </w:r>
      <w:r w:rsidR="00F919ED">
        <w:fldChar w:fldCharType="end"/>
      </w:r>
      <w:r w:rsidR="00F919ED" w:rsidRPr="57260A84">
        <w:rPr>
          <w:lang w:val="en-US"/>
        </w:rPr>
        <w:t>.</w:t>
      </w:r>
      <w:r w:rsidR="00F919ED">
        <w:rPr>
          <w:lang w:val="en-US"/>
        </w:rPr>
        <w:t xml:space="preserve"> A context-dependent</w:t>
      </w:r>
      <w:r w:rsidR="00276885" w:rsidRPr="57260A84">
        <w:rPr>
          <w:lang w:val="en-US"/>
        </w:rPr>
        <w:t xml:space="preserve"> </w:t>
      </w:r>
      <w:r w:rsidR="00E11FD0" w:rsidRPr="57260A84">
        <w:rPr>
          <w:lang w:val="en-US"/>
        </w:rPr>
        <w:t xml:space="preserve">relationship is qualitatively predicted by </w:t>
      </w:r>
      <w:r w:rsidR="00E60CDB" w:rsidRPr="57260A84">
        <w:rPr>
          <w:lang w:val="en-US"/>
        </w:rPr>
        <w:t xml:space="preserve">the fragmentation </w:t>
      </w:r>
      <w:r w:rsidR="008336F7">
        <w:rPr>
          <w:lang w:val="en-US"/>
        </w:rPr>
        <w:t>literature</w:t>
      </w:r>
      <w:r w:rsidR="007C2A7C">
        <w:rPr>
          <w:lang w:val="en-US"/>
        </w:rPr>
        <w:t xml:space="preserve"> </w:t>
      </w:r>
      <w:r w:rsidR="007C2A7C">
        <w:rPr>
          <w:lang w:val="en-US"/>
        </w:rPr>
        <w:fldChar w:fldCharType="begin">
          <w:fldData xml:space="preserve">PEVuZE5vdGU+PENpdGU+PEF1dGhvcj5BbmRyw6luPC9BdXRob3I+PFllYXI+MTk5NDwvWWVhcj48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==
</w:fldData>
        </w:fldChar>
      </w:r>
      <w:r w:rsidR="00E56BAB">
        <w:rPr>
          <w:lang w:val="en-US"/>
        </w:rPr>
        <w:instrText xml:space="preserve"> ADDIN EN.CITE </w:instrText>
      </w:r>
      <w:r w:rsidR="00E56BAB">
        <w:rPr>
          <w:lang w:val="en-US"/>
        </w:rPr>
        <w:fldChar w:fldCharType="begin">
          <w:fldData xml:space="preserve">PEVuZE5vdGU+PENpdGU+PEF1dGhvcj5BbmRyw6luPC9BdXRob3I+PFllYXI+MTk5NDwvWWVhcj48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==
</w:fldData>
        </w:fldChar>
      </w:r>
      <w:r w:rsidR="00E56BAB">
        <w:rPr>
          <w:lang w:val="en-US"/>
        </w:rPr>
        <w:instrText xml:space="preserve"> ADDIN EN.CITE.DATA </w:instrText>
      </w:r>
      <w:r w:rsidR="00E56BAB">
        <w:rPr>
          <w:lang w:val="en-US"/>
        </w:rPr>
      </w:r>
      <w:r w:rsidR="00E56BAB">
        <w:rPr>
          <w:lang w:val="en-US"/>
        </w:rPr>
        <w:fldChar w:fldCharType="end"/>
      </w:r>
      <w:r w:rsidR="007C2A7C">
        <w:rPr>
          <w:lang w:val="en-US"/>
        </w:rPr>
      </w:r>
      <w:r w:rsidR="007C2A7C">
        <w:rPr>
          <w:lang w:val="en-US"/>
        </w:rPr>
        <w:fldChar w:fldCharType="separate"/>
      </w:r>
      <w:r w:rsidR="00E56BAB">
        <w:rPr>
          <w:noProof/>
          <w:lang w:val="en-US"/>
        </w:rPr>
        <w:t>(Andrén 1994, Didham et al. 2012)</w:t>
      </w:r>
      <w:r w:rsidR="007C2A7C">
        <w:rPr>
          <w:lang w:val="en-US"/>
        </w:rPr>
        <w:fldChar w:fldCharType="end"/>
      </w:r>
      <w:r w:rsidR="007767FB">
        <w:rPr>
          <w:lang w:val="en-US"/>
        </w:rPr>
        <w:t xml:space="preserve">, </w:t>
      </w:r>
      <w:r w:rsidR="00E11FD0" w:rsidRPr="57260A84">
        <w:rPr>
          <w:lang w:val="en-US"/>
        </w:rPr>
        <w:t>although we note that</w:t>
      </w:r>
      <w:r w:rsidR="008B55D1" w:rsidRPr="57260A84">
        <w:rPr>
          <w:lang w:val="en-US"/>
        </w:rPr>
        <w:t xml:space="preserve"> detectable</w:t>
      </w:r>
      <w:r w:rsidR="00E11FD0" w:rsidRPr="57260A84">
        <w:rPr>
          <w:lang w:val="en-US"/>
        </w:rPr>
        <w:t xml:space="preserve"> negative effects of edge density </w:t>
      </w:r>
      <w:r w:rsidR="007767FB">
        <w:rPr>
          <w:lang w:val="en-US"/>
        </w:rPr>
        <w:t xml:space="preserve">on space-use </w:t>
      </w:r>
      <w:r w:rsidR="00E11FD0" w:rsidRPr="57260A84">
        <w:rPr>
          <w:lang w:val="en-US"/>
        </w:rPr>
        <w:t>emerged</w:t>
      </w:r>
      <w:r w:rsidR="00F919ED">
        <w:rPr>
          <w:lang w:val="en-US"/>
        </w:rPr>
        <w:t xml:space="preserve"> in our study</w:t>
      </w:r>
      <w:r w:rsidR="00E11FD0" w:rsidRPr="57260A84">
        <w:rPr>
          <w:lang w:val="en-US"/>
        </w:rPr>
        <w:t xml:space="preserve"> </w:t>
      </w:r>
      <w:r w:rsidR="00F919ED">
        <w:rPr>
          <w:lang w:val="en-US"/>
        </w:rPr>
        <w:t xml:space="preserve">even </w:t>
      </w:r>
      <w:r w:rsidR="008D2EE5">
        <w:rPr>
          <w:lang w:val="en-US"/>
        </w:rPr>
        <w:t>when there is a</w:t>
      </w:r>
      <w:r w:rsidR="000D00B4">
        <w:rPr>
          <w:lang w:val="en-US"/>
        </w:rPr>
        <w:t xml:space="preserve"> high proportion of intact</w:t>
      </w:r>
      <w:r w:rsidR="00E60CDB" w:rsidRPr="57260A84">
        <w:rPr>
          <w:lang w:val="en-US"/>
        </w:rPr>
        <w:t xml:space="preserve"> habitat</w:t>
      </w:r>
      <w:r w:rsidR="001B6C01">
        <w:rPr>
          <w:lang w:val="en-US"/>
        </w:rPr>
        <w:t xml:space="preserve"> with little evidence of classic </w:t>
      </w:r>
      <w:del w:id="67" w:author="Emerald Arthurs" w:date="2026-07-01T10:21:00Z" w16du:dateUtc="2026-07-01T17:21:00Z">
        <w:r w:rsidR="001B6C01" w:rsidDel="002373F2">
          <w:rPr>
            <w:lang w:val="en-US"/>
          </w:rPr>
          <w:delText>fragmentation</w:delText>
        </w:r>
        <w:r w:rsidR="00E57225" w:rsidDel="002373F2">
          <w:rPr>
            <w:lang w:val="en-US"/>
          </w:rPr>
          <w:delText>—</w:delText>
        </w:r>
      </w:del>
      <w:ins w:id="68" w:author="Emerald Arthurs" w:date="2026-07-01T10:21:00Z" w16du:dateUtc="2026-07-01T17:21:00Z">
        <w:r w:rsidR="002373F2">
          <w:rPr>
            <w:lang w:val="en-US"/>
          </w:rPr>
          <w:t xml:space="preserve">fragmentation, </w:t>
        </w:r>
      </w:ins>
      <w:r w:rsidR="001B6C01">
        <w:rPr>
          <w:lang w:val="en-US"/>
        </w:rPr>
        <w:t>that is, disjunction of patch types</w:t>
      </w:r>
      <w:r w:rsidR="005850AF" w:rsidRPr="57260A84">
        <w:rPr>
          <w:lang w:val="en-US"/>
        </w:rPr>
        <w:t xml:space="preserve">. </w:t>
      </w:r>
      <w:r w:rsidR="003845BC">
        <w:rPr>
          <w:lang w:val="en-US"/>
        </w:rPr>
        <w:t>Other empirical studies have noted edge effects that emerge at</w:t>
      </w:r>
      <w:r w:rsidR="00E25114">
        <w:rPr>
          <w:lang w:val="en-US"/>
        </w:rPr>
        <w:t xml:space="preserve"> </w:t>
      </w:r>
      <w:r w:rsidR="003F1000">
        <w:rPr>
          <w:lang w:val="en-US"/>
        </w:rPr>
        <w:t xml:space="preserve">intermediate, </w:t>
      </w:r>
      <w:r w:rsidR="003845BC">
        <w:rPr>
          <w:lang w:val="en-US"/>
        </w:rPr>
        <w:t xml:space="preserve">species-specific thresholds of </w:t>
      </w:r>
      <w:r w:rsidR="00A50A28">
        <w:rPr>
          <w:lang w:val="en-US"/>
        </w:rPr>
        <w:t>habitat loss</w:t>
      </w:r>
      <w:r w:rsidR="00E25114">
        <w:rPr>
          <w:lang w:val="en-US"/>
        </w:rPr>
        <w:t xml:space="preserve"> </w:t>
      </w:r>
      <w:r w:rsidR="00193322">
        <w:rPr>
          <w:lang w:val="en-US"/>
        </w:rPr>
        <w:fldChar w:fldCharType="begin"/>
      </w:r>
      <w:r w:rsidR="00E56BAB">
        <w:rPr>
          <w:lang w:val="en-US"/>
        </w:rPr>
        <w:instrText xml:space="preserve"> ADDIN EN.CITE &lt;EndNote&gt;&lt;Cite&gt;&lt;Author&gt;With&lt;/Author&gt;&lt;Year&gt;2011&lt;/Year&gt;&lt;RecNum&gt;2334&lt;/RecNum&gt;&lt;DisplayText&gt;(With and Pavuk 2011)&lt;/DisplayText&gt;&lt;record&gt;&lt;rec-number&gt;2334&lt;/rec-number&gt;&lt;foreign-keys&gt;&lt;key app="EN" db-id="9tstv0xa32zvryewwazvzrxwse9ef0zfrtsx" timestamp="1780780483" guid="a8459146-d9a2-4f5f-8cd9-c8ebaa8ebaab"&gt;2334&lt;/key&gt;&lt;/foreign-keys&gt;&lt;ref-type name="Journal Article"&gt;17&lt;/ref-type&gt;&lt;contributors&gt;&lt;authors&gt;&lt;author&gt;With, Kimberly A.&lt;/author&gt;&lt;author&gt;Pavuk, Daniel M.&lt;/author&gt;&lt;/authors&gt;&lt;/contributors&gt;&lt;titles&gt;&lt;title&gt;Habitat area trumps fragmentation effects on arthropods in an experimental landscape system&lt;/title&gt;&lt;secondary-title&gt;Landscape Ecology&lt;/secondary-title&gt;&lt;/titles&gt;&lt;periodical&gt;&lt;full-title&gt;LANDSCAPE ECOLOGY&lt;/full-title&gt;&lt;/periodical&gt;&lt;pages&gt;1035-1048&lt;/pages&gt;&lt;volume&gt;26&lt;/volume&gt;&lt;number&gt;7&lt;/number&gt;&lt;dates&gt;&lt;year&gt;2011&lt;/year&gt;&lt;pub-dates&gt;&lt;date&gt;2011/08/01&lt;/date&gt;&lt;/pub-dates&gt;&lt;/dates&gt;&lt;isbn&gt;1572-9761&lt;/isbn&gt;&lt;urls&gt;&lt;related-urls&gt;&lt;url&gt;https://doi.org/10.1007/s10980-011-9627-x&lt;/url&gt;&lt;/related-urls&gt;&lt;/urls&gt;&lt;electronic-resource-num&gt;10.1007/s10980-011-9627-x&lt;/electronic-resource-num&gt;&lt;/record&gt;&lt;/Cite&gt;&lt;/EndNote&gt;</w:instrText>
      </w:r>
      <w:r w:rsidR="00193322">
        <w:rPr>
          <w:lang w:val="en-US"/>
        </w:rPr>
        <w:fldChar w:fldCharType="separate"/>
      </w:r>
      <w:r w:rsidR="00E56BAB">
        <w:rPr>
          <w:noProof/>
          <w:lang w:val="en-US"/>
        </w:rPr>
        <w:t>(With and Pavuk 2011)</w:t>
      </w:r>
      <w:r w:rsidR="00193322">
        <w:rPr>
          <w:lang w:val="en-US"/>
        </w:rPr>
        <w:fldChar w:fldCharType="end"/>
      </w:r>
      <w:r w:rsidR="003845BC">
        <w:rPr>
          <w:lang w:val="en-US"/>
        </w:rPr>
        <w:t xml:space="preserve">. </w:t>
      </w:r>
      <w:r w:rsidR="008D2EE5">
        <w:rPr>
          <w:lang w:val="en-US"/>
        </w:rPr>
        <w:t>T</w:t>
      </w:r>
      <w:r w:rsidR="008B55D1" w:rsidRPr="57260A84">
        <w:rPr>
          <w:lang w:val="en-US"/>
        </w:rPr>
        <w:t xml:space="preserve">he total footprint of industrial disturbances </w:t>
      </w:r>
      <w:r w:rsidR="008D2EE5">
        <w:rPr>
          <w:lang w:val="en-US"/>
        </w:rPr>
        <w:t xml:space="preserve">within the boreal region we sampled </w:t>
      </w:r>
      <w:r w:rsidR="008B55D1" w:rsidRPr="57260A84">
        <w:rPr>
          <w:lang w:val="en-US"/>
        </w:rPr>
        <w:t>seldom exceed</w:t>
      </w:r>
      <w:r w:rsidR="00F919ED">
        <w:rPr>
          <w:lang w:val="en-US"/>
        </w:rPr>
        <w:t>ed</w:t>
      </w:r>
      <w:r w:rsidR="00782BD6">
        <w:rPr>
          <w:lang w:val="en-US"/>
        </w:rPr>
        <w:t xml:space="preserve"> twenty-five percent</w:t>
      </w:r>
      <w:r w:rsidR="003F1000">
        <w:rPr>
          <w:lang w:val="en-US"/>
        </w:rPr>
        <w:t xml:space="preserve"> by area</w:t>
      </w:r>
      <w:r w:rsidR="000D00B4">
        <w:rPr>
          <w:lang w:val="en-US"/>
        </w:rPr>
        <w:t xml:space="preserve">. Moreover, </w:t>
      </w:r>
      <w:r w:rsidR="74C74837" w:rsidRPr="57260A84">
        <w:rPr>
          <w:lang w:val="en-US"/>
        </w:rPr>
        <w:t xml:space="preserve">the effect of </w:t>
      </w:r>
      <w:bookmarkStart w:id="69" w:name="_Int_RkGD88EW"/>
      <w:r w:rsidR="74C74837" w:rsidRPr="1D8D2BC4">
        <w:rPr>
          <w:lang w:val="en-US"/>
        </w:rPr>
        <w:t>cumulative</w:t>
      </w:r>
      <w:bookmarkEnd w:id="69"/>
      <w:r w:rsidR="74C74837" w:rsidRPr="1D8D2BC4">
        <w:rPr>
          <w:lang w:val="en-US"/>
        </w:rPr>
        <w:t xml:space="preserve"> </w:t>
      </w:r>
      <w:r w:rsidR="00B76326" w:rsidRPr="57260A84">
        <w:rPr>
          <w:lang w:val="en-US"/>
        </w:rPr>
        <w:t>industrial footprint</w:t>
      </w:r>
      <w:r w:rsidR="74C74837" w:rsidRPr="57260A84">
        <w:rPr>
          <w:lang w:val="en-US"/>
        </w:rPr>
        <w:t xml:space="preserve"> itself was</w:t>
      </w:r>
      <w:r w:rsidR="000D00B4">
        <w:rPr>
          <w:lang w:val="en-US"/>
        </w:rPr>
        <w:t xml:space="preserve"> unexpectedly</w:t>
      </w:r>
      <w:r w:rsidR="74C74837" w:rsidRPr="57260A84">
        <w:rPr>
          <w:lang w:val="en-US"/>
        </w:rPr>
        <w:t xml:space="preserve"> positive. </w:t>
      </w:r>
      <w:r w:rsidR="00F50C41" w:rsidRPr="57260A84">
        <w:rPr>
          <w:lang w:val="en-US"/>
        </w:rPr>
        <w:t xml:space="preserve">Red </w:t>
      </w:r>
      <w:r w:rsidR="008B55D1" w:rsidRPr="57260A84">
        <w:rPr>
          <w:lang w:val="en-US"/>
        </w:rPr>
        <w:t xml:space="preserve">squirrels are to some degree adaptable and resilient to habitat loss </w:t>
      </w:r>
      <w:r w:rsidR="53E2972E">
        <w:fldChar w:fldCharType="begin"/>
      </w:r>
      <w:r w:rsidR="00E56BAB">
        <w:instrText xml:space="preserve"> ADDIN EN.CITE &lt;EndNote&gt;&lt;Cite&gt;&lt;Author&gt;Bayne&lt;/Author&gt;&lt;Year&gt;2000&lt;/Year&gt;&lt;RecNum&gt;1017&lt;/RecNum&gt;&lt;DisplayText&gt;(Bayne and Hobson 2000)&lt;/DisplayText&gt;&lt;record&gt;&lt;rec-number&gt;1017&lt;/rec-number&gt;&lt;foreign-keys&gt;&lt;key app="EN" db-id="9tstv0xa32zvryewwazvzrxwse9ef0zfrtsx" timestamp="1776286494" guid="7bc45c77-cad0-4e6e-ad8a-9f8353687719"&gt;1017&lt;/key&gt;&lt;/foreign-keys&gt;&lt;ref-type name="Journal Article"&gt;17&lt;/ref-type&gt;&lt;contributors&gt;&lt;authors&gt;&lt;author&gt;Erin Bayne&lt;/author&gt;&lt;author&gt;Keith Hobson&lt;/author&gt;&lt;/authors&gt;&lt;/contributors&gt;&lt;titles&gt;&lt;title&gt;&lt;style face="normal" font="default" size="100%"&gt;Relative use of contiguous and fragmented boreal forest by red squirrels (&lt;/style&gt;&lt;style face="italic" font="default" size="100%"&gt;Tamiasciurus hudsonicus&lt;/style&gt;&lt;style face="normal" font="default" size="100%"&gt;)&lt;/style&gt;&lt;/title&gt;&lt;secondary-title&gt;Canadian Journal of Zoology&lt;/secondary-title&gt;&lt;/titles&gt;&lt;periodical&gt;&lt;full-title&gt;CANADIAN JOURNAL OF ZOOLOGY&lt;/full-title&gt;&lt;/periodical&gt;&lt;pages&gt;359-365&lt;/pages&gt;&lt;volume&gt;78&lt;/volume&gt;&lt;number&gt;3&lt;/number&gt;&lt;dates&gt;&lt;year&gt;2000&lt;/year&gt;&lt;/dates&gt;&lt;urls&gt;&lt;related-urls&gt;&lt;url&gt;https://cdnsciencepub.com/doi/abs/10.1139/z99-219&lt;/url&gt;&lt;/related-urls&gt;&lt;/urls&gt;&lt;electronic-resource-num&gt;10.1139/z99-219&lt;/electronic-resource-num&gt;&lt;/record&gt;&lt;/Cite&gt;&lt;/EndNote&gt;</w:instrText>
      </w:r>
      <w:r w:rsidR="53E2972E">
        <w:fldChar w:fldCharType="separate"/>
      </w:r>
      <w:r w:rsidR="00E56BAB">
        <w:rPr>
          <w:noProof/>
        </w:rPr>
        <w:t>(Bayne and Hobson 2000)</w:t>
      </w:r>
      <w:r w:rsidR="53E2972E">
        <w:fldChar w:fldCharType="end"/>
      </w:r>
      <w:r w:rsidR="008B55D1" w:rsidRPr="57260A84">
        <w:rPr>
          <w:lang w:val="en-US"/>
        </w:rPr>
        <w:t xml:space="preserve">, </w:t>
      </w:r>
      <w:r w:rsidR="00F50C41" w:rsidRPr="57260A84">
        <w:rPr>
          <w:lang w:val="en-US"/>
        </w:rPr>
        <w:t>and</w:t>
      </w:r>
      <w:r w:rsidR="001B6C01">
        <w:rPr>
          <w:lang w:val="en-US"/>
        </w:rPr>
        <w:t xml:space="preserve"> if the core requirement for sufficient conifer cones for overwintering is met </w:t>
      </w:r>
      <w:r w:rsidR="00D97EBC">
        <w:rPr>
          <w:lang w:val="en-US"/>
        </w:rPr>
        <w:fldChar w:fldCharType="begin"/>
      </w:r>
      <w:r w:rsidR="00E56BAB">
        <w:rPr>
          <w:lang w:val="en-US"/>
        </w:rPr>
        <w:instrText xml:space="preserve"> ADDIN EN.CITE &lt;EndNote&gt;&lt;Cite&gt;&lt;Author&gt;Rusch&lt;/Author&gt;&lt;Year&gt;1978&lt;/Year&gt;&lt;RecNum&gt;1486&lt;/RecNum&gt;&lt;DisplayText&gt;(Rusch and Reeder 1978, LaMontagne et al. 2013)&lt;/DisplayText&gt;&lt;record&gt;&lt;rec-number&gt;1486&lt;/rec-number&gt;&lt;foreign-keys&gt;&lt;key app="EN" db-id="9tstv0xa32zvryewwazvzrxwse9ef0zfrtsx" timestamp="1776286495" guid="0281207d-d159-4d5f-a93e-a7b93c302da1"&gt;1486&lt;/key&gt;&lt;/foreign-keys&gt;&lt;ref-type name="Journal Article"&gt;17&lt;/ref-type&gt;&lt;contributors&gt;&lt;authors&gt;&lt;author&gt;Rusch, Doris A.&lt;/author&gt;&lt;author&gt;Reeder, William G.&lt;/author&gt;&lt;/authors&gt;&lt;/contributors&gt;&lt;titles&gt;&lt;title&gt;Population Ecology of Alberta Red Squirrels&lt;/title&gt;&lt;secondary-title&gt;Ecology&lt;/secondary-title&gt;&lt;/titles&gt;&lt;periodical&gt;&lt;full-title&gt;Ecology&lt;/full-title&gt;&lt;abbr-1&gt;Ecology&lt;/abbr-1&gt;&lt;/periodical&gt;&lt;pages&gt;400-420&lt;/pages&gt;&lt;volume&gt;59&lt;/volume&gt;&lt;number&gt;2&lt;/number&gt;&lt;dates&gt;&lt;year&gt;1978&lt;/year&gt;&lt;/dates&gt;&lt;isbn&gt;0012-9658&lt;/isbn&gt;&lt;urls&gt;&lt;related-urls&gt;&lt;url&gt;https://esajournals.onlinelibrary.wiley.com/doi/abs/10.2307/1936382&lt;/url&gt;&lt;/related-urls&gt;&lt;/urls&gt;&lt;electronic-resource-num&gt;https://doi.org/10.2307/1936382&lt;/electronic-resource-num&gt;&lt;/record&gt;&lt;/Cite&gt;&lt;Cite&gt;&lt;Author&gt;LaMontagne&lt;/Author&gt;&lt;Year&gt;2013&lt;/Year&gt;&lt;RecNum&gt;2280&lt;/RecNum&gt;&lt;record&gt;&lt;rec-number&gt;2280&lt;/rec-number&gt;&lt;foreign-keys&gt;&lt;key app="EN" db-id="zttw0f50sp2daeezft0vvrfdzpdzpw95p2rp" timestamp="1782843576"&gt;2280&lt;/key&gt;&lt;/foreign-keys&gt;&lt;ref-type name="Journal Article"&gt;17&lt;/ref-type&gt;&lt;contributors&gt;&lt;authors&gt;&lt;author&gt;LaMontagne, Jalene M&lt;/author&gt;&lt;author&gt;Williams, Cory T&lt;/author&gt;&lt;author&gt;Donald, Jenna L&lt;/author&gt;&lt;author&gt;Humphries, Murray M&lt;/author&gt;&lt;author&gt;McAdam, Andrew G&lt;/author&gt;&lt;author&gt;Boutin, Stan&lt;/author&gt;&lt;/authors&gt;&lt;/contributors&gt;&lt;titles&gt;&lt;title&gt;Linking intraspecific variation in territory size, cone supply, and survival of North American red squirrels&lt;/title&gt;&lt;secondary-title&gt;Journal of Mammalogy&lt;/secondary-title&gt;&lt;/titles&gt;&lt;periodical&gt;&lt;full-title&gt;Journal of Mammalogy&lt;/full-title&gt;&lt;/periodical&gt;&lt;pages&gt;1048-1058&lt;/pages&gt;&lt;volume&gt;94&lt;/volume&gt;&lt;number&gt;5&lt;/number&gt;&lt;dates&gt;&lt;year&gt;2013&lt;/year&gt;&lt;/dates&gt;&lt;isbn&gt;1545-1542&lt;/isbn&gt;&lt;urls&gt;&lt;/urls&gt;&lt;/record&gt;&lt;/Cite&gt;&lt;/EndNote&gt;</w:instrText>
      </w:r>
      <w:r w:rsidR="00D97EBC">
        <w:rPr>
          <w:lang w:val="en-US"/>
        </w:rPr>
        <w:fldChar w:fldCharType="separate"/>
      </w:r>
      <w:r w:rsidR="00E56BAB">
        <w:rPr>
          <w:noProof/>
          <w:lang w:val="en-US"/>
        </w:rPr>
        <w:t>(Rusch and Reeder 1978, LaMontagne et al. 2013)</w:t>
      </w:r>
      <w:r w:rsidR="00D97EBC">
        <w:rPr>
          <w:lang w:val="en-US"/>
        </w:rPr>
        <w:fldChar w:fldCharType="end"/>
      </w:r>
      <w:r w:rsidR="00F50C41" w:rsidRPr="57260A84">
        <w:rPr>
          <w:lang w:val="en-US"/>
        </w:rPr>
        <w:t xml:space="preserve"> </w:t>
      </w:r>
      <w:r w:rsidR="00B90807" w:rsidRPr="57260A84">
        <w:rPr>
          <w:lang w:val="en-US"/>
        </w:rPr>
        <w:t xml:space="preserve">they </w:t>
      </w:r>
      <w:r w:rsidR="00F50C41" w:rsidRPr="57260A84">
        <w:rPr>
          <w:lang w:val="en-US"/>
        </w:rPr>
        <w:t xml:space="preserve">may </w:t>
      </w:r>
      <w:r w:rsidR="00F35FED" w:rsidRPr="57260A84">
        <w:rPr>
          <w:lang w:val="en-US"/>
        </w:rPr>
        <w:t xml:space="preserve">exploit </w:t>
      </w:r>
      <w:r w:rsidR="008B55D1" w:rsidRPr="57260A84">
        <w:rPr>
          <w:lang w:val="en-US"/>
        </w:rPr>
        <w:t xml:space="preserve">novel resource subsidies </w:t>
      </w:r>
      <w:r w:rsidR="00F35FED" w:rsidRPr="57260A84">
        <w:rPr>
          <w:lang w:val="en-US"/>
        </w:rPr>
        <w:t xml:space="preserve">to complement lost forest habitat </w:t>
      </w:r>
      <w:r w:rsidR="53E2972E">
        <w:fldChar w:fldCharType="begin">
          <w:fldData xml:space="preserve">PEVuZE5vdGU+PENpdGU+PEF1dGhvcj5EdW5uaW5nPC9BdXRob3I+PFllYXI+MTk5MjwvWWVhcj48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</w:fldData>
        </w:fldChar>
      </w:r>
      <w:r w:rsidR="00E56BAB">
        <w:instrText xml:space="preserve"> ADDIN EN.CITE </w:instrText>
      </w:r>
      <w:r w:rsidR="00E56BAB">
        <w:fldChar w:fldCharType="begin">
          <w:fldData xml:space="preserve">PEVuZE5vdGU+PENpdGU+PEF1dGhvcj5EdW5uaW5nPC9BdXRob3I+PFllYXI+MTk5MjwvWWVhcj48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</w:fldData>
        </w:fldChar>
      </w:r>
      <w:r w:rsidR="00E56BAB">
        <w:instrText xml:space="preserve"> ADDIN EN.CITE.DATA </w:instrText>
      </w:r>
      <w:r w:rsidR="00E56BAB">
        <w:fldChar w:fldCharType="end"/>
      </w:r>
      <w:r w:rsidR="53E2972E">
        <w:fldChar w:fldCharType="separate"/>
      </w:r>
      <w:r w:rsidR="00E56BAB">
        <w:rPr>
          <w:noProof/>
        </w:rPr>
        <w:t xml:space="preserve">(Dunning et al. 1992, </w:t>
      </w:r>
      <w:r w:rsidR="00E56BAB">
        <w:rPr>
          <w:noProof/>
        </w:rPr>
        <w:lastRenderedPageBreak/>
        <w:t>Fisher and Merriam 2000)</w:t>
      </w:r>
      <w:r w:rsidR="53E2972E">
        <w:fldChar w:fldCharType="end"/>
      </w:r>
      <w:r w:rsidR="00B90807" w:rsidRPr="57260A84">
        <w:rPr>
          <w:lang w:val="en-US"/>
        </w:rPr>
        <w:t xml:space="preserve">. </w:t>
      </w:r>
      <w:r w:rsidR="00F919ED">
        <w:rPr>
          <w:lang w:val="en-US"/>
        </w:rPr>
        <w:t>T</w:t>
      </w:r>
      <w:r w:rsidR="00E60CDB" w:rsidRPr="57260A84">
        <w:rPr>
          <w:lang w:val="en-US"/>
        </w:rPr>
        <w:t xml:space="preserve">he current levels of </w:t>
      </w:r>
      <w:r w:rsidR="008B55D1" w:rsidRPr="57260A84">
        <w:rPr>
          <w:lang w:val="en-US"/>
        </w:rPr>
        <w:t xml:space="preserve">industrial disturbance </w:t>
      </w:r>
      <w:r w:rsidR="00F50C41" w:rsidRPr="57260A84">
        <w:rPr>
          <w:lang w:val="en-US"/>
        </w:rPr>
        <w:t>in the Boreal Plains do not result in a complete loss of functional habitat</w:t>
      </w:r>
      <w:r w:rsidR="001E21BD" w:rsidRPr="57260A84">
        <w:rPr>
          <w:lang w:val="en-US"/>
        </w:rPr>
        <w:t xml:space="preserve"> for</w:t>
      </w:r>
      <w:r w:rsidR="00E60CDB" w:rsidRPr="57260A84">
        <w:rPr>
          <w:lang w:val="en-US"/>
        </w:rPr>
        <w:t xml:space="preserve"> red</w:t>
      </w:r>
      <w:r w:rsidR="001E21BD" w:rsidRPr="57260A84">
        <w:rPr>
          <w:lang w:val="en-US"/>
        </w:rPr>
        <w:t xml:space="preserve"> squirrels</w:t>
      </w:r>
      <w:r w:rsidR="00E60CDB" w:rsidRPr="57260A84">
        <w:rPr>
          <w:lang w:val="en-US"/>
        </w:rPr>
        <w:t xml:space="preserve">. </w:t>
      </w:r>
      <w:r w:rsidR="00294331" w:rsidRPr="57260A84">
        <w:rPr>
          <w:lang w:val="en-US"/>
        </w:rPr>
        <w:t>However, w</w:t>
      </w:r>
      <w:r w:rsidR="00E60CDB" w:rsidRPr="57260A84">
        <w:rPr>
          <w:lang w:val="en-US"/>
        </w:rPr>
        <w:t xml:space="preserve">e caution that the negative relationship </w:t>
      </w:r>
      <w:r w:rsidR="74C74837" w:rsidRPr="57260A84">
        <w:rPr>
          <w:lang w:val="en-US"/>
        </w:rPr>
        <w:t xml:space="preserve">between habitat </w:t>
      </w:r>
      <w:r w:rsidR="783AEF14" w:rsidRPr="57260A84">
        <w:rPr>
          <w:lang w:val="en-US"/>
        </w:rPr>
        <w:t>amount</w:t>
      </w:r>
      <w:r w:rsidR="74C74837" w:rsidRPr="57260A84">
        <w:rPr>
          <w:lang w:val="en-US"/>
        </w:rPr>
        <w:t xml:space="preserve"> and </w:t>
      </w:r>
      <w:r w:rsidR="657FFF7A" w:rsidRPr="57260A84">
        <w:rPr>
          <w:lang w:val="en-US"/>
        </w:rPr>
        <w:t>wildlife</w:t>
      </w:r>
      <w:r w:rsidR="74C74837" w:rsidRPr="57260A84">
        <w:rPr>
          <w:lang w:val="en-US"/>
        </w:rPr>
        <w:t xml:space="preserve"> </w:t>
      </w:r>
      <w:r w:rsidR="2D477BF6" w:rsidRPr="57260A84">
        <w:rPr>
          <w:lang w:val="en-US"/>
        </w:rPr>
        <w:t>occurrence</w:t>
      </w:r>
      <w:r w:rsidR="74C74837" w:rsidRPr="57260A84">
        <w:rPr>
          <w:lang w:val="en-US"/>
        </w:rPr>
        <w:t xml:space="preserve"> </w:t>
      </w:r>
      <w:r w:rsidR="00E60CDB" w:rsidRPr="57260A84">
        <w:rPr>
          <w:lang w:val="en-US"/>
        </w:rPr>
        <w:t>ex</w:t>
      </w:r>
      <w:r w:rsidR="00294331" w:rsidRPr="57260A84">
        <w:rPr>
          <w:lang w:val="en-US"/>
        </w:rPr>
        <w:t>p</w:t>
      </w:r>
      <w:r w:rsidR="00E60CDB" w:rsidRPr="57260A84">
        <w:rPr>
          <w:lang w:val="en-US"/>
        </w:rPr>
        <w:t xml:space="preserve">ected by theory </w:t>
      </w:r>
      <w:r w:rsidR="53E2972E">
        <w:fldChar w:fldCharType="begin"/>
      </w:r>
      <w:r w:rsidR="00E56BAB">
        <w:instrText xml:space="preserve"> ADDIN EN.CITE &lt;EndNote&gt;&lt;Cite&gt;&lt;Author&gt;Didham&lt;/Author&gt;&lt;Year&gt;2012&lt;/Year&gt;&lt;RecNum&gt;1124&lt;/RecNum&gt;&lt;DisplayText&gt;(Didham et al. 2012)&lt;/DisplayText&gt;&lt;record&gt;&lt;rec-number&gt;1124&lt;/rec-number&gt;&lt;foreign-keys&gt;&lt;key app="EN" db-id="9tstv0xa32zvryewwazvzrxwse9ef0zfrtsx" timestamp="1776286494" guid="777625d6-c127-4e98-9b7e-60415f112158"&gt;1124&lt;/key&gt;&lt;/foreign-keys&gt;&lt;ref-type name="Journal Article"&gt;17&lt;/ref-type&gt;&lt;contributors&gt;&lt;authors&gt;&lt;author&gt;Didham, Raphael K.&lt;/author&gt;&lt;author&gt;Kapos, Valerie&lt;/author&gt;&lt;author&gt;Ewers, Robert M.&lt;/author&gt;&lt;/authors&gt;&lt;/contributors&gt;&lt;titles&gt;&lt;title&gt;Rethinking the conceptual foundations of habitat fragmentation research&lt;/title&gt;&lt;secondary-title&gt;Oikos&lt;/secondary-title&gt;&lt;/titles&gt;&lt;periodical&gt;&lt;full-title&gt;Oikos&lt;/full-title&gt;&lt;abbr-1&gt;Oikos&lt;/abbr-1&gt;&lt;/periodical&gt;&lt;pages&gt;161-170&lt;/pages&gt;&lt;volume&gt;121&lt;/volume&gt;&lt;number&gt;2&lt;/number&gt;&lt;dates&gt;&lt;year&gt;2012&lt;/year&gt;&lt;/dates&gt;&lt;isbn&gt;0030-1299&lt;/isbn&gt;&lt;urls&gt;&lt;related-urls&gt;&lt;url&gt;https://nsojournals.onlinelibrary.wiley.com/doi/abs/10.1111/j.1600-0706.2011.20273.x&lt;/url&gt;&lt;/related-urls&gt;&lt;/urls&gt;&lt;electronic-resource-num&gt;https://doi.org/10.1111/j.1600-0706.2011.20273.x&lt;/electronic-resource-num&gt;&lt;/record&gt;&lt;/Cite&gt;&lt;/EndNote&gt;</w:instrText>
      </w:r>
      <w:r w:rsidR="53E2972E">
        <w:fldChar w:fldCharType="separate"/>
      </w:r>
      <w:r w:rsidR="00E56BAB">
        <w:rPr>
          <w:noProof/>
        </w:rPr>
        <w:t>(Didham et al. 2012)</w:t>
      </w:r>
      <w:r w:rsidR="53E2972E">
        <w:fldChar w:fldCharType="end"/>
      </w:r>
      <w:r w:rsidR="74C74837" w:rsidRPr="57260A84">
        <w:rPr>
          <w:lang w:val="en-US"/>
        </w:rPr>
        <w:t xml:space="preserve"> </w:t>
      </w:r>
      <w:r w:rsidR="00A2285F" w:rsidRPr="57260A84">
        <w:rPr>
          <w:lang w:val="en-US"/>
        </w:rPr>
        <w:t xml:space="preserve">is likely non-linear. This negative response </w:t>
      </w:r>
      <w:r w:rsidR="00594A06" w:rsidRPr="57260A84">
        <w:rPr>
          <w:lang w:val="en-US"/>
        </w:rPr>
        <w:t xml:space="preserve">may not manifest until </w:t>
      </w:r>
      <w:r w:rsidR="000F5E42" w:rsidRPr="57260A84">
        <w:rPr>
          <w:lang w:val="en-US"/>
        </w:rPr>
        <w:t>a higher</w:t>
      </w:r>
      <w:r w:rsidR="00594A06" w:rsidRPr="57260A84">
        <w:rPr>
          <w:lang w:val="en-US"/>
        </w:rPr>
        <w:t xml:space="preserve"> threshold of cumulative </w:t>
      </w:r>
      <w:r w:rsidR="000F5E42">
        <w:rPr>
          <w:lang w:val="en-US"/>
        </w:rPr>
        <w:t>footprint</w:t>
      </w:r>
      <w:r w:rsidR="00594A06" w:rsidRPr="57260A84">
        <w:rPr>
          <w:lang w:val="en-US"/>
        </w:rPr>
        <w:t xml:space="preserve"> </w:t>
      </w:r>
      <w:r w:rsidR="000F5E42">
        <w:rPr>
          <w:lang w:val="en-US"/>
        </w:rPr>
        <w:t>is reached</w:t>
      </w:r>
      <w:r w:rsidR="00F919ED">
        <w:rPr>
          <w:lang w:val="en-US"/>
        </w:rPr>
        <w:t>; w</w:t>
      </w:r>
      <w:r w:rsidR="000D3E5D" w:rsidRPr="57260A84">
        <w:rPr>
          <w:lang w:val="en-CA"/>
        </w:rPr>
        <w:t xml:space="preserve">hether the relationship observed in our study diminishes or reverses at higher levels of industrial disturbance remains an important unknown that we </w:t>
      </w:r>
      <w:r w:rsidR="00F919ED">
        <w:rPr>
          <w:lang w:val="en-CA"/>
        </w:rPr>
        <w:t xml:space="preserve">cannot </w:t>
      </w:r>
      <w:r w:rsidR="000D3E5D" w:rsidRPr="57260A84">
        <w:rPr>
          <w:lang w:val="en-CA"/>
        </w:rPr>
        <w:t>extrapolate from this study.</w:t>
      </w:r>
    </w:p>
    <w:p w14:paraId="2B7EE919" w14:textId="7131F90B" w:rsidR="00512322" w:rsidRPr="00044417" w:rsidRDefault="00823A05" w:rsidP="00F90C10">
      <w:pPr>
        <w:ind w:firstLine="720"/>
        <w:rPr>
          <w:lang w:val="en-US"/>
        </w:rPr>
      </w:pPr>
      <w:r w:rsidRPr="57260A84">
        <w:rPr>
          <w:lang w:val="en-US"/>
        </w:rPr>
        <w:t xml:space="preserve">At a </w:t>
      </w:r>
      <w:r w:rsidR="00F90C10" w:rsidRPr="57260A84">
        <w:rPr>
          <w:lang w:val="en-US"/>
        </w:rPr>
        <w:t xml:space="preserve">local </w:t>
      </w:r>
      <w:r w:rsidRPr="57260A84">
        <w:rPr>
          <w:lang w:val="en-US"/>
        </w:rPr>
        <w:t>scale</w:t>
      </w:r>
      <w:r w:rsidR="00F90C10" w:rsidRPr="57260A84">
        <w:rPr>
          <w:lang w:val="en-US"/>
        </w:rPr>
        <w:t xml:space="preserve"> </w:t>
      </w:r>
      <w:r w:rsidR="3469C43F" w:rsidRPr="57260A84">
        <w:rPr>
          <w:lang w:val="en-US"/>
        </w:rPr>
        <w:t>(100</w:t>
      </w:r>
      <w:r w:rsidR="00D97EBC">
        <w:rPr>
          <w:lang w:val="en-US"/>
        </w:rPr>
        <w:t>-</w:t>
      </w:r>
      <w:r w:rsidR="3469C43F" w:rsidRPr="57260A84">
        <w:rPr>
          <w:lang w:val="en-US"/>
        </w:rPr>
        <w:t>m</w:t>
      </w:r>
      <w:r w:rsidR="00D97EBC">
        <w:rPr>
          <w:lang w:val="en-US"/>
        </w:rPr>
        <w:t xml:space="preserve"> radius</w:t>
      </w:r>
      <w:r w:rsidR="3469C43F" w:rsidRPr="57260A84">
        <w:rPr>
          <w:lang w:val="en-US"/>
        </w:rPr>
        <w:t xml:space="preserve">) </w:t>
      </w:r>
      <w:r w:rsidR="00F90C10" w:rsidRPr="57260A84">
        <w:rPr>
          <w:lang w:val="en-US"/>
        </w:rPr>
        <w:t>commensurate with</w:t>
      </w:r>
      <w:r w:rsidR="0A9E678B" w:rsidRPr="57260A84">
        <w:rPr>
          <w:lang w:val="en-US"/>
        </w:rPr>
        <w:t xml:space="preserve"> </w:t>
      </w:r>
      <w:r w:rsidR="30019A0C" w:rsidRPr="57260A84">
        <w:rPr>
          <w:lang w:val="en-US"/>
        </w:rPr>
        <w:t>red squirrel</w:t>
      </w:r>
      <w:r w:rsidR="00F90C10" w:rsidRPr="57260A84">
        <w:rPr>
          <w:lang w:val="en-US"/>
        </w:rPr>
        <w:t>s’</w:t>
      </w:r>
      <w:r w:rsidR="0A9E678B" w:rsidRPr="57260A84">
        <w:rPr>
          <w:lang w:val="en-US"/>
        </w:rPr>
        <w:t xml:space="preserve"> small body size and home ranges </w:t>
      </w:r>
      <w:r w:rsidR="00F90C10" w:rsidRPr="57260A84">
        <w:rPr>
          <w:lang w:val="en-US"/>
        </w:rPr>
        <w:t>(</w:t>
      </w:r>
      <w:r w:rsidR="0A9E678B" w:rsidRPr="57260A84">
        <w:rPr>
          <w:lang w:val="en-US"/>
        </w:rPr>
        <w:t>0.5 to 2 Ha</w:t>
      </w:r>
      <w:r w:rsidR="00F90C10" w:rsidRPr="57260A84">
        <w:rPr>
          <w:lang w:val="en-US"/>
        </w:rPr>
        <w:t>;</w:t>
      </w:r>
      <w:r w:rsidR="0A9E678B" w:rsidRPr="57260A84">
        <w:rPr>
          <w:lang w:val="en-US"/>
        </w:rPr>
        <w:t xml:space="preserve"> </w:t>
      </w:r>
      <w:r w:rsidR="00E60473">
        <w:fldChar w:fldCharType="begin"/>
      </w:r>
      <w:r w:rsidR="00E56BAB">
        <w:instrText xml:space="preserve"> ADDIN EN.CITE &lt;EndNote&gt;&lt;Cite&gt;&lt;Author&gt;Rusch&lt;/Author&gt;&lt;Year&gt;1978&lt;/Year&gt;&lt;RecNum&gt;1486&lt;/RecNum&gt;&lt;DisplayText&gt;(Rusch and Reeder 1978, Munroe et al. 2009)&lt;/DisplayText&gt;&lt;record&gt;&lt;rec-number&gt;1486&lt;/rec-number&gt;&lt;foreign-keys&gt;&lt;key app="EN" db-id="9tstv0xa32zvryewwazvzrxwse9ef0zfrtsx" timestamp="1776286495" guid="0281207d-d159-4d5f-a93e-a7b93c302da1"&gt;1486&lt;/key&gt;&lt;/foreign-keys&gt;&lt;ref-type name="Journal Article"&gt;17&lt;/ref-type&gt;&lt;contributors&gt;&lt;authors&gt;&lt;author&gt;Rusch, Doris A.&lt;/author&gt;&lt;author&gt;Reeder, William G.&lt;/author&gt;&lt;/authors&gt;&lt;/contributors&gt;&lt;titles&gt;&lt;title&gt;Population Ecology of Alberta Red Squirrels&lt;/title&gt;&lt;secondary-title&gt;Ecology&lt;/secondary-title&gt;&lt;/titles&gt;&lt;periodical&gt;&lt;full-title&gt;Ecology&lt;/full-title&gt;&lt;abbr-1&gt;Ecology&lt;/abbr-1&gt;&lt;/periodical&gt;&lt;pages&gt;400-420&lt;/pages&gt;&lt;volume&gt;59&lt;/volume&gt;&lt;number&gt;2&lt;/number&gt;&lt;dates&gt;&lt;year&gt;1978&lt;/year&gt;&lt;/dates&gt;&lt;isbn&gt;0012-9658&lt;/isbn&gt;&lt;urls&gt;&lt;related-urls&gt;&lt;url&gt;https://esajournals.onlinelibrary.wiley.com/doi/abs/10.2307/1936382&lt;/url&gt;&lt;/related-urls&gt;&lt;/urls&gt;&lt;electronic-resource-num&gt;https://doi.org/10.2307/1936382&lt;/electronic-resource-num&gt;&lt;/record&gt;&lt;/Cite&gt;&lt;Cite&gt;&lt;Author&gt;Munroe&lt;/Author&gt;&lt;Year&gt;2009&lt;/Year&gt;&lt;RecNum&gt;1400&lt;/RecNum&gt;&lt;record&gt;&lt;rec-number&gt;1400&lt;/rec-number&gt;&lt;foreign-keys&gt;&lt;key app="EN" db-id="9tstv0xa32zvryewwazvzrxwse9ef0zfrtsx" timestamp="1776286495" guid="80cbb207-a7a0-44ef-87c4-8008d779713f"&gt;1400&lt;/key&gt;&lt;/foreign-keys&gt;&lt;ref-type name="Book Section"&gt;5&lt;/ref-type&gt;&lt;contributors&gt;&lt;authors&gt;&lt;author&gt;Munroe, Karen E.;&lt;/author&gt;&lt;author&gt;Koprowski, John L.;&lt;/author&gt;&lt;author&gt;Greer, Vicki L.&lt;/author&gt;&lt;/authors&gt;&lt;secondary-authors&gt;&lt;author&gt;Sanderson, H. Reed;&lt;/author&gt;&lt;author&gt;Koprowski, John L.&lt;/author&gt;&lt;/secondary-authors&gt;&lt;/contributors&gt;&lt;titles&gt;&lt;title&gt;Reproductive Ecology and Home Range Size of Red Squirrels&lt;/title&gt;&lt;secondary-title&gt;The Last Refuge of the Mt. Graham Red Squirrel&lt;/secondary-title&gt;&lt;/titles&gt;&lt;section&gt;20&lt;/section&gt;&lt;dates&gt;&lt;year&gt;2009&lt;/year&gt;&lt;/dates&gt;&lt;pub-location&gt;Tuscon, Arizona&lt;/pub-location&gt;&lt;publisher&gt;University of Arizona Press&lt;/publisher&gt;&lt;urls&gt;&lt;/urls&gt;&lt;/record&gt;&lt;/Cite&gt;&lt;/EndNote&gt;</w:instrText>
      </w:r>
      <w:r w:rsidR="00E60473">
        <w:fldChar w:fldCharType="separate"/>
      </w:r>
      <w:r w:rsidR="00E56BAB">
        <w:rPr>
          <w:noProof/>
        </w:rPr>
        <w:t>(Rusch and Reeder 1978, Munroe et al. 2009)</w:t>
      </w:r>
      <w:r w:rsidR="00E60473">
        <w:fldChar w:fldCharType="end"/>
      </w:r>
      <w:r w:rsidR="002D216D">
        <w:t xml:space="preserve">, modeled habitat </w:t>
      </w:r>
      <w:r w:rsidR="00D97EBC">
        <w:t xml:space="preserve">associations </w:t>
      </w:r>
      <w:r w:rsidR="620F6FAD" w:rsidRPr="57260A84">
        <w:rPr>
          <w:lang w:val="en-US"/>
        </w:rPr>
        <w:t xml:space="preserve">aligned with expectations </w:t>
      </w:r>
      <w:r w:rsidR="3469C43F" w:rsidRPr="57260A84">
        <w:rPr>
          <w:lang w:val="en-US"/>
        </w:rPr>
        <w:t xml:space="preserve">of </w:t>
      </w:r>
      <w:r w:rsidR="620F6FAD" w:rsidRPr="57260A84">
        <w:rPr>
          <w:lang w:val="en-US"/>
        </w:rPr>
        <w:t>fo</w:t>
      </w:r>
      <w:r w:rsidR="580AD813" w:rsidRPr="57260A84">
        <w:rPr>
          <w:lang w:val="en-US"/>
        </w:rPr>
        <w:t xml:space="preserve">raging behavior and </w:t>
      </w:r>
      <w:r w:rsidR="00D97EBC">
        <w:rPr>
          <w:lang w:val="en-US"/>
        </w:rPr>
        <w:t>red squirrel niche space</w:t>
      </w:r>
      <w:r w:rsidR="6C40FC8C" w:rsidRPr="57260A84">
        <w:rPr>
          <w:lang w:val="en-US"/>
        </w:rPr>
        <w:t>.</w:t>
      </w:r>
      <w:r w:rsidR="30E033AE" w:rsidRPr="57260A84">
        <w:rPr>
          <w:lang w:val="en-US"/>
        </w:rPr>
        <w:t xml:space="preserve"> </w:t>
      </w:r>
      <w:r w:rsidR="74C74837" w:rsidRPr="57260A84">
        <w:rPr>
          <w:lang w:val="en-US"/>
        </w:rPr>
        <w:t xml:space="preserve">For instance, </w:t>
      </w:r>
      <w:r w:rsidR="1B402A29" w:rsidRPr="57260A84">
        <w:rPr>
          <w:lang w:val="en-US"/>
        </w:rPr>
        <w:t xml:space="preserve">the </w:t>
      </w:r>
      <w:r w:rsidR="00F06BF1" w:rsidRPr="57260A84">
        <w:rPr>
          <w:lang w:val="en-US"/>
        </w:rPr>
        <w:t>presence</w:t>
      </w:r>
      <w:r w:rsidR="00435E15" w:rsidRPr="57260A84">
        <w:rPr>
          <w:lang w:val="en-US"/>
        </w:rPr>
        <w:t xml:space="preserve"> </w:t>
      </w:r>
      <w:r w:rsidR="74C74837" w:rsidRPr="57260A84">
        <w:rPr>
          <w:lang w:val="en-US"/>
        </w:rPr>
        <w:t xml:space="preserve">of squirrels decreased sharply in </w:t>
      </w:r>
      <w:r w:rsidR="6F3D677C" w:rsidRPr="57260A84">
        <w:rPr>
          <w:lang w:val="en-US"/>
        </w:rPr>
        <w:t>sites</w:t>
      </w:r>
      <w:r w:rsidR="74C74837" w:rsidRPr="57260A84">
        <w:rPr>
          <w:lang w:val="en-US"/>
        </w:rPr>
        <w:t xml:space="preserve"> with high proportions of </w:t>
      </w:r>
      <w:r w:rsidR="1AEF9E4B" w:rsidRPr="57260A84">
        <w:rPr>
          <w:lang w:val="en-US"/>
        </w:rPr>
        <w:t>broadleaf</w:t>
      </w:r>
      <w:r w:rsidR="64632752" w:rsidRPr="57260A84">
        <w:rPr>
          <w:lang w:val="en-US"/>
        </w:rPr>
        <w:t>-</w:t>
      </w:r>
      <w:r w:rsidR="47678E80" w:rsidRPr="57260A84">
        <w:rPr>
          <w:lang w:val="en-US"/>
        </w:rPr>
        <w:t>dominant</w:t>
      </w:r>
      <w:r w:rsidR="74C74837" w:rsidRPr="57260A84">
        <w:rPr>
          <w:lang w:val="en-US"/>
        </w:rPr>
        <w:t xml:space="preserve"> forest</w:t>
      </w:r>
      <w:r w:rsidR="64632752" w:rsidRPr="57260A84">
        <w:rPr>
          <w:lang w:val="en-US"/>
        </w:rPr>
        <w:t>s</w:t>
      </w:r>
      <w:r w:rsidR="74C74837" w:rsidRPr="57260A84">
        <w:rPr>
          <w:lang w:val="en-US"/>
        </w:rPr>
        <w:t xml:space="preserve">, which contain </w:t>
      </w:r>
      <w:r w:rsidR="1AEF9E4B" w:rsidRPr="57260A84">
        <w:rPr>
          <w:lang w:val="en-US"/>
        </w:rPr>
        <w:t>few</w:t>
      </w:r>
      <w:r w:rsidR="64632752" w:rsidRPr="57260A84">
        <w:rPr>
          <w:lang w:val="en-US"/>
        </w:rPr>
        <w:t xml:space="preserve"> </w:t>
      </w:r>
      <w:r w:rsidR="74C74837" w:rsidRPr="57260A84">
        <w:rPr>
          <w:lang w:val="en-US"/>
        </w:rPr>
        <w:t>cone resources.</w:t>
      </w:r>
      <w:r w:rsidR="00D10F91">
        <w:rPr>
          <w:lang w:val="en-US"/>
        </w:rPr>
        <w:t xml:space="preserve"> R</w:t>
      </w:r>
      <w:r w:rsidR="292164D1" w:rsidRPr="57260A84">
        <w:rPr>
          <w:lang w:val="en-US"/>
        </w:rPr>
        <w:t xml:space="preserve">ed </w:t>
      </w:r>
      <w:r w:rsidR="69373FAA" w:rsidRPr="57260A84">
        <w:rPr>
          <w:lang w:val="en-US"/>
        </w:rPr>
        <w:t>squirrel</w:t>
      </w:r>
      <w:r w:rsidR="74C74837" w:rsidRPr="57260A84">
        <w:rPr>
          <w:lang w:val="en-US"/>
        </w:rPr>
        <w:t xml:space="preserve"> </w:t>
      </w:r>
      <w:r w:rsidR="35CA6C72" w:rsidRPr="57260A84">
        <w:rPr>
          <w:lang w:val="en-US"/>
        </w:rPr>
        <w:t>occurrence has</w:t>
      </w:r>
      <w:r w:rsidR="00D10F91">
        <w:rPr>
          <w:lang w:val="en-US"/>
        </w:rPr>
        <w:t xml:space="preserve"> previously been</w:t>
      </w:r>
      <w:r w:rsidR="69373FAA" w:rsidRPr="57260A84">
        <w:rPr>
          <w:lang w:val="en-US"/>
        </w:rPr>
        <w:t xml:space="preserve"> linked to </w:t>
      </w:r>
      <w:r w:rsidR="00B508FC" w:rsidRPr="57260A84">
        <w:rPr>
          <w:lang w:val="en-US"/>
        </w:rPr>
        <w:t xml:space="preserve">the heterogeneous resource availability in </w:t>
      </w:r>
      <w:r w:rsidR="69373FAA" w:rsidRPr="57260A84">
        <w:rPr>
          <w:lang w:val="en-US"/>
        </w:rPr>
        <w:t>mixed</w:t>
      </w:r>
      <w:r w:rsidR="00B20AB0" w:rsidRPr="57260A84">
        <w:rPr>
          <w:lang w:val="en-US"/>
        </w:rPr>
        <w:t xml:space="preserve">wood </w:t>
      </w:r>
      <w:r w:rsidR="69373FAA" w:rsidRPr="57260A84">
        <w:rPr>
          <w:lang w:val="en-US"/>
        </w:rPr>
        <w:t>forests</w:t>
      </w:r>
      <w:r w:rsidR="00406F35">
        <w:rPr>
          <w:lang w:val="en-US"/>
        </w:rPr>
        <w:t xml:space="preserve"> </w:t>
      </w:r>
      <w:r w:rsidR="00406F35">
        <w:rPr>
          <w:lang w:val="en-US"/>
        </w:rPr>
        <w:fldChar w:fldCharType="begin">
          <w:fldData xml:space="preserve">PEVuZE5vdGU+PENpdGU+PEF1dGhvcj5CZW5oYW1vdTwvQXV0aG9yPjxZZWFyPjE5OTY8L1llYXI+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</w:fldData>
        </w:fldChar>
      </w:r>
      <w:r w:rsidR="00E56BAB">
        <w:rPr>
          <w:lang w:val="en-US"/>
        </w:rPr>
        <w:instrText xml:space="preserve"> ADDIN EN.CITE </w:instrText>
      </w:r>
      <w:r w:rsidR="00E56BAB">
        <w:rPr>
          <w:lang w:val="en-US"/>
        </w:rPr>
        <w:fldChar w:fldCharType="begin">
          <w:fldData xml:space="preserve">PEVuZE5vdGU+PENpdGU+PEF1dGhvcj5CZW5oYW1vdTwvQXV0aG9yPjxZZWFyPjE5OTY8L1llYXI+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</w:fldData>
        </w:fldChar>
      </w:r>
      <w:r w:rsidR="00E56BAB">
        <w:rPr>
          <w:lang w:val="en-US"/>
        </w:rPr>
        <w:instrText xml:space="preserve"> ADDIN EN.CITE.DATA </w:instrText>
      </w:r>
      <w:r w:rsidR="00E56BAB">
        <w:rPr>
          <w:lang w:val="en-US"/>
        </w:rPr>
      </w:r>
      <w:r w:rsidR="00E56BAB">
        <w:rPr>
          <w:lang w:val="en-US"/>
        </w:rPr>
        <w:fldChar w:fldCharType="end"/>
      </w:r>
      <w:r w:rsidR="00406F35">
        <w:rPr>
          <w:lang w:val="en-US"/>
        </w:rPr>
      </w:r>
      <w:r w:rsidR="00406F35">
        <w:rPr>
          <w:lang w:val="en-US"/>
        </w:rPr>
        <w:fldChar w:fldCharType="separate"/>
      </w:r>
      <w:r w:rsidR="00E56BAB">
        <w:rPr>
          <w:noProof/>
          <w:lang w:val="en-US"/>
        </w:rPr>
        <w:t>(Ferron et al. 1986, Benhamou 1996, Fisher et al. 2005)</w:t>
      </w:r>
      <w:r w:rsidR="00406F35">
        <w:rPr>
          <w:lang w:val="en-US"/>
        </w:rPr>
        <w:fldChar w:fldCharType="end"/>
      </w:r>
      <w:r w:rsidR="00406F35">
        <w:rPr>
          <w:lang w:val="en-US"/>
        </w:rPr>
        <w:t xml:space="preserve">. </w:t>
      </w:r>
      <w:r w:rsidR="00D10F91" w:rsidRPr="57260A84">
        <w:rPr>
          <w:lang w:val="en-US"/>
        </w:rPr>
        <w:t>Although the effect of conifer forest was expected to be positive</w:t>
      </w:r>
      <w:r w:rsidR="00F919ED">
        <w:rPr>
          <w:lang w:val="en-US"/>
        </w:rPr>
        <w:t xml:space="preserve">, </w:t>
      </w:r>
      <w:r w:rsidR="74C74837" w:rsidRPr="57260A84">
        <w:rPr>
          <w:lang w:val="en-US"/>
        </w:rPr>
        <w:t>even low densities of cone-producing trees</w:t>
      </w:r>
      <w:r w:rsidR="00F919ED">
        <w:rPr>
          <w:lang w:val="en-US"/>
        </w:rPr>
        <w:t xml:space="preserve"> in the Boreal Plains</w:t>
      </w:r>
      <w:r w:rsidR="75EC630F" w:rsidRPr="57260A84">
        <w:rPr>
          <w:lang w:val="en-US"/>
        </w:rPr>
        <w:t xml:space="preserve"> </w:t>
      </w:r>
      <w:r w:rsidR="00F06BF1" w:rsidRPr="57260A84">
        <w:rPr>
          <w:lang w:val="en-US"/>
        </w:rPr>
        <w:t>may satisfy</w:t>
      </w:r>
      <w:r w:rsidR="1F4F4DCA" w:rsidRPr="57260A84">
        <w:rPr>
          <w:lang w:val="en-US"/>
        </w:rPr>
        <w:t xml:space="preserve"> </w:t>
      </w:r>
      <w:r w:rsidR="74C74837" w:rsidRPr="57260A84">
        <w:rPr>
          <w:lang w:val="en-US"/>
        </w:rPr>
        <w:t>resource requirements</w:t>
      </w:r>
      <w:r w:rsidR="1F4F4DCA" w:rsidRPr="57260A84">
        <w:rPr>
          <w:lang w:val="en-US"/>
        </w:rPr>
        <w:t xml:space="preserve"> </w:t>
      </w:r>
      <w:r w:rsidR="00E60473">
        <w:fldChar w:fldCharType="begin"/>
      </w:r>
      <w:r w:rsidR="00E56BAB">
        <w:instrText xml:space="preserve"> ADDIN EN.CITE &lt;EndNote&gt;&lt;Cite&gt;&lt;Author&gt;Larsen&lt;/Author&gt;&lt;Year&gt;1997&lt;/Year&gt;&lt;RecNum&gt;1330&lt;/RecNum&gt;&lt;DisplayText&gt;(Larsen et al. 1997)&lt;/DisplayText&gt;&lt;record&gt;&lt;rec-number&gt;1330&lt;/rec-number&gt;&lt;foreign-keys&gt;&lt;key app="EN" db-id="9tstv0xa32zvryewwazvzrxwse9ef0zfrtsx" timestamp="1776286495" guid="6cda1899-57c8-4b81-baa8-95eacc814fbb"&gt;1330&lt;/key&gt;&lt;/foreign-keys&gt;&lt;ref-type name="Journal Article"&gt;17&lt;/ref-type&gt;&lt;contributors&gt;&lt;authors&gt;&lt;author&gt;Larsen, Karl W.&lt;/author&gt;&lt;author&gt;Becker, C. Dustin&lt;/author&gt;&lt;author&gt;Boutin, Stan&lt;/author&gt;&lt;author&gt;Blower, Michael&lt;/author&gt;&lt;/authors&gt;&lt;/contributors&gt;&lt;titles&gt;&lt;title&gt;&lt;style face="normal" font="default" size="100%"&gt;Effects of Hoard Manipulations on Life History and Reproductive Success of Female Red Squirrels (&lt;/style&gt;&lt;style face="italic" font="default" size="100%"&gt;Tamiasciurus hudsonicus&lt;/style&gt;&lt;style face="normal" font="default" size="100%"&gt;)&lt;/style&gt;&lt;/title&gt;&lt;secondary-title&gt;Journal of Mammalogy&lt;/secondary-title&gt;&lt;/titles&gt;&lt;periodical&gt;&lt;full-title&gt;Journal of Mammalogy&lt;/full-title&gt;&lt;abbr-1&gt;J. Mammal.&lt;/abbr-1&gt;&lt;/periodical&gt;&lt;pages&gt;192-203&lt;/pages&gt;&lt;volume&gt;78&lt;/volume&gt;&lt;number&gt;1&lt;/number&gt;&lt;dates&gt;&lt;year&gt;1997&lt;/year&gt;&lt;/dates&gt;&lt;isbn&gt;0022-2372&lt;/isbn&gt;&lt;urls&gt;&lt;related-urls&gt;&lt;url&gt;https://doi.org/10.2307/1382652&lt;/url&gt;&lt;/related-urls&gt;&lt;/urls&gt;&lt;electronic-resource-num&gt;10.2307/1382652&lt;/electronic-resource-num&gt;&lt;access-date&gt;8/18/2025&lt;/access-date&gt;&lt;/record&gt;&lt;/Cite&gt;&lt;/EndNote&gt;</w:instrText>
      </w:r>
      <w:r w:rsidR="00E60473">
        <w:fldChar w:fldCharType="separate"/>
      </w:r>
      <w:r w:rsidR="00E56BAB">
        <w:rPr>
          <w:noProof/>
        </w:rPr>
        <w:t>(Larsen et al. 1997)</w:t>
      </w:r>
      <w:r w:rsidR="00E60473">
        <w:fldChar w:fldCharType="end"/>
      </w:r>
      <w:r w:rsidR="00D10F91">
        <w:t>, explaining a neutral relationship</w:t>
      </w:r>
      <w:r w:rsidR="74C74837" w:rsidRPr="57260A84">
        <w:rPr>
          <w:lang w:val="en-US"/>
        </w:rPr>
        <w:t xml:space="preserve">. Our results also suggest </w:t>
      </w:r>
      <w:r w:rsidR="6E664633" w:rsidRPr="57260A84">
        <w:rPr>
          <w:lang w:val="en-US"/>
        </w:rPr>
        <w:t xml:space="preserve">that </w:t>
      </w:r>
      <w:r w:rsidR="74C74837" w:rsidRPr="57260A84">
        <w:rPr>
          <w:lang w:val="en-US"/>
        </w:rPr>
        <w:t xml:space="preserve">fire </w:t>
      </w:r>
      <w:r w:rsidR="3D76F8ED" w:rsidRPr="57260A84">
        <w:rPr>
          <w:lang w:val="en-US"/>
        </w:rPr>
        <w:t>has a positive effect, potentially</w:t>
      </w:r>
      <w:r w:rsidR="00F051C4" w:rsidRPr="57260A84">
        <w:rPr>
          <w:lang w:val="en-US"/>
        </w:rPr>
        <w:t xml:space="preserve"> </w:t>
      </w:r>
      <w:r w:rsidR="006B755F" w:rsidRPr="57260A84">
        <w:rPr>
          <w:lang w:val="en-US"/>
        </w:rPr>
        <w:t>due to retention of</w:t>
      </w:r>
      <w:r w:rsidR="74C74837" w:rsidRPr="57260A84">
        <w:rPr>
          <w:lang w:val="en-US"/>
        </w:rPr>
        <w:t xml:space="preserve"> key habitat features </w:t>
      </w:r>
      <w:r w:rsidR="00E60473">
        <w:fldChar w:fldCharType="begin"/>
      </w:r>
      <w:r w:rsidR="00E56BAB">
        <w:instrText xml:space="preserve"> ADDIN EN.CITE &lt;EndNote&gt;&lt;Cite&gt;&lt;Author&gt;Russell&lt;/Author&gt;&lt;Year&gt;2010&lt;/Year&gt;&lt;RecNum&gt;1488&lt;/RecNum&gt;&lt;DisplayText&gt;(Russell et al. 2010)&lt;/DisplayText&gt;&lt;record&gt;&lt;rec-number&gt;1488&lt;/rec-number&gt;&lt;foreign-keys&gt;&lt;key app="EN" db-id="9tstv0xa32zvryewwazvzrxwse9ef0zfrtsx" timestamp="1776286495" guid="8d0cda7f-c633-4393-8be2-a1bafb90822c"&gt;1488&lt;/key&gt;&lt;/foreign-keys&gt;&lt;ref-type name="Journal Article"&gt;17&lt;/ref-type&gt;&lt;contributors&gt;&lt;authors&gt;&lt;author&gt;Russell, Robin E.&lt;/author&gt;&lt;author&gt;Lehmkuhl, John F.&lt;/author&gt;&lt;author&gt;Buckland, Stephen T.&lt;/author&gt;&lt;author&gt;Saab, Victoria A.&lt;/author&gt;&lt;/authors&gt;&lt;/contributors&gt;&lt;titles&gt;&lt;title&gt;Short‐Term Responses of Red Squirrels to Prescribed Burning in the Interior Pacific Northwest, USA&lt;/title&gt;&lt;secondary-title&gt;The Journal of Wildlife Management&lt;/secondary-title&gt;&lt;/titles&gt;&lt;periodical&gt;&lt;full-title&gt;The Journal of Wildlife Management&lt;/full-title&gt;&lt;/periodical&gt;&lt;pages&gt;12-17&lt;/pages&gt;&lt;volume&gt;74&lt;/volume&gt;&lt;number&gt;1&lt;/number&gt;&lt;dates&gt;&lt;year&gt;2010&lt;/year&gt;&lt;pub-dates&gt;&lt;date&gt;2010/01&lt;/date&gt;&lt;/pub-dates&gt;&lt;/dates&gt;&lt;publisher&gt;Wiley&lt;/publisher&gt;&lt;isbn&gt;0022-541X&amp;#xD;1937-2817&lt;/isbn&gt;&lt;urls&gt;&lt;related-urls&gt;&lt;url&gt;http://dx.doi.org/10.2193/2008-342&lt;/url&gt;&lt;/related-urls&gt;&lt;/urls&gt;&lt;electronic-resource-num&gt;10.2193/2008-342&lt;/electronic-resource-num&gt;&lt;/record&gt;&lt;/Cite&gt;&lt;/EndNote&gt;</w:instrText>
      </w:r>
      <w:r w:rsidR="00E60473">
        <w:fldChar w:fldCharType="separate"/>
      </w:r>
      <w:r w:rsidR="00E56BAB">
        <w:rPr>
          <w:noProof/>
        </w:rPr>
        <w:t>(Russell et al. 2010)</w:t>
      </w:r>
      <w:r w:rsidR="00E60473">
        <w:fldChar w:fldCharType="end"/>
      </w:r>
      <w:r w:rsidR="562B459A" w:rsidRPr="57260A84">
        <w:rPr>
          <w:lang w:val="en-US"/>
        </w:rPr>
        <w:t xml:space="preserve"> </w:t>
      </w:r>
      <w:r w:rsidR="00F94D42" w:rsidRPr="57260A84">
        <w:rPr>
          <w:lang w:val="en-US"/>
        </w:rPr>
        <w:t>or</w:t>
      </w:r>
      <w:r w:rsidR="00063168" w:rsidRPr="57260A84">
        <w:rPr>
          <w:lang w:val="en-US"/>
        </w:rPr>
        <w:t xml:space="preserve"> red</w:t>
      </w:r>
      <w:r w:rsidR="562B459A" w:rsidRPr="57260A84">
        <w:rPr>
          <w:lang w:val="en-US"/>
        </w:rPr>
        <w:t xml:space="preserve"> </w:t>
      </w:r>
      <w:r w:rsidR="006B755F" w:rsidRPr="57260A84">
        <w:rPr>
          <w:lang w:val="en-US"/>
        </w:rPr>
        <w:t>squirrel</w:t>
      </w:r>
      <w:r w:rsidR="562B459A" w:rsidRPr="57260A84">
        <w:rPr>
          <w:lang w:val="en-US"/>
        </w:rPr>
        <w:t xml:space="preserve"> </w:t>
      </w:r>
      <w:r w:rsidR="033E2C83" w:rsidRPr="57260A84">
        <w:rPr>
          <w:lang w:val="en-US"/>
        </w:rPr>
        <w:t xml:space="preserve">use of open </w:t>
      </w:r>
      <w:r w:rsidR="00F94D42" w:rsidRPr="57260A84">
        <w:rPr>
          <w:lang w:val="en-US"/>
        </w:rPr>
        <w:t xml:space="preserve">areas </w:t>
      </w:r>
      <w:r w:rsidR="00406F35">
        <w:rPr>
          <w:lang w:val="en-US"/>
        </w:rPr>
        <w:fldChar w:fldCharType="begin"/>
      </w:r>
      <w:r w:rsidR="00E56BAB">
        <w:rPr>
          <w:lang w:val="en-US"/>
        </w:rPr>
        <w:instrText xml:space="preserve"> ADDIN EN.CITE &lt;EndNote&gt;&lt;Cite&gt;&lt;Author&gt;Bakker&lt;/Author&gt;&lt;Year&gt;2004&lt;/Year&gt;&lt;RecNum&gt;1007&lt;/RecNum&gt;&lt;DisplayText&gt;(Bakker and Van Vuren 2004)&lt;/DisplayText&gt;&lt;record&gt;&lt;rec-number&gt;1007&lt;/rec-number&gt;&lt;foreign-keys&gt;&lt;key app="EN" db-id="9tstv0xa32zvryewwazvzrxwse9ef0zfrtsx" timestamp="1776286494" guid="0b9491a2-13af-4139-9d20-788cd6176617"&gt;1007&lt;/key&gt;&lt;/foreign-keys&gt;&lt;ref-type name="Journal Article"&gt;17&lt;/ref-type&gt;&lt;contributors&gt;&lt;authors&gt;&lt;author&gt;Bakker, Victoria J.&lt;/author&gt;&lt;author&gt;Van Vuren, Dirk H.&lt;/author&gt;&lt;/authors&gt;&lt;/contributors&gt;&lt;titles&gt;&lt;title&gt;Gap-Crossing Decisions by the Red Squirrel, a Forest-Dependent Small Mammal&lt;/title&gt;&lt;secondary-title&gt;Conservation Biology&lt;/secondary-title&gt;&lt;/titles&gt;&lt;periodical&gt;&lt;full-title&gt;Conservation Biology&lt;/full-title&gt;&lt;abbr-1&gt;Conserv. Biol.&lt;/abbr-1&gt;&lt;/periodical&gt;&lt;pages&gt;689-697&lt;/pages&gt;&lt;volume&gt;18&lt;/volume&gt;&lt;number&gt;3&lt;/number&gt;&lt;keywords&gt;&lt;keyword&gt;body mass&lt;/keyword&gt;&lt;keyword&gt;connectivity&lt;/keyword&gt;&lt;keyword&gt;corridor&lt;/keyword&gt;&lt;keyword&gt;forest-dependent mammal&lt;/keyword&gt;&lt;keyword&gt;fragmentation&lt;/keyword&gt;&lt;keyword&gt;gap crossing&lt;/keyword&gt;&lt;keyword&gt;movement behavior&lt;/keyword&gt;&lt;keyword&gt;Tamiasciurus hudsonicus&lt;/keyword&gt;&lt;keyword&gt;territorial mammal&lt;/keyword&gt;&lt;keyword&gt;conducta de movimiento&lt;/keyword&gt;&lt;keyword&gt;conectividad&lt;/keyword&gt;&lt;keyword&gt;cruce de claros&lt;/keyword&gt;&lt;keyword&gt;fragmentación&lt;/keyword&gt;&lt;keyword&gt;mamífero dependiente de bosque&lt;/keyword&gt;&lt;keyword&gt;mamífero territorial&lt;/keyword&gt;&lt;keyword&gt;masa corporal&lt;/keyword&gt;&lt;/keywords&gt;&lt;dates&gt;&lt;year&gt;2004&lt;/year&gt;&lt;pub-dates&gt;&lt;date&gt;2004/06/01&lt;/date&gt;&lt;/pub-dates&gt;&lt;/dates&gt;&lt;publisher&gt;John Wiley &amp;amp; Sons, Ltd&lt;/publisher&gt;&lt;isbn&gt;0888-8892&lt;/isbn&gt;&lt;urls&gt;&lt;related-urls&gt;&lt;url&gt;https://doi.org/10.1111/j.1523-1739.2004.00149.x&lt;/url&gt;&lt;/related-urls&gt;&lt;/urls&gt;&lt;electronic-resource-num&gt;https://doi.org/10.1111/j.1523-1739.2004.00149.x&lt;/electronic-resource-num&gt;&lt;access-date&gt;2025/08/18&lt;/access-date&gt;&lt;/record&gt;&lt;/Cite&gt;&lt;/EndNote&gt;</w:instrText>
      </w:r>
      <w:r w:rsidR="00406F35">
        <w:rPr>
          <w:lang w:val="en-US"/>
        </w:rPr>
        <w:fldChar w:fldCharType="separate"/>
      </w:r>
      <w:r w:rsidR="00E56BAB">
        <w:rPr>
          <w:noProof/>
          <w:lang w:val="en-US"/>
        </w:rPr>
        <w:t>(Bakker and Van Vuren 2004)</w:t>
      </w:r>
      <w:r w:rsidR="00406F35">
        <w:rPr>
          <w:lang w:val="en-US"/>
        </w:rPr>
        <w:fldChar w:fldCharType="end"/>
      </w:r>
      <w:r w:rsidR="0E1879FF" w:rsidRPr="57260A84">
        <w:rPr>
          <w:lang w:val="en-US"/>
        </w:rPr>
        <w:t>.</w:t>
      </w:r>
    </w:p>
    <w:p w14:paraId="0FE24678" w14:textId="0AEDBE6F" w:rsidR="00B02634" w:rsidRDefault="00E56BAB" w:rsidP="001B3B89">
      <w:pPr>
        <w:ind w:firstLine="720"/>
      </w:pPr>
      <w:r>
        <w:rPr>
          <w:lang w:val="en-US"/>
        </w:rPr>
        <w:t xml:space="preserve">Consistent with our expectations and the findings of other boreal research </w:t>
      </w:r>
      <w:r>
        <w:rPr>
          <w:lang w:val="en-US"/>
        </w:rPr>
        <w:fldChar w:fldCharType="begin">
          <w:fldData xml:space="preserve">PEVuZE5vdGU+PENpdGU+PEF1dGhvcj5EeWNrPC9BdXRob3I+PFllYXI+MjAyNjwvWWVhcj48UmVj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</w:fldData>
        </w:fldChar>
      </w:r>
      <w:r w:rsidR="007A1ABA">
        <w:rPr>
          <w:lang w:val="en-US"/>
        </w:rPr>
        <w:instrText xml:space="preserve"> ADDIN EN.CITE </w:instrText>
      </w:r>
      <w:r w:rsidR="007A1ABA">
        <w:rPr>
          <w:lang w:val="en-US"/>
        </w:rPr>
        <w:fldChar w:fldCharType="begin">
          <w:fldData xml:space="preserve">PEVuZE5vdGU+PENpdGU+PEF1dGhvcj5EeWNrPC9BdXRob3I+PFllYXI+MjAyNjwvWWVhcj48UmVj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</w:fldData>
        </w:fldChar>
      </w:r>
      <w:r w:rsidR="007A1ABA">
        <w:rPr>
          <w:lang w:val="en-US"/>
        </w:rPr>
        <w:instrText xml:space="preserve"> ADDIN EN.CITE.DATA </w:instrText>
      </w:r>
      <w:r w:rsidR="007A1ABA">
        <w:rPr>
          <w:lang w:val="en-US"/>
        </w:rPr>
      </w:r>
      <w:r w:rsidR="007A1ABA">
        <w:rPr>
          <w:lang w:val="en-US"/>
        </w:rPr>
        <w:fldChar w:fldCharType="end"/>
      </w:r>
      <w:r>
        <w:rPr>
          <w:lang w:val="en-US"/>
        </w:rPr>
      </w:r>
      <w:r>
        <w:rPr>
          <w:lang w:val="en-US"/>
        </w:rPr>
        <w:fldChar w:fldCharType="separate"/>
      </w:r>
      <w:r w:rsidR="007A1ABA">
        <w:rPr>
          <w:noProof/>
          <w:lang w:val="en-US"/>
        </w:rPr>
        <w:t>(Barnas et al. 2024, Dyck et al. 2026)</w:t>
      </w:r>
      <w:r>
        <w:rPr>
          <w:lang w:val="en-US"/>
        </w:rPr>
        <w:fldChar w:fldCharType="end"/>
      </w:r>
      <w:r>
        <w:rPr>
          <w:lang w:val="en-US"/>
        </w:rPr>
        <w:t>, i</w:t>
      </w:r>
      <w:r w:rsidR="002A14F8" w:rsidRPr="57260A84">
        <w:rPr>
          <w:lang w:val="en-US"/>
        </w:rPr>
        <w:t xml:space="preserve">ndustrial cumulative </w:t>
      </w:r>
      <w:r w:rsidR="00F11BE7">
        <w:rPr>
          <w:lang w:val="en-US"/>
        </w:rPr>
        <w:t>footprint</w:t>
      </w:r>
      <w:r w:rsidR="002A14F8" w:rsidRPr="57260A84">
        <w:rPr>
          <w:lang w:val="en-US"/>
        </w:rPr>
        <w:t xml:space="preserve"> and edge creation</w:t>
      </w:r>
      <w:r w:rsidR="00E60473" w:rsidRPr="57260A84">
        <w:rPr>
          <w:lang w:val="en-US"/>
        </w:rPr>
        <w:t xml:space="preserve"> </w:t>
      </w:r>
      <w:r w:rsidR="00A26814" w:rsidRPr="57260A84">
        <w:rPr>
          <w:lang w:val="en-US"/>
        </w:rPr>
        <w:t>had detectable ecological effects at a</w:t>
      </w:r>
      <w:r w:rsidR="00E60473" w:rsidRPr="57260A84">
        <w:rPr>
          <w:lang w:val="en-US"/>
        </w:rPr>
        <w:t xml:space="preserve"> </w:t>
      </w:r>
      <w:r w:rsidR="00A26814" w:rsidRPr="57260A84">
        <w:rPr>
          <w:lang w:val="en-US"/>
        </w:rPr>
        <w:t xml:space="preserve">large </w:t>
      </w:r>
      <w:r w:rsidR="00E60473" w:rsidRPr="57260A84">
        <w:rPr>
          <w:lang w:val="en-US"/>
        </w:rPr>
        <w:t>spatial scale (</w:t>
      </w:r>
      <w:r w:rsidR="20A3E157" w:rsidRPr="57260A84">
        <w:rPr>
          <w:lang w:val="en-US"/>
        </w:rPr>
        <w:t>2000</w:t>
      </w:r>
      <w:r w:rsidR="00D97EBC">
        <w:rPr>
          <w:lang w:val="en-US"/>
        </w:rPr>
        <w:t>-</w:t>
      </w:r>
      <w:r w:rsidR="004C24CF" w:rsidRPr="57260A84">
        <w:rPr>
          <w:lang w:val="en-US"/>
        </w:rPr>
        <w:t>m</w:t>
      </w:r>
      <w:r w:rsidR="00E57225">
        <w:rPr>
          <w:lang w:val="en-US"/>
        </w:rPr>
        <w:t xml:space="preserve"> radius</w:t>
      </w:r>
      <w:r w:rsidR="00E60473" w:rsidRPr="57260A84">
        <w:rPr>
          <w:lang w:val="en-US"/>
        </w:rPr>
        <w:t>) that exceed</w:t>
      </w:r>
      <w:r w:rsidR="00D10F91">
        <w:rPr>
          <w:lang w:val="en-US"/>
        </w:rPr>
        <w:t>s</w:t>
      </w:r>
      <w:r w:rsidR="00E60473" w:rsidRPr="57260A84">
        <w:rPr>
          <w:lang w:val="en-US"/>
        </w:rPr>
        <w:t xml:space="preserve"> the spatial </w:t>
      </w:r>
      <w:r w:rsidR="00A26814" w:rsidRPr="57260A84">
        <w:rPr>
          <w:lang w:val="en-US"/>
        </w:rPr>
        <w:t xml:space="preserve">grain </w:t>
      </w:r>
      <w:r w:rsidR="00E60473" w:rsidRPr="57260A84">
        <w:rPr>
          <w:lang w:val="en-US"/>
        </w:rPr>
        <w:t xml:space="preserve">of individual </w:t>
      </w:r>
      <w:r w:rsidR="00D23260" w:rsidRPr="57260A84">
        <w:rPr>
          <w:lang w:val="en-US"/>
        </w:rPr>
        <w:t>squirrels</w:t>
      </w:r>
      <w:r w:rsidR="005673DB" w:rsidRPr="57260A84">
        <w:rPr>
          <w:lang w:val="en-US"/>
        </w:rPr>
        <w:t>. At these landscape-moderated scales, we suggest that</w:t>
      </w:r>
      <w:r w:rsidR="00E60473" w:rsidRPr="57260A84">
        <w:rPr>
          <w:lang w:val="en-US"/>
        </w:rPr>
        <w:t xml:space="preserve"> </w:t>
      </w:r>
      <w:r w:rsidR="00BD6CD7" w:rsidRPr="57260A84">
        <w:rPr>
          <w:lang w:val="en-US"/>
        </w:rPr>
        <w:t>the ecological responses of red squirrels to industrial features reflect</w:t>
      </w:r>
      <w:r w:rsidR="00E60473" w:rsidRPr="57260A84">
        <w:rPr>
          <w:lang w:val="en-US"/>
        </w:rPr>
        <w:t xml:space="preserve"> population-level processes</w:t>
      </w:r>
      <w:r w:rsidR="003F3BCF" w:rsidRPr="57260A84">
        <w:rPr>
          <w:lang w:val="en-US"/>
        </w:rPr>
        <w:t xml:space="preserve"> such as dispersal, mortality, or recruitment</w:t>
      </w:r>
      <w:r w:rsidR="00044417">
        <w:rPr>
          <w:lang w:val="en-US"/>
        </w:rPr>
        <w:t>, which</w:t>
      </w:r>
      <w:r w:rsidR="00005709" w:rsidRPr="57260A84">
        <w:rPr>
          <w:lang w:val="en-US"/>
        </w:rPr>
        <w:t xml:space="preserve"> aligns with previous research </w:t>
      </w:r>
      <w:r w:rsidR="00E60473">
        <w:fldChar w:fldCharType="begin">
          <w:fldData xml:space="preserve">PEVuZE5vdGU+PENpdGU+PEF1dGhvcj5Lb3RsaWFyPC9BdXRob3I+PFllYXI+MTk5MDwvWWVhcj48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</w:fldData>
        </w:fldChar>
      </w:r>
      <w:r w:rsidR="007A1ABA">
        <w:instrText xml:space="preserve"> ADDIN EN.CITE </w:instrText>
      </w:r>
      <w:r w:rsidR="007A1ABA">
        <w:fldChar w:fldCharType="begin">
          <w:fldData xml:space="preserve">PEVuZE5vdGU+PENpdGU+PEF1dGhvcj5Lb3RsaWFyPC9BdXRob3I+PFllYXI+MTk5MDwvWWVhcj48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</w:fldData>
        </w:fldChar>
      </w:r>
      <w:r w:rsidR="007A1ABA">
        <w:instrText xml:space="preserve"> ADDIN EN.CITE.DATA </w:instrText>
      </w:r>
      <w:r w:rsidR="007A1ABA">
        <w:fldChar w:fldCharType="end"/>
      </w:r>
      <w:r w:rsidR="00E60473">
        <w:fldChar w:fldCharType="separate"/>
      </w:r>
      <w:r w:rsidR="007A1ABA">
        <w:rPr>
          <w:noProof/>
        </w:rPr>
        <w:t xml:space="preserve">(Kotliar and Wiens </w:t>
      </w:r>
      <w:r w:rsidR="007A1ABA">
        <w:rPr>
          <w:noProof/>
        </w:rPr>
        <w:lastRenderedPageBreak/>
        <w:t>1990, Fisher et al. 2011a)</w:t>
      </w:r>
      <w:r w:rsidR="00E60473">
        <w:fldChar w:fldCharType="end"/>
      </w:r>
      <w:r w:rsidR="00E60473" w:rsidRPr="57260A84">
        <w:rPr>
          <w:lang w:val="en-US"/>
        </w:rPr>
        <w:t xml:space="preserve">. </w:t>
      </w:r>
      <w:r w:rsidR="00400C36" w:rsidRPr="57260A84">
        <w:rPr>
          <w:lang w:val="en-US"/>
        </w:rPr>
        <w:t xml:space="preserve">In </w:t>
      </w:r>
      <w:r w:rsidR="00044417">
        <w:rPr>
          <w:lang w:val="en-US"/>
        </w:rPr>
        <w:t>our</w:t>
      </w:r>
      <w:r w:rsidR="00400C36" w:rsidRPr="57260A84">
        <w:rPr>
          <w:lang w:val="en-US"/>
        </w:rPr>
        <w:t xml:space="preserve"> pattern</w:t>
      </w:r>
      <w:r w:rsidR="006E2880">
        <w:rPr>
          <w:lang w:val="en-US"/>
        </w:rPr>
        <w:t>-</w:t>
      </w:r>
      <w:r w:rsidR="00400C36" w:rsidRPr="57260A84">
        <w:rPr>
          <w:lang w:val="en-US"/>
        </w:rPr>
        <w:t xml:space="preserve">describing study, the </w:t>
      </w:r>
      <w:r w:rsidR="00E60473" w:rsidRPr="57260A84">
        <w:rPr>
          <w:lang w:val="en-US"/>
        </w:rPr>
        <w:t xml:space="preserve">exact </w:t>
      </w:r>
      <w:r w:rsidR="00824828" w:rsidRPr="57260A84">
        <w:rPr>
          <w:lang w:val="en-US"/>
        </w:rPr>
        <w:t xml:space="preserve">ecological mechanisms </w:t>
      </w:r>
      <w:r w:rsidR="001B3B89" w:rsidRPr="57260A84">
        <w:rPr>
          <w:lang w:val="en-US"/>
        </w:rPr>
        <w:t xml:space="preserve">defy direct </w:t>
      </w:r>
      <w:r w:rsidR="000100AE">
        <w:rPr>
          <w:lang w:val="en-US"/>
        </w:rPr>
        <w:t>determination</w:t>
      </w:r>
      <w:r w:rsidR="001B3B89" w:rsidRPr="57260A84">
        <w:rPr>
          <w:lang w:val="en-US"/>
        </w:rPr>
        <w:t xml:space="preserve"> and</w:t>
      </w:r>
      <w:r w:rsidR="00E60473" w:rsidRPr="57260A84">
        <w:rPr>
          <w:lang w:val="en-US"/>
        </w:rPr>
        <w:t xml:space="preserve"> </w:t>
      </w:r>
      <w:r w:rsidR="008C1321" w:rsidRPr="57260A84">
        <w:rPr>
          <w:lang w:val="en-US"/>
        </w:rPr>
        <w:t>pose new questions for future research</w:t>
      </w:r>
      <w:r w:rsidR="00E60473" w:rsidRPr="57260A84">
        <w:rPr>
          <w:lang w:val="en-US"/>
        </w:rPr>
        <w:t xml:space="preserve">. We propose </w:t>
      </w:r>
      <w:r w:rsidR="00D41818" w:rsidRPr="57260A84">
        <w:rPr>
          <w:lang w:val="en-US"/>
        </w:rPr>
        <w:t>two</w:t>
      </w:r>
      <w:r w:rsidR="00E60473" w:rsidRPr="57260A84">
        <w:rPr>
          <w:lang w:val="en-US"/>
        </w:rPr>
        <w:t xml:space="preserve"> potential </w:t>
      </w:r>
      <w:r w:rsidR="00C40296" w:rsidRPr="57260A84">
        <w:rPr>
          <w:lang w:val="en-US"/>
        </w:rPr>
        <w:t xml:space="preserve">explanations </w:t>
      </w:r>
      <w:r w:rsidR="00E60473" w:rsidRPr="57260A84">
        <w:rPr>
          <w:lang w:val="en-US"/>
        </w:rPr>
        <w:t xml:space="preserve">for </w:t>
      </w:r>
      <w:r w:rsidR="00D41818" w:rsidRPr="57260A84">
        <w:rPr>
          <w:lang w:val="en-US"/>
        </w:rPr>
        <w:t>the negative</w:t>
      </w:r>
      <w:r w:rsidR="00E60473" w:rsidRPr="57260A84">
        <w:rPr>
          <w:lang w:val="en-US"/>
        </w:rPr>
        <w:t xml:space="preserve"> relationship</w:t>
      </w:r>
      <w:r w:rsidR="00D41818" w:rsidRPr="57260A84">
        <w:rPr>
          <w:lang w:val="en-US"/>
        </w:rPr>
        <w:t xml:space="preserve"> with edge density</w:t>
      </w:r>
      <w:r w:rsidR="00E60473" w:rsidRPr="57260A84">
        <w:rPr>
          <w:lang w:val="en-US"/>
        </w:rPr>
        <w:t xml:space="preserve">. First, </w:t>
      </w:r>
      <w:r w:rsidR="00044417">
        <w:rPr>
          <w:lang w:val="en-US"/>
        </w:rPr>
        <w:t>it</w:t>
      </w:r>
      <w:r w:rsidR="00E60473" w:rsidRPr="57260A84">
        <w:rPr>
          <w:lang w:val="en-US"/>
        </w:rPr>
        <w:t xml:space="preserve"> could </w:t>
      </w:r>
      <w:r w:rsidR="00C603C5" w:rsidRPr="57260A84">
        <w:rPr>
          <w:lang w:val="en-US"/>
        </w:rPr>
        <w:t>reflect</w:t>
      </w:r>
      <w:r w:rsidR="00E60473" w:rsidRPr="57260A84">
        <w:rPr>
          <w:lang w:val="en-US"/>
        </w:rPr>
        <w:t xml:space="preserve"> decreased dispersal. Long-range sciurid dispersal is impacted by landscape structure </w:t>
      </w:r>
      <w:r w:rsidR="00E60473">
        <w:fldChar w:fldCharType="begin">
          <w:fldData xml:space="preserve">PEVuZE5vdGU+PENpdGU+PEF1dGhvcj5Iw6Rtw6Rsw6RpbmVuPC9BdXRob3I+PFllYXI+MjAxOTwv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==
</w:fldData>
        </w:fldChar>
      </w:r>
      <w:r>
        <w:instrText xml:space="preserve"> ADDIN EN.CITE </w:instrText>
      </w:r>
      <w:r>
        <w:fldChar w:fldCharType="begin">
          <w:fldData xml:space="preserve">PEVuZE5vdGU+PENpdGU+PEF1dGhvcj5Iw6Rtw6Rsw6RpbmVuPC9BdXRob3I+PFllYXI+MjAxOTwv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==
</w:fldData>
        </w:fldChar>
      </w:r>
      <w:r>
        <w:instrText xml:space="preserve"> ADDIN EN.CITE.DATA </w:instrText>
      </w:r>
      <w:r>
        <w:fldChar w:fldCharType="end"/>
      </w:r>
      <w:r w:rsidR="00E60473">
        <w:fldChar w:fldCharType="separate"/>
      </w:r>
      <w:r>
        <w:rPr>
          <w:noProof/>
        </w:rPr>
        <w:t>(Merrick and Koprowski 2016, Hämäläinen et al. 2019)</w:t>
      </w:r>
      <w:r w:rsidR="00E60473">
        <w:fldChar w:fldCharType="end"/>
      </w:r>
      <w:r w:rsidR="00E60473" w:rsidRPr="57260A84">
        <w:rPr>
          <w:lang w:val="en-US"/>
        </w:rPr>
        <w:t>, and red squirrels are generally averse to crossing open habitat</w:t>
      </w:r>
      <w:r w:rsidR="00005709" w:rsidRPr="57260A84">
        <w:rPr>
          <w:lang w:val="en-US"/>
        </w:rPr>
        <w:t>s</w:t>
      </w:r>
      <w:r w:rsidR="00E60473" w:rsidRPr="57260A84">
        <w:rPr>
          <w:lang w:val="en-US"/>
        </w:rPr>
        <w:t xml:space="preserve"> including timber harvest blocks </w:t>
      </w:r>
      <w:r w:rsidR="00E60473">
        <w:fldChar w:fldCharType="begin">
          <w:fldData xml:space="preserve">PEVuZE5vdGU+PENpdGU+PEF1dGhvcj5CYWtrZXI8L0F1dGhvcj48WWVhcj4yMDA0PC9ZZWFyPjxS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</w:fldData>
        </w:fldChar>
      </w:r>
      <w:r>
        <w:instrText xml:space="preserve"> ADDIN EN.CITE </w:instrText>
      </w:r>
      <w:r>
        <w:fldChar w:fldCharType="begin">
          <w:fldData xml:space="preserve">PEVuZE5vdGU+PENpdGU+PEF1dGhvcj5CYWtrZXI8L0F1dGhvcj48WWVhcj4yMDA0PC9ZZWFyPjxS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</w:fldData>
        </w:fldChar>
      </w:r>
      <w:r>
        <w:instrText xml:space="preserve"> ADDIN EN.CITE.DATA </w:instrText>
      </w:r>
      <w:r>
        <w:fldChar w:fldCharType="end"/>
      </w:r>
      <w:r w:rsidR="00E60473">
        <w:fldChar w:fldCharType="separate"/>
      </w:r>
      <w:r>
        <w:rPr>
          <w:noProof/>
        </w:rPr>
        <w:t>(Bakker and Van Vuren 2004, Larsen 2009)</w:t>
      </w:r>
      <w:r w:rsidR="00E60473">
        <w:fldChar w:fldCharType="end"/>
      </w:r>
      <w:r w:rsidR="00005709" w:rsidRPr="57260A84">
        <w:rPr>
          <w:lang w:val="en-US"/>
        </w:rPr>
        <w:t xml:space="preserve">. </w:t>
      </w:r>
      <w:r w:rsidR="001B3B89" w:rsidRPr="57260A84">
        <w:rPr>
          <w:lang w:val="en-US"/>
        </w:rPr>
        <w:t>However,</w:t>
      </w:r>
      <w:r w:rsidR="00E60473" w:rsidRPr="57260A84">
        <w:rPr>
          <w:lang w:val="en-US"/>
        </w:rPr>
        <w:t xml:space="preserve"> landscape cohesion—a strong proxy for structural connectivity and dispersal potential</w:t>
      </w:r>
      <w:r w:rsidR="007B368D" w:rsidRPr="57260A84">
        <w:rPr>
          <w:lang w:val="en-US"/>
        </w:rPr>
        <w:t xml:space="preserve"> </w:t>
      </w:r>
      <w:r w:rsidR="00E60473">
        <w:fldChar w:fldCharType="begin"/>
      </w:r>
      <w:r w:rsidR="00F53A23">
        <w:instrText xml:space="preserve"> ADDIN EN.CITE &lt;EndNote&gt;&lt;Cite&gt;&lt;Author&gt;Schumaker&lt;/Author&gt;&lt;Year&gt;1996&lt;/Year&gt;&lt;RecNum&gt;1500&lt;/RecNum&gt;&lt;DisplayText&gt;(Schumaker 1996)&lt;/DisplayText&gt;&lt;record&gt;&lt;rec-number&gt;1500&lt;/rec-number&gt;&lt;foreign-keys&gt;&lt;key app="EN" db-id="9tstv0xa32zvryewwazvzrxwse9ef0zfrtsx" timestamp="1776286495" guid="043d4c19-3a0d-427f-868a-78b5c9797a6b"&gt;1500&lt;/key&gt;&lt;/foreign-keys&gt;&lt;ref-type name="Journal Article"&gt;17&lt;/ref-type&gt;&lt;contributors&gt;&lt;authors&gt;&lt;author&gt;Schumaker, Nathan H.&lt;/author&gt;&lt;/authors&gt;&lt;/contributors&gt;&lt;titles&gt;&lt;title&gt;Using Landscape Indices to Predict Habitat Connectivity&lt;/title&gt;&lt;secondary-title&gt;Ecology&lt;/secondary-title&gt;&lt;/titles&gt;&lt;periodical&gt;&lt;full-title&gt;Ecology&lt;/full-title&gt;&lt;abbr-1&gt;Ecology&lt;/abbr-1&gt;&lt;/periodical&gt;&lt;pages&gt;1210-1225&lt;/pages&gt;&lt;volume&gt;77&lt;/volume&gt;&lt;number&gt;4&lt;/number&gt;&lt;dates&gt;&lt;year&gt;1996&lt;/year&gt;&lt;/dates&gt;&lt;publisher&gt;Ecological Society of America&lt;/publisher&gt;&lt;isbn&gt;00129658, 19399170&lt;/isbn&gt;&lt;urls&gt;&lt;related-urls&gt;&lt;url&gt;http://www.jstor.org/stable/2265590&lt;/url&gt;&lt;/related-urls&gt;&lt;/urls&gt;&lt;custom1&gt;Full publication date: Jun., 1996&lt;/custom1&gt;&lt;electronic-resource-num&gt;10.2307/2265590&lt;/electronic-resource-num&gt;&lt;remote-database-name&gt;JSTOR&lt;/remote-database-name&gt;&lt;access-date&gt;2025/08/18/&lt;/access-date&gt;&lt;/record&gt;&lt;/Cite&gt;&lt;/EndNote&gt;</w:instrText>
      </w:r>
      <w:r w:rsidR="00E60473">
        <w:fldChar w:fldCharType="separate"/>
      </w:r>
      <w:r w:rsidR="007B368D" w:rsidRPr="57260A84">
        <w:rPr>
          <w:noProof/>
          <w:lang w:val="en-US"/>
        </w:rPr>
        <w:t>(Schumaker 1996)</w:t>
      </w:r>
      <w:r w:rsidR="00E60473">
        <w:fldChar w:fldCharType="end"/>
      </w:r>
      <w:r w:rsidR="00E60473" w:rsidRPr="57260A84">
        <w:rPr>
          <w:lang w:val="en-US"/>
        </w:rPr>
        <w:t xml:space="preserve">—performed poorly in </w:t>
      </w:r>
      <w:r w:rsidR="00F26CAC" w:rsidRPr="57260A84">
        <w:rPr>
          <w:lang w:val="en-US"/>
        </w:rPr>
        <w:t xml:space="preserve">our </w:t>
      </w:r>
      <w:r w:rsidR="00E60473" w:rsidRPr="57260A84">
        <w:rPr>
          <w:lang w:val="en-US"/>
        </w:rPr>
        <w:t>models, so we are cautious to accept this interpretation.</w:t>
      </w:r>
      <w:r w:rsidR="00A57A7C" w:rsidRPr="57260A84">
        <w:rPr>
          <w:lang w:val="en-US"/>
        </w:rPr>
        <w:t xml:space="preserve"> </w:t>
      </w:r>
      <w:r w:rsidR="00E60473" w:rsidRPr="57260A84">
        <w:rPr>
          <w:lang w:val="en-US"/>
        </w:rPr>
        <w:t xml:space="preserve">Alternatively, </w:t>
      </w:r>
      <w:r w:rsidR="00940BAD" w:rsidRPr="57260A84">
        <w:rPr>
          <w:lang w:val="en-US"/>
        </w:rPr>
        <w:t xml:space="preserve">we hypothesize that </w:t>
      </w:r>
      <w:r w:rsidR="004B23F7" w:rsidRPr="57260A84">
        <w:rPr>
          <w:lang w:val="en-US"/>
        </w:rPr>
        <w:t>the relationship with</w:t>
      </w:r>
      <w:r w:rsidR="00E60473" w:rsidRPr="57260A84">
        <w:rPr>
          <w:lang w:val="en-US"/>
        </w:rPr>
        <w:t xml:space="preserve"> edge density </w:t>
      </w:r>
      <w:r w:rsidR="00940BAD" w:rsidRPr="57260A84">
        <w:rPr>
          <w:lang w:val="en-US"/>
        </w:rPr>
        <w:t xml:space="preserve">is </w:t>
      </w:r>
      <w:r w:rsidR="004B23F7" w:rsidRPr="57260A84">
        <w:rPr>
          <w:lang w:val="en-US"/>
        </w:rPr>
        <w:t>mediated by</w:t>
      </w:r>
      <w:r w:rsidR="00E60473" w:rsidRPr="57260A84">
        <w:rPr>
          <w:lang w:val="en-US"/>
        </w:rPr>
        <w:t xml:space="preserve"> predator-prey relationships. </w:t>
      </w:r>
      <w:r w:rsidR="00A57A7C" w:rsidRPr="57260A84">
        <w:rPr>
          <w:lang w:val="en-US"/>
        </w:rPr>
        <w:t>Linear features including seismic lines</w:t>
      </w:r>
      <w:r w:rsidR="00E60473" w:rsidRPr="57260A84">
        <w:rPr>
          <w:lang w:val="en-US"/>
        </w:rPr>
        <w:t xml:space="preserve"> </w:t>
      </w:r>
      <w:r w:rsidR="00A57A7C" w:rsidRPr="57260A84">
        <w:rPr>
          <w:lang w:val="en-US"/>
        </w:rPr>
        <w:t xml:space="preserve">influence mammalian predator abundance and movement </w:t>
      </w:r>
      <w:r w:rsidR="00E60473" w:rsidRPr="57260A84">
        <w:rPr>
          <w:lang w:val="en-US"/>
        </w:rPr>
        <w:t xml:space="preserve">and </w:t>
      </w:r>
      <w:r w:rsidR="00A57A7C" w:rsidRPr="57260A84">
        <w:rPr>
          <w:lang w:val="en-US"/>
        </w:rPr>
        <w:t xml:space="preserve">may </w:t>
      </w:r>
      <w:r w:rsidR="00E60473" w:rsidRPr="57260A84">
        <w:rPr>
          <w:lang w:val="en-US"/>
        </w:rPr>
        <w:t xml:space="preserve">increase predation events for secondary prey </w:t>
      </w:r>
      <w:r w:rsidR="00FA2325" w:rsidRPr="57260A84">
        <w:rPr>
          <w:lang w:val="en-US"/>
        </w:rPr>
        <w:t xml:space="preserve">near edges </w:t>
      </w:r>
      <w:r w:rsidR="00E60473">
        <w:fldChar w:fldCharType="begin">
          <w:fldData xml:space="preserve">PEVuZE5vdGU+PENpdGU+PEF1dGhvcj5LcmVtc2F0ZXI8L0F1dGhvcj48WWVhcj4xOTk5PC9ZZWFy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==
</w:fldData>
        </w:fldChar>
      </w:r>
      <w:r>
        <w:instrText xml:space="preserve"> ADDIN EN.CITE </w:instrText>
      </w:r>
      <w:r>
        <w:fldChar w:fldCharType="begin">
          <w:fldData xml:space="preserve">PEVuZE5vdGU+PENpdGU+PEF1dGhvcj5LcmVtc2F0ZXI8L0F1dGhvcj48WWVhcj4xOTk5PC9ZZWFy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==
</w:fldData>
        </w:fldChar>
      </w:r>
      <w:r>
        <w:instrText xml:space="preserve"> ADDIN EN.CITE.DATA </w:instrText>
      </w:r>
      <w:r>
        <w:fldChar w:fldCharType="end"/>
      </w:r>
      <w:r w:rsidR="00E60473">
        <w:fldChar w:fldCharType="separate"/>
      </w:r>
      <w:r>
        <w:rPr>
          <w:noProof/>
        </w:rPr>
        <w:t>(Kremsater and Bunnell 1999, Tattersall et al. 2020, Clarke et al. 2025)</w:t>
      </w:r>
      <w:r w:rsidR="00E60473">
        <w:fldChar w:fldCharType="end"/>
      </w:r>
      <w:r w:rsidR="00E60473" w:rsidRPr="57260A84">
        <w:rPr>
          <w:lang w:val="en-US"/>
        </w:rPr>
        <w:t xml:space="preserve">, especially if red squirrels are frequently </w:t>
      </w:r>
      <w:r w:rsidR="00A57A7C" w:rsidRPr="57260A84">
        <w:rPr>
          <w:lang w:val="en-US"/>
        </w:rPr>
        <w:t>required to</w:t>
      </w:r>
      <w:r w:rsidR="00E60473" w:rsidRPr="57260A84">
        <w:rPr>
          <w:lang w:val="en-US"/>
        </w:rPr>
        <w:t xml:space="preserve"> </w:t>
      </w:r>
      <w:r w:rsidR="00A57A7C" w:rsidRPr="57260A84">
        <w:rPr>
          <w:lang w:val="en-US"/>
        </w:rPr>
        <w:t>cross</w:t>
      </w:r>
      <w:r w:rsidR="00E60473" w:rsidRPr="57260A84">
        <w:rPr>
          <w:lang w:val="en-US"/>
        </w:rPr>
        <w:t xml:space="preserve"> cleared </w:t>
      </w:r>
      <w:r w:rsidR="00A57A7C" w:rsidRPr="57260A84">
        <w:rPr>
          <w:lang w:val="en-US"/>
        </w:rPr>
        <w:t>industrial</w:t>
      </w:r>
      <w:r w:rsidR="00E60473" w:rsidRPr="57260A84">
        <w:rPr>
          <w:lang w:val="en-US"/>
        </w:rPr>
        <w:t xml:space="preserve"> features</w:t>
      </w:r>
      <w:r w:rsidR="00A57A7C" w:rsidRPr="57260A84">
        <w:rPr>
          <w:lang w:val="en-US"/>
        </w:rPr>
        <w:t xml:space="preserve"> in fragmented landscapes</w:t>
      </w:r>
      <w:r w:rsidR="00E60473" w:rsidRPr="57260A84">
        <w:rPr>
          <w:lang w:val="en-US"/>
        </w:rPr>
        <w:t xml:space="preserve">. </w:t>
      </w:r>
      <w:r w:rsidR="008E665C" w:rsidRPr="57260A84">
        <w:rPr>
          <w:lang w:val="en-US"/>
        </w:rPr>
        <w:t>Avian</w:t>
      </w:r>
      <w:r w:rsidR="00E60473" w:rsidRPr="57260A84">
        <w:rPr>
          <w:lang w:val="en-US"/>
        </w:rPr>
        <w:t xml:space="preserve"> predators</w:t>
      </w:r>
      <w:r w:rsidR="008E665C" w:rsidRPr="57260A84">
        <w:rPr>
          <w:lang w:val="en-US"/>
        </w:rPr>
        <w:t xml:space="preserve"> of red squirrels such as the northern goshawk</w:t>
      </w:r>
      <w:r w:rsidR="003D0A13" w:rsidRPr="57260A84">
        <w:rPr>
          <w:lang w:val="en-US"/>
        </w:rPr>
        <w:t xml:space="preserve"> </w:t>
      </w:r>
      <w:r w:rsidR="00EE5FAD" w:rsidRPr="57260A84">
        <w:rPr>
          <w:lang w:val="en-US"/>
        </w:rPr>
        <w:t>(</w:t>
      </w:r>
      <w:r w:rsidR="003D0A13" w:rsidRPr="57260A84">
        <w:rPr>
          <w:i/>
          <w:iCs/>
          <w:lang w:val="en-US"/>
        </w:rPr>
        <w:t>Astur atricapillus</w:t>
      </w:r>
      <w:r w:rsidR="003D0A13" w:rsidRPr="57260A84">
        <w:rPr>
          <w:lang w:val="en-US"/>
        </w:rPr>
        <w:t xml:space="preserve">) </w:t>
      </w:r>
      <w:r w:rsidR="00E60473" w:rsidRPr="57260A84">
        <w:rPr>
          <w:lang w:val="en-US"/>
        </w:rPr>
        <w:t xml:space="preserve">likely </w:t>
      </w:r>
      <w:r w:rsidR="008E665C" w:rsidRPr="57260A84">
        <w:rPr>
          <w:lang w:val="en-US"/>
        </w:rPr>
        <w:t>also influence this relationship</w:t>
      </w:r>
      <w:r w:rsidR="003D0A13" w:rsidRPr="57260A84">
        <w:rPr>
          <w:lang w:val="en-US"/>
        </w:rPr>
        <w:t xml:space="preserve"> </w:t>
      </w:r>
      <w:r w:rsidR="00E60473">
        <w:fldChar w:fldCharType="begin"/>
      </w:r>
      <w:r>
        <w:instrText xml:space="preserve"> ADDIN EN.CITE &lt;EndNote&gt;&lt;Cite&gt;&lt;Author&gt;Salafsky&lt;/Author&gt;&lt;Year&gt;2007&lt;/Year&gt;&lt;RecNum&gt;1490&lt;/RecNum&gt;&lt;DisplayText&gt;(Salafsky et al. 2007)&lt;/DisplayText&gt;&lt;record&gt;&lt;rec-number&gt;1490&lt;/rec-number&gt;&lt;foreign-keys&gt;&lt;key app="EN" db-id="9tstv0xa32zvryewwazvzrxwse9ef0zfrtsx" timestamp="1776286495" guid="df983349-dd73-462b-b400-d2a795666aa8"&gt;1490&lt;/key&gt;&lt;/foreign-keys&gt;&lt;ref-type name="Journal Article"&gt;17&lt;/ref-type&gt;&lt;contributors&gt;&lt;authors&gt;&lt;author&gt;Salafsky, Susan R.&lt;/author&gt;&lt;author&gt;Reynolds, Richard T.&lt;/author&gt;&lt;author&gt;Noon, Barry R.&lt;/author&gt;&lt;author&gt;Wiens, John A.&lt;/author&gt;&lt;/authors&gt;&lt;/contributors&gt;&lt;titles&gt;&lt;title&gt;Reproductive Responses of Northern Goshawks to Variable Prey Populations&lt;/title&gt;&lt;secondary-title&gt;The Journal of Wildlife Management&lt;/secondary-title&gt;&lt;/titles&gt;&lt;periodical&gt;&lt;full-title&gt;The Journal of Wildlife Management&lt;/full-title&gt;&lt;/periodical&gt;&lt;pages&gt;2274-2283&lt;/pages&gt;&lt;volume&gt;71&lt;/volume&gt;&lt;number&gt;7&lt;/number&gt;&lt;keywords&gt;&lt;keyword&gt;Accipiter gentilis&lt;/keyword&gt;&lt;keyword&gt;Arizona&lt;/keyword&gt;&lt;keyword&gt;distance sampling&lt;/keyword&gt;&lt;keyword&gt;habitat&lt;/keyword&gt;&lt;keyword&gt;northern goshawk&lt;/keyword&gt;&lt;keyword&gt;predator-prey relationships&lt;/keyword&gt;&lt;keyword&gt;prey abundance&lt;/keyword&gt;&lt;keyword&gt;red squirrel&lt;/keyword&gt;&lt;keyword&gt;reproduction&lt;/keyword&gt;&lt;/keywords&gt;&lt;dates&gt;&lt;year&gt;2007&lt;/year&gt;&lt;pub-dates&gt;&lt;date&gt;2007/09/01&lt;/date&gt;&lt;/pub-dates&gt;&lt;/dates&gt;&lt;publisher&gt;John Wiley &amp;amp; Sons, Ltd&lt;/publisher&gt;&lt;isbn&gt;0022-541X&lt;/isbn&gt;&lt;urls&gt;&lt;related-urls&gt;&lt;url&gt;https://doi.org/10.2193/2006-357&lt;/url&gt;&lt;/related-urls&gt;&lt;/urls&gt;&lt;electronic-resource-num&gt;https://doi.org/10.2193/2006-357&lt;/electronic-resource-num&gt;&lt;access-date&gt;2025/08/18&lt;/access-date&gt;&lt;/record&gt;&lt;/Cite&gt;&lt;/EndNote&gt;</w:instrText>
      </w:r>
      <w:r w:rsidR="00E60473">
        <w:fldChar w:fldCharType="separate"/>
      </w:r>
      <w:r>
        <w:rPr>
          <w:noProof/>
        </w:rPr>
        <w:t>(Salafsky et al. 2007)</w:t>
      </w:r>
      <w:r w:rsidR="00E60473">
        <w:fldChar w:fldCharType="end"/>
      </w:r>
      <w:r w:rsidR="00542815">
        <w:rPr>
          <w:lang w:val="en-US"/>
        </w:rPr>
        <w:t>. I</w:t>
      </w:r>
      <w:r w:rsidR="008E665C" w:rsidRPr="57260A84">
        <w:rPr>
          <w:lang w:val="en-US"/>
        </w:rPr>
        <w:t>ncreased</w:t>
      </w:r>
      <w:r w:rsidR="00CD19BE" w:rsidRPr="57260A84">
        <w:rPr>
          <w:lang w:val="en-US"/>
        </w:rPr>
        <w:t xml:space="preserve"> use of edge features </w:t>
      </w:r>
      <w:r w:rsidR="00542815">
        <w:rPr>
          <w:lang w:val="en-US"/>
        </w:rPr>
        <w:t xml:space="preserve">can </w:t>
      </w:r>
      <w:r w:rsidR="00E60473" w:rsidRPr="57260A84">
        <w:rPr>
          <w:lang w:val="en-US"/>
        </w:rPr>
        <w:t>increase</w:t>
      </w:r>
      <w:r w:rsidR="00542815">
        <w:rPr>
          <w:lang w:val="en-US"/>
        </w:rPr>
        <w:t xml:space="preserve"> </w:t>
      </w:r>
      <w:r w:rsidR="00E60473" w:rsidRPr="57260A84">
        <w:rPr>
          <w:lang w:val="en-US"/>
        </w:rPr>
        <w:t xml:space="preserve">predation rates </w:t>
      </w:r>
      <w:r w:rsidR="00542815">
        <w:rPr>
          <w:lang w:val="en-US"/>
        </w:rPr>
        <w:t>by</w:t>
      </w:r>
      <w:r w:rsidR="00CD19BE" w:rsidRPr="57260A84">
        <w:rPr>
          <w:lang w:val="en-US"/>
        </w:rPr>
        <w:t xml:space="preserve"> multiple </w:t>
      </w:r>
      <w:r w:rsidR="00E60473" w:rsidRPr="57260A84">
        <w:rPr>
          <w:lang w:val="en-US"/>
        </w:rPr>
        <w:t>raptor</w:t>
      </w:r>
      <w:r w:rsidR="008E665C" w:rsidRPr="57260A84">
        <w:rPr>
          <w:lang w:val="en-US"/>
        </w:rPr>
        <w:t xml:space="preserve"> species</w:t>
      </w:r>
      <w:r w:rsidR="00E60473" w:rsidRPr="57260A84">
        <w:rPr>
          <w:lang w:val="en-US"/>
        </w:rPr>
        <w:t xml:space="preserve"> </w:t>
      </w:r>
      <w:r w:rsidR="00E60473">
        <w:fldChar w:fldCharType="begin">
          <w:fldData xml:space="preserve">PEVuZE5vdGU+PENpdGU+PEF1dGhvcj5NaXJza2k8L0F1dGhvcj48WWVhcj4yMDIxPC9ZZWFyPjxS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</w:fldData>
        </w:fldChar>
      </w:r>
      <w:r>
        <w:instrText xml:space="preserve"> ADDIN EN.CITE </w:instrText>
      </w:r>
      <w:r>
        <w:fldChar w:fldCharType="begin">
          <w:fldData xml:space="preserve">PEVuZE5vdGU+PENpdGU+PEF1dGhvcj5NaXJza2k8L0F1dGhvcj48WWVhcj4yMDIxPC9ZZWFyPjxS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</w:fldData>
        </w:fldChar>
      </w:r>
      <w:r>
        <w:instrText xml:space="preserve"> ADDIN EN.CITE.DATA </w:instrText>
      </w:r>
      <w:r>
        <w:fldChar w:fldCharType="end"/>
      </w:r>
      <w:r w:rsidR="00E60473">
        <w:fldChar w:fldCharType="separate"/>
      </w:r>
      <w:r>
        <w:rPr>
          <w:noProof/>
        </w:rPr>
        <w:t>(Mirski and Väli 2021, Shonfield and Bayne 2023)</w:t>
      </w:r>
      <w:r w:rsidR="00E60473">
        <w:fldChar w:fldCharType="end"/>
      </w:r>
      <w:r w:rsidR="00CD19BE" w:rsidRPr="57260A84">
        <w:rPr>
          <w:lang w:val="en-US"/>
        </w:rPr>
        <w:t xml:space="preserve">. </w:t>
      </w:r>
      <w:r w:rsidR="008E665C" w:rsidRPr="57260A84">
        <w:rPr>
          <w:lang w:val="en-US"/>
        </w:rPr>
        <w:t>C</w:t>
      </w:r>
      <w:r w:rsidR="00E60473" w:rsidRPr="57260A84">
        <w:rPr>
          <w:lang w:val="en-US"/>
        </w:rPr>
        <w:t xml:space="preserve">umulative </w:t>
      </w:r>
      <w:r w:rsidR="00044417">
        <w:rPr>
          <w:lang w:val="en-US"/>
        </w:rPr>
        <w:t>industrial footprint</w:t>
      </w:r>
      <w:r w:rsidR="00E60473" w:rsidRPr="57260A84">
        <w:rPr>
          <w:lang w:val="en-US"/>
        </w:rPr>
        <w:t xml:space="preserve"> itself</w:t>
      </w:r>
      <w:r w:rsidR="008E665C" w:rsidRPr="57260A84">
        <w:rPr>
          <w:lang w:val="en-US"/>
        </w:rPr>
        <w:t xml:space="preserve"> had a positive effect</w:t>
      </w:r>
      <w:r w:rsidR="00EE5FAD" w:rsidRPr="57260A84">
        <w:rPr>
          <w:lang w:val="en-US"/>
        </w:rPr>
        <w:t>, suggesting</w:t>
      </w:r>
      <w:r w:rsidR="008E665C" w:rsidRPr="57260A84">
        <w:rPr>
          <w:lang w:val="en-US"/>
        </w:rPr>
        <w:t xml:space="preserve"> that c</w:t>
      </w:r>
      <w:r w:rsidR="00E60473" w:rsidRPr="57260A84">
        <w:rPr>
          <w:lang w:val="en-US"/>
        </w:rPr>
        <w:t xml:space="preserve">leared anthropogenic features may </w:t>
      </w:r>
      <w:r w:rsidR="008E665C" w:rsidRPr="57260A84">
        <w:rPr>
          <w:lang w:val="en-US"/>
        </w:rPr>
        <w:t xml:space="preserve">introduce resource heterogeneity in the form of complementation </w:t>
      </w:r>
      <w:r w:rsidR="00E60473">
        <w:fldChar w:fldCharType="begin">
          <w:fldData xml:space="preserve">PEVuZE5vdGU+PENpdGU+PEF1dGhvcj5EdW5uaW5nPC9BdXRob3I+PFllYXI+MTk5MjwvWWVhcj48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</w:fldData>
        </w:fldChar>
      </w:r>
      <w:r>
        <w:instrText xml:space="preserve"> ADDIN EN.CITE </w:instrText>
      </w:r>
      <w:r>
        <w:fldChar w:fldCharType="begin">
          <w:fldData xml:space="preserve">PEVuZE5vdGU+PENpdGU+PEF1dGhvcj5EdW5uaW5nPC9BdXRob3I+PFllYXI+MTk5MjwvWWVhcj48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</w:fldData>
        </w:fldChar>
      </w:r>
      <w:r>
        <w:instrText xml:space="preserve"> ADDIN EN.CITE.DATA </w:instrText>
      </w:r>
      <w:r>
        <w:fldChar w:fldCharType="end"/>
      </w:r>
      <w:r w:rsidR="00E60473">
        <w:fldChar w:fldCharType="separate"/>
      </w:r>
      <w:r>
        <w:rPr>
          <w:noProof/>
        </w:rPr>
        <w:t>(following Dunning et al. 1992)</w:t>
      </w:r>
      <w:r w:rsidR="00E60473">
        <w:fldChar w:fldCharType="end"/>
      </w:r>
      <w:r w:rsidR="00056B33" w:rsidRPr="57260A84">
        <w:rPr>
          <w:lang w:val="en-US"/>
        </w:rPr>
        <w:t xml:space="preserve"> </w:t>
      </w:r>
      <w:r w:rsidR="00E60473" w:rsidRPr="57260A84">
        <w:rPr>
          <w:lang w:val="en-US"/>
        </w:rPr>
        <w:t>by</w:t>
      </w:r>
      <w:r w:rsidR="008E665C" w:rsidRPr="57260A84">
        <w:rPr>
          <w:lang w:val="en-US"/>
        </w:rPr>
        <w:t xml:space="preserve"> </w:t>
      </w:r>
      <w:r w:rsidR="004B23F7" w:rsidRPr="57260A84">
        <w:rPr>
          <w:lang w:val="en-US"/>
        </w:rPr>
        <w:t xml:space="preserve">increasing </w:t>
      </w:r>
      <w:r w:rsidR="00E60473" w:rsidRPr="57260A84">
        <w:rPr>
          <w:lang w:val="en-US"/>
        </w:rPr>
        <w:t xml:space="preserve">berry-producing shrubs, fungi, and </w:t>
      </w:r>
      <w:r w:rsidR="00DA537A" w:rsidRPr="57260A84">
        <w:rPr>
          <w:lang w:val="en-US"/>
        </w:rPr>
        <w:t>early successional</w:t>
      </w:r>
      <w:r w:rsidR="00E60473" w:rsidRPr="57260A84">
        <w:rPr>
          <w:lang w:val="en-US"/>
        </w:rPr>
        <w:t xml:space="preserve"> herbaceous plants </w:t>
      </w:r>
      <w:r w:rsidR="004B23F7" w:rsidRPr="57260A84">
        <w:rPr>
          <w:lang w:val="en-US"/>
        </w:rPr>
        <w:t>in</w:t>
      </w:r>
      <w:r w:rsidR="008E665C" w:rsidRPr="57260A84">
        <w:rPr>
          <w:lang w:val="en-US"/>
        </w:rPr>
        <w:t xml:space="preserve"> forest edge vegetation </w:t>
      </w:r>
      <w:r w:rsidR="00E60473">
        <w:fldChar w:fldCharType="begin">
          <w:fldData xml:space="preserve">PEVuZE5vdGU+PENpdGU+PEF1dGhvcj5IYXJwZXI8L0F1dGhvcj48WWVhcj4yMDE1PC9ZZWFyPjxS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</w:fldData>
        </w:fldChar>
      </w:r>
      <w:r>
        <w:instrText xml:space="preserve"> ADDIN EN.CITE </w:instrText>
      </w:r>
      <w:r>
        <w:fldChar w:fldCharType="begin">
          <w:fldData xml:space="preserve">PEVuZE5vdGU+PENpdGU+PEF1dGhvcj5IYXJwZXI8L0F1dGhvcj48WWVhcj4yMDE1PC9ZZWFyPjxS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</w:fldData>
        </w:fldChar>
      </w:r>
      <w:r>
        <w:instrText xml:space="preserve"> ADDIN EN.CITE.DATA </w:instrText>
      </w:r>
      <w:r>
        <w:fldChar w:fldCharType="end"/>
      </w:r>
      <w:r w:rsidR="00E60473">
        <w:fldChar w:fldCharType="separate"/>
      </w:r>
      <w:r>
        <w:rPr>
          <w:noProof/>
        </w:rPr>
        <w:t>(Harper et al. 2015, Jackson et al. 2023)</w:t>
      </w:r>
      <w:r w:rsidR="00E60473">
        <w:fldChar w:fldCharType="end"/>
      </w:r>
      <w:r w:rsidR="000B091C" w:rsidRPr="57260A84">
        <w:rPr>
          <w:lang w:val="en-US"/>
        </w:rPr>
        <w:t xml:space="preserve"> that augment red squirrel populations </w:t>
      </w:r>
      <w:r w:rsidR="00E60473">
        <w:fldChar w:fldCharType="begin">
          <w:fldData xml:space="preserve">PEVuZE5vdGU+PENpdGU+PEF1dGhvcj5TbWl0aDwvQXV0aG9yPjxZZWFyPjE5Njg8L1llYXI+PFJl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</w:fldData>
        </w:fldChar>
      </w:r>
      <w:r>
        <w:instrText xml:space="preserve"> ADDIN EN.CITE </w:instrText>
      </w:r>
      <w:r>
        <w:fldChar w:fldCharType="begin">
          <w:fldData xml:space="preserve">PEVuZE5vdGU+PENpdGU+PEF1dGhvcj5TbWl0aDwvQXV0aG9yPjxZZWFyPjE5Njg8L1llYXI+PFJl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</w:fldData>
        </w:fldChar>
      </w:r>
      <w:r>
        <w:instrText xml:space="preserve"> ADDIN EN.CITE.DATA </w:instrText>
      </w:r>
      <w:r>
        <w:fldChar w:fldCharType="end"/>
      </w:r>
      <w:r w:rsidR="00E60473">
        <w:fldChar w:fldCharType="separate"/>
      </w:r>
      <w:r>
        <w:rPr>
          <w:noProof/>
        </w:rPr>
        <w:t>(Smith 1968, Benhamou 1996)</w:t>
      </w:r>
      <w:r w:rsidR="00E60473">
        <w:fldChar w:fldCharType="end"/>
      </w:r>
      <w:r w:rsidR="008E665C" w:rsidRPr="57260A84">
        <w:rPr>
          <w:lang w:val="en-US"/>
        </w:rPr>
        <w:t>.</w:t>
      </w:r>
      <w:r w:rsidR="000B091C" w:rsidRPr="57260A84">
        <w:rPr>
          <w:lang w:val="en-US"/>
        </w:rPr>
        <w:t xml:space="preserve"> </w:t>
      </w:r>
    </w:p>
    <w:p w14:paraId="175DCDC3" w14:textId="45FCCC3A" w:rsidR="00512322" w:rsidRDefault="00B02634" w:rsidP="57260A84">
      <w:pPr>
        <w:ind w:firstLine="720"/>
        <w:rPr>
          <w:lang w:val="en-US"/>
        </w:rPr>
      </w:pPr>
      <w:r w:rsidRPr="1D8D2BC4">
        <w:rPr>
          <w:lang w:val="en-US"/>
        </w:rPr>
        <w:t>Simultaneous</w:t>
      </w:r>
      <w:r w:rsidR="00E14B1F" w:rsidRPr="1D8D2BC4">
        <w:rPr>
          <w:lang w:val="en-US"/>
        </w:rPr>
        <w:t xml:space="preserve"> and non-additive</w:t>
      </w:r>
      <w:r w:rsidRPr="1D8D2BC4">
        <w:rPr>
          <w:lang w:val="en-US"/>
        </w:rPr>
        <w:t xml:space="preserve"> effects </w:t>
      </w:r>
      <w:r w:rsidR="00E14B1F" w:rsidRPr="1D8D2BC4">
        <w:rPr>
          <w:lang w:val="en-US"/>
        </w:rPr>
        <w:t>of</w:t>
      </w:r>
      <w:r w:rsidRPr="1D8D2BC4">
        <w:rPr>
          <w:lang w:val="en-US"/>
        </w:rPr>
        <w:t xml:space="preserve"> </w:t>
      </w:r>
      <w:r w:rsidR="006D495E" w:rsidRPr="1D8D2BC4">
        <w:rPr>
          <w:lang w:val="en-US"/>
        </w:rPr>
        <w:t>landscape c</w:t>
      </w:r>
      <w:r w:rsidRPr="1D8D2BC4">
        <w:rPr>
          <w:lang w:val="en-US"/>
        </w:rPr>
        <w:t>omposition and configuration</w:t>
      </w:r>
      <w:r w:rsidR="000B091C" w:rsidRPr="1D8D2BC4">
        <w:rPr>
          <w:lang w:val="en-US"/>
        </w:rPr>
        <w:t xml:space="preserve"> provide </w:t>
      </w:r>
      <w:r w:rsidR="002754E8" w:rsidRPr="1D8D2BC4">
        <w:rPr>
          <w:lang w:val="en-US"/>
        </w:rPr>
        <w:t xml:space="preserve">insight into </w:t>
      </w:r>
      <w:r w:rsidR="000B091C" w:rsidRPr="1D8D2BC4">
        <w:rPr>
          <w:lang w:val="en-US"/>
        </w:rPr>
        <w:t xml:space="preserve">why species </w:t>
      </w:r>
      <w:r w:rsidR="00854A9D" w:rsidRPr="1D8D2BC4">
        <w:rPr>
          <w:lang w:val="en-US"/>
        </w:rPr>
        <w:t xml:space="preserve">may </w:t>
      </w:r>
      <w:r w:rsidRPr="1D8D2BC4">
        <w:rPr>
          <w:lang w:val="en-US"/>
        </w:rPr>
        <w:t xml:space="preserve">respond differently to seemingly similar </w:t>
      </w:r>
      <w:r w:rsidR="002754E8" w:rsidRPr="1D8D2BC4">
        <w:rPr>
          <w:lang w:val="en-US"/>
        </w:rPr>
        <w:t>landscape features</w:t>
      </w:r>
      <w:r w:rsidR="000B091C" w:rsidRPr="1D8D2BC4">
        <w:rPr>
          <w:lang w:val="en-US"/>
        </w:rPr>
        <w:t xml:space="preserve">. </w:t>
      </w:r>
      <w:r w:rsidRPr="1D8D2BC4">
        <w:rPr>
          <w:lang w:val="en-US"/>
        </w:rPr>
        <w:t xml:space="preserve">This balance is of broad ecological interest: the outcomes of </w:t>
      </w:r>
      <w:r w:rsidR="004E0BDC" w:rsidRPr="1D8D2BC4">
        <w:rPr>
          <w:lang w:val="en-US"/>
        </w:rPr>
        <w:t xml:space="preserve">anthropogenic </w:t>
      </w:r>
      <w:r w:rsidRPr="1D8D2BC4">
        <w:rPr>
          <w:lang w:val="en-US"/>
        </w:rPr>
        <w:t xml:space="preserve">disturbance </w:t>
      </w:r>
      <w:r w:rsidRPr="1D8D2BC4">
        <w:rPr>
          <w:lang w:val="en-US"/>
        </w:rPr>
        <w:lastRenderedPageBreak/>
        <w:t xml:space="preserve">depend not only on </w:t>
      </w:r>
      <w:r w:rsidR="00D97EBC">
        <w:rPr>
          <w:lang w:val="en-US"/>
        </w:rPr>
        <w:t xml:space="preserve">the areal </w:t>
      </w:r>
      <w:r w:rsidRPr="1D8D2BC4">
        <w:rPr>
          <w:lang w:val="en-US"/>
        </w:rPr>
        <w:t>footprint</w:t>
      </w:r>
      <w:r w:rsidR="00D97EBC">
        <w:rPr>
          <w:lang w:val="en-US"/>
        </w:rPr>
        <w:t xml:space="preserve"> of disturbance,</w:t>
      </w:r>
      <w:r w:rsidRPr="1D8D2BC4">
        <w:rPr>
          <w:lang w:val="en-US"/>
        </w:rPr>
        <w:t xml:space="preserve"> but on the structural and functional traits of the feature itself. </w:t>
      </w:r>
      <w:r w:rsidR="006F5716" w:rsidRPr="1D8D2BC4">
        <w:rPr>
          <w:lang w:val="en-US"/>
        </w:rPr>
        <w:t>I</w:t>
      </w:r>
      <w:r w:rsidRPr="1D8D2BC4">
        <w:rPr>
          <w:lang w:val="en-US"/>
        </w:rPr>
        <w:t xml:space="preserve">n our study area, </w:t>
      </w:r>
      <w:r w:rsidR="00E60473" w:rsidRPr="1D8D2BC4">
        <w:rPr>
          <w:lang w:val="en-US"/>
        </w:rPr>
        <w:t>predation risk and resource complementation</w:t>
      </w:r>
      <w:r w:rsidR="00056B33" w:rsidRPr="1D8D2BC4">
        <w:rPr>
          <w:lang w:val="en-US"/>
        </w:rPr>
        <w:t xml:space="preserve"> </w:t>
      </w:r>
      <w:r w:rsidR="00C571D3" w:rsidRPr="1D8D2BC4">
        <w:rPr>
          <w:lang w:val="en-US"/>
        </w:rPr>
        <w:t xml:space="preserve">along industrial features likely depend </w:t>
      </w:r>
      <w:r w:rsidR="00056B33" w:rsidRPr="1D8D2BC4">
        <w:rPr>
          <w:lang w:val="en-US"/>
        </w:rPr>
        <w:t xml:space="preserve">on their width, </w:t>
      </w:r>
      <w:r w:rsidR="006A5858" w:rsidRPr="1D8D2BC4">
        <w:rPr>
          <w:lang w:val="en-US"/>
        </w:rPr>
        <w:t>insolation</w:t>
      </w:r>
      <w:r w:rsidR="00056B33" w:rsidRPr="1D8D2BC4">
        <w:rPr>
          <w:lang w:val="en-US"/>
        </w:rPr>
        <w:t>, and degree of human use</w:t>
      </w:r>
      <w:r w:rsidR="00CB15C4" w:rsidRPr="1D8D2BC4">
        <w:rPr>
          <w:lang w:val="en-US"/>
        </w:rPr>
        <w:t xml:space="preserve"> </w:t>
      </w:r>
      <w:r>
        <w:fldChar w:fldCharType="begin">
          <w:fldData xml:space="preserve">PEVuZE5vdGU+PENpdGU+PEF1dGhvcj5GcmFua2xpbjwvQXV0aG9yPjxZZWFyPjIwMjE8L1llYXI+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</w:fldData>
        </w:fldChar>
      </w:r>
      <w:r w:rsidR="00E56BAB">
        <w:instrText xml:space="preserve"> ADDIN EN.CITE </w:instrText>
      </w:r>
      <w:r w:rsidR="00E56BAB">
        <w:fldChar w:fldCharType="begin">
          <w:fldData xml:space="preserve">PEVuZE5vdGU+PENpdGU+PEF1dGhvcj5GcmFua2xpbjwvQXV0aG9yPjxZZWFyPjIwMjE8L1llYXI+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</w:fldData>
        </w:fldChar>
      </w:r>
      <w:r w:rsidR="00E56BAB">
        <w:instrText xml:space="preserve"> ADDIN EN.CITE.DATA </w:instrText>
      </w:r>
      <w:r w:rsidR="00E56BAB">
        <w:fldChar w:fldCharType="end"/>
      </w:r>
      <w:r>
        <w:fldChar w:fldCharType="separate"/>
      </w:r>
      <w:r w:rsidR="00E56BAB">
        <w:rPr>
          <w:noProof/>
        </w:rPr>
        <w:t>(Abib et al. 2019, Franklin et al. 2021)</w:t>
      </w:r>
      <w:r>
        <w:fldChar w:fldCharType="end"/>
      </w:r>
      <w:r w:rsidR="00CB15C4" w:rsidRPr="1D8D2BC4">
        <w:rPr>
          <w:lang w:val="en-US"/>
        </w:rPr>
        <w:t xml:space="preserve">. </w:t>
      </w:r>
      <w:r w:rsidR="00E60473" w:rsidRPr="1D8D2BC4">
        <w:rPr>
          <w:lang w:val="en-US"/>
        </w:rPr>
        <w:t xml:space="preserve">Previous research </w:t>
      </w:r>
      <w:r w:rsidR="00D41818" w:rsidRPr="1D8D2BC4">
        <w:rPr>
          <w:lang w:val="en-US"/>
        </w:rPr>
        <w:t>supports a positive relationship between red squirrel abundance and</w:t>
      </w:r>
      <w:r w:rsidR="00854A9D" w:rsidRPr="1D8D2BC4">
        <w:rPr>
          <w:lang w:val="en-US"/>
        </w:rPr>
        <w:t xml:space="preserve"> wide</w:t>
      </w:r>
      <w:r w:rsidR="00D41818" w:rsidRPr="1D8D2BC4">
        <w:rPr>
          <w:lang w:val="en-US"/>
        </w:rPr>
        <w:t xml:space="preserve"> pipelines or transmission lines</w:t>
      </w:r>
      <w:r w:rsidR="00CB15C4" w:rsidRPr="1D8D2BC4">
        <w:rPr>
          <w:lang w:val="en-US"/>
        </w:rPr>
        <w:t>,</w:t>
      </w:r>
      <w:r w:rsidR="00D41818" w:rsidRPr="1D8D2BC4">
        <w:rPr>
          <w:lang w:val="en-US"/>
        </w:rPr>
        <w:t xml:space="preserve"> but a negative relationship with </w:t>
      </w:r>
      <w:r w:rsidR="00BC5C02" w:rsidRPr="1D8D2BC4">
        <w:rPr>
          <w:lang w:val="en-US"/>
        </w:rPr>
        <w:t xml:space="preserve">the narrow </w:t>
      </w:r>
      <w:r w:rsidR="00D41818" w:rsidRPr="1D8D2BC4">
        <w:rPr>
          <w:lang w:val="en-US"/>
        </w:rPr>
        <w:t xml:space="preserve">seismic lines used by predators </w:t>
      </w:r>
      <w:r>
        <w:fldChar w:fldCharType="begin">
          <w:fldData xml:space="preserve">PEVuZE5vdGU+PENpdGU+PEF1dGhvcj5CZWlybmU8L0F1dGhvcj48WWVhcj4yMDIxPC9ZZWFyPjxS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</w:fldData>
        </w:fldChar>
      </w:r>
      <w:r w:rsidR="00E56BAB">
        <w:instrText xml:space="preserve"> ADDIN EN.CITE </w:instrText>
      </w:r>
      <w:r w:rsidR="00E56BAB">
        <w:fldChar w:fldCharType="begin">
          <w:fldData xml:space="preserve">PEVuZE5vdGU+PENpdGU+PEF1dGhvcj5CZWlybmU8L0F1dGhvcj48WWVhcj4yMDIxPC9ZZWFyPjxS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</w:fldData>
        </w:fldChar>
      </w:r>
      <w:r w:rsidR="00E56BAB">
        <w:instrText xml:space="preserve"> ADDIN EN.CITE.DATA </w:instrText>
      </w:r>
      <w:r w:rsidR="00E56BAB">
        <w:fldChar w:fldCharType="end"/>
      </w:r>
      <w:r>
        <w:fldChar w:fldCharType="separate"/>
      </w:r>
      <w:r w:rsidR="00E56BAB">
        <w:rPr>
          <w:noProof/>
        </w:rPr>
        <w:t>(Skatter et al. 2020, Beirne et al. 2021)</w:t>
      </w:r>
      <w:r>
        <w:fldChar w:fldCharType="end"/>
      </w:r>
      <w:r w:rsidR="00D41818" w:rsidRPr="1D8D2BC4">
        <w:rPr>
          <w:lang w:val="en-US"/>
        </w:rPr>
        <w:t xml:space="preserve">. </w:t>
      </w:r>
      <w:r w:rsidR="006A5858">
        <w:t xml:space="preserve">In our analysis, </w:t>
      </w:r>
      <w:r w:rsidR="009457EB">
        <w:t>separat</w:t>
      </w:r>
      <w:r w:rsidR="006A5858">
        <w:t xml:space="preserve">ing each of these features in models </w:t>
      </w:r>
      <w:r w:rsidR="00060185">
        <w:t xml:space="preserve">performed poorly </w:t>
      </w:r>
      <w:r w:rsidR="00275175">
        <w:t>(Table 1)</w:t>
      </w:r>
      <w:r w:rsidR="006A5858">
        <w:t>. B</w:t>
      </w:r>
      <w:r w:rsidR="009457EB">
        <w:t xml:space="preserve">y </w:t>
      </w:r>
      <w:r w:rsidR="009C0E90">
        <w:t xml:space="preserve">generalizing disturbance into </w:t>
      </w:r>
      <w:r w:rsidR="009457EB">
        <w:t>areal and edge metrics, we provide a more ecologically relevant approach to predicting species responses</w:t>
      </w:r>
      <w:r w:rsidR="00060185">
        <w:t>.</w:t>
      </w:r>
      <w:r w:rsidR="00BA6948">
        <w:t xml:space="preserve"> </w:t>
      </w:r>
      <w:r w:rsidR="00B44845">
        <w:t>To better understand feature-specific impacts, future studies could compare the relative explanatory power of area-based and edge-based metrics across distinct industrial features, given that the ratio of edge creation to total footprint varies substantially between linear and polygonal features.</w:t>
      </w:r>
    </w:p>
    <w:p w14:paraId="03D3C1B3" w14:textId="7664B97C" w:rsidR="000B0E2A" w:rsidRPr="000B0E2A" w:rsidRDefault="00D5629C" w:rsidP="57260A84">
      <w:pPr>
        <w:ind w:firstLine="720"/>
        <w:rPr>
          <w:strike/>
          <w:lang w:val="en-US"/>
        </w:rPr>
      </w:pPr>
      <w:bookmarkStart w:id="70" w:name="_22issswytjem"/>
      <w:bookmarkEnd w:id="70"/>
      <w:r w:rsidRPr="57260A84">
        <w:rPr>
          <w:lang w:val="en-US"/>
        </w:rPr>
        <w:t xml:space="preserve">We </w:t>
      </w:r>
      <w:r w:rsidR="006C686D" w:rsidRPr="57260A84">
        <w:rPr>
          <w:lang w:val="en-US"/>
        </w:rPr>
        <w:t xml:space="preserve">add several qualifications to our </w:t>
      </w:r>
      <w:bookmarkStart w:id="71" w:name="_Int_5pjvAU5L"/>
      <w:r w:rsidR="006C686D" w:rsidRPr="1D8D2BC4">
        <w:rPr>
          <w:lang w:val="en-US"/>
        </w:rPr>
        <w:t>study</w:t>
      </w:r>
      <w:bookmarkEnd w:id="71"/>
      <w:r w:rsidR="006C686D" w:rsidRPr="1D8D2BC4">
        <w:rPr>
          <w:lang w:val="en-US"/>
        </w:rPr>
        <w:t xml:space="preserve">. </w:t>
      </w:r>
      <w:r w:rsidR="000B59BA" w:rsidRPr="57260A84">
        <w:rPr>
          <w:lang w:val="en-US"/>
        </w:rPr>
        <w:t>First, our c</w:t>
      </w:r>
      <w:r w:rsidR="00E60473" w:rsidRPr="57260A84">
        <w:rPr>
          <w:lang w:val="en-US"/>
        </w:rPr>
        <w:t xml:space="preserve">amera traps were </w:t>
      </w:r>
      <w:r w:rsidR="00ED6E4A" w:rsidRPr="57260A84">
        <w:rPr>
          <w:lang w:val="en-US"/>
        </w:rPr>
        <w:t xml:space="preserve">deployed </w:t>
      </w:r>
      <w:r w:rsidR="00E60473" w:rsidRPr="57260A84">
        <w:rPr>
          <w:lang w:val="en-US"/>
        </w:rPr>
        <w:t xml:space="preserve">to simultaneously capture a wide variety of mammal </w:t>
      </w:r>
      <w:r w:rsidR="00DA537A" w:rsidRPr="57260A84">
        <w:rPr>
          <w:lang w:val="en-US"/>
        </w:rPr>
        <w:t xml:space="preserve">species </w:t>
      </w:r>
      <w:r w:rsidR="00AA7A38" w:rsidRPr="57260A84">
        <w:rPr>
          <w:lang w:val="en-US"/>
        </w:rPr>
        <w:t>a</w:t>
      </w:r>
      <w:r w:rsidR="00E60473" w:rsidRPr="57260A84">
        <w:rPr>
          <w:lang w:val="en-US"/>
        </w:rPr>
        <w:t xml:space="preserve">cross a large </w:t>
      </w:r>
      <w:r w:rsidR="00AA7A38" w:rsidRPr="57260A84">
        <w:rPr>
          <w:lang w:val="en-US"/>
        </w:rPr>
        <w:t>geographic</w:t>
      </w:r>
      <w:r w:rsidR="00E60473" w:rsidRPr="57260A84">
        <w:rPr>
          <w:lang w:val="en-US"/>
        </w:rPr>
        <w:t xml:space="preserve"> extent that would be unfeasible using other field-based methods. </w:t>
      </w:r>
      <w:r w:rsidR="00940BAD" w:rsidRPr="57260A84">
        <w:rPr>
          <w:lang w:val="en-US"/>
        </w:rPr>
        <w:t xml:space="preserve">If non-detections of red squirrels, which we assumed were true absences, arose instead from poor detectability, our estimates of red squirrel relative </w:t>
      </w:r>
      <w:r w:rsidR="0868DA2A" w:rsidRPr="57260A84">
        <w:rPr>
          <w:lang w:val="en-US"/>
        </w:rPr>
        <w:t xml:space="preserve">occurrence </w:t>
      </w:r>
      <w:r w:rsidR="00940BAD" w:rsidRPr="57260A84">
        <w:rPr>
          <w:lang w:val="en-US"/>
        </w:rPr>
        <w:t>may be biased.</w:t>
      </w:r>
      <w:r w:rsidR="00ED6E4A" w:rsidRPr="57260A84">
        <w:rPr>
          <w:lang w:val="en-US"/>
        </w:rPr>
        <w:t xml:space="preserve"> </w:t>
      </w:r>
      <w:ins w:id="72" w:author="Emerald Arthurs" w:date="2026-07-01T10:22:00Z" w16du:dateUtc="2026-07-01T17:22:00Z">
        <w:r w:rsidR="002373F2">
          <w:rPr>
            <w:lang w:val="en-US"/>
          </w:rPr>
          <w:t>However, t</w:t>
        </w:r>
      </w:ins>
      <w:del w:id="73" w:author="Emerald Arthurs" w:date="2026-07-01T10:22:00Z" w16du:dateUtc="2026-07-01T17:22:00Z">
        <w:r w:rsidR="00ED6E4A" w:rsidRPr="57260A84" w:rsidDel="002373F2">
          <w:rPr>
            <w:lang w:val="en-US"/>
          </w:rPr>
          <w:delText>T</w:delText>
        </w:r>
      </w:del>
      <w:r w:rsidR="00013BFD" w:rsidRPr="57260A84">
        <w:rPr>
          <w:lang w:val="en-US"/>
        </w:rPr>
        <w:t>his</w:t>
      </w:r>
      <w:r w:rsidR="00254F92" w:rsidRPr="57260A84">
        <w:rPr>
          <w:lang w:val="en-US"/>
        </w:rPr>
        <w:t xml:space="preserve"> is</w:t>
      </w:r>
      <w:r w:rsidR="00013BFD" w:rsidRPr="57260A84">
        <w:rPr>
          <w:lang w:val="en-US"/>
        </w:rPr>
        <w:t xml:space="preserve"> </w:t>
      </w:r>
      <w:r w:rsidR="00F408D0" w:rsidRPr="57260A84">
        <w:rPr>
          <w:lang w:val="en-US"/>
        </w:rPr>
        <w:t xml:space="preserve">very </w:t>
      </w:r>
      <w:r w:rsidR="00596845" w:rsidRPr="57260A84">
        <w:rPr>
          <w:lang w:val="en-US"/>
        </w:rPr>
        <w:t>un</w:t>
      </w:r>
      <w:r w:rsidR="00013BFD" w:rsidRPr="57260A84">
        <w:rPr>
          <w:lang w:val="en-US"/>
        </w:rPr>
        <w:t>likely</w:t>
      </w:r>
      <w:r w:rsidR="00594499" w:rsidRPr="57260A84">
        <w:rPr>
          <w:lang w:val="en-US"/>
        </w:rPr>
        <w:t xml:space="preserve"> given our use of lures, </w:t>
      </w:r>
      <w:r w:rsidR="00D97EBC">
        <w:rPr>
          <w:lang w:val="en-US"/>
        </w:rPr>
        <w:t>active wildlife</w:t>
      </w:r>
      <w:r w:rsidR="00D97EBC" w:rsidRPr="57260A84">
        <w:rPr>
          <w:lang w:val="en-US"/>
        </w:rPr>
        <w:t xml:space="preserve"> </w:t>
      </w:r>
      <w:r w:rsidR="00594499" w:rsidRPr="57260A84">
        <w:rPr>
          <w:lang w:val="en-US"/>
        </w:rPr>
        <w:t xml:space="preserve">trails, </w:t>
      </w:r>
      <w:r w:rsidR="00D97EBC">
        <w:rPr>
          <w:lang w:val="en-US"/>
        </w:rPr>
        <w:t xml:space="preserve">standardization of camera deployments, </w:t>
      </w:r>
      <w:r w:rsidR="00594499" w:rsidRPr="57260A84">
        <w:rPr>
          <w:lang w:val="en-US"/>
        </w:rPr>
        <w:t xml:space="preserve">and </w:t>
      </w:r>
      <w:r w:rsidR="00254F92" w:rsidRPr="57260A84">
        <w:rPr>
          <w:lang w:val="en-US"/>
        </w:rPr>
        <w:t>long sample periods</w:t>
      </w:r>
      <w:r w:rsidR="00594499" w:rsidRPr="57260A84">
        <w:rPr>
          <w:lang w:val="en-US"/>
        </w:rPr>
        <w:t>.</w:t>
      </w:r>
      <w:r w:rsidR="00AA7A38" w:rsidRPr="57260A84">
        <w:rPr>
          <w:lang w:val="en-US"/>
        </w:rPr>
        <w:t xml:space="preserve"> </w:t>
      </w:r>
      <w:r w:rsidR="004B23F7" w:rsidRPr="57260A84">
        <w:rPr>
          <w:lang w:val="en-US"/>
        </w:rPr>
        <w:t xml:space="preserve">Additionally, </w:t>
      </w:r>
      <w:r w:rsidR="009457EB" w:rsidRPr="57260A84">
        <w:rPr>
          <w:lang w:val="en-US"/>
        </w:rPr>
        <w:t xml:space="preserve">since </w:t>
      </w:r>
      <w:r w:rsidR="004B23F7" w:rsidRPr="57260A84">
        <w:rPr>
          <w:lang w:val="en-US"/>
        </w:rPr>
        <w:t>o</w:t>
      </w:r>
      <w:r w:rsidR="00E60473" w:rsidRPr="57260A84">
        <w:rPr>
          <w:lang w:val="en-US"/>
        </w:rPr>
        <w:t xml:space="preserve">ur stratified design was intended to </w:t>
      </w:r>
      <w:r w:rsidR="00EE7A29">
        <w:rPr>
          <w:lang w:val="en-US"/>
        </w:rPr>
        <w:t>capture</w:t>
      </w:r>
      <w:r w:rsidR="00E60473" w:rsidRPr="57260A84">
        <w:rPr>
          <w:lang w:val="en-US"/>
        </w:rPr>
        <w:t xml:space="preserve"> </w:t>
      </w:r>
      <w:r w:rsidR="00847DA0" w:rsidRPr="57260A84">
        <w:rPr>
          <w:lang w:val="en-US"/>
        </w:rPr>
        <w:t>mammal</w:t>
      </w:r>
      <w:r w:rsidR="00E60473" w:rsidRPr="57260A84">
        <w:rPr>
          <w:lang w:val="en-US"/>
        </w:rPr>
        <w:t xml:space="preserve"> </w:t>
      </w:r>
      <w:r w:rsidR="00EE7A29">
        <w:rPr>
          <w:lang w:val="en-US"/>
        </w:rPr>
        <w:t>space-use</w:t>
      </w:r>
      <w:r w:rsidR="00E60473" w:rsidRPr="57260A84">
        <w:rPr>
          <w:lang w:val="en-US"/>
        </w:rPr>
        <w:t xml:space="preserve"> within the matrix of remaining boreal habitat</w:t>
      </w:r>
      <w:r w:rsidR="00AA7A38" w:rsidRPr="57260A84">
        <w:rPr>
          <w:lang w:val="en-US"/>
        </w:rPr>
        <w:t>, camera traps were not deployed directly on industrial features</w:t>
      </w:r>
      <w:r w:rsidR="00E60473" w:rsidRPr="57260A84">
        <w:rPr>
          <w:lang w:val="en-US"/>
        </w:rPr>
        <w:t xml:space="preserve">. </w:t>
      </w:r>
      <w:r w:rsidR="009457EB" w:rsidRPr="57260A84">
        <w:rPr>
          <w:lang w:val="en-US"/>
        </w:rPr>
        <w:t xml:space="preserve">This approach </w:t>
      </w:r>
      <w:r w:rsidR="006A5858">
        <w:rPr>
          <w:lang w:val="en-US"/>
        </w:rPr>
        <w:t>is unsuitable to capture</w:t>
      </w:r>
      <w:r w:rsidR="00E60473" w:rsidRPr="57260A84">
        <w:rPr>
          <w:lang w:val="en-US"/>
        </w:rPr>
        <w:t xml:space="preserve"> localized, individual responses to disturbance features, such as the </w:t>
      </w:r>
      <w:r w:rsidR="00594499" w:rsidRPr="57260A84">
        <w:rPr>
          <w:lang w:val="en-US"/>
        </w:rPr>
        <w:t>absence of squirrels within</w:t>
      </w:r>
      <w:r w:rsidR="00E60473" w:rsidRPr="57260A84">
        <w:rPr>
          <w:lang w:val="en-US"/>
        </w:rPr>
        <w:t xml:space="preserve"> timber</w:t>
      </w:r>
      <w:r w:rsidR="00254F92" w:rsidRPr="57260A84">
        <w:rPr>
          <w:lang w:val="en-US"/>
        </w:rPr>
        <w:t xml:space="preserve"> </w:t>
      </w:r>
      <w:r w:rsidR="00594499" w:rsidRPr="57260A84">
        <w:rPr>
          <w:lang w:val="en-US"/>
        </w:rPr>
        <w:t xml:space="preserve">harvest blocks </w:t>
      </w:r>
      <w:r w:rsidR="00E60473" w:rsidRPr="57260A84">
        <w:rPr>
          <w:lang w:val="en-US"/>
        </w:rPr>
        <w:t>documented in other studies</w:t>
      </w:r>
      <w:r w:rsidR="00202C9A" w:rsidRPr="57260A84">
        <w:rPr>
          <w:lang w:val="en-US"/>
        </w:rPr>
        <w:t xml:space="preserve"> </w:t>
      </w:r>
      <w:r w:rsidR="00E60473">
        <w:fldChar w:fldCharType="begin">
          <w:fldData xml:space="preserve">PEVuZE5vdGU+PENpdGU+PEF1dGhvcj5GaXNoZXI8L0F1dGhvcj48WWVhcj4yMDA1PC9ZZWFyPjxS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</w:fldData>
        </w:fldChar>
      </w:r>
      <w:r w:rsidR="00E56BAB">
        <w:instrText xml:space="preserve"> ADDIN EN.CITE </w:instrText>
      </w:r>
      <w:r w:rsidR="00E56BAB">
        <w:fldChar w:fldCharType="begin">
          <w:fldData xml:space="preserve">PEVuZE5vdGU+PENpdGU+PEF1dGhvcj5GaXNoZXI8L0F1dGhvcj48WWVhcj4yMDA1PC9ZZWFyPjxS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</w:fldData>
        </w:fldChar>
      </w:r>
      <w:r w:rsidR="00E56BAB">
        <w:instrText xml:space="preserve"> ADDIN EN.CITE.DATA </w:instrText>
      </w:r>
      <w:r w:rsidR="00E56BAB">
        <w:fldChar w:fldCharType="end"/>
      </w:r>
      <w:r w:rsidR="00E60473">
        <w:fldChar w:fldCharType="separate"/>
      </w:r>
      <w:r w:rsidR="00E56BAB">
        <w:rPr>
          <w:noProof/>
        </w:rPr>
        <w:t>(Fisher and Wilkinson 2005)</w:t>
      </w:r>
      <w:r w:rsidR="00E60473">
        <w:fldChar w:fldCharType="end"/>
      </w:r>
      <w:r w:rsidR="00E60473" w:rsidRPr="57260A84">
        <w:rPr>
          <w:lang w:val="en-US"/>
        </w:rPr>
        <w:t>.</w:t>
      </w:r>
      <w:r w:rsidR="004B23F7" w:rsidRPr="57260A84">
        <w:rPr>
          <w:lang w:val="en-US"/>
        </w:rPr>
        <w:t xml:space="preserve"> </w:t>
      </w:r>
      <w:r w:rsidR="00230257" w:rsidRPr="57260A84">
        <w:rPr>
          <w:lang w:val="en-US"/>
        </w:rPr>
        <w:t>T</w:t>
      </w:r>
      <w:r w:rsidR="00E60473" w:rsidRPr="57260A84">
        <w:rPr>
          <w:lang w:val="en-US"/>
        </w:rPr>
        <w:t xml:space="preserve">he </w:t>
      </w:r>
      <w:r w:rsidR="003D0A13" w:rsidRPr="57260A84">
        <w:rPr>
          <w:lang w:val="en-US"/>
        </w:rPr>
        <w:t>inferred</w:t>
      </w:r>
      <w:r w:rsidR="00E60473" w:rsidRPr="57260A84">
        <w:rPr>
          <w:lang w:val="en-US"/>
        </w:rPr>
        <w:t xml:space="preserve"> mechanism of changes to predation at forest edges </w:t>
      </w:r>
      <w:r w:rsidR="004A5F47">
        <w:rPr>
          <w:lang w:val="en-US"/>
        </w:rPr>
        <w:t xml:space="preserve">also </w:t>
      </w:r>
      <w:r w:rsidR="00E60473" w:rsidRPr="57260A84">
        <w:rPr>
          <w:lang w:val="en-US"/>
        </w:rPr>
        <w:t>warrants</w:t>
      </w:r>
      <w:r w:rsidR="00E60473" w:rsidRPr="1D8D2BC4">
        <w:rPr>
          <w:lang w:val="en-US"/>
        </w:rPr>
        <w:t xml:space="preserve"> further investigation. We suspect a large proportion of this shift in predation </w:t>
      </w:r>
      <w:r w:rsidR="00E60473" w:rsidRPr="1D8D2BC4">
        <w:rPr>
          <w:lang w:val="en-US"/>
        </w:rPr>
        <w:lastRenderedPageBreak/>
        <w:t xml:space="preserve">is driven by raptors like great-horned owls </w:t>
      </w:r>
      <w:r w:rsidR="003D0A13" w:rsidRPr="57260A84">
        <w:rPr>
          <w:lang w:val="en-US"/>
        </w:rPr>
        <w:t>(</w:t>
      </w:r>
      <w:r w:rsidR="003D0A13" w:rsidRPr="1D8D2BC4">
        <w:rPr>
          <w:i/>
          <w:iCs/>
          <w:lang w:val="en-US"/>
        </w:rPr>
        <w:t>Bubo virginianus</w:t>
      </w:r>
      <w:r w:rsidR="003D0A13" w:rsidRPr="57260A84">
        <w:rPr>
          <w:lang w:val="en-US"/>
        </w:rPr>
        <w:t xml:space="preserve">) </w:t>
      </w:r>
      <w:r w:rsidR="00E60473" w:rsidRPr="57260A84">
        <w:rPr>
          <w:lang w:val="en-US"/>
        </w:rPr>
        <w:t xml:space="preserve">and northern goshawks, </w:t>
      </w:r>
      <w:r w:rsidR="003D0A13" w:rsidRPr="57260A84">
        <w:rPr>
          <w:lang w:val="en-US"/>
        </w:rPr>
        <w:t xml:space="preserve">species with limited occurrence data and </w:t>
      </w:r>
      <w:r w:rsidR="00ED6E4A" w:rsidRPr="57260A84">
        <w:rPr>
          <w:lang w:val="en-US"/>
        </w:rPr>
        <w:t xml:space="preserve">whose </w:t>
      </w:r>
      <w:r w:rsidR="003D0A13" w:rsidRPr="57260A84">
        <w:rPr>
          <w:lang w:val="en-US"/>
        </w:rPr>
        <w:t>dynamics are</w:t>
      </w:r>
      <w:r w:rsidR="00E60473" w:rsidRPr="57260A84">
        <w:rPr>
          <w:lang w:val="en-US"/>
        </w:rPr>
        <w:t xml:space="preserve"> </w:t>
      </w:r>
      <w:r w:rsidR="000B0E2A" w:rsidRPr="57260A84">
        <w:rPr>
          <w:lang w:val="en-US"/>
        </w:rPr>
        <w:t xml:space="preserve">not </w:t>
      </w:r>
      <w:r w:rsidR="004A5F47">
        <w:rPr>
          <w:lang w:val="en-US"/>
        </w:rPr>
        <w:t>fully</w:t>
      </w:r>
      <w:r w:rsidR="000B0E2A" w:rsidRPr="57260A84">
        <w:rPr>
          <w:lang w:val="en-US"/>
        </w:rPr>
        <w:t xml:space="preserve"> </w:t>
      </w:r>
      <w:r w:rsidR="00E60473" w:rsidRPr="57260A84">
        <w:rPr>
          <w:lang w:val="en-US"/>
        </w:rPr>
        <w:t>understood</w:t>
      </w:r>
      <w:r w:rsidR="003D0A13" w:rsidRPr="57260A84">
        <w:rPr>
          <w:lang w:val="en-US"/>
        </w:rPr>
        <w:t xml:space="preserve"> in disturbed boreal landscapes </w:t>
      </w:r>
      <w:r w:rsidR="00E60473">
        <w:fldChar w:fldCharType="begin"/>
      </w:r>
      <w:r w:rsidR="00E56BAB">
        <w:instrText xml:space="preserve"> ADDIN EN.CITE &lt;EndNote&gt;&lt;Cite&gt;&lt;Author&gt;Shonfield&lt;/Author&gt;&lt;Year&gt;2023&lt;/Year&gt;&lt;RecNum&gt;1520&lt;/RecNum&gt;&lt;DisplayText&gt;(Shonfield and Bayne 2023)&lt;/DisplayText&gt;&lt;record&gt;&lt;rec-number&gt;1520&lt;/rec-number&gt;&lt;foreign-keys&gt;&lt;key app="EN" db-id="9tstv0xa32zvryewwazvzrxwse9ef0zfrtsx" timestamp="1776286495" guid="c4116584-b867-44f7-92aa-6c72765d978c"&gt;1520&lt;/key&gt;&lt;/foreign-keys&gt;&lt;ref-type name="Journal Article"&gt;17&lt;/ref-type&gt;&lt;contributors&gt;&lt;authors&gt;&lt;author&gt;Shonfield, Julia&lt;/author&gt;&lt;author&gt;Bayne, Erin M.&lt;/author&gt;&lt;/authors&gt;&lt;/contributors&gt;&lt;titles&gt;&lt;title&gt;Weak support for cumulative effects of industrial disturbance on three owl species in Alberta’s boreal forest&lt;/title&gt;&lt;secondary-title&gt;Avian Conservation and Ecology&lt;/secondary-title&gt;&lt;translated-title&gt;Effets cumulatifs de perturbations industrielles sur trois espèces de hiboux dans la forêt boréale de l’Alberta&lt;/translated-title&gt;&lt;/titles&gt;&lt;periodical&gt;&lt;full-title&gt;Avian Conservation and Ecology&lt;/full-title&gt;&lt;/periodical&gt;&lt;volume&gt;18&lt;/volume&gt;&lt;number&gt;1&lt;/number&gt;&lt;keywords&gt;&lt;keyword&gt;Anthropogenic disturbance&lt;/keyword&gt;&lt;keyword&gt;autonomous recording unit&lt;/keyword&gt;&lt;keyword&gt;Barred Owl&lt;/keyword&gt;&lt;keyword&gt;boosted regression trees&lt;/keyword&gt;&lt;keyword&gt;Boreal Owl&lt;/keyword&gt;&lt;keyword&gt;energy sector&lt;/keyword&gt;&lt;keyword&gt;linear features&lt;/keyword&gt;&lt;keyword&gt;Great Horned Owl&lt;/keyword&gt;&lt;keyword&gt;passive acoustic monitoring.&lt;/keyword&gt;&lt;/keywords&gt;&lt;dates&gt;&lt;year&gt;2023&lt;/year&gt;&lt;/dates&gt;&lt;publisher&gt;The Resilience Alliance&lt;/publisher&gt;&lt;urls&gt;&lt;related-urls&gt;&lt;url&gt;http://www.ace-eco.org/vol18/iss1/art9/&lt;/url&gt;&lt;/related-urls&gt;&lt;/urls&gt;&lt;custom7&gt;9&lt;/custom7&gt;&lt;electronic-resource-num&gt;10.5751/ACE-02409-180109&lt;/electronic-resource-num&gt;&lt;/record&gt;&lt;/Cite&gt;&lt;/EndNote&gt;</w:instrText>
      </w:r>
      <w:r w:rsidR="00E60473">
        <w:fldChar w:fldCharType="separate"/>
      </w:r>
      <w:r w:rsidR="00E56BAB">
        <w:rPr>
          <w:noProof/>
        </w:rPr>
        <w:t>(Shonfield and Bayne 2023)</w:t>
      </w:r>
      <w:r w:rsidR="00E60473">
        <w:fldChar w:fldCharType="end"/>
      </w:r>
      <w:r w:rsidR="000B0E2A" w:rsidRPr="57260A84">
        <w:rPr>
          <w:lang w:val="en-US"/>
        </w:rPr>
        <w:t>.</w:t>
      </w:r>
      <w:r w:rsidR="29F84DB0" w:rsidRPr="57260A84">
        <w:rPr>
          <w:lang w:val="en-US"/>
        </w:rPr>
        <w:t xml:space="preserve"> </w:t>
      </w:r>
      <w:r w:rsidR="00ED6E4A" w:rsidRPr="57260A84">
        <w:rPr>
          <w:lang w:val="en-US"/>
        </w:rPr>
        <w:t>Finally</w:t>
      </w:r>
      <w:r w:rsidR="29F84DB0" w:rsidRPr="57260A84">
        <w:rPr>
          <w:lang w:val="en-US"/>
        </w:rPr>
        <w:t xml:space="preserve">, we lack information on </w:t>
      </w:r>
      <w:r w:rsidR="00ED6E4A" w:rsidRPr="57260A84">
        <w:rPr>
          <w:lang w:val="en-US"/>
        </w:rPr>
        <w:t xml:space="preserve">spruce </w:t>
      </w:r>
      <w:r w:rsidR="29F84DB0" w:rsidRPr="57260A84">
        <w:rPr>
          <w:lang w:val="en-US"/>
        </w:rPr>
        <w:t>masting history during camera deployment</w:t>
      </w:r>
      <w:r w:rsidR="00ED6E4A" w:rsidRPr="57260A84">
        <w:rPr>
          <w:lang w:val="en-US"/>
        </w:rPr>
        <w:t>, which</w:t>
      </w:r>
      <w:r w:rsidR="00230257" w:rsidRPr="57260A84">
        <w:rPr>
          <w:lang w:val="en-US"/>
        </w:rPr>
        <w:t xml:space="preserve"> </w:t>
      </w:r>
      <w:r w:rsidR="29F84DB0" w:rsidRPr="57260A84">
        <w:rPr>
          <w:lang w:val="en-US"/>
        </w:rPr>
        <w:t>has implication</w:t>
      </w:r>
      <w:r w:rsidR="00ED6E4A" w:rsidRPr="57260A84">
        <w:rPr>
          <w:lang w:val="en-US"/>
        </w:rPr>
        <w:t>s</w:t>
      </w:r>
      <w:r w:rsidR="29F84DB0" w:rsidRPr="57260A84">
        <w:rPr>
          <w:lang w:val="en-US"/>
        </w:rPr>
        <w:t xml:space="preserve"> for squirrel </w:t>
      </w:r>
      <w:r w:rsidR="553CA040" w:rsidRPr="1D8D2BC4">
        <w:rPr>
          <w:lang w:val="en-US"/>
        </w:rPr>
        <w:t>behavior</w:t>
      </w:r>
      <w:r w:rsidR="29F84DB0" w:rsidRPr="1D8D2BC4">
        <w:rPr>
          <w:lang w:val="en-US"/>
        </w:rPr>
        <w:t xml:space="preserve"> and abundance</w:t>
      </w:r>
      <w:ins w:id="74" w:author="Jason Fisher" w:date="2026-06-30T11:29:00Z" w16du:dateUtc="2026-06-30T18:29:00Z">
        <w:r w:rsidR="00BA2D4B">
          <w:rPr>
            <w:lang w:val="en-US"/>
          </w:rPr>
          <w:t xml:space="preserve"> </w:t>
        </w:r>
      </w:ins>
      <w:r w:rsidR="00CB15C4">
        <w:rPr>
          <w:lang w:val="en-US"/>
        </w:rPr>
        <w:fldChar w:fldCharType="begin">
          <w:fldData xml:space="preserve">PEVuZE5vdGU+PENpdGU+PEF1dGhvcj5IYWxsd29ydGg8L0F1dGhvcj48WWVhcj4yMDI0PC9ZZWFy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</w:fldData>
        </w:fldChar>
      </w:r>
      <w:r w:rsidR="00E56BAB">
        <w:rPr>
          <w:lang w:val="en-US"/>
        </w:rPr>
        <w:instrText xml:space="preserve"> ADDIN EN.CITE </w:instrText>
      </w:r>
      <w:r w:rsidR="00E56BAB">
        <w:rPr>
          <w:lang w:val="en-US"/>
        </w:rPr>
        <w:fldChar w:fldCharType="begin">
          <w:fldData xml:space="preserve">PEVuZE5vdGU+PENpdGU+PEF1dGhvcj5IYWxsd29ydGg8L0F1dGhvcj48WWVhcj4yMDI0PC9ZZWFy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</w:fldData>
        </w:fldChar>
      </w:r>
      <w:r w:rsidR="00E56BAB">
        <w:rPr>
          <w:lang w:val="en-US"/>
        </w:rPr>
        <w:instrText xml:space="preserve"> ADDIN EN.CITE.DATA </w:instrText>
      </w:r>
      <w:r w:rsidR="00E56BAB">
        <w:rPr>
          <w:lang w:val="en-US"/>
        </w:rPr>
      </w:r>
      <w:r w:rsidR="00E56BAB">
        <w:rPr>
          <w:lang w:val="en-US"/>
        </w:rPr>
        <w:fldChar w:fldCharType="end"/>
      </w:r>
      <w:r w:rsidR="00CB15C4">
        <w:rPr>
          <w:lang w:val="en-US"/>
        </w:rPr>
      </w:r>
      <w:r w:rsidR="00CB15C4">
        <w:rPr>
          <w:lang w:val="en-US"/>
        </w:rPr>
        <w:fldChar w:fldCharType="separate"/>
      </w:r>
      <w:r w:rsidR="00E56BAB">
        <w:rPr>
          <w:noProof/>
          <w:lang w:val="en-US"/>
        </w:rPr>
        <w:t>(Fletcher et al. 2010, McAdam et al. 2019, Hallworth et al. 2024)</w:t>
      </w:r>
      <w:r w:rsidR="00CB15C4">
        <w:rPr>
          <w:lang w:val="en-US"/>
        </w:rPr>
        <w:fldChar w:fldCharType="end"/>
      </w:r>
      <w:r w:rsidR="00ED6E4A" w:rsidRPr="1D8D2BC4">
        <w:rPr>
          <w:lang w:val="en-US"/>
        </w:rPr>
        <w:t xml:space="preserve">. We </w:t>
      </w:r>
      <w:r w:rsidR="00CB15C4" w:rsidRPr="1D8D2BC4">
        <w:rPr>
          <w:lang w:val="en-US"/>
        </w:rPr>
        <w:t>mitigated against</w:t>
      </w:r>
      <w:r w:rsidR="00ED6E4A" w:rsidRPr="1D8D2BC4">
        <w:rPr>
          <w:lang w:val="en-US"/>
        </w:rPr>
        <w:t xml:space="preserve"> this temporal variance with a nested random effect structure, but future work should </w:t>
      </w:r>
      <w:r w:rsidR="004A5F47" w:rsidRPr="1D8D2BC4">
        <w:rPr>
          <w:lang w:val="en-US"/>
        </w:rPr>
        <w:t>strive for</w:t>
      </w:r>
      <w:r w:rsidR="00ED6E4A" w:rsidRPr="1D8D2BC4">
        <w:rPr>
          <w:lang w:val="en-US"/>
        </w:rPr>
        <w:t xml:space="preserve"> temporal replication to test whether the effects of </w:t>
      </w:r>
      <w:r w:rsidR="008840FF" w:rsidRPr="1D8D2BC4">
        <w:rPr>
          <w:lang w:val="en-US"/>
        </w:rPr>
        <w:t>industrial features</w:t>
      </w:r>
      <w:r w:rsidR="00823275" w:rsidRPr="1D8D2BC4">
        <w:rPr>
          <w:lang w:val="en-US"/>
        </w:rPr>
        <w:t xml:space="preserve">, </w:t>
      </w:r>
      <w:r w:rsidR="008840FF" w:rsidRPr="1D8D2BC4">
        <w:rPr>
          <w:lang w:val="en-US"/>
        </w:rPr>
        <w:t xml:space="preserve">especially resource </w:t>
      </w:r>
      <w:r w:rsidR="00823275" w:rsidRPr="1D8D2BC4">
        <w:rPr>
          <w:lang w:val="en-US"/>
        </w:rPr>
        <w:t xml:space="preserve">complementation, </w:t>
      </w:r>
      <w:r w:rsidR="00ED6E4A" w:rsidRPr="1D8D2BC4">
        <w:rPr>
          <w:lang w:val="en-US"/>
        </w:rPr>
        <w:t xml:space="preserve">are consistent across resource pulses. </w:t>
      </w:r>
    </w:p>
    <w:p w14:paraId="28291D57" w14:textId="37A56731" w:rsidR="006D495E" w:rsidRDefault="006D495E" w:rsidP="000D00B4">
      <w:pPr>
        <w:ind w:firstLine="720"/>
        <w:rPr>
          <w:lang w:val="en-US"/>
        </w:rPr>
      </w:pPr>
      <w:bookmarkStart w:id="75" w:name="_9vhq2xeu7ytl"/>
      <w:bookmarkEnd w:id="75"/>
      <w:r w:rsidRPr="006D495E">
        <w:rPr>
          <w:lang w:val="en-US"/>
        </w:rPr>
        <w:t>In summary, red squirrel distribution in the Boreal Plains is influenced by both industrial footprint and the</w:t>
      </w:r>
      <w:r w:rsidR="00DE0742">
        <w:rPr>
          <w:lang w:val="en-US"/>
        </w:rPr>
        <w:t xml:space="preserve"> </w:t>
      </w:r>
      <w:r w:rsidR="00E57225">
        <w:rPr>
          <w:lang w:val="en-US"/>
        </w:rPr>
        <w:t xml:space="preserve">spatial configuration induced by that footprint, </w:t>
      </w:r>
      <w:r w:rsidRPr="006D495E">
        <w:rPr>
          <w:lang w:val="en-US"/>
        </w:rPr>
        <w:t>which we attributed to interacting effects of resource complementation and increased predation. Although small mammals are rarely the focus of natural resource policy in boreal ecological systems, our results shed light on several main management implications. First, our findings reaffirm that the ecological impacts of industrial disturbance extend well beyond the local site of development. While the hierarchical</w:t>
      </w:r>
      <w:r w:rsidR="004D648C">
        <w:rPr>
          <w:lang w:val="en-US"/>
        </w:rPr>
        <w:t>, multi-scale</w:t>
      </w:r>
      <w:r w:rsidRPr="006D495E">
        <w:rPr>
          <w:lang w:val="en-US"/>
        </w:rPr>
        <w:t xml:space="preserve"> influence of landscape structure on animal space-use is widely recognized by ecologists </w:t>
      </w:r>
      <w:r w:rsidR="00E92B1F">
        <w:rPr>
          <w:lang w:val="en-US"/>
        </w:rPr>
        <w:fldChar w:fldCharType="begin">
          <w:fldData xml:space="preserve">LCBidXQgdGhlIGVjb3N5c3RlbSBiZWNvbWVzIGJyaXR0bGUgJnF1b3Q7bG9ja2VkIGludG8gdGln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</w:fldData>
        </w:fldChar>
      </w:r>
      <w:r w:rsidR="00E56BAB">
        <w:rPr>
          <w:lang w:val="en-US"/>
        </w:rPr>
        <w:instrText xml:space="preserve"> ADDIN EN.CITE </w:instrText>
      </w:r>
      <w:r w:rsidR="00E56BAB">
        <w:rPr>
          <w:lang w:val="en-US"/>
        </w:rPr>
        <w:fldChar w:fldCharType="begin">
          <w:fldData xml:space="preserve">PEVuZE5vdGU+PENpdGU+PEF1dGhvcj5Kb2huc29uPC9BdXRob3I+PFllYXI+MTk4MDwvWWVhcj48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==
</w:fldData>
        </w:fldChar>
      </w:r>
      <w:r w:rsidR="00E56BAB">
        <w:rPr>
          <w:lang w:val="en-US"/>
        </w:rPr>
        <w:instrText xml:space="preserve"> ADDIN EN.CITE.DATA </w:instrText>
      </w:r>
      <w:r w:rsidR="00E56BAB">
        <w:rPr>
          <w:lang w:val="en-US"/>
        </w:rPr>
      </w:r>
      <w:r w:rsidR="00E56BAB">
        <w:rPr>
          <w:lang w:val="en-US"/>
        </w:rPr>
        <w:fldChar w:fldCharType="end"/>
      </w:r>
      <w:r w:rsidR="00E56BAB">
        <w:rPr>
          <w:lang w:val="en-US"/>
        </w:rPr>
        <w:fldChar w:fldCharType="begin">
          <w:fldData xml:space="preserve">LCBidXQgdGhlIGVjb3N5c3RlbSBiZWNvbWVzIGJyaXR0bGUgJnF1b3Q7bG9ja2VkIGludG8gdGln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</w:fldData>
        </w:fldChar>
      </w:r>
      <w:r w:rsidR="00E56BAB">
        <w:rPr>
          <w:lang w:val="en-US"/>
        </w:rPr>
        <w:instrText xml:space="preserve"> ADDIN EN.CITE.DATA </w:instrText>
      </w:r>
      <w:r w:rsidR="00E56BAB">
        <w:rPr>
          <w:lang w:val="en-US"/>
        </w:rPr>
      </w:r>
      <w:r w:rsidR="00E56BAB">
        <w:rPr>
          <w:lang w:val="en-US"/>
        </w:rPr>
        <w:fldChar w:fldCharType="end"/>
      </w:r>
      <w:r w:rsidR="00E92B1F">
        <w:rPr>
          <w:lang w:val="en-US"/>
        </w:rPr>
      </w:r>
      <w:r w:rsidR="00E92B1F">
        <w:rPr>
          <w:lang w:val="en-US"/>
        </w:rPr>
        <w:fldChar w:fldCharType="separate"/>
      </w:r>
      <w:r w:rsidR="00E56BAB">
        <w:rPr>
          <w:noProof/>
          <w:lang w:val="en-US"/>
        </w:rPr>
        <w:t>(Johnson 1980, Holling 1992, Levin 1992)</w:t>
      </w:r>
      <w:r w:rsidR="00E92B1F">
        <w:rPr>
          <w:lang w:val="en-US"/>
        </w:rPr>
        <w:fldChar w:fldCharType="end"/>
      </w:r>
      <w:r w:rsidRPr="006D495E">
        <w:rPr>
          <w:lang w:val="en-US"/>
        </w:rPr>
        <w:t xml:space="preserve">, applications like environmental impact assessment and land-use planning frequently restrict their scope to localized effects </w:t>
      </w:r>
      <w:r w:rsidR="00406F35">
        <w:rPr>
          <w:lang w:val="en-US"/>
        </w:rPr>
        <w:fldChar w:fldCharType="begin">
          <w:fldData xml:space="preserve">PEVuZE5vdGU+PENpdGU+PEF1dGhvcj5UaGVvYmFsZDwvQXV0aG9yPjxZZWFyPjE5OTc8L1llYXI+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</w:fldData>
        </w:fldChar>
      </w:r>
      <w:r w:rsidR="00E56BAB">
        <w:rPr>
          <w:lang w:val="en-US"/>
        </w:rPr>
        <w:instrText xml:space="preserve"> ADDIN EN.CITE </w:instrText>
      </w:r>
      <w:r w:rsidR="00E56BAB">
        <w:rPr>
          <w:lang w:val="en-US"/>
        </w:rPr>
        <w:fldChar w:fldCharType="begin">
          <w:fldData xml:space="preserve">PEVuZE5vdGU+PENpdGU+PEF1dGhvcj5UaGVvYmFsZDwvQXV0aG9yPjxZZWFyPjE5OTc8L1llYXI+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</w:fldData>
        </w:fldChar>
      </w:r>
      <w:r w:rsidR="00E56BAB">
        <w:rPr>
          <w:lang w:val="en-US"/>
        </w:rPr>
        <w:instrText xml:space="preserve"> ADDIN EN.CITE.DATA </w:instrText>
      </w:r>
      <w:r w:rsidR="00E56BAB">
        <w:rPr>
          <w:lang w:val="en-US"/>
        </w:rPr>
      </w:r>
      <w:r w:rsidR="00E56BAB">
        <w:rPr>
          <w:lang w:val="en-US"/>
        </w:rPr>
        <w:fldChar w:fldCharType="end"/>
      </w:r>
      <w:r w:rsidR="00406F35">
        <w:rPr>
          <w:lang w:val="en-US"/>
        </w:rPr>
      </w:r>
      <w:r w:rsidR="00406F35">
        <w:rPr>
          <w:lang w:val="en-US"/>
        </w:rPr>
        <w:fldChar w:fldCharType="separate"/>
      </w:r>
      <w:r w:rsidR="00E56BAB">
        <w:rPr>
          <w:noProof/>
          <w:lang w:val="en-US"/>
        </w:rPr>
        <w:t>(Theobald et al. 1997, Duinker and Greig 2006, Singh et al. 2020)</w:t>
      </w:r>
      <w:r w:rsidR="00406F35">
        <w:rPr>
          <w:lang w:val="en-US"/>
        </w:rPr>
        <w:fldChar w:fldCharType="end"/>
      </w:r>
      <w:r w:rsidRPr="006D495E">
        <w:rPr>
          <w:lang w:val="en-US"/>
        </w:rPr>
        <w:t>. Stressors must instead be evaluated at multiple scalar levels to effectively understand wildlife responses to change</w:t>
      </w:r>
      <w:r w:rsidR="00406F35">
        <w:rPr>
          <w:lang w:val="en-US"/>
        </w:rPr>
        <w:t xml:space="preserve"> </w:t>
      </w:r>
      <w:r w:rsidR="00406F35">
        <w:rPr>
          <w:lang w:val="en-US"/>
        </w:rPr>
        <w:fldChar w:fldCharType="begin">
          <w:fldData xml:space="preserve">PEVuZE5vdGU+PENpdGU+PEF1dGhvcj5UaGVyaXZlbDwvQXV0aG9yPjxZZWFyPjIwMDc8L1llYXI+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</w:fldData>
        </w:fldChar>
      </w:r>
      <w:r w:rsidR="007A1ABA">
        <w:rPr>
          <w:lang w:val="en-US"/>
        </w:rPr>
        <w:instrText xml:space="preserve"> ADDIN EN.CITE </w:instrText>
      </w:r>
      <w:r w:rsidR="007A1ABA">
        <w:rPr>
          <w:lang w:val="en-US"/>
        </w:rPr>
        <w:fldChar w:fldCharType="begin">
          <w:fldData xml:space="preserve">PEVuZE5vdGU+PENpdGU+PEF1dGhvcj5UaGVyaXZlbDwvQXV0aG9yPjxZZWFyPjIwMDc8L1llYXI+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</w:fldData>
        </w:fldChar>
      </w:r>
      <w:r w:rsidR="007A1ABA">
        <w:rPr>
          <w:lang w:val="en-US"/>
        </w:rPr>
        <w:instrText xml:space="preserve"> ADDIN EN.CITE.DATA </w:instrText>
      </w:r>
      <w:r w:rsidR="007A1ABA">
        <w:rPr>
          <w:lang w:val="en-US"/>
        </w:rPr>
      </w:r>
      <w:r w:rsidR="007A1ABA">
        <w:rPr>
          <w:lang w:val="en-US"/>
        </w:rPr>
        <w:fldChar w:fldCharType="end"/>
      </w:r>
      <w:r w:rsidR="00406F35">
        <w:rPr>
          <w:lang w:val="en-US"/>
        </w:rPr>
      </w:r>
      <w:r w:rsidR="00406F35">
        <w:rPr>
          <w:lang w:val="en-US"/>
        </w:rPr>
        <w:fldChar w:fldCharType="separate"/>
      </w:r>
      <w:r w:rsidR="007A1ABA">
        <w:rPr>
          <w:noProof/>
          <w:lang w:val="en-US"/>
        </w:rPr>
        <w:t>(Therivel and Ross 2007)</w:t>
      </w:r>
      <w:r w:rsidR="00406F35">
        <w:rPr>
          <w:lang w:val="en-US"/>
        </w:rPr>
        <w:fldChar w:fldCharType="end"/>
      </w:r>
      <w:r w:rsidRPr="006D495E">
        <w:rPr>
          <w:lang w:val="en-US"/>
        </w:rPr>
        <w:t>. Second, relying exclusively on straightforward measures like cumulative footprint is likely to underestimate the functional habitat loss induced by industrial development</w:t>
      </w:r>
      <w:r w:rsidR="000D00B4">
        <w:rPr>
          <w:lang w:val="en-US"/>
        </w:rPr>
        <w:t xml:space="preserve"> and high edge-to-area ratios</w:t>
      </w:r>
      <w:r w:rsidRPr="006D495E">
        <w:rPr>
          <w:lang w:val="en-US"/>
        </w:rPr>
        <w:t>.</w:t>
      </w:r>
      <w:r w:rsidR="007A1ABA" w:rsidRPr="57260A84">
        <w:rPr>
          <w:i/>
          <w:iCs/>
          <w:lang w:val="en-US"/>
        </w:rPr>
        <w:t xml:space="preserve"> </w:t>
      </w:r>
      <w:r w:rsidR="007A1ABA" w:rsidRPr="57260A84">
        <w:rPr>
          <w:lang w:val="en-US"/>
        </w:rPr>
        <w:t xml:space="preserve">While </w:t>
      </w:r>
      <w:r w:rsidR="007A1ABA" w:rsidRPr="0C40D4B4">
        <w:rPr>
          <w:lang w:val="en-US"/>
        </w:rPr>
        <w:t>management</w:t>
      </w:r>
      <w:r w:rsidR="007A1ABA">
        <w:rPr>
          <w:lang w:val="en-US"/>
        </w:rPr>
        <w:t xml:space="preserve"> in the oil sands typically</w:t>
      </w:r>
      <w:r w:rsidR="007A1ABA" w:rsidRPr="0C40D4B4">
        <w:rPr>
          <w:lang w:val="en-US"/>
        </w:rPr>
        <w:t xml:space="preserve"> focuses</w:t>
      </w:r>
      <w:r w:rsidR="007A1ABA" w:rsidRPr="57260A84">
        <w:rPr>
          <w:lang w:val="en-US"/>
        </w:rPr>
        <w:t xml:space="preserve"> on</w:t>
      </w:r>
      <w:r w:rsidR="007A1ABA">
        <w:rPr>
          <w:lang w:val="en-US"/>
        </w:rPr>
        <w:t xml:space="preserve"> the</w:t>
      </w:r>
      <w:r w:rsidR="007A1ABA" w:rsidRPr="57260A84">
        <w:rPr>
          <w:lang w:val="en-US"/>
        </w:rPr>
        <w:t xml:space="preserve"> amount of habitat lost</w:t>
      </w:r>
      <w:r w:rsidR="007A1ABA">
        <w:rPr>
          <w:lang w:val="en-US"/>
        </w:rPr>
        <w:t xml:space="preserve"> and looks to offset footprint using undisturbed habitat elsewhere as a solution</w:t>
      </w:r>
      <w:r w:rsidR="007A1ABA" w:rsidRPr="57260A84">
        <w:rPr>
          <w:lang w:val="en-US"/>
        </w:rPr>
        <w:t>, we demonstrate that both composition and spatial configuration must be considered</w:t>
      </w:r>
      <w:r w:rsidR="007A1ABA">
        <w:rPr>
          <w:lang w:val="en-US"/>
        </w:rPr>
        <w:t xml:space="preserve">. </w:t>
      </w:r>
      <w:r w:rsidRPr="006D495E">
        <w:rPr>
          <w:lang w:val="en-US"/>
        </w:rPr>
        <w:lastRenderedPageBreak/>
        <w:t>There are few landscapes in the Boreal Plains where cumulative footprint is high, but impacts on configuration are low. Notably, extensive networks of seismic lines and other linear features generate disproportionately high edge density relative to their physical footprint. The spatial responses of red squirrels observed here suggest that restoration of these linear features could yield wider effects across the mammal community, beyond the</w:t>
      </w:r>
      <w:r w:rsidR="00406F35">
        <w:rPr>
          <w:lang w:val="en-US"/>
        </w:rPr>
        <w:t xml:space="preserve"> necessary</w:t>
      </w:r>
      <w:r w:rsidRPr="006D495E">
        <w:rPr>
          <w:lang w:val="en-US"/>
        </w:rPr>
        <w:t xml:space="preserve"> emphasis on conserving woodland caribou</w:t>
      </w:r>
      <w:r w:rsidR="00406F35">
        <w:rPr>
          <w:lang w:val="en-US"/>
        </w:rPr>
        <w:t xml:space="preserve"> </w:t>
      </w:r>
      <w:r w:rsidR="00406F35">
        <w:rPr>
          <w:lang w:val="en-US"/>
        </w:rPr>
        <w:fldChar w:fldCharType="begin">
          <w:fldData xml:space="preserve">PEVuZE5vdGU+PENpdGU+PEF1dGhvcj5EaWNraWU8L0F1dGhvcj48WWVhcj4yMDIzPC9ZZWFyPjxS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</w:fldData>
        </w:fldChar>
      </w:r>
      <w:r w:rsidR="00E56BAB">
        <w:rPr>
          <w:lang w:val="en-US"/>
        </w:rPr>
        <w:instrText xml:space="preserve"> ADDIN EN.CITE </w:instrText>
      </w:r>
      <w:r w:rsidR="00E56BAB">
        <w:rPr>
          <w:lang w:val="en-US"/>
        </w:rPr>
        <w:fldChar w:fldCharType="begin">
          <w:fldData xml:space="preserve">PEVuZE5vdGU+PENpdGU+PEF1dGhvcj5EaWNraWU8L0F1dGhvcj48WWVhcj4yMDIzPC9ZZWFyPjxS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</w:fldData>
        </w:fldChar>
      </w:r>
      <w:r w:rsidR="00E56BAB">
        <w:rPr>
          <w:lang w:val="en-US"/>
        </w:rPr>
        <w:instrText xml:space="preserve"> ADDIN EN.CITE.DATA </w:instrText>
      </w:r>
      <w:r w:rsidR="00E56BAB">
        <w:rPr>
          <w:lang w:val="en-US"/>
        </w:rPr>
      </w:r>
      <w:r w:rsidR="00E56BAB">
        <w:rPr>
          <w:lang w:val="en-US"/>
        </w:rPr>
        <w:fldChar w:fldCharType="end"/>
      </w:r>
      <w:r w:rsidR="00406F35">
        <w:rPr>
          <w:lang w:val="en-US"/>
        </w:rPr>
      </w:r>
      <w:r w:rsidR="00406F35">
        <w:rPr>
          <w:lang w:val="en-US"/>
        </w:rPr>
        <w:fldChar w:fldCharType="separate"/>
      </w:r>
      <w:r w:rsidR="00E56BAB">
        <w:rPr>
          <w:noProof/>
          <w:lang w:val="en-US"/>
        </w:rPr>
        <w:t>(e.g., Dickie et al. 2023, Viliani et al. 2024)</w:t>
      </w:r>
      <w:r w:rsidR="00406F35">
        <w:rPr>
          <w:lang w:val="en-US"/>
        </w:rPr>
        <w:fldChar w:fldCharType="end"/>
      </w:r>
      <w:r w:rsidRPr="006D495E">
        <w:rPr>
          <w:lang w:val="en-US"/>
        </w:rPr>
        <w:t xml:space="preserve">. </w:t>
      </w:r>
      <w:r w:rsidR="006A3592">
        <w:rPr>
          <w:lang w:val="en-US"/>
        </w:rPr>
        <w:t>Features that create high amounts of edge may represent restoration priorities</w:t>
      </w:r>
      <w:r w:rsidR="003A22CE">
        <w:rPr>
          <w:lang w:val="en-US"/>
        </w:rPr>
        <w:t xml:space="preserve"> since they constitute high functional habitat loss</w:t>
      </w:r>
      <w:r w:rsidR="006A3592">
        <w:rPr>
          <w:lang w:val="en-US"/>
        </w:rPr>
        <w:t xml:space="preserve">. </w:t>
      </w:r>
      <w:r w:rsidRPr="006D495E">
        <w:rPr>
          <w:lang w:val="en-US"/>
        </w:rPr>
        <w:t xml:space="preserve">As resource extraction expands globally, management of industrial activities will require cumulative risk approaches to identifying stressors (Tyack et al. 2022) that prioritize interacting ecological mechanisms over area-based management. </w:t>
      </w:r>
      <w:r>
        <w:rPr>
          <w:lang w:val="en-US"/>
        </w:rPr>
        <w:br w:type="page"/>
      </w:r>
    </w:p>
    <w:p w14:paraId="00E5E762" w14:textId="07FDA17E" w:rsidR="00512322" w:rsidRPr="006D495E" w:rsidRDefault="00E60473" w:rsidP="00B5095E">
      <w:pPr>
        <w:spacing w:after="240" w:line="276" w:lineRule="auto"/>
        <w:rPr>
          <w:lang w:val="en-US"/>
        </w:rPr>
      </w:pPr>
      <w:commentRangeStart w:id="76"/>
      <w:commentRangeStart w:id="77"/>
      <w:commentRangeStart w:id="78"/>
      <w:r w:rsidRPr="57260A84">
        <w:rPr>
          <w:b/>
          <w:bCs/>
        </w:rPr>
        <w:lastRenderedPageBreak/>
        <w:t>References</w:t>
      </w:r>
      <w:commentRangeEnd w:id="76"/>
      <w:r w:rsidR="00D860C2" w:rsidRPr="006D495E">
        <w:rPr>
          <w:rStyle w:val="CommentReference"/>
          <w:sz w:val="24"/>
          <w:szCs w:val="22"/>
          <w:lang w:val="en-US"/>
        </w:rPr>
        <w:commentReference w:id="76"/>
      </w:r>
      <w:commentRangeEnd w:id="77"/>
      <w:r w:rsidR="00BA2D4B" w:rsidRPr="006D495E">
        <w:rPr>
          <w:rStyle w:val="CommentReference"/>
          <w:sz w:val="24"/>
          <w:szCs w:val="22"/>
          <w:lang w:val="en-US"/>
        </w:rPr>
        <w:commentReference w:id="77"/>
      </w:r>
      <w:commentRangeEnd w:id="78"/>
      <w:r w:rsidR="00DE0742" w:rsidRPr="006D495E">
        <w:rPr>
          <w:rStyle w:val="CommentReference"/>
          <w:sz w:val="24"/>
          <w:szCs w:val="22"/>
          <w:lang w:val="en-US"/>
        </w:rPr>
        <w:commentReference w:id="78"/>
      </w:r>
    </w:p>
    <w:bookmarkStart w:id="79" w:name="_6a4kq0etjl5t" w:colFirst="0" w:colLast="0"/>
    <w:bookmarkStart w:id="80" w:name="_4cznrppnwhre" w:colFirst="0" w:colLast="0"/>
    <w:bookmarkEnd w:id="79"/>
    <w:bookmarkEnd w:id="80"/>
    <w:p w14:paraId="150D477C" w14:textId="77777777" w:rsidR="007A1ABA" w:rsidRPr="007A1ABA" w:rsidRDefault="000558DC" w:rsidP="007A1ABA">
      <w:pPr>
        <w:pStyle w:val="EndNoteBibliography"/>
        <w:ind w:left="720" w:hanging="720"/>
      </w:pPr>
      <w:r>
        <w:rPr>
          <w:b/>
          <w:bCs/>
        </w:rPr>
        <w:fldChar w:fldCharType="begin"/>
      </w:r>
      <w:r>
        <w:rPr>
          <w:b/>
          <w:bCs/>
        </w:rPr>
        <w:instrText xml:space="preserve"> ADDIN EN.REFLIST </w:instrText>
      </w:r>
      <w:r>
        <w:rPr>
          <w:b/>
          <w:bCs/>
        </w:rPr>
        <w:fldChar w:fldCharType="separate"/>
      </w:r>
      <w:r w:rsidR="007A1ABA" w:rsidRPr="007A1ABA">
        <w:t xml:space="preserve">Abib, T. H., L. Chasmer, C. Hopkinson, C. Mahoney, and L. C. E. Rodriguez. 2019. Seismic line impacts on proximal boreal forest and wetland environments in Alberta. Science of the Total Environment </w:t>
      </w:r>
      <w:r w:rsidR="007A1ABA" w:rsidRPr="007A1ABA">
        <w:rPr>
          <w:b/>
        </w:rPr>
        <w:t>658</w:t>
      </w:r>
      <w:r w:rsidR="007A1ABA" w:rsidRPr="007A1ABA">
        <w:t>:1601-1613.</w:t>
      </w:r>
    </w:p>
    <w:p w14:paraId="0FE77D91" w14:textId="77777777" w:rsidR="007A1ABA" w:rsidRPr="007A1ABA" w:rsidRDefault="007A1ABA" w:rsidP="007A1ABA">
      <w:pPr>
        <w:pStyle w:val="EndNoteBibliography"/>
        <w:ind w:left="720" w:hanging="720"/>
      </w:pPr>
      <w:r w:rsidRPr="007A1ABA">
        <w:t>Addicott, J. F., J. M. Aho, M. F. Antolin, D. K. Padilla, J. S. Richardson, and D. A. Soluk. 1987. Ecological neighborhoods: scaling environmental patterns. Oikos:340-346.</w:t>
      </w:r>
    </w:p>
    <w:p w14:paraId="48C56AB0" w14:textId="77777777" w:rsidR="007A1ABA" w:rsidRPr="007A1ABA" w:rsidRDefault="007A1ABA" w:rsidP="007A1ABA">
      <w:pPr>
        <w:pStyle w:val="EndNoteBibliography"/>
        <w:ind w:left="720" w:hanging="720"/>
      </w:pPr>
      <w:r w:rsidRPr="007A1ABA">
        <w:t xml:space="preserve">Akaike, H. 1998. Information Theory and an Extension of the Maximum Likelihood Principle. Pages 199-213 </w:t>
      </w:r>
      <w:r w:rsidRPr="007A1ABA">
        <w:rPr>
          <w:i/>
        </w:rPr>
        <w:t>in</w:t>
      </w:r>
      <w:r w:rsidRPr="007A1ABA">
        <w:t xml:space="preserve"> E. Parzen, K. Tanabe, and G. Kitagawa, editors. Selected Papers of Hirotugu Akaike. Springer New York, New York, NY.</w:t>
      </w:r>
    </w:p>
    <w:p w14:paraId="4382BC05" w14:textId="77777777" w:rsidR="007A1ABA" w:rsidRPr="007A1ABA" w:rsidRDefault="007A1ABA" w:rsidP="007A1ABA">
      <w:pPr>
        <w:pStyle w:val="EndNoteBibliography"/>
        <w:ind w:left="720" w:hanging="720"/>
      </w:pPr>
      <w:r w:rsidRPr="007A1ABA">
        <w:t xml:space="preserve">Andrén, H. 1994. Effects of Habitat Fragmentation on Birds and Mammals in Landscapes with Different Proportions of Suitable Habitat: A Review. Oikos </w:t>
      </w:r>
      <w:r w:rsidRPr="007A1ABA">
        <w:rPr>
          <w:b/>
        </w:rPr>
        <w:t>71</w:t>
      </w:r>
      <w:r w:rsidRPr="007A1ABA">
        <w:t>:355-366.</w:t>
      </w:r>
    </w:p>
    <w:p w14:paraId="3BD70B61" w14:textId="77777777" w:rsidR="007A1ABA" w:rsidRPr="007A1ABA" w:rsidRDefault="007A1ABA" w:rsidP="007A1ABA">
      <w:pPr>
        <w:pStyle w:val="EndNoteBibliography"/>
        <w:ind w:left="720" w:hanging="720"/>
      </w:pPr>
      <w:r w:rsidRPr="007A1ABA">
        <w:t xml:space="preserve">Arnold, T. W. 2010. Uninformative Parameters and Model Selection Using Akaike's Information Criterion. The Journal of Wildlife Management </w:t>
      </w:r>
      <w:r w:rsidRPr="007A1ABA">
        <w:rPr>
          <w:b/>
        </w:rPr>
        <w:t>74</w:t>
      </w:r>
      <w:r w:rsidRPr="007A1ABA">
        <w:t>:1175-1178.</w:t>
      </w:r>
    </w:p>
    <w:p w14:paraId="37E55BE4" w14:textId="77777777" w:rsidR="007A1ABA" w:rsidRPr="007A1ABA" w:rsidRDefault="007A1ABA" w:rsidP="007A1ABA">
      <w:pPr>
        <w:pStyle w:val="EndNoteBibliography"/>
        <w:ind w:left="720" w:hanging="720"/>
      </w:pPr>
      <w:r w:rsidRPr="007A1ABA">
        <w:t xml:space="preserve">Bakker, V. J., and D. H. Van Vuren. 2004. Gap-Crossing Decisions by the Red Squirrel, a Forest-Dependent Small Mammal. Conservation Biology </w:t>
      </w:r>
      <w:r w:rsidRPr="007A1ABA">
        <w:rPr>
          <w:b/>
        </w:rPr>
        <w:t>18</w:t>
      </w:r>
      <w:r w:rsidRPr="007A1ABA">
        <w:t>:689-697.</w:t>
      </w:r>
    </w:p>
    <w:p w14:paraId="4F7CB888" w14:textId="77777777" w:rsidR="007A1ABA" w:rsidRPr="007A1ABA" w:rsidRDefault="007A1ABA" w:rsidP="007A1ABA">
      <w:pPr>
        <w:pStyle w:val="EndNoteBibliography"/>
        <w:ind w:left="720" w:hanging="720"/>
      </w:pPr>
      <w:r w:rsidRPr="007A1ABA">
        <w:t xml:space="preserve">Barnas, A. F., A. Ladle, J. M. Burgar, A. C. Burton, M. S. Boyce, L. Eliuk, F. Grey, N. Heim, J. Paczkowski, F. E. C. Stewart, E. Tattersall, and J. T. Fisher. 2024. How landscape traits affect boreal mammal responses to anthropogenic disturbance. Science of the Total Environment </w:t>
      </w:r>
      <w:r w:rsidRPr="007A1ABA">
        <w:rPr>
          <w:b/>
        </w:rPr>
        <w:t>915</w:t>
      </w:r>
      <w:r w:rsidRPr="007A1ABA">
        <w:t>:9.</w:t>
      </w:r>
    </w:p>
    <w:p w14:paraId="2D2D2157" w14:textId="77777777" w:rsidR="007A1ABA" w:rsidRPr="007A1ABA" w:rsidRDefault="007A1ABA" w:rsidP="007A1ABA">
      <w:pPr>
        <w:pStyle w:val="EndNoteBibliography"/>
        <w:ind w:left="720" w:hanging="720"/>
      </w:pPr>
      <w:r w:rsidRPr="007A1ABA">
        <w:t>Barton, K. 2015. MuMIn: Multi-Model Inference.</w:t>
      </w:r>
    </w:p>
    <w:p w14:paraId="4EA9A26F" w14:textId="77777777" w:rsidR="007A1ABA" w:rsidRPr="007A1ABA" w:rsidRDefault="007A1ABA" w:rsidP="007A1ABA">
      <w:pPr>
        <w:pStyle w:val="EndNoteBibliography"/>
        <w:ind w:left="720" w:hanging="720"/>
      </w:pPr>
      <w:r w:rsidRPr="007A1ABA">
        <w:t>Bayne, E., J. Dennett, J. Dooley, M. Kohler, J. Ball, M. Bidwell, A. Braid, J. Chetelat, E. Dillegeard, D. Farr, J. Fisher, M. Freemark, K. Foster, C. Godwin, C. Hebert, D. Huggard, D. McIssac, T. Narwani, S. Nielsen, B. Pauli, S. Prasad, D. Roberts, S. Slater, S. Song, S. Swanson, P. Thomas, J. Toms, C. Twitchell, S. White, F. Wyatt, and L. Mundy. 2021. A Before-After Dose-Response (BADR): Terrestrial Biological Monitoring Framework for the Oil Sands. Government of Alberta.</w:t>
      </w:r>
    </w:p>
    <w:p w14:paraId="1AEAF254" w14:textId="77777777" w:rsidR="007A1ABA" w:rsidRPr="007A1ABA" w:rsidRDefault="007A1ABA" w:rsidP="007A1ABA">
      <w:pPr>
        <w:pStyle w:val="EndNoteBibliography"/>
        <w:ind w:left="720" w:hanging="720"/>
      </w:pPr>
      <w:r w:rsidRPr="007A1ABA">
        <w:t>Bayne, E., and K. Hobson. 2000. Relative use of contiguous and fragmented boreal forest by red squirrels (</w:t>
      </w:r>
      <w:r w:rsidRPr="007A1ABA">
        <w:rPr>
          <w:i/>
        </w:rPr>
        <w:t>Tamiasciurus hudsonicus</w:t>
      </w:r>
      <w:r w:rsidRPr="007A1ABA">
        <w:t xml:space="preserve">). CANADIAN JOURNAL OF ZOOLOGY </w:t>
      </w:r>
      <w:r w:rsidRPr="007A1ABA">
        <w:rPr>
          <w:b/>
        </w:rPr>
        <w:t>78</w:t>
      </w:r>
      <w:r w:rsidRPr="007A1ABA">
        <w:t>:359-365.</w:t>
      </w:r>
    </w:p>
    <w:p w14:paraId="024CAE9B" w14:textId="77777777" w:rsidR="007A1ABA" w:rsidRPr="007A1ABA" w:rsidRDefault="007A1ABA" w:rsidP="007A1ABA">
      <w:pPr>
        <w:pStyle w:val="EndNoteBibliography"/>
        <w:ind w:left="720" w:hanging="720"/>
      </w:pPr>
      <w:r w:rsidRPr="007A1ABA">
        <w:t xml:space="preserve">Beirne, C., C. Sun, E. R. Tattersall, J. M. Burgar, J. T. Fisher, and A. C. Burton. 2021. Multispecies modelling reveals potential for habitat restoration to re-establish boreal vertebrate community dynamics. Journal of Applied Ecology </w:t>
      </w:r>
      <w:r w:rsidRPr="007A1ABA">
        <w:rPr>
          <w:b/>
        </w:rPr>
        <w:t>58</w:t>
      </w:r>
      <w:r w:rsidRPr="007A1ABA">
        <w:t>:2821-2832.</w:t>
      </w:r>
    </w:p>
    <w:p w14:paraId="09BD1FF0" w14:textId="77777777" w:rsidR="007A1ABA" w:rsidRPr="007A1ABA" w:rsidRDefault="007A1ABA" w:rsidP="007A1ABA">
      <w:pPr>
        <w:pStyle w:val="EndNoteBibliography"/>
        <w:ind w:left="720" w:hanging="720"/>
      </w:pPr>
      <w:r w:rsidRPr="007A1ABA">
        <w:t>Benhamou, S. 1996. Space use and foraging movements in the American red squirrel (</w:t>
      </w:r>
      <w:r w:rsidRPr="007A1ABA">
        <w:rPr>
          <w:i/>
        </w:rPr>
        <w:t>Tamiasciurus hudsonicus</w:t>
      </w:r>
      <w:r w:rsidRPr="007A1ABA">
        <w:t xml:space="preserve">). Behavioural Processes </w:t>
      </w:r>
      <w:r w:rsidRPr="007A1ABA">
        <w:rPr>
          <w:b/>
        </w:rPr>
        <w:t>37</w:t>
      </w:r>
      <w:r w:rsidRPr="007A1ABA">
        <w:t>:89-102.</w:t>
      </w:r>
    </w:p>
    <w:p w14:paraId="33DDDB5F" w14:textId="77777777" w:rsidR="007A1ABA" w:rsidRPr="007A1ABA" w:rsidRDefault="007A1ABA" w:rsidP="007A1ABA">
      <w:pPr>
        <w:pStyle w:val="EndNoteBibliography"/>
        <w:ind w:left="720" w:hanging="720"/>
      </w:pPr>
      <w:r w:rsidRPr="007A1ABA">
        <w:t xml:space="preserve">Brooks, M. E., K. Kristensen, K. J. van Benthem, A. Magnusson, C. W. Berg, A. Nielsen, H. J. Skaug, M. Mächler, and B. M. Bolker. 2017. </w:t>
      </w:r>
      <w:r w:rsidRPr="007A1ABA">
        <w:rPr>
          <w:i/>
        </w:rPr>
        <w:t xml:space="preserve">glmmTMB </w:t>
      </w:r>
      <w:r w:rsidRPr="007A1ABA">
        <w:t xml:space="preserve">Balances Speed and Flexibility Among Packages for Zero-inflated Generalized Linear Mixed Modeling. The R Journal </w:t>
      </w:r>
      <w:r w:rsidRPr="007A1ABA">
        <w:rPr>
          <w:b/>
        </w:rPr>
        <w:t>9</w:t>
      </w:r>
      <w:r w:rsidRPr="007A1ABA">
        <w:t>:378-400.</w:t>
      </w:r>
    </w:p>
    <w:p w14:paraId="4D1BE78F" w14:textId="77777777" w:rsidR="007A1ABA" w:rsidRPr="007A1ABA" w:rsidRDefault="007A1ABA" w:rsidP="007A1ABA">
      <w:pPr>
        <w:pStyle w:val="EndNoteBibliography"/>
        <w:ind w:left="720" w:hanging="720"/>
      </w:pPr>
      <w:r w:rsidRPr="007A1ABA">
        <w:t xml:space="preserve">Brooks, T. M., R. A. Mittermeier, C. G. Mittermeier, G. A. B. Da Fonseca, A. B. Rylands, W. R. Konstant, P. Flick, J. Pilgrim, S. Oldfield, G. Magin, and C. Hilton-Taylor. 2002. Habitat Loss and Extinction in the Hotspots of Biodiversity. Conservation Biology </w:t>
      </w:r>
      <w:r w:rsidRPr="007A1ABA">
        <w:rPr>
          <w:b/>
        </w:rPr>
        <w:t>16</w:t>
      </w:r>
      <w:r w:rsidRPr="007A1ABA">
        <w:t>:909-923.</w:t>
      </w:r>
    </w:p>
    <w:p w14:paraId="15FD3395" w14:textId="77777777" w:rsidR="007A1ABA" w:rsidRPr="007A1ABA" w:rsidRDefault="007A1ABA" w:rsidP="007A1ABA">
      <w:pPr>
        <w:pStyle w:val="EndNoteBibliography"/>
        <w:ind w:left="720" w:hanging="720"/>
      </w:pPr>
      <w:r w:rsidRPr="007A1ABA">
        <w:t>Burnham, K. P., and D. R. Anderson. 2002. Model selection and multimodel inference: a practical information-theoretic approach. 2nd edition. Springer, New York, NY.</w:t>
      </w:r>
    </w:p>
    <w:p w14:paraId="78FE9B14" w14:textId="77777777" w:rsidR="007A1ABA" w:rsidRPr="007A1ABA" w:rsidRDefault="007A1ABA" w:rsidP="007A1ABA">
      <w:pPr>
        <w:pStyle w:val="EndNoteBibliography"/>
        <w:ind w:left="720" w:hanging="720"/>
      </w:pPr>
      <w:r w:rsidRPr="007A1ABA">
        <w:t xml:space="preserve">Burton, A. C., E. Neilson, D. Moreira, A. Ladle, R. Steenweg, J. T. Fisher, E. Bayne, and S. Boutin. 2015. Wildlife camera trapping: a review and recommendations for linking surveys to ecological processes. Journal of Applied Ecology </w:t>
      </w:r>
      <w:r w:rsidRPr="007A1ABA">
        <w:rPr>
          <w:b/>
        </w:rPr>
        <w:t>52</w:t>
      </w:r>
      <w:r w:rsidRPr="007A1ABA">
        <w:t>:675-685.</w:t>
      </w:r>
    </w:p>
    <w:p w14:paraId="62A7A34E" w14:textId="77777777" w:rsidR="007A1ABA" w:rsidRPr="007A1ABA" w:rsidRDefault="007A1ABA" w:rsidP="007A1ABA">
      <w:pPr>
        <w:pStyle w:val="EndNoteBibliography"/>
        <w:ind w:left="720" w:hanging="720"/>
      </w:pPr>
      <w:r w:rsidRPr="007A1ABA">
        <w:lastRenderedPageBreak/>
        <w:t xml:space="preserve">Clarke, J. F., L. Bron, M. Carlson, S. S. Labiy, Z. Penno, H. Webster, J. T. Fisher, and M. A. Dyck. 2025. Energy Infrastructure Clears the Way for Coyotes in Alberta's Oil Sands. Ecology and Evolution </w:t>
      </w:r>
      <w:r w:rsidRPr="007A1ABA">
        <w:rPr>
          <w:b/>
        </w:rPr>
        <w:t>15</w:t>
      </w:r>
      <w:r w:rsidRPr="007A1ABA">
        <w:t>:e71904.</w:t>
      </w:r>
    </w:p>
    <w:p w14:paraId="6D922B77" w14:textId="77777777" w:rsidR="007A1ABA" w:rsidRPr="007A1ABA" w:rsidRDefault="007A1ABA" w:rsidP="007A1ABA">
      <w:pPr>
        <w:pStyle w:val="EndNoteBibliography"/>
        <w:ind w:left="720" w:hanging="720"/>
      </w:pPr>
      <w:r w:rsidRPr="007A1ABA">
        <w:t xml:space="preserve">Côté, I. M., E. S. Darling, and C. J. Brown. 2016. Interactions among ecosystem stressors and their importance in conservation. Proceedings of the Royal Society B: Biological Sciences </w:t>
      </w:r>
      <w:r w:rsidRPr="007A1ABA">
        <w:rPr>
          <w:b/>
        </w:rPr>
        <w:t>283</w:t>
      </w:r>
      <w:r w:rsidRPr="007A1ABA">
        <w:t>:20152592.</w:t>
      </w:r>
    </w:p>
    <w:p w14:paraId="3D8817BC" w14:textId="77777777" w:rsidR="007A1ABA" w:rsidRPr="007A1ABA" w:rsidRDefault="007A1ABA" w:rsidP="007A1ABA">
      <w:pPr>
        <w:pStyle w:val="EndNoteBibliography"/>
        <w:ind w:left="720" w:hanging="720"/>
      </w:pPr>
      <w:r w:rsidRPr="007A1ABA">
        <w:t xml:space="preserve">Dabros, A., M. Pyper, and G. Castilla. 2018. Seismic lines in the boreal and arctic ecosystems of North America: environmental impacts, challenges, and opportunities. Environmental Reviews </w:t>
      </w:r>
      <w:r w:rsidRPr="007A1ABA">
        <w:rPr>
          <w:b/>
        </w:rPr>
        <w:t>26</w:t>
      </w:r>
      <w:r w:rsidRPr="007A1ABA">
        <w:t>:214-229.</w:t>
      </w:r>
    </w:p>
    <w:p w14:paraId="2469DB8C" w14:textId="77777777" w:rsidR="007A1ABA" w:rsidRPr="007A1ABA" w:rsidRDefault="007A1ABA" w:rsidP="007A1ABA">
      <w:pPr>
        <w:pStyle w:val="EndNoteBibliography"/>
        <w:ind w:left="720" w:hanging="720"/>
      </w:pPr>
      <w:r w:rsidRPr="007A1ABA">
        <w:t xml:space="preserve">Dickie, M., C. Bampfylde, T. J. Habib, M. Cody, K. Benesh, M. Kellner, M. McLellan, S. Boutin, and R. Serrouya. 2023. Where to begin? A flexible framework to prioritize caribou habitat restoration. Restoration Ecology </w:t>
      </w:r>
      <w:r w:rsidRPr="007A1ABA">
        <w:rPr>
          <w:b/>
        </w:rPr>
        <w:t>31</w:t>
      </w:r>
      <w:r w:rsidRPr="007A1ABA">
        <w:t>.</w:t>
      </w:r>
    </w:p>
    <w:p w14:paraId="2EA28E97" w14:textId="77777777" w:rsidR="007A1ABA" w:rsidRPr="007A1ABA" w:rsidRDefault="007A1ABA" w:rsidP="007A1ABA">
      <w:pPr>
        <w:pStyle w:val="EndNoteBibliography"/>
        <w:ind w:left="720" w:hanging="720"/>
      </w:pPr>
      <w:r w:rsidRPr="007A1ABA">
        <w:t xml:space="preserve">Didham, R. K., V. Kapos, and R. M. Ewers. 2012. Rethinking the conceptual foundations of habitat fragmentation research. Oikos </w:t>
      </w:r>
      <w:r w:rsidRPr="007A1ABA">
        <w:rPr>
          <w:b/>
        </w:rPr>
        <w:t>121</w:t>
      </w:r>
      <w:r w:rsidRPr="007A1ABA">
        <w:t>:161-170.</w:t>
      </w:r>
    </w:p>
    <w:p w14:paraId="49E6D924" w14:textId="77777777" w:rsidR="007A1ABA" w:rsidRPr="007A1ABA" w:rsidRDefault="007A1ABA" w:rsidP="007A1ABA">
      <w:pPr>
        <w:pStyle w:val="EndNoteBibliography"/>
        <w:ind w:left="720" w:hanging="720"/>
      </w:pPr>
      <w:r w:rsidRPr="007A1ABA">
        <w:t xml:space="preserve">Duinker, P. N., and L. A. Greig. 2006. The Impotence of Cumulative Effects Assessment in Canada: Ailments and Ideas for Redeployment. Environmental Management </w:t>
      </w:r>
      <w:r w:rsidRPr="007A1ABA">
        <w:rPr>
          <w:b/>
        </w:rPr>
        <w:t>37</w:t>
      </w:r>
      <w:r w:rsidRPr="007A1ABA">
        <w:t>:153-161.</w:t>
      </w:r>
    </w:p>
    <w:p w14:paraId="6CB816E1" w14:textId="77777777" w:rsidR="007A1ABA" w:rsidRPr="007A1ABA" w:rsidRDefault="007A1ABA" w:rsidP="007A1ABA">
      <w:pPr>
        <w:pStyle w:val="EndNoteBibliography"/>
        <w:ind w:left="720" w:hanging="720"/>
      </w:pPr>
      <w:r w:rsidRPr="007A1ABA">
        <w:t xml:space="preserve">Dunning, J. B., B. J. Danielson, and H. R. Pulliam. 1992. Ecological Processes That Affect Populations in Complex Landscapes. Oikos </w:t>
      </w:r>
      <w:r w:rsidRPr="007A1ABA">
        <w:rPr>
          <w:b/>
        </w:rPr>
        <w:t>65</w:t>
      </w:r>
      <w:r w:rsidRPr="007A1ABA">
        <w:t>:169-175.</w:t>
      </w:r>
    </w:p>
    <w:p w14:paraId="2E7FC468" w14:textId="77777777" w:rsidR="007A1ABA" w:rsidRPr="007A1ABA" w:rsidRDefault="007A1ABA" w:rsidP="007A1ABA">
      <w:pPr>
        <w:pStyle w:val="EndNoteBibliography"/>
        <w:ind w:left="720" w:hanging="720"/>
      </w:pPr>
      <w:r w:rsidRPr="007A1ABA">
        <w:t xml:space="preserve">Dyck, M. A., E. Arthurs, M. Braun, S. Marks, R. M. Smith, A. F. Barnas, and J. T. Fisher. 2026. Using information theory to select spatial scales for species–habitat responses with camera traps. Ecological Applications </w:t>
      </w:r>
      <w:r w:rsidRPr="007A1ABA">
        <w:rPr>
          <w:b/>
        </w:rPr>
        <w:t>36</w:t>
      </w:r>
      <w:r w:rsidRPr="007A1ABA">
        <w:t>.</w:t>
      </w:r>
    </w:p>
    <w:p w14:paraId="3E488453" w14:textId="77777777" w:rsidR="007A1ABA" w:rsidRPr="007A1ABA" w:rsidRDefault="007A1ABA" w:rsidP="007A1ABA">
      <w:pPr>
        <w:pStyle w:val="EndNoteBibliography"/>
        <w:ind w:left="720" w:hanging="720"/>
      </w:pPr>
      <w:r w:rsidRPr="007A1ABA">
        <w:t xml:space="preserve">Fahrig, L. 2003. Effects of Habitat Fragmentation on Biodiversity. Annual Review of Ecology, Evolution, and Systematics </w:t>
      </w:r>
      <w:r w:rsidRPr="007A1ABA">
        <w:rPr>
          <w:b/>
        </w:rPr>
        <w:t>34</w:t>
      </w:r>
      <w:r w:rsidRPr="007A1ABA">
        <w:t>:487-515.</w:t>
      </w:r>
    </w:p>
    <w:p w14:paraId="50FFF4E3" w14:textId="77777777" w:rsidR="007A1ABA" w:rsidRPr="007A1ABA" w:rsidRDefault="007A1ABA" w:rsidP="007A1ABA">
      <w:pPr>
        <w:pStyle w:val="EndNoteBibliography"/>
        <w:ind w:left="720" w:hanging="720"/>
      </w:pPr>
      <w:r w:rsidRPr="007A1ABA">
        <w:t xml:space="preserve">Fahrig, L. 2017. Ecological Responses to Habitat Fragmentation </w:t>
      </w:r>
      <w:r w:rsidRPr="007A1ABA">
        <w:rPr>
          <w:i/>
        </w:rPr>
        <w:t>Per Se</w:t>
      </w:r>
      <w:r w:rsidRPr="007A1ABA">
        <w:t xml:space="preserve">. Annual Review of Ecology, Evolution, and Systematics </w:t>
      </w:r>
      <w:r w:rsidRPr="007A1ABA">
        <w:rPr>
          <w:b/>
        </w:rPr>
        <w:t>48</w:t>
      </w:r>
      <w:r w:rsidRPr="007A1ABA">
        <w:t>:1-23.</w:t>
      </w:r>
    </w:p>
    <w:p w14:paraId="0E8C40B9" w14:textId="77777777" w:rsidR="007A1ABA" w:rsidRPr="007A1ABA" w:rsidRDefault="007A1ABA" w:rsidP="007A1ABA">
      <w:pPr>
        <w:pStyle w:val="EndNoteBibliography"/>
        <w:ind w:left="720" w:hanging="720"/>
      </w:pPr>
      <w:r w:rsidRPr="007A1ABA">
        <w:t>Faraway, J. J. 2016. Extending the Linear Model with R. 2nd edition. Chapman and Hall, New York, NY.</w:t>
      </w:r>
    </w:p>
    <w:p w14:paraId="307F953D" w14:textId="77777777" w:rsidR="007A1ABA" w:rsidRPr="007A1ABA" w:rsidRDefault="007A1ABA" w:rsidP="007A1ABA">
      <w:pPr>
        <w:pStyle w:val="EndNoteBibliography"/>
        <w:ind w:left="720" w:hanging="720"/>
      </w:pPr>
      <w:r w:rsidRPr="007A1ABA">
        <w:t>Ferron, J., J. P. Ouellet, and Y. Lemay. 1986. Spring and summer time budgets and feeding behaviourof the red squirrel (</w:t>
      </w:r>
      <w:r w:rsidRPr="007A1ABA">
        <w:rPr>
          <w:i/>
        </w:rPr>
        <w:t>Tamiasciurus hudsonicus</w:t>
      </w:r>
      <w:r w:rsidRPr="007A1ABA">
        <w:t xml:space="preserve">). CANADIAN JOURNAL OF ZOOLOGY </w:t>
      </w:r>
      <w:r w:rsidRPr="007A1ABA">
        <w:rPr>
          <w:b/>
        </w:rPr>
        <w:t>64</w:t>
      </w:r>
      <w:r w:rsidRPr="007A1ABA">
        <w:t>:385-391.</w:t>
      </w:r>
    </w:p>
    <w:p w14:paraId="49267694" w14:textId="77777777" w:rsidR="007A1ABA" w:rsidRPr="007A1ABA" w:rsidRDefault="007A1ABA" w:rsidP="007A1ABA">
      <w:pPr>
        <w:pStyle w:val="EndNoteBibliography"/>
        <w:ind w:left="720" w:hanging="720"/>
      </w:pPr>
      <w:r w:rsidRPr="007A1ABA">
        <w:t xml:space="preserve">Fisher, J. T., B. Anholt, and J. P. Volpe. 2011a. Body mass explains characteristic scales of habitat selection in terrestrial mammals. Ecol Evol </w:t>
      </w:r>
      <w:r w:rsidRPr="007A1ABA">
        <w:rPr>
          <w:b/>
        </w:rPr>
        <w:t>1</w:t>
      </w:r>
      <w:r w:rsidRPr="007A1ABA">
        <w:t>:517-528.</w:t>
      </w:r>
    </w:p>
    <w:p w14:paraId="0999CD14" w14:textId="77777777" w:rsidR="007A1ABA" w:rsidRPr="007A1ABA" w:rsidRDefault="007A1ABA" w:rsidP="007A1ABA">
      <w:pPr>
        <w:pStyle w:val="EndNoteBibliography"/>
        <w:ind w:left="720" w:hanging="720"/>
      </w:pPr>
      <w:r w:rsidRPr="007A1ABA">
        <w:t xml:space="preserve">Fisher, J. T., B. Anholt, and J. P. Volpe. 2011b. Body mass explains characteristic scales of habitat selection in terrestrial mammals. Ecology and Evolution </w:t>
      </w:r>
      <w:r w:rsidRPr="007A1ABA">
        <w:rPr>
          <w:b/>
        </w:rPr>
        <w:t>1</w:t>
      </w:r>
      <w:r w:rsidRPr="007A1ABA">
        <w:t>:517-528.</w:t>
      </w:r>
    </w:p>
    <w:p w14:paraId="036799B5" w14:textId="77777777" w:rsidR="007A1ABA" w:rsidRPr="007A1ABA" w:rsidRDefault="007A1ABA" w:rsidP="007A1ABA">
      <w:pPr>
        <w:pStyle w:val="EndNoteBibliography"/>
        <w:ind w:left="720" w:hanging="720"/>
      </w:pPr>
      <w:r w:rsidRPr="007A1ABA">
        <w:t xml:space="preserve">Fisher, J. T., S. Boutin, and S. J. Hannon. 2005. The protean relationship between boreal forest landscape structure and red squirrel distribution at multiple spatial scales. Landscape Ecology </w:t>
      </w:r>
      <w:r w:rsidRPr="007A1ABA">
        <w:rPr>
          <w:b/>
        </w:rPr>
        <w:t>20</w:t>
      </w:r>
      <w:r w:rsidRPr="007A1ABA">
        <w:t>:73-82.</w:t>
      </w:r>
    </w:p>
    <w:p w14:paraId="123D3DDE" w14:textId="77777777" w:rsidR="007A1ABA" w:rsidRPr="007A1ABA" w:rsidRDefault="007A1ABA" w:rsidP="007A1ABA">
      <w:pPr>
        <w:pStyle w:val="EndNoteBibliography"/>
        <w:ind w:left="720" w:hanging="720"/>
      </w:pPr>
      <w:r w:rsidRPr="007A1ABA">
        <w:t xml:space="preserve">Fisher, J. T., and A. C. Burton. 2018. Wildlife winners and losers in an oil sands landscape. Frontiers in Ecology and the Environment </w:t>
      </w:r>
      <w:r w:rsidRPr="007A1ABA">
        <w:rPr>
          <w:b/>
        </w:rPr>
        <w:t>16</w:t>
      </w:r>
      <w:r w:rsidRPr="007A1ABA">
        <w:t>:323-328.</w:t>
      </w:r>
    </w:p>
    <w:p w14:paraId="5B6FFABD" w14:textId="77777777" w:rsidR="007A1ABA" w:rsidRPr="007A1ABA" w:rsidRDefault="007A1ABA" w:rsidP="007A1ABA">
      <w:pPr>
        <w:pStyle w:val="EndNoteBibliography"/>
        <w:ind w:left="720" w:hanging="720"/>
      </w:pPr>
      <w:r w:rsidRPr="007A1ABA">
        <w:t xml:space="preserve">Fisher, J. T., and A. Ladle. 2022. Syntopic species interact with large boreal mammals' response to anthropogenic landscape change. Science of the Total Environment </w:t>
      </w:r>
      <w:r w:rsidRPr="007A1ABA">
        <w:rPr>
          <w:b/>
        </w:rPr>
        <w:t>822</w:t>
      </w:r>
      <w:r w:rsidRPr="007A1ABA">
        <w:t>:153432.</w:t>
      </w:r>
    </w:p>
    <w:p w14:paraId="067B7FDD" w14:textId="77777777" w:rsidR="007A1ABA" w:rsidRPr="007A1ABA" w:rsidRDefault="007A1ABA" w:rsidP="007A1ABA">
      <w:pPr>
        <w:pStyle w:val="EndNoteBibliography"/>
        <w:ind w:left="720" w:hanging="720"/>
      </w:pPr>
      <w:r w:rsidRPr="007A1ABA">
        <w:t xml:space="preserve">Fisher, J. T., and G. Merriam. 2000. Resource patch array use by two squirrel species in an agricultural landscape. LANDSCAPE ECOLOGY </w:t>
      </w:r>
      <w:r w:rsidRPr="007A1ABA">
        <w:rPr>
          <w:b/>
        </w:rPr>
        <w:t>15</w:t>
      </w:r>
      <w:r w:rsidRPr="007A1ABA">
        <w:t>:333-338.</w:t>
      </w:r>
    </w:p>
    <w:p w14:paraId="4A2A6A0F" w14:textId="77777777" w:rsidR="007A1ABA" w:rsidRPr="007A1ABA" w:rsidRDefault="007A1ABA" w:rsidP="007A1ABA">
      <w:pPr>
        <w:pStyle w:val="EndNoteBibliography"/>
        <w:ind w:left="720" w:hanging="720"/>
      </w:pPr>
      <w:r w:rsidRPr="007A1ABA">
        <w:t xml:space="preserve">Fisher, J. T., and L. Wilkinson. 2005. The response of mammals to forest fire and timber harvest in the North American boreal forest. Mammal Review </w:t>
      </w:r>
      <w:r w:rsidRPr="007A1ABA">
        <w:rPr>
          <w:b/>
        </w:rPr>
        <w:t>35</w:t>
      </w:r>
      <w:r w:rsidRPr="007A1ABA">
        <w:t>:51-81.</w:t>
      </w:r>
    </w:p>
    <w:p w14:paraId="21C7654E" w14:textId="77777777" w:rsidR="007A1ABA" w:rsidRPr="007A1ABA" w:rsidRDefault="007A1ABA" w:rsidP="007A1ABA">
      <w:pPr>
        <w:pStyle w:val="EndNoteBibliography"/>
        <w:ind w:left="720" w:hanging="720"/>
      </w:pPr>
      <w:r w:rsidRPr="007A1ABA">
        <w:lastRenderedPageBreak/>
        <w:t xml:space="preserve">Fletcher, Q. E., S. Boutin, J. E. Lane, J. M. Lamontagne, A. G. McAdam, C. J. Krebs, and M. M. Humphries. 2010. The functional response of a hoarding seed predator to mast seeding. Ecology </w:t>
      </w:r>
      <w:r w:rsidRPr="007A1ABA">
        <w:rPr>
          <w:b/>
        </w:rPr>
        <w:t>91</w:t>
      </w:r>
      <w:r w:rsidRPr="007A1ABA">
        <w:t>:2673-2683.</w:t>
      </w:r>
    </w:p>
    <w:p w14:paraId="260D0820" w14:textId="77777777" w:rsidR="007A1ABA" w:rsidRPr="007A1ABA" w:rsidRDefault="007A1ABA" w:rsidP="007A1ABA">
      <w:pPr>
        <w:pStyle w:val="EndNoteBibliography"/>
        <w:ind w:left="720" w:hanging="720"/>
      </w:pPr>
      <w:r w:rsidRPr="007A1ABA">
        <w:t xml:space="preserve">Fletcher, R. J., R. K. Didham, C. Banks-Leite, J. Barlow, R. M. Ewers, J. Rosindell, R. D. Holt, A. Gonzalez, R. Pardini, E. I. Damschen, F. P. L. Melo, L. Ries, J. A. Prevedello, T. Tscharntke, W. F. Laurance, T. Lovejoy, and N. M. Haddad. 2018. Is habitat fragmentation good for biodiversity? Biological Conservation </w:t>
      </w:r>
      <w:r w:rsidRPr="007A1ABA">
        <w:rPr>
          <w:b/>
        </w:rPr>
        <w:t>226</w:t>
      </w:r>
      <w:r w:rsidRPr="007A1ABA">
        <w:t>:9-15.</w:t>
      </w:r>
    </w:p>
    <w:p w14:paraId="03EFB983" w14:textId="77777777" w:rsidR="007A1ABA" w:rsidRPr="007A1ABA" w:rsidRDefault="007A1ABA" w:rsidP="007A1ABA">
      <w:pPr>
        <w:pStyle w:val="EndNoteBibliography"/>
        <w:ind w:left="720" w:hanging="720"/>
      </w:pPr>
      <w:r w:rsidRPr="007A1ABA">
        <w:t xml:space="preserve">Forman, R. T. T., and M. Godron. 1981. Patches and Structural Components for A Landscape Ecology. BioScience </w:t>
      </w:r>
      <w:r w:rsidRPr="007A1ABA">
        <w:rPr>
          <w:b/>
        </w:rPr>
        <w:t>31</w:t>
      </w:r>
      <w:r w:rsidRPr="007A1ABA">
        <w:t>:733-740.</w:t>
      </w:r>
    </w:p>
    <w:p w14:paraId="01391ACB" w14:textId="77777777" w:rsidR="007A1ABA" w:rsidRPr="007A1ABA" w:rsidRDefault="007A1ABA" w:rsidP="007A1ABA">
      <w:pPr>
        <w:pStyle w:val="EndNoteBibliography"/>
        <w:ind w:left="720" w:hanging="720"/>
      </w:pPr>
      <w:r w:rsidRPr="007A1ABA">
        <w:t xml:space="preserve">Franklin, C. M. A., A. T. Filicetti, and S. E. Nielsen. 2021. Seismic line width and orientation influence microclimatic forest edge gradients and tree regeneration. Forest Ecology and Management </w:t>
      </w:r>
      <w:r w:rsidRPr="007A1ABA">
        <w:rPr>
          <w:b/>
        </w:rPr>
        <w:t>492</w:t>
      </w:r>
      <w:r w:rsidRPr="007A1ABA">
        <w:t>:119216.</w:t>
      </w:r>
    </w:p>
    <w:p w14:paraId="75C4CDE4" w14:textId="77777777" w:rsidR="007A1ABA" w:rsidRPr="007A1ABA" w:rsidRDefault="007A1ABA" w:rsidP="007A1ABA">
      <w:pPr>
        <w:pStyle w:val="EndNoteBibliography"/>
        <w:ind w:left="720" w:hanging="720"/>
      </w:pPr>
      <w:r w:rsidRPr="007A1ABA">
        <w:t>Godron, M., and R. Forman. 1983. Landscape modification and changing ecological characteristics. Pages 12-28  Disturbance and ecosystems: components of response. Springer.</w:t>
      </w:r>
    </w:p>
    <w:p w14:paraId="317EF7EF" w14:textId="77777777" w:rsidR="007A1ABA" w:rsidRPr="007A1ABA" w:rsidRDefault="007A1ABA" w:rsidP="007A1ABA">
      <w:pPr>
        <w:pStyle w:val="EndNoteBibliography"/>
        <w:ind w:left="720" w:hanging="720"/>
      </w:pPr>
      <w:r w:rsidRPr="007A1ABA">
        <w:t xml:space="preserve">Greenberg, S., T. Godin, and J. Whittington. 2019. Design patterns for wildlife-related camera trap image analysis. Ecology and Evolution </w:t>
      </w:r>
      <w:r w:rsidRPr="007A1ABA">
        <w:rPr>
          <w:b/>
        </w:rPr>
        <w:t>9</w:t>
      </w:r>
      <w:r w:rsidRPr="007A1ABA">
        <w:t>:13706-13730.</w:t>
      </w:r>
    </w:p>
    <w:p w14:paraId="44DADED0" w14:textId="77777777" w:rsidR="007A1ABA" w:rsidRPr="007A1ABA" w:rsidRDefault="007A1ABA" w:rsidP="007A1ABA">
      <w:pPr>
        <w:pStyle w:val="EndNoteBibliography"/>
        <w:ind w:left="720" w:hanging="720"/>
      </w:pPr>
      <w:r w:rsidRPr="007A1ABA">
        <w:t xml:space="preserve">Haddad, N. M., L. A. Brudvig, J. Clobert, K. F. Davies, A. Gonzalez, R. D. Holt, T. E. Lovejoy, J. O. Sexton, M. P. Austin, C. D. Collins, W. M. Cook, E. I. Damschen, R. M. Ewers, B. L. Foster, C. N. Jenkins, A. J. King, W. F. Laurance, D. J. Levey, C. R. Margules, B. A. Melbourne, A. O. Nicholls, J. L. Orrock, D.-X. Song, and J. R. Townshend. 2015. Habitat fragmentation and its lasting impact on Earth’s ecosystems. Science Advances </w:t>
      </w:r>
      <w:r w:rsidRPr="007A1ABA">
        <w:rPr>
          <w:b/>
        </w:rPr>
        <w:t>1</w:t>
      </w:r>
      <w:r w:rsidRPr="007A1ABA">
        <w:t>:e1500052.</w:t>
      </w:r>
    </w:p>
    <w:p w14:paraId="2B0D01D1" w14:textId="77777777" w:rsidR="007A1ABA" w:rsidRPr="007A1ABA" w:rsidRDefault="007A1ABA" w:rsidP="007A1ABA">
      <w:pPr>
        <w:pStyle w:val="EndNoteBibliography"/>
        <w:ind w:left="720" w:hanging="720"/>
      </w:pPr>
      <w:r w:rsidRPr="007A1ABA">
        <w:t xml:space="preserve">Hallworth, M. T., A. P. K. Sirén, W. V. DeLuca, T. R. Duclos, K. P. McFarland, J. M. Hill, C. C. Rimmer, and T. L. Morelli. 2024. Boom and bust: the effects of masting on seed predator range dynamics and trophic cascades. Diversity and Distributions </w:t>
      </w:r>
      <w:r w:rsidRPr="007A1ABA">
        <w:rPr>
          <w:b/>
        </w:rPr>
        <w:t>30</w:t>
      </w:r>
      <w:r w:rsidRPr="007A1ABA">
        <w:t>:e13861.</w:t>
      </w:r>
    </w:p>
    <w:p w14:paraId="71592404" w14:textId="77777777" w:rsidR="007A1ABA" w:rsidRPr="007A1ABA" w:rsidRDefault="007A1ABA" w:rsidP="007A1ABA">
      <w:pPr>
        <w:pStyle w:val="EndNoteBibliography"/>
        <w:ind w:left="720" w:hanging="720"/>
      </w:pPr>
      <w:r w:rsidRPr="007A1ABA">
        <w:t xml:space="preserve">Hämäläinen, S., K. Fey, and V. Selonen. 2019. The effect of landscape structure on dispersal distances of the Eurasian red squirrel. Ecology and Evolution </w:t>
      </w:r>
      <w:r w:rsidRPr="007A1ABA">
        <w:rPr>
          <w:b/>
        </w:rPr>
        <w:t>9</w:t>
      </w:r>
      <w:r w:rsidRPr="007A1ABA">
        <w:t>:1173-1181.</w:t>
      </w:r>
    </w:p>
    <w:p w14:paraId="3B4C8EEB" w14:textId="77777777" w:rsidR="007A1ABA" w:rsidRPr="007A1ABA" w:rsidRDefault="007A1ABA" w:rsidP="007A1ABA">
      <w:pPr>
        <w:pStyle w:val="EndNoteBibliography"/>
        <w:ind w:left="720" w:hanging="720"/>
      </w:pPr>
      <w:r w:rsidRPr="007A1ABA">
        <w:t xml:space="preserve">Harper, K. A., S. E. Macdonald, M. S. Mayerhofer, S. R. Biswas, P.-A. Esseen, K. Hylander, K. J. Stewart, A. U. Mallik, P. Drapeau, B.-G. Jonsson, D. Lesieur, J. Kouki, and Y. Bergeron. 2015. Edge influence on vegetation at natural and anthropogenic edges of boreal forests in Canada and Fennoscandia. Journal of Ecology </w:t>
      </w:r>
      <w:r w:rsidRPr="007A1ABA">
        <w:rPr>
          <w:b/>
        </w:rPr>
        <w:t>103</w:t>
      </w:r>
      <w:r w:rsidRPr="007A1ABA">
        <w:t>:550-562.</w:t>
      </w:r>
    </w:p>
    <w:p w14:paraId="222FBDA5" w14:textId="77777777" w:rsidR="007A1ABA" w:rsidRPr="007A1ABA" w:rsidRDefault="007A1ABA" w:rsidP="007A1ABA">
      <w:pPr>
        <w:pStyle w:val="EndNoteBibliography"/>
        <w:ind w:left="720" w:hanging="720"/>
      </w:pPr>
      <w:r w:rsidRPr="007A1ABA">
        <w:t xml:space="preserve">Hesselbarth, M. H. K., M. Sciaini, K. A. With, K. Wiegand, and J. Nowosad. 2019. </w:t>
      </w:r>
      <w:r w:rsidRPr="007A1ABA">
        <w:rPr>
          <w:i/>
        </w:rPr>
        <w:t>landscapemetrics</w:t>
      </w:r>
      <w:r w:rsidRPr="007A1ABA">
        <w:t xml:space="preserve">: an open-source R tool to calculate landscape metrics. Ecography </w:t>
      </w:r>
      <w:r w:rsidRPr="007A1ABA">
        <w:rPr>
          <w:b/>
        </w:rPr>
        <w:t>42</w:t>
      </w:r>
      <w:r w:rsidRPr="007A1ABA">
        <w:t>:1648-1657.</w:t>
      </w:r>
    </w:p>
    <w:p w14:paraId="1F15D67A" w14:textId="77777777" w:rsidR="007A1ABA" w:rsidRPr="007A1ABA" w:rsidRDefault="007A1ABA" w:rsidP="007A1ABA">
      <w:pPr>
        <w:pStyle w:val="EndNoteBibliography"/>
        <w:ind w:left="720" w:hanging="720"/>
      </w:pPr>
      <w:r w:rsidRPr="007A1ABA">
        <w:t xml:space="preserve">Holland, J. D., D. G. Bert, and L. Fahrig. 2004. Determining the spatial scale of species' response to habitat. BioScience </w:t>
      </w:r>
      <w:r w:rsidRPr="007A1ABA">
        <w:rPr>
          <w:b/>
        </w:rPr>
        <w:t>54</w:t>
      </w:r>
      <w:r w:rsidRPr="007A1ABA">
        <w:t>:227-233.</w:t>
      </w:r>
    </w:p>
    <w:p w14:paraId="58D41EF5" w14:textId="77777777" w:rsidR="007A1ABA" w:rsidRPr="007A1ABA" w:rsidRDefault="007A1ABA" w:rsidP="007A1ABA">
      <w:pPr>
        <w:pStyle w:val="EndNoteBibliography"/>
        <w:ind w:left="720" w:hanging="720"/>
      </w:pPr>
      <w:r w:rsidRPr="007A1ABA">
        <w:t xml:space="preserve">Holland, J. D., L. Fahrig, and N. Cappuccino. 2005. Body size affects the spatial scale of habitat–beetle interactions. Oikos </w:t>
      </w:r>
      <w:r w:rsidRPr="007A1ABA">
        <w:rPr>
          <w:b/>
        </w:rPr>
        <w:t>110</w:t>
      </w:r>
      <w:r w:rsidRPr="007A1ABA">
        <w:t>:101-108.</w:t>
      </w:r>
    </w:p>
    <w:p w14:paraId="12822B2B" w14:textId="77777777" w:rsidR="007A1ABA" w:rsidRPr="007A1ABA" w:rsidRDefault="007A1ABA" w:rsidP="007A1ABA">
      <w:pPr>
        <w:pStyle w:val="EndNoteBibliography"/>
        <w:ind w:left="720" w:hanging="720"/>
      </w:pPr>
      <w:r w:rsidRPr="007A1ABA">
        <w:t xml:space="preserve">Holling, C. S. 1992. Cross‐Scale Morphology, Geometry, and Dynamics of Ecosystems. Ecological Monographs </w:t>
      </w:r>
      <w:r w:rsidRPr="007A1ABA">
        <w:rPr>
          <w:b/>
        </w:rPr>
        <w:t>62</w:t>
      </w:r>
      <w:r w:rsidRPr="007A1ABA">
        <w:t>:447-502.</w:t>
      </w:r>
    </w:p>
    <w:p w14:paraId="026F827D" w14:textId="77777777" w:rsidR="007A1ABA" w:rsidRPr="007A1ABA" w:rsidRDefault="007A1ABA" w:rsidP="007A1ABA">
      <w:pPr>
        <w:pStyle w:val="EndNoteBibliography"/>
        <w:ind w:left="720" w:hanging="720"/>
      </w:pPr>
      <w:r w:rsidRPr="007A1ABA">
        <w:t>Institute, A. B. M. 2023. Wall-to-Wall Human Footprint Inventory - Year 2021.</w:t>
      </w:r>
    </w:p>
    <w:p w14:paraId="47177DE3" w14:textId="77777777" w:rsidR="007A1ABA" w:rsidRPr="007A1ABA" w:rsidRDefault="007A1ABA" w:rsidP="007A1ABA">
      <w:pPr>
        <w:pStyle w:val="EndNoteBibliography"/>
        <w:ind w:left="720" w:hanging="720"/>
      </w:pPr>
      <w:r w:rsidRPr="007A1ABA">
        <w:t xml:space="preserve">Jackson, H. B., and L. Fahrig. 2012. What size is a biologically relevant landscape? Landscape Ecology </w:t>
      </w:r>
      <w:r w:rsidRPr="007A1ABA">
        <w:rPr>
          <w:b/>
        </w:rPr>
        <w:t>27</w:t>
      </w:r>
      <w:r w:rsidRPr="007A1ABA">
        <w:t>:929-941.</w:t>
      </w:r>
    </w:p>
    <w:p w14:paraId="59E782DD" w14:textId="77777777" w:rsidR="007A1ABA" w:rsidRPr="007A1ABA" w:rsidRDefault="007A1ABA" w:rsidP="007A1ABA">
      <w:pPr>
        <w:pStyle w:val="EndNoteBibliography"/>
        <w:ind w:left="720" w:hanging="720"/>
      </w:pPr>
      <w:r w:rsidRPr="007A1ABA">
        <w:t>Jackson, H. B., and L. Fahrig. 2015. Are ecologists conducting research at the optimal scale? Pages 52-63. Wiley Online Library.</w:t>
      </w:r>
    </w:p>
    <w:p w14:paraId="026C23E9" w14:textId="77777777" w:rsidR="007A1ABA" w:rsidRPr="007A1ABA" w:rsidRDefault="007A1ABA" w:rsidP="007A1ABA">
      <w:pPr>
        <w:pStyle w:val="EndNoteBibliography"/>
        <w:ind w:left="720" w:hanging="720"/>
      </w:pPr>
      <w:r w:rsidRPr="007A1ABA">
        <w:lastRenderedPageBreak/>
        <w:t xml:space="preserve">Jackson, R. S., J. M. Dennett, and S. E. Nielsen. 2023. Effects of oil sands disturbances on shrub and tree structure along forest edges in Alberta's boreal forest. Canadian Journal of Forest Research </w:t>
      </w:r>
      <w:r w:rsidRPr="007A1ABA">
        <w:rPr>
          <w:b/>
        </w:rPr>
        <w:t>53</w:t>
      </w:r>
      <w:r w:rsidRPr="007A1ABA">
        <w:t>:642-653.</w:t>
      </w:r>
    </w:p>
    <w:p w14:paraId="67AD4AB3" w14:textId="77777777" w:rsidR="007A1ABA" w:rsidRPr="007A1ABA" w:rsidRDefault="007A1ABA" w:rsidP="007A1ABA">
      <w:pPr>
        <w:pStyle w:val="EndNoteBibliography"/>
        <w:ind w:left="720" w:hanging="720"/>
      </w:pPr>
      <w:r w:rsidRPr="007A1ABA">
        <w:t xml:space="preserve">Johnson, C. N., A. Balmford, B. W. Brook, J. C. Buettel, M. Galetti, L. Guangchun, and J. M. Wilmshurst. 2017. Biodiversity losses and conservation responses in the Anthropocene. Science </w:t>
      </w:r>
      <w:r w:rsidRPr="007A1ABA">
        <w:rPr>
          <w:b/>
        </w:rPr>
        <w:t>356</w:t>
      </w:r>
      <w:r w:rsidRPr="007A1ABA">
        <w:t>:270-275.</w:t>
      </w:r>
    </w:p>
    <w:p w14:paraId="69BF4196" w14:textId="77777777" w:rsidR="007A1ABA" w:rsidRPr="007A1ABA" w:rsidRDefault="007A1ABA" w:rsidP="007A1ABA">
      <w:pPr>
        <w:pStyle w:val="EndNoteBibliography"/>
        <w:ind w:left="720" w:hanging="720"/>
      </w:pPr>
      <w:r w:rsidRPr="007A1ABA">
        <w:t xml:space="preserve">Johnson, D. H. 1980. The Comparison of Usage and Availability Measurements for Evaluating Resource Preference. Ecology </w:t>
      </w:r>
      <w:r w:rsidRPr="007A1ABA">
        <w:rPr>
          <w:b/>
        </w:rPr>
        <w:t>61</w:t>
      </w:r>
      <w:r w:rsidRPr="007A1ABA">
        <w:t>:65-71.</w:t>
      </w:r>
    </w:p>
    <w:p w14:paraId="3B378175" w14:textId="77777777" w:rsidR="007A1ABA" w:rsidRPr="007A1ABA" w:rsidRDefault="007A1ABA" w:rsidP="007A1ABA">
      <w:pPr>
        <w:pStyle w:val="EndNoteBibliography"/>
        <w:ind w:left="720" w:hanging="720"/>
      </w:pPr>
      <w:r w:rsidRPr="007A1ABA">
        <w:t xml:space="preserve">Kays, R., B. Kranstauber, P. Jansen, C. Carbone, M. Rowcliffe, T. Fountain, and S. Tilak. 2009. Camera traps as sensor networks for monitoring animal communities. Pages 811-818 </w:t>
      </w:r>
      <w:r w:rsidRPr="007A1ABA">
        <w:rPr>
          <w:i/>
        </w:rPr>
        <w:t>in</w:t>
      </w:r>
      <w:r w:rsidRPr="007A1ABA">
        <w:t xml:space="preserve"> 2009 IEEE 34th Conference on Local Computer Networks. IEEE.</w:t>
      </w:r>
    </w:p>
    <w:p w14:paraId="00B72509" w14:textId="77777777" w:rsidR="007A1ABA" w:rsidRPr="007A1ABA" w:rsidRDefault="007A1ABA" w:rsidP="007A1ABA">
      <w:pPr>
        <w:pStyle w:val="EndNoteBibliography"/>
        <w:ind w:left="720" w:hanging="720"/>
      </w:pPr>
      <w:r w:rsidRPr="007A1ABA">
        <w:t xml:space="preserve">Kelly, M. J. 2008. Design, evaluate, refine: camera trap studies for elusive species. Animal Conservation </w:t>
      </w:r>
      <w:r w:rsidRPr="007A1ABA">
        <w:rPr>
          <w:b/>
        </w:rPr>
        <w:t>11</w:t>
      </w:r>
      <w:r w:rsidRPr="007A1ABA">
        <w:t>:182-184.</w:t>
      </w:r>
    </w:p>
    <w:p w14:paraId="0D22AD9C" w14:textId="77777777" w:rsidR="007A1ABA" w:rsidRPr="007A1ABA" w:rsidRDefault="007A1ABA" w:rsidP="007A1ABA">
      <w:pPr>
        <w:pStyle w:val="EndNoteBibliography"/>
        <w:ind w:left="720" w:hanging="720"/>
      </w:pPr>
      <w:r w:rsidRPr="007A1ABA">
        <w:t xml:space="preserve">Kennedy, M., and R. D. Gray. 1993. Can Ecological Theory Predict the Distribution of Foraging Animals? A Critical Analysis of Experiments on the Ideal Free Distribution. Oikos </w:t>
      </w:r>
      <w:r w:rsidRPr="007A1ABA">
        <w:rPr>
          <w:b/>
        </w:rPr>
        <w:t>68</w:t>
      </w:r>
      <w:r w:rsidRPr="007A1ABA">
        <w:t>:158-166.</w:t>
      </w:r>
    </w:p>
    <w:p w14:paraId="50F2E723" w14:textId="77777777" w:rsidR="007A1ABA" w:rsidRPr="007A1ABA" w:rsidRDefault="007A1ABA" w:rsidP="007A1ABA">
      <w:pPr>
        <w:pStyle w:val="EndNoteBibliography"/>
        <w:ind w:left="720" w:hanging="720"/>
      </w:pPr>
      <w:r w:rsidRPr="007A1ABA">
        <w:t xml:space="preserve">Kotliar, N. B., and J. A. Wiens. 1990. Multiple Scales of Patchiness and Patch Structure: A Hierarchical Framework for the Study of Heterogeneity. Oikos </w:t>
      </w:r>
      <w:r w:rsidRPr="007A1ABA">
        <w:rPr>
          <w:b/>
        </w:rPr>
        <w:t>59</w:t>
      </w:r>
      <w:r w:rsidRPr="007A1ABA">
        <w:t>:253-260.</w:t>
      </w:r>
    </w:p>
    <w:p w14:paraId="7075049A" w14:textId="77777777" w:rsidR="007A1ABA" w:rsidRPr="007A1ABA" w:rsidRDefault="007A1ABA" w:rsidP="007A1ABA">
      <w:pPr>
        <w:pStyle w:val="EndNoteBibliography"/>
        <w:ind w:left="720" w:hanging="720"/>
      </w:pPr>
      <w:r w:rsidRPr="007A1ABA">
        <w:t>Kremsater, L., and F. Bunnell. 1999. Edge effects: theory, evidence and implications to management of western North American forests. Forest fragmentation: wildlife and management implications:117-153.</w:t>
      </w:r>
    </w:p>
    <w:p w14:paraId="6A01AFB4" w14:textId="77777777" w:rsidR="007A1ABA" w:rsidRPr="007A1ABA" w:rsidRDefault="007A1ABA" w:rsidP="007A1ABA">
      <w:pPr>
        <w:pStyle w:val="EndNoteBibliography"/>
        <w:ind w:left="720" w:hanging="720"/>
      </w:pPr>
      <w:r w:rsidRPr="007A1ABA">
        <w:t>Kucera, T. E., and R. H. Barrett. 2011. A history of camera trapping. Camera traps in animal ecology: Methods and analyses:9-26.</w:t>
      </w:r>
    </w:p>
    <w:p w14:paraId="1D6FAA97" w14:textId="77777777" w:rsidR="007A1ABA" w:rsidRPr="007A1ABA" w:rsidRDefault="007A1ABA" w:rsidP="007A1ABA">
      <w:pPr>
        <w:pStyle w:val="EndNoteBibliography"/>
        <w:ind w:left="720" w:hanging="720"/>
      </w:pPr>
      <w:r w:rsidRPr="007A1ABA">
        <w:t xml:space="preserve">LaMontagne, J. M., C. T. Williams, J. L. Donald, M. M. Humphries, A. G. McAdam, and S. Boutin. 2013. Linking intraspecific variation in territory size, cone supply, and survival of North American red squirrels. Journal of Mammalogy </w:t>
      </w:r>
      <w:r w:rsidRPr="007A1ABA">
        <w:rPr>
          <w:b/>
        </w:rPr>
        <w:t>94</w:t>
      </w:r>
      <w:r w:rsidRPr="007A1ABA">
        <w:t>:1048-1058.</w:t>
      </w:r>
    </w:p>
    <w:p w14:paraId="18EBC8AC" w14:textId="77777777" w:rsidR="007A1ABA" w:rsidRPr="007A1ABA" w:rsidRDefault="007A1ABA" w:rsidP="007A1ABA">
      <w:pPr>
        <w:pStyle w:val="EndNoteBibliography"/>
        <w:ind w:left="720" w:hanging="720"/>
      </w:pPr>
      <w:r w:rsidRPr="007A1ABA">
        <w:t>Larsen, K. W. 2009. Dispersal in a gradient of habitats: Activity by juvenile North American red squirrels (</w:t>
      </w:r>
      <w:r w:rsidRPr="007A1ABA">
        <w:rPr>
          <w:i/>
        </w:rPr>
        <w:t>Tamiasciurus hudsonicus</w:t>
      </w:r>
      <w:r w:rsidRPr="007A1ABA">
        <w:t xml:space="preserve">) in varying-age forest stands. Ecoscience </w:t>
      </w:r>
      <w:r w:rsidRPr="007A1ABA">
        <w:rPr>
          <w:b/>
        </w:rPr>
        <w:t>16</w:t>
      </w:r>
      <w:r w:rsidRPr="007A1ABA">
        <w:t>:75-83.</w:t>
      </w:r>
    </w:p>
    <w:p w14:paraId="404BFA2A" w14:textId="77777777" w:rsidR="007A1ABA" w:rsidRPr="007A1ABA" w:rsidRDefault="007A1ABA" w:rsidP="007A1ABA">
      <w:pPr>
        <w:pStyle w:val="EndNoteBibliography"/>
        <w:ind w:left="720" w:hanging="720"/>
      </w:pPr>
      <w:r w:rsidRPr="007A1ABA">
        <w:t>Larsen, K. W., C. D. Becker, S. Boutin, and M. Blower. 1997. Effects of Hoard Manipulations on Life History and Reproductive Success of Female Red Squirrels (</w:t>
      </w:r>
      <w:r w:rsidRPr="007A1ABA">
        <w:rPr>
          <w:i/>
        </w:rPr>
        <w:t>Tamiasciurus hudsonicus</w:t>
      </w:r>
      <w:r w:rsidRPr="007A1ABA">
        <w:t xml:space="preserve">). Journal of Mammalogy </w:t>
      </w:r>
      <w:r w:rsidRPr="007A1ABA">
        <w:rPr>
          <w:b/>
        </w:rPr>
        <w:t>78</w:t>
      </w:r>
      <w:r w:rsidRPr="007A1ABA">
        <w:t>:192-203.</w:t>
      </w:r>
    </w:p>
    <w:p w14:paraId="62DC8112" w14:textId="77777777" w:rsidR="007A1ABA" w:rsidRPr="007A1ABA" w:rsidRDefault="007A1ABA" w:rsidP="007A1ABA">
      <w:pPr>
        <w:pStyle w:val="EndNoteBibliography"/>
        <w:ind w:left="720" w:hanging="720"/>
      </w:pPr>
      <w:r w:rsidRPr="007A1ABA">
        <w:t xml:space="preserve">Lee, P., and S. Boutin. 2006. Persistence and developmental transition of wide seismic lines in the western Boreal Plains of Canada. Journal of Environmental Management </w:t>
      </w:r>
      <w:r w:rsidRPr="007A1ABA">
        <w:rPr>
          <w:b/>
        </w:rPr>
        <w:t>78</w:t>
      </w:r>
      <w:r w:rsidRPr="007A1ABA">
        <w:t>:240-250.</w:t>
      </w:r>
    </w:p>
    <w:p w14:paraId="69C4AA71" w14:textId="77777777" w:rsidR="007A1ABA" w:rsidRPr="007A1ABA" w:rsidRDefault="007A1ABA" w:rsidP="007A1ABA">
      <w:pPr>
        <w:pStyle w:val="EndNoteBibliography"/>
        <w:ind w:left="720" w:hanging="720"/>
      </w:pPr>
      <w:r w:rsidRPr="007A1ABA">
        <w:t xml:space="preserve">Levin, S. A. 1992. The Problem of Pattern and Scale in Ecology: The Robert H. MacArthur Award Lecture. Ecology </w:t>
      </w:r>
      <w:r w:rsidRPr="007A1ABA">
        <w:rPr>
          <w:b/>
        </w:rPr>
        <w:t>73</w:t>
      </w:r>
      <w:r w:rsidRPr="007A1ABA">
        <w:t>:1943-1967.</w:t>
      </w:r>
    </w:p>
    <w:p w14:paraId="3D4C0525" w14:textId="77777777" w:rsidR="007A1ABA" w:rsidRPr="007A1ABA" w:rsidRDefault="007A1ABA" w:rsidP="007A1ABA">
      <w:pPr>
        <w:pStyle w:val="EndNoteBibliography"/>
        <w:ind w:left="720" w:hanging="720"/>
      </w:pPr>
      <w:r w:rsidRPr="007A1ABA">
        <w:t xml:space="preserve">Lord, J. M., and D. A. Norton. 1990. Scale and the spatial concept of fragmentation. Conservation Biology </w:t>
      </w:r>
      <w:r w:rsidRPr="007A1ABA">
        <w:rPr>
          <w:b/>
        </w:rPr>
        <w:t>4</w:t>
      </w:r>
      <w:r w:rsidRPr="007A1ABA">
        <w:t>:197-202.</w:t>
      </w:r>
    </w:p>
    <w:p w14:paraId="44FE4C7D" w14:textId="77777777" w:rsidR="007A1ABA" w:rsidRPr="007A1ABA" w:rsidRDefault="007A1ABA" w:rsidP="007A1ABA">
      <w:pPr>
        <w:pStyle w:val="EndNoteBibliography"/>
        <w:ind w:left="720" w:hanging="720"/>
      </w:pPr>
      <w:r w:rsidRPr="007A1ABA">
        <w:t xml:space="preserve">Lüdecke, D., M. Ben-Shachar, I. Patil, P. Waggoner, and D. Makowski. 2021. performance: An R Package for Assessment, Comparison and Testing of Statistical Models. Journal of Open Source Software </w:t>
      </w:r>
      <w:r w:rsidRPr="007A1ABA">
        <w:rPr>
          <w:b/>
        </w:rPr>
        <w:t>6</w:t>
      </w:r>
      <w:r w:rsidRPr="007A1ABA">
        <w:t>:3139-3139.</w:t>
      </w:r>
    </w:p>
    <w:p w14:paraId="4405CF54" w14:textId="77777777" w:rsidR="007A1ABA" w:rsidRPr="007A1ABA" w:rsidRDefault="007A1ABA" w:rsidP="007A1ABA">
      <w:pPr>
        <w:pStyle w:val="EndNoteBibliography"/>
        <w:ind w:left="720" w:hanging="720"/>
      </w:pPr>
      <w:r w:rsidRPr="007A1ABA">
        <w:t>MacArthur, R. H., and E. O. Wilson. 1967. The Theory of Island Biogeography. Revised edition. Princeton University Press.</w:t>
      </w:r>
    </w:p>
    <w:p w14:paraId="49B795A8" w14:textId="77777777" w:rsidR="007A1ABA" w:rsidRPr="007A1ABA" w:rsidRDefault="007A1ABA" w:rsidP="007A1ABA">
      <w:pPr>
        <w:pStyle w:val="EndNoteBibliography"/>
        <w:ind w:left="720" w:hanging="720"/>
      </w:pPr>
      <w:r w:rsidRPr="007A1ABA">
        <w:t xml:space="preserve">MacKenzie, D. I., J. D. Nichols, G. B. Lachman, S. Droege, J. Andrew Royle, and C. A. Langtimm. 2002. Estimating site occupancy rates when detection probabilities are less than one. Ecology </w:t>
      </w:r>
      <w:r w:rsidRPr="007A1ABA">
        <w:rPr>
          <w:b/>
        </w:rPr>
        <w:t>83</w:t>
      </w:r>
      <w:r w:rsidRPr="007A1ABA">
        <w:t>:2248-2255.</w:t>
      </w:r>
    </w:p>
    <w:p w14:paraId="337FF6BE" w14:textId="77777777" w:rsidR="007A1ABA" w:rsidRPr="007A1ABA" w:rsidRDefault="007A1ABA" w:rsidP="007A1ABA">
      <w:pPr>
        <w:pStyle w:val="EndNoteBibliography"/>
        <w:ind w:left="720" w:hanging="720"/>
      </w:pPr>
      <w:r w:rsidRPr="007A1ABA">
        <w:t xml:space="preserve">Maxwell, S. L., R. A. Fuller, T. M. Brooks, and J. E. M. Watson. 2016. Biodiversity: The ravages of guns, nets and bulldozers. Nature </w:t>
      </w:r>
      <w:r w:rsidRPr="007A1ABA">
        <w:rPr>
          <w:b/>
        </w:rPr>
        <w:t>536</w:t>
      </w:r>
      <w:r w:rsidRPr="007A1ABA">
        <w:t>:143-145.</w:t>
      </w:r>
    </w:p>
    <w:p w14:paraId="0532CA19" w14:textId="77777777" w:rsidR="007A1ABA" w:rsidRPr="007A1ABA" w:rsidRDefault="007A1ABA" w:rsidP="007A1ABA">
      <w:pPr>
        <w:pStyle w:val="EndNoteBibliography"/>
        <w:ind w:left="720" w:hanging="720"/>
      </w:pPr>
      <w:r w:rsidRPr="007A1ABA">
        <w:lastRenderedPageBreak/>
        <w:t xml:space="preserve">Mazerolle, M. J., and M.-A. Villard. 1999. Patch characteristics and landscape context as predictors of species presence and abundance: A review. Ecoscience </w:t>
      </w:r>
      <w:r w:rsidRPr="007A1ABA">
        <w:rPr>
          <w:b/>
        </w:rPr>
        <w:t>6</w:t>
      </w:r>
      <w:r w:rsidRPr="007A1ABA">
        <w:t>:117-124.</w:t>
      </w:r>
    </w:p>
    <w:p w14:paraId="6EDFC09F" w14:textId="77777777" w:rsidR="007A1ABA" w:rsidRPr="007A1ABA" w:rsidRDefault="007A1ABA" w:rsidP="007A1ABA">
      <w:pPr>
        <w:pStyle w:val="EndNoteBibliography"/>
        <w:ind w:left="720" w:hanging="720"/>
      </w:pPr>
      <w:r w:rsidRPr="007A1ABA">
        <w:t xml:space="preserve">McAdam, A. G., S. Boutin, B. Dantzer, and J. E. Lane. 2019. Seed Masting Causes Fluctuations in Optimum Litter Size and Lag Load in a Seed Predator. The American Naturalist </w:t>
      </w:r>
      <w:r w:rsidRPr="007A1ABA">
        <w:rPr>
          <w:b/>
        </w:rPr>
        <w:t>194</w:t>
      </w:r>
      <w:r w:rsidRPr="007A1ABA">
        <w:t>:574-589.</w:t>
      </w:r>
    </w:p>
    <w:p w14:paraId="0CBD9DDA" w14:textId="77777777" w:rsidR="007A1ABA" w:rsidRPr="007A1ABA" w:rsidRDefault="007A1ABA" w:rsidP="007A1ABA">
      <w:pPr>
        <w:pStyle w:val="EndNoteBibliography"/>
        <w:ind w:left="720" w:hanging="720"/>
      </w:pPr>
      <w:r w:rsidRPr="007A1ABA">
        <w:t xml:space="preserve">McKenzie, H. W., E. H. Merrill, R. J. Spiteri, and M. A. Lewis. 2012. How linear features alter predator movement and the functional response. Interface Focus </w:t>
      </w:r>
      <w:r w:rsidRPr="007A1ABA">
        <w:rPr>
          <w:b/>
        </w:rPr>
        <w:t>2</w:t>
      </w:r>
      <w:r w:rsidRPr="007A1ABA">
        <w:t>:205-216.</w:t>
      </w:r>
    </w:p>
    <w:p w14:paraId="56D5095D" w14:textId="77777777" w:rsidR="007A1ABA" w:rsidRPr="007A1ABA" w:rsidRDefault="007A1ABA" w:rsidP="007A1ABA">
      <w:pPr>
        <w:pStyle w:val="EndNoteBibliography"/>
        <w:ind w:left="720" w:hanging="720"/>
      </w:pPr>
      <w:r w:rsidRPr="007A1ABA">
        <w:t xml:space="preserve">Merrick, M. J., and J. L. Koprowski. 2016. Evidence of natal habitat preference induction within one habitat type. Proceedings of the Royal Society B: Biological Sciences </w:t>
      </w:r>
      <w:r w:rsidRPr="007A1ABA">
        <w:rPr>
          <w:b/>
        </w:rPr>
        <w:t>283</w:t>
      </w:r>
      <w:r w:rsidRPr="007A1ABA">
        <w:t>:20162106.</w:t>
      </w:r>
    </w:p>
    <w:p w14:paraId="5FA3C468" w14:textId="77777777" w:rsidR="007A1ABA" w:rsidRPr="007A1ABA" w:rsidRDefault="007A1ABA" w:rsidP="007A1ABA">
      <w:pPr>
        <w:pStyle w:val="EndNoteBibliography"/>
        <w:ind w:left="720" w:hanging="720"/>
      </w:pPr>
      <w:r w:rsidRPr="007A1ABA">
        <w:t xml:space="preserve">Mirski, P., and Ü. Väli. 2021. Movements of birds of prey reveal the importance of tree lines, small woods and forest edges in agricultural landscapes. LANDSCAPE ECOLOGY </w:t>
      </w:r>
      <w:r w:rsidRPr="007A1ABA">
        <w:rPr>
          <w:b/>
        </w:rPr>
        <w:t>36</w:t>
      </w:r>
      <w:r w:rsidRPr="007A1ABA">
        <w:t>:1409-1421.</w:t>
      </w:r>
    </w:p>
    <w:p w14:paraId="78A75634" w14:textId="77777777" w:rsidR="007A1ABA" w:rsidRPr="007A1ABA" w:rsidRDefault="007A1ABA" w:rsidP="007A1ABA">
      <w:pPr>
        <w:pStyle w:val="EndNoteBibliography"/>
        <w:ind w:left="720" w:hanging="720"/>
      </w:pPr>
      <w:r w:rsidRPr="007A1ABA">
        <w:t>Munroe, K. E., J. L. Koprowski, and V. L. Greer. 2009. Reproductive Ecology and Home Range Size of Red Squirrels.</w:t>
      </w:r>
      <w:r w:rsidRPr="007A1ABA">
        <w:rPr>
          <w:i/>
        </w:rPr>
        <w:t>in</w:t>
      </w:r>
      <w:r w:rsidRPr="007A1ABA">
        <w:t xml:space="preserve"> H. R. Sanderson and J. L. Koprowski, editors. The Last Refuge of the Mt. Graham Red Squirrel. University of Arizona Press, Tuscon, Arizona.</w:t>
      </w:r>
    </w:p>
    <w:p w14:paraId="7675BCEA" w14:textId="77777777" w:rsidR="007A1ABA" w:rsidRPr="007A1ABA" w:rsidRDefault="007A1ABA" w:rsidP="007A1ABA">
      <w:pPr>
        <w:pStyle w:val="EndNoteBibliography"/>
        <w:ind w:left="720" w:hanging="720"/>
      </w:pPr>
      <w:r w:rsidRPr="007A1ABA">
        <w:t>O'Connell, A. F., J. D. Nichols, and K. U. Karanth. 2011. Camera traps in animal ecology: methods and analyses. Springer.</w:t>
      </w:r>
    </w:p>
    <w:p w14:paraId="2511F4DD" w14:textId="77777777" w:rsidR="007A1ABA" w:rsidRPr="007A1ABA" w:rsidRDefault="007A1ABA" w:rsidP="007A1ABA">
      <w:pPr>
        <w:pStyle w:val="EndNoteBibliography"/>
        <w:ind w:left="720" w:hanging="720"/>
      </w:pPr>
      <w:r w:rsidRPr="007A1ABA">
        <w:t xml:space="preserve">Pardini, R., A. D. A. Bueno, T. A. Gardner, P. I. Prado, and J. P. Metzger. 2010. Beyond the Fragmentation Threshold Hypothesis: Regime Shifts in Biodiversity Across Fragmented Landscapes. Plos One </w:t>
      </w:r>
      <w:r w:rsidRPr="007A1ABA">
        <w:rPr>
          <w:b/>
        </w:rPr>
        <w:t>5</w:t>
      </w:r>
      <w:r w:rsidRPr="007A1ABA">
        <w:t>:e13666.</w:t>
      </w:r>
    </w:p>
    <w:p w14:paraId="63168343" w14:textId="77777777" w:rsidR="007A1ABA" w:rsidRPr="007A1ABA" w:rsidRDefault="007A1ABA" w:rsidP="007A1ABA">
      <w:pPr>
        <w:pStyle w:val="EndNoteBibliography"/>
        <w:ind w:left="720" w:hanging="720"/>
      </w:pPr>
      <w:r w:rsidRPr="007A1ABA">
        <w:t xml:space="preserve">Pasher, J., E. Seed, and J. Duffe. 2013. Development of boreal ecosystem anthropogenic disturbance layers for Canada based on 2008 to 2010 Landsat imagery. Canadian Journal of Remote Sensing </w:t>
      </w:r>
      <w:r w:rsidRPr="007A1ABA">
        <w:rPr>
          <w:b/>
        </w:rPr>
        <w:t>39</w:t>
      </w:r>
      <w:r w:rsidRPr="007A1ABA">
        <w:t>:42-58.</w:t>
      </w:r>
    </w:p>
    <w:p w14:paraId="7282CB6F" w14:textId="77777777" w:rsidR="007A1ABA" w:rsidRPr="007A1ABA" w:rsidRDefault="007A1ABA" w:rsidP="007A1ABA">
      <w:pPr>
        <w:pStyle w:val="EndNoteBibliography"/>
        <w:ind w:left="720" w:hanging="720"/>
      </w:pPr>
      <w:r w:rsidRPr="007A1ABA">
        <w:t xml:space="preserve">Pearson, D. E., and L. F. Ruggiero. 2001. Test of the prey-base hypothesis to explain use of red squirrel midden sites by American martens. CANADIAN JOURNAL OF ZOOLOGY </w:t>
      </w:r>
      <w:r w:rsidRPr="007A1ABA">
        <w:rPr>
          <w:b/>
        </w:rPr>
        <w:t>79</w:t>
      </w:r>
      <w:r w:rsidRPr="007A1ABA">
        <w:t>:1372-1379.</w:t>
      </w:r>
    </w:p>
    <w:p w14:paraId="495E9FC2" w14:textId="77777777" w:rsidR="007A1ABA" w:rsidRPr="007A1ABA" w:rsidRDefault="007A1ABA" w:rsidP="007A1ABA">
      <w:pPr>
        <w:pStyle w:val="EndNoteBibliography"/>
        <w:ind w:left="720" w:hanging="720"/>
      </w:pPr>
      <w:r w:rsidRPr="007A1ABA">
        <w:t xml:space="preserve">Pebesma, E. 2018. Simple Features for R: Standardized Support for Spatial Vector Data. The R Journal </w:t>
      </w:r>
      <w:r w:rsidRPr="007A1ABA">
        <w:rPr>
          <w:b/>
        </w:rPr>
        <w:t>10</w:t>
      </w:r>
      <w:r w:rsidRPr="007A1ABA">
        <w:t>:439-446.</w:t>
      </w:r>
    </w:p>
    <w:p w14:paraId="2B6082C8" w14:textId="77777777" w:rsidR="007A1ABA" w:rsidRPr="007A1ABA" w:rsidRDefault="007A1ABA" w:rsidP="007A1ABA">
      <w:pPr>
        <w:pStyle w:val="EndNoteBibliography"/>
        <w:ind w:left="720" w:hanging="720"/>
      </w:pPr>
      <w:r w:rsidRPr="007A1ABA">
        <w:t xml:space="preserve">Pfeifer, M., V. Lefebvre, C. A. Peres, C. Banks-Leite, O. R. Wearn, C. J. Marsh, S. H. M. Butchart, V. Arroyo-Rodríguez, J. Barlow, A. Cerezo, L. Cisneros, N. D’Cruze, D. Faria, A. Hadley, S. M. Harris, B. T. Klingbeil, U. Kormann, L. Lens, G. F. Medina-Rangel, J. C. Morante-Filho, P. Olivier, S. L. Peters, A. Pidgeon, D. B. Ribeiro, C. Scherber, L. Schneider-Maunoury, M. Struebig, N. Urbina-Cardona, J. I. Watling, M. R. Willig, E. M. Wood, and R. M. Ewers. 2017. Creation of forest edges has a global impact on forest vertebrates. Nature </w:t>
      </w:r>
      <w:r w:rsidRPr="007A1ABA">
        <w:rPr>
          <w:b/>
        </w:rPr>
        <w:t>551</w:t>
      </w:r>
      <w:r w:rsidRPr="007A1ABA">
        <w:t>:187-191.</w:t>
      </w:r>
    </w:p>
    <w:p w14:paraId="245B8AA7" w14:textId="77777777" w:rsidR="007A1ABA" w:rsidRPr="007A1ABA" w:rsidRDefault="007A1ABA" w:rsidP="007A1ABA">
      <w:pPr>
        <w:pStyle w:val="EndNoteBibliography"/>
        <w:ind w:left="720" w:hanging="720"/>
      </w:pPr>
      <w:r w:rsidRPr="007A1ABA">
        <w:t xml:space="preserve">Pickell, P. D., D. W. Andison, and N. C. Coops. 2013. Characterizations of anthropogenic disturbance patterns in the mixedwood boreal forest of Alberta, Canada. Forest Ecology and Management </w:t>
      </w:r>
      <w:r w:rsidRPr="007A1ABA">
        <w:rPr>
          <w:b/>
        </w:rPr>
        <w:t>304</w:t>
      </w:r>
      <w:r w:rsidRPr="007A1ABA">
        <w:t>:243-253.</w:t>
      </w:r>
    </w:p>
    <w:p w14:paraId="0CC57934" w14:textId="77777777" w:rsidR="007A1ABA" w:rsidRPr="007A1ABA" w:rsidRDefault="007A1ABA" w:rsidP="007A1ABA">
      <w:pPr>
        <w:pStyle w:val="EndNoteBibliography"/>
        <w:ind w:left="720" w:hanging="720"/>
      </w:pPr>
      <w:r w:rsidRPr="007A1ABA">
        <w:t xml:space="preserve">Pickell, P. D., D. W. Andison, N. C. Coops, S. E. Gergel, and P. L. Marshall. 2015. The spatial patterns of anthropogenic disturbance in the western Canadian boreal forest following oil and gas development. Canadian Journal of Forest Research </w:t>
      </w:r>
      <w:r w:rsidRPr="007A1ABA">
        <w:rPr>
          <w:b/>
        </w:rPr>
        <w:t>45</w:t>
      </w:r>
      <w:r w:rsidRPr="007A1ABA">
        <w:t>:732-743.</w:t>
      </w:r>
    </w:p>
    <w:p w14:paraId="1BE1A5F5" w14:textId="77777777" w:rsidR="007A1ABA" w:rsidRPr="007A1ABA" w:rsidRDefault="007A1ABA" w:rsidP="007A1ABA">
      <w:pPr>
        <w:pStyle w:val="EndNoteBibliography"/>
        <w:ind w:left="720" w:hanging="720"/>
      </w:pPr>
      <w:r w:rsidRPr="007A1ABA">
        <w:t xml:space="preserve">Roberts, D. R., E. M. Bayne, D. Beausoleil, J. Dennett, J. T. Fisher, R. O. Hazewinkel, D. Sayanda, F. Wyatt, and M. G. Dubé. 2022. A synthetic review of terrestrial biological research from the Alberta oil sands region: 10 years of published literature. Integrated Environmental Assessment and Management </w:t>
      </w:r>
      <w:r w:rsidRPr="007A1ABA">
        <w:rPr>
          <w:b/>
        </w:rPr>
        <w:t>18</w:t>
      </w:r>
      <w:r w:rsidRPr="007A1ABA">
        <w:t>:388-406.</w:t>
      </w:r>
    </w:p>
    <w:p w14:paraId="371239D3" w14:textId="77777777" w:rsidR="007A1ABA" w:rsidRPr="007A1ABA" w:rsidRDefault="007A1ABA" w:rsidP="007A1ABA">
      <w:pPr>
        <w:pStyle w:val="EndNoteBibliography"/>
        <w:ind w:left="720" w:hanging="720"/>
      </w:pPr>
      <w:r w:rsidRPr="007A1ABA">
        <w:t xml:space="preserve">Rota, C. T., R. J. Fletcher Jr, R. M. Dorazio, and M. G. Betts. 2009. Occupancy estimation and the closure assumption. Journal of Applied Ecology </w:t>
      </w:r>
      <w:r w:rsidRPr="007A1ABA">
        <w:rPr>
          <w:b/>
        </w:rPr>
        <w:t>46</w:t>
      </w:r>
      <w:r w:rsidRPr="007A1ABA">
        <w:t>:1173-1181.</w:t>
      </w:r>
    </w:p>
    <w:p w14:paraId="4A252758" w14:textId="77777777" w:rsidR="007A1ABA" w:rsidRPr="007A1ABA" w:rsidRDefault="007A1ABA" w:rsidP="007A1ABA">
      <w:pPr>
        <w:pStyle w:val="EndNoteBibliography"/>
        <w:ind w:left="720" w:hanging="720"/>
      </w:pPr>
      <w:r w:rsidRPr="007A1ABA">
        <w:lastRenderedPageBreak/>
        <w:t>Rovero, F., and F. Zimmermann. 2016. Camera trapping for wildlife research. Pelagic Publishing Ltd, Exeter, UK.</w:t>
      </w:r>
    </w:p>
    <w:p w14:paraId="0BE927D1" w14:textId="77777777" w:rsidR="007A1ABA" w:rsidRPr="007A1ABA" w:rsidRDefault="007A1ABA" w:rsidP="007A1ABA">
      <w:pPr>
        <w:pStyle w:val="EndNoteBibliography"/>
        <w:ind w:left="720" w:hanging="720"/>
      </w:pPr>
      <w:r w:rsidRPr="007A1ABA">
        <w:t xml:space="preserve">Ruffell, J., C. Banks-Leite, and R. K. Didham. 2016. Accounting for the causal basis of collinearity when measuring the effects of habitat loss versus habitat fragmentation. Oikos </w:t>
      </w:r>
      <w:r w:rsidRPr="007A1ABA">
        <w:rPr>
          <w:b/>
        </w:rPr>
        <w:t>125</w:t>
      </w:r>
      <w:r w:rsidRPr="007A1ABA">
        <w:t>:117-125.</w:t>
      </w:r>
    </w:p>
    <w:p w14:paraId="11964ABD" w14:textId="77777777" w:rsidR="007A1ABA" w:rsidRPr="007A1ABA" w:rsidRDefault="007A1ABA" w:rsidP="007A1ABA">
      <w:pPr>
        <w:pStyle w:val="EndNoteBibliography"/>
        <w:ind w:left="720" w:hanging="720"/>
      </w:pPr>
      <w:r w:rsidRPr="007A1ABA">
        <w:t xml:space="preserve">Rusch, D. A., and W. G. Reeder. 1978. Population Ecology of Alberta Red Squirrels. Ecology </w:t>
      </w:r>
      <w:r w:rsidRPr="007A1ABA">
        <w:rPr>
          <w:b/>
        </w:rPr>
        <w:t>59</w:t>
      </w:r>
      <w:r w:rsidRPr="007A1ABA">
        <w:t>:400-420.</w:t>
      </w:r>
    </w:p>
    <w:p w14:paraId="0C483851" w14:textId="77777777" w:rsidR="007A1ABA" w:rsidRPr="007A1ABA" w:rsidRDefault="007A1ABA" w:rsidP="007A1ABA">
      <w:pPr>
        <w:pStyle w:val="EndNoteBibliography"/>
        <w:ind w:left="720" w:hanging="720"/>
      </w:pPr>
      <w:r w:rsidRPr="007A1ABA">
        <w:t xml:space="preserve">Russell, R. E., J. F. Lehmkuhl, S. T. Buckland, and V. A. Saab. 2010. Short‐Term Responses of Red Squirrels to Prescribed Burning in the Interior Pacific Northwest, USA. The Journal of Wildlife Management </w:t>
      </w:r>
      <w:r w:rsidRPr="007A1ABA">
        <w:rPr>
          <w:b/>
        </w:rPr>
        <w:t>74</w:t>
      </w:r>
      <w:r w:rsidRPr="007A1ABA">
        <w:t>:12-17.</w:t>
      </w:r>
    </w:p>
    <w:p w14:paraId="4A758BC8" w14:textId="77777777" w:rsidR="007A1ABA" w:rsidRPr="007A1ABA" w:rsidRDefault="007A1ABA" w:rsidP="007A1ABA">
      <w:pPr>
        <w:pStyle w:val="EndNoteBibliography"/>
        <w:ind w:left="720" w:hanging="720"/>
      </w:pPr>
      <w:r w:rsidRPr="007A1ABA">
        <w:t xml:space="preserve">Salafsky, S. R., R. T. Reynolds, B. R. Noon, and J. A. Wiens. 2007. Reproductive Responses of Northern Goshawks to Variable Prey Populations. The Journal of Wildlife Management </w:t>
      </w:r>
      <w:r w:rsidRPr="007A1ABA">
        <w:rPr>
          <w:b/>
        </w:rPr>
        <w:t>71</w:t>
      </w:r>
      <w:r w:rsidRPr="007A1ABA">
        <w:t>:2274-2283.</w:t>
      </w:r>
    </w:p>
    <w:p w14:paraId="38D68A35" w14:textId="77777777" w:rsidR="007A1ABA" w:rsidRPr="007A1ABA" w:rsidRDefault="007A1ABA" w:rsidP="007A1ABA">
      <w:pPr>
        <w:pStyle w:val="EndNoteBibliography"/>
        <w:ind w:left="720" w:hanging="720"/>
      </w:pPr>
      <w:r w:rsidRPr="007A1ABA">
        <w:t xml:space="preserve">Schumaker, N. H. 1996. Using Landscape Indices to Predict Habitat Connectivity. Ecology </w:t>
      </w:r>
      <w:r w:rsidRPr="007A1ABA">
        <w:rPr>
          <w:b/>
        </w:rPr>
        <w:t>77</w:t>
      </w:r>
      <w:r w:rsidRPr="007A1ABA">
        <w:t>:1210-1225.</w:t>
      </w:r>
    </w:p>
    <w:p w14:paraId="015C8BAC" w14:textId="77777777" w:rsidR="007A1ABA" w:rsidRPr="007A1ABA" w:rsidRDefault="007A1ABA" w:rsidP="007A1ABA">
      <w:pPr>
        <w:pStyle w:val="EndNoteBibliography"/>
        <w:ind w:left="720" w:hanging="720"/>
      </w:pPr>
      <w:r w:rsidRPr="007A1ABA">
        <w:t xml:space="preserve">Shackelford, N., R. J. Standish, W. Ripple, and B. M. Starzomski. 2018. Threats to biodiversity from cumulative human impacts in one of North America's last wildlife frontiers. Conservation Biology </w:t>
      </w:r>
      <w:r w:rsidRPr="007A1ABA">
        <w:rPr>
          <w:b/>
        </w:rPr>
        <w:t>32</w:t>
      </w:r>
      <w:r w:rsidRPr="007A1ABA">
        <w:t>:672-684.</w:t>
      </w:r>
    </w:p>
    <w:p w14:paraId="18C4BB25" w14:textId="77777777" w:rsidR="007A1ABA" w:rsidRPr="007A1ABA" w:rsidRDefault="007A1ABA" w:rsidP="007A1ABA">
      <w:pPr>
        <w:pStyle w:val="EndNoteBibliography"/>
        <w:ind w:left="720" w:hanging="720"/>
      </w:pPr>
      <w:r w:rsidRPr="007A1ABA">
        <w:t xml:space="preserve">Shonfield, J., and E. M. Bayne. 2023. Weak support for cumulative effects of industrial disturbance on three owl species in Alberta’s boreal forest. Avian Conservation and Ecology </w:t>
      </w:r>
      <w:r w:rsidRPr="007A1ABA">
        <w:rPr>
          <w:b/>
        </w:rPr>
        <w:t>18</w:t>
      </w:r>
      <w:r w:rsidRPr="007A1ABA">
        <w:t>.</w:t>
      </w:r>
    </w:p>
    <w:p w14:paraId="535EBC52" w14:textId="77777777" w:rsidR="007A1ABA" w:rsidRPr="007A1ABA" w:rsidRDefault="007A1ABA" w:rsidP="007A1ABA">
      <w:pPr>
        <w:pStyle w:val="EndNoteBibliography"/>
        <w:ind w:left="720" w:hanging="720"/>
      </w:pPr>
      <w:r w:rsidRPr="007A1ABA">
        <w:t xml:space="preserve">Singh, G. G., J. Lerner, M. Mach, C. C. Murray, B. Ranieri, G. P. St-Laurent, J. Wong, A. Guimaraes, G. Yunda-Guarin, T. Satterfield, and K. M. A. Chan. 2020. Scientific shortcomings in environmental impact statements internationally. People and Nature </w:t>
      </w:r>
      <w:r w:rsidRPr="007A1ABA">
        <w:rPr>
          <w:b/>
        </w:rPr>
        <w:t>2</w:t>
      </w:r>
      <w:r w:rsidRPr="007A1ABA">
        <w:t>:369-379.</w:t>
      </w:r>
    </w:p>
    <w:p w14:paraId="6462E8FE" w14:textId="77777777" w:rsidR="007A1ABA" w:rsidRPr="007A1ABA" w:rsidRDefault="007A1ABA" w:rsidP="007A1ABA">
      <w:pPr>
        <w:pStyle w:val="EndNoteBibliography"/>
        <w:ind w:left="720" w:hanging="720"/>
      </w:pPr>
      <w:r w:rsidRPr="007A1ABA">
        <w:t xml:space="preserve">Skatter, H., J. Kansas, M. Charlebois, and S. Skatter. 2020. Long-term Snow Track Monitoring to Understand Factors Affecting Boreal Forest Mammal Density in an Expanding </w:t>
      </w:r>
      <w:r w:rsidRPr="007A1ABA">
        <w:rPr>
          <w:i/>
        </w:rPr>
        <w:t>In Situ</w:t>
      </w:r>
      <w:r w:rsidRPr="007A1ABA">
        <w:t xml:space="preserve"> Oil Sands Area. Canadian Wildlife Biology &amp; Management </w:t>
      </w:r>
      <w:r w:rsidRPr="007A1ABA">
        <w:rPr>
          <w:b/>
        </w:rPr>
        <w:t>9</w:t>
      </w:r>
      <w:r w:rsidRPr="007A1ABA">
        <w:t>:107-131.</w:t>
      </w:r>
    </w:p>
    <w:p w14:paraId="5D6779A3" w14:textId="77777777" w:rsidR="007A1ABA" w:rsidRPr="007A1ABA" w:rsidRDefault="007A1ABA" w:rsidP="007A1ABA">
      <w:pPr>
        <w:pStyle w:val="EndNoteBibliography"/>
        <w:ind w:left="720" w:hanging="720"/>
      </w:pPr>
      <w:r w:rsidRPr="007A1ABA">
        <w:t xml:space="preserve">Smith, M. C. 1968. Red Squirrel Responses to Spruce Cone Failure in Interior Alaska. The Journal of Wildlife Management </w:t>
      </w:r>
      <w:r w:rsidRPr="007A1ABA">
        <w:rPr>
          <w:b/>
        </w:rPr>
        <w:t>32</w:t>
      </w:r>
      <w:r w:rsidRPr="007A1ABA">
        <w:t>:305-317.</w:t>
      </w:r>
    </w:p>
    <w:p w14:paraId="78F533BD" w14:textId="77777777" w:rsidR="007A1ABA" w:rsidRPr="007A1ABA" w:rsidRDefault="007A1ABA" w:rsidP="007A1ABA">
      <w:pPr>
        <w:pStyle w:val="EndNoteBibliography"/>
        <w:ind w:left="720" w:hanging="720"/>
      </w:pPr>
      <w:r w:rsidRPr="007A1ABA">
        <w:t>Smith, R. M., N. Shackelford, A. F. Barnas, and J. T. Fisher. 2025. Beyond habitat loss: How landscape configuration drives mammal distributions across petroleum extraction landscapes. Journal of Applied Ecology:e70232.</w:t>
      </w:r>
    </w:p>
    <w:p w14:paraId="28F02BDF" w14:textId="77777777" w:rsidR="007A1ABA" w:rsidRPr="007A1ABA" w:rsidRDefault="007A1ABA" w:rsidP="007A1ABA">
      <w:pPr>
        <w:pStyle w:val="EndNoteBibliography"/>
        <w:ind w:left="720" w:hanging="720"/>
      </w:pPr>
      <w:r w:rsidRPr="007A1ABA">
        <w:t xml:space="preserve">Steele, M. A., and X. Yi. 2020. Squirrel-Seed Interactions: The Evolutionary Strategies and Impact of Squirrels as Both Seed Predators and Seed Dispersers. Frontiers in Ecology and Evolution </w:t>
      </w:r>
      <w:r w:rsidRPr="007A1ABA">
        <w:rPr>
          <w:b/>
        </w:rPr>
        <w:t>8</w:t>
      </w:r>
      <w:r w:rsidRPr="007A1ABA">
        <w:t>:259.</w:t>
      </w:r>
    </w:p>
    <w:p w14:paraId="489C2897" w14:textId="77777777" w:rsidR="007A1ABA" w:rsidRPr="007A1ABA" w:rsidRDefault="007A1ABA" w:rsidP="007A1ABA">
      <w:pPr>
        <w:pStyle w:val="EndNoteBibliography"/>
        <w:ind w:left="720" w:hanging="720"/>
      </w:pPr>
      <w:r w:rsidRPr="007A1ABA">
        <w:t xml:space="preserve">Stewart, F. E. C., J. T. Fisher, A. C. Burton, and J. P. Volpe. 2018. Species occurrence data reflect the magnitude of animal movements better than the proximity of animal space use. Ecosphere </w:t>
      </w:r>
      <w:r w:rsidRPr="007A1ABA">
        <w:rPr>
          <w:b/>
        </w:rPr>
        <w:t>9</w:t>
      </w:r>
      <w:r w:rsidRPr="007A1ABA">
        <w:t>:e02112.</w:t>
      </w:r>
    </w:p>
    <w:p w14:paraId="5CA82167" w14:textId="77777777" w:rsidR="007A1ABA" w:rsidRPr="007A1ABA" w:rsidRDefault="007A1ABA" w:rsidP="007A1ABA">
      <w:pPr>
        <w:pStyle w:val="EndNoteBibliography"/>
        <w:ind w:left="720" w:hanging="720"/>
      </w:pPr>
      <w:r w:rsidRPr="007A1ABA">
        <w:t xml:space="preserve">Stewart, F. E. C., J. P. Volpe, and J. T. Fisher. 2019. The Debate About Bait: A Red Herring in Wildlife Research. The Journal of Wildlife Management </w:t>
      </w:r>
      <w:r w:rsidRPr="007A1ABA">
        <w:rPr>
          <w:b/>
        </w:rPr>
        <w:t>83</w:t>
      </w:r>
      <w:r w:rsidRPr="007A1ABA">
        <w:t>:985-992.</w:t>
      </w:r>
    </w:p>
    <w:p w14:paraId="25DFEBAB" w14:textId="77777777" w:rsidR="007A1ABA" w:rsidRPr="007A1ABA" w:rsidRDefault="007A1ABA" w:rsidP="007A1ABA">
      <w:pPr>
        <w:pStyle w:val="EndNoteBibliography"/>
        <w:ind w:left="720" w:hanging="720"/>
      </w:pPr>
      <w:r w:rsidRPr="007A1ABA">
        <w:t xml:space="preserve">Stuber, E. F., and J. J. Fontaine. 2019. How characteristic is the species characteristic selection scale? Global Ecology and Biogeography </w:t>
      </w:r>
      <w:r w:rsidRPr="007A1ABA">
        <w:rPr>
          <w:b/>
        </w:rPr>
        <w:t>28</w:t>
      </w:r>
      <w:r w:rsidRPr="007A1ABA">
        <w:t>:1839-1854.</w:t>
      </w:r>
    </w:p>
    <w:p w14:paraId="30140FB4" w14:textId="77777777" w:rsidR="007A1ABA" w:rsidRPr="007A1ABA" w:rsidRDefault="007A1ABA" w:rsidP="007A1ABA">
      <w:pPr>
        <w:pStyle w:val="EndNoteBibliography"/>
        <w:ind w:left="720" w:hanging="720"/>
      </w:pPr>
      <w:r w:rsidRPr="007A1ABA">
        <w:t xml:space="preserve">Tattersall, E. R., J. M. Burgar, J. T. Fisher, and A. C. Burton. 2020. Boreal predator co-occurrences reveal shared use of seismic lines in a working landscape. Ecology and Evolution </w:t>
      </w:r>
      <w:r w:rsidRPr="007A1ABA">
        <w:rPr>
          <w:b/>
        </w:rPr>
        <w:t>10</w:t>
      </w:r>
      <w:r w:rsidRPr="007A1ABA">
        <w:t>:1678-1691.</w:t>
      </w:r>
    </w:p>
    <w:p w14:paraId="6DA66D96" w14:textId="77777777" w:rsidR="007A1ABA" w:rsidRPr="007A1ABA" w:rsidRDefault="007A1ABA" w:rsidP="007A1ABA">
      <w:pPr>
        <w:pStyle w:val="EndNoteBibliography"/>
        <w:ind w:left="720" w:hanging="720"/>
      </w:pPr>
      <w:r w:rsidRPr="007A1ABA">
        <w:lastRenderedPageBreak/>
        <w:t>Team, R. C. 2021. R: A Language and Environment for Statistical Computing. R Foundation for Statistical Computing, Vienna, Austria.</w:t>
      </w:r>
    </w:p>
    <w:p w14:paraId="523A1365" w14:textId="77777777" w:rsidR="007A1ABA" w:rsidRPr="007A1ABA" w:rsidRDefault="007A1ABA" w:rsidP="007A1ABA">
      <w:pPr>
        <w:pStyle w:val="EndNoteBibliography"/>
        <w:ind w:left="720" w:hanging="720"/>
      </w:pPr>
      <w:r w:rsidRPr="007A1ABA">
        <w:t>Teron, J. N., and L. J. Hutchison. 2013. Consumption of Truffles and other Fungi by the American Red Squirrel (</w:t>
      </w:r>
      <w:r w:rsidRPr="007A1ABA">
        <w:rPr>
          <w:i/>
        </w:rPr>
        <w:t>Tamiasciurus hudsonicus</w:t>
      </w:r>
      <w:r w:rsidRPr="007A1ABA">
        <w:t>) and the Eastern Chipmunk (</w:t>
      </w:r>
      <w:r w:rsidRPr="007A1ABA">
        <w:rPr>
          <w:i/>
        </w:rPr>
        <w:t>Tamias striatus</w:t>
      </w:r>
      <w:r w:rsidRPr="007A1ABA">
        <w:t>) (</w:t>
      </w:r>
      <w:r w:rsidRPr="007A1ABA">
        <w:rPr>
          <w:i/>
        </w:rPr>
        <w:t>Sciuridae</w:t>
      </w:r>
      <w:r w:rsidRPr="007A1ABA">
        <w:t xml:space="preserve">) in Northwestern Ontario. The Canadian Field-Naturalist </w:t>
      </w:r>
      <w:r w:rsidRPr="007A1ABA">
        <w:rPr>
          <w:b/>
        </w:rPr>
        <w:t>127</w:t>
      </w:r>
      <w:r w:rsidRPr="007A1ABA">
        <w:t>:57.</w:t>
      </w:r>
    </w:p>
    <w:p w14:paraId="3B8F904C" w14:textId="77777777" w:rsidR="007A1ABA" w:rsidRPr="007A1ABA" w:rsidRDefault="007A1ABA" w:rsidP="007A1ABA">
      <w:pPr>
        <w:pStyle w:val="EndNoteBibliography"/>
        <w:ind w:left="720" w:hanging="720"/>
      </w:pPr>
      <w:r w:rsidRPr="007A1ABA">
        <w:t xml:space="preserve">Theobald, D. M., J. R. Miller, and N. T. Hobbs. 1997. Estimating the cumulative effects of development on wildlife habitat. Landscape and Urban Planning </w:t>
      </w:r>
      <w:r w:rsidRPr="007A1ABA">
        <w:rPr>
          <w:b/>
        </w:rPr>
        <w:t>39</w:t>
      </w:r>
      <w:r w:rsidRPr="007A1ABA">
        <w:t>:25-36.</w:t>
      </w:r>
    </w:p>
    <w:p w14:paraId="370E0206" w14:textId="77777777" w:rsidR="007A1ABA" w:rsidRPr="007A1ABA" w:rsidRDefault="007A1ABA" w:rsidP="007A1ABA">
      <w:pPr>
        <w:pStyle w:val="EndNoteBibliography"/>
        <w:ind w:left="720" w:hanging="720"/>
      </w:pPr>
      <w:r w:rsidRPr="007A1ABA">
        <w:t xml:space="preserve">Therivel, R., and B. Ross. 2007. Cumulative effects assessment: Does scale matter? Environmental Impact Assessment Review </w:t>
      </w:r>
      <w:r w:rsidRPr="007A1ABA">
        <w:rPr>
          <w:b/>
        </w:rPr>
        <w:t>27</w:t>
      </w:r>
      <w:r w:rsidRPr="007A1ABA">
        <w:t>:365-385.</w:t>
      </w:r>
    </w:p>
    <w:p w14:paraId="14C1310D" w14:textId="77777777" w:rsidR="007A1ABA" w:rsidRPr="007A1ABA" w:rsidRDefault="007A1ABA" w:rsidP="007A1ABA">
      <w:pPr>
        <w:pStyle w:val="EndNoteBibliography"/>
        <w:ind w:left="720" w:hanging="720"/>
      </w:pPr>
      <w:r w:rsidRPr="007A1ABA">
        <w:t xml:space="preserve">Trolliet, F., C. Vermeulen, M.-C. Huynen, and A. Hambuckers. 2014. Use of camera traps for wildlife studies: a review. Biotechnologie, Agronomie, Société et Environnement </w:t>
      </w:r>
      <w:r w:rsidRPr="007A1ABA">
        <w:rPr>
          <w:b/>
        </w:rPr>
        <w:t>18</w:t>
      </w:r>
      <w:r w:rsidRPr="007A1ABA">
        <w:t>:446-454.</w:t>
      </w:r>
    </w:p>
    <w:p w14:paraId="03520C21" w14:textId="77777777" w:rsidR="007A1ABA" w:rsidRPr="007A1ABA" w:rsidRDefault="007A1ABA" w:rsidP="007A1ABA">
      <w:pPr>
        <w:pStyle w:val="EndNoteBibliography"/>
        <w:ind w:left="720" w:hanging="720"/>
      </w:pPr>
      <w:r w:rsidRPr="007A1ABA">
        <w:t xml:space="preserve">Tscharntke, T., J. M. Tylianakis, T. A. Rand, R. K. Didham, L. Fahrig, P. Batáry, J. Bengtsson, Y. Clough, T. O. Crist, C. F. Dormann, R. M. Ewers, J. Fründ, R. D. Holt, A. Holzschuh, A. M. Klein, D. Kleijn, C. Kremen, D. A. Landis, W. Laurance, D. Lindenmayer, C. Scherber, N. Sodhi, I. Steffan-Dewenter, C. Thies, W. H. van der Putten, and C. Westphal. 2012. Landscape moderation of biodiversity patterns and processes - eight hypotheses. Biological Reviews </w:t>
      </w:r>
      <w:r w:rsidRPr="007A1ABA">
        <w:rPr>
          <w:b/>
        </w:rPr>
        <w:t>87</w:t>
      </w:r>
      <w:r w:rsidRPr="007A1ABA">
        <w:t>:661-685.</w:t>
      </w:r>
    </w:p>
    <w:p w14:paraId="49B2E277" w14:textId="77777777" w:rsidR="007A1ABA" w:rsidRPr="007A1ABA" w:rsidRDefault="007A1ABA" w:rsidP="007A1ABA">
      <w:pPr>
        <w:pStyle w:val="EndNoteBibliography"/>
        <w:ind w:left="720" w:hanging="720"/>
      </w:pPr>
      <w:r w:rsidRPr="007A1ABA">
        <w:t xml:space="preserve">Venier, L. A., I. D. Thompson, R. Fleming, J. Malcolm, I. Aubin, J. A. Trofymow, D. Langor, R. Sturrock, C. Patry, R. O. Outerbridge, S. B. Holmes, S. Haeussler, L. De Grandpré, H. Y. H. Chen, E. Bayne, A. Arsenault, and J. P. Brandt. 2014. Effects of natural resource development on the terrestrial biodiversity of Canadian boreal forests. Environmental Reviews </w:t>
      </w:r>
      <w:r w:rsidRPr="007A1ABA">
        <w:rPr>
          <w:b/>
        </w:rPr>
        <w:t>22</w:t>
      </w:r>
      <w:r w:rsidRPr="007A1ABA">
        <w:t>:457-490.</w:t>
      </w:r>
    </w:p>
    <w:p w14:paraId="161C6DDB" w14:textId="77777777" w:rsidR="007A1ABA" w:rsidRPr="007A1ABA" w:rsidRDefault="007A1ABA" w:rsidP="007A1ABA">
      <w:pPr>
        <w:pStyle w:val="EndNoteBibliography"/>
        <w:ind w:left="720" w:hanging="720"/>
      </w:pPr>
      <w:r w:rsidRPr="007A1ABA">
        <w:t xml:space="preserve">Viliani, L., C. M. Sutheimer, and S. E. Nielsen. 2024. Identifying restoration priorities for habitat defragmentation: a case study in Alberta's oil sands. LANDSCAPE ECOLOGY </w:t>
      </w:r>
      <w:r w:rsidRPr="007A1ABA">
        <w:rPr>
          <w:b/>
        </w:rPr>
        <w:t>39</w:t>
      </w:r>
      <w:r w:rsidRPr="007A1ABA">
        <w:t>:14.</w:t>
      </w:r>
    </w:p>
    <w:p w14:paraId="6884AC6A" w14:textId="77777777" w:rsidR="007A1ABA" w:rsidRPr="007A1ABA" w:rsidRDefault="007A1ABA" w:rsidP="007A1ABA">
      <w:pPr>
        <w:pStyle w:val="EndNoteBibliography"/>
        <w:ind w:left="720" w:hanging="720"/>
      </w:pPr>
      <w:r w:rsidRPr="007A1ABA">
        <w:t xml:space="preserve">Villard, M.-A., and J. P. Metzger. 2014. REVIEW: Beyond the fragmentation debate: a conceptual model to predict when habitat configuration really matters. Journal of Applied Ecology </w:t>
      </w:r>
      <w:r w:rsidRPr="007A1ABA">
        <w:rPr>
          <w:b/>
        </w:rPr>
        <w:t>51</w:t>
      </w:r>
      <w:r w:rsidRPr="007A1ABA">
        <w:t>:309-318.</w:t>
      </w:r>
    </w:p>
    <w:p w14:paraId="74FEE4F5" w14:textId="77777777" w:rsidR="007A1ABA" w:rsidRPr="007A1ABA" w:rsidRDefault="007A1ABA" w:rsidP="007A1ABA">
      <w:pPr>
        <w:pStyle w:val="EndNoteBibliography"/>
        <w:ind w:left="720" w:hanging="720"/>
      </w:pPr>
      <w:r w:rsidRPr="007A1ABA">
        <w:t xml:space="preserve">Willson, M. F., T. L. D. Santo, and K. E. Sieving. 2003. Red squirrels and predation risk to bird nests in northern forests. CANADIAN JOURNAL OF ZOOLOGY </w:t>
      </w:r>
      <w:r w:rsidRPr="007A1ABA">
        <w:rPr>
          <w:b/>
        </w:rPr>
        <w:t>81</w:t>
      </w:r>
      <w:r w:rsidRPr="007A1ABA">
        <w:t>:1202-1208.</w:t>
      </w:r>
    </w:p>
    <w:p w14:paraId="2239EF67" w14:textId="77777777" w:rsidR="007A1ABA" w:rsidRPr="007A1ABA" w:rsidRDefault="007A1ABA" w:rsidP="007A1ABA">
      <w:pPr>
        <w:pStyle w:val="EndNoteBibliography"/>
        <w:ind w:left="720" w:hanging="720"/>
      </w:pPr>
      <w:r w:rsidRPr="007A1ABA">
        <w:t xml:space="preserve">With, K. A., and D. M. Pavuk. 2011. Habitat area trumps fragmentation effects on arthropods in an experimental landscape system. LANDSCAPE ECOLOGY </w:t>
      </w:r>
      <w:r w:rsidRPr="007A1ABA">
        <w:rPr>
          <w:b/>
        </w:rPr>
        <w:t>26</w:t>
      </w:r>
      <w:r w:rsidRPr="007A1ABA">
        <w:t>:1035-1048.</w:t>
      </w:r>
    </w:p>
    <w:p w14:paraId="5EB5F29C" w14:textId="77777777" w:rsidR="007A1ABA" w:rsidRPr="007A1ABA" w:rsidRDefault="007A1ABA" w:rsidP="007A1ABA">
      <w:pPr>
        <w:pStyle w:val="EndNoteBibliography"/>
        <w:ind w:left="720" w:hanging="720"/>
      </w:pPr>
      <w:r w:rsidRPr="007A1ABA">
        <w:t xml:space="preserve">Wulder, M. A., T. Hermosilla, J. C. White, C. W. Bater, G. Hobart, and S. C. Bronson. 2024. Development and implementation of a stand-level satellite-based forest inventory for Canada. Forestry: An International Journal of Forest Research </w:t>
      </w:r>
      <w:r w:rsidRPr="007A1ABA">
        <w:rPr>
          <w:b/>
        </w:rPr>
        <w:t>97</w:t>
      </w:r>
      <w:r w:rsidRPr="007A1ABA">
        <w:t>:546-563.</w:t>
      </w:r>
    </w:p>
    <w:p w14:paraId="19B4C15F" w14:textId="77777777" w:rsidR="007A1ABA" w:rsidRPr="007A1ABA" w:rsidRDefault="007A1ABA" w:rsidP="007A1ABA">
      <w:pPr>
        <w:pStyle w:val="EndNoteBibliography"/>
        <w:ind w:left="720" w:hanging="720"/>
      </w:pPr>
      <w:r w:rsidRPr="007A1ABA">
        <w:t>Zuur, A., E. N. Ieno, and G. M. Smith. 2007. Analyzing ecological data. Springer.</w:t>
      </w:r>
    </w:p>
    <w:p w14:paraId="149251C4" w14:textId="77777777" w:rsidR="007A1ABA" w:rsidRPr="007A1ABA" w:rsidRDefault="007A1ABA" w:rsidP="007A1ABA">
      <w:pPr>
        <w:pStyle w:val="EndNoteBibliography"/>
        <w:ind w:left="720" w:hanging="720"/>
      </w:pPr>
      <w:r w:rsidRPr="007A1ABA">
        <w:t xml:space="preserve">Zuur, A. F., and E. N. Ieno. 2016. A protocol for conducting and presenting results of regression-type analyses. Methods in Ecology and Evolution </w:t>
      </w:r>
      <w:r w:rsidRPr="007A1ABA">
        <w:rPr>
          <w:b/>
        </w:rPr>
        <w:t>7</w:t>
      </w:r>
      <w:r w:rsidRPr="007A1ABA">
        <w:t>:636-645.</w:t>
      </w:r>
    </w:p>
    <w:p w14:paraId="17E5FBCB" w14:textId="16D21592" w:rsidR="000558DC" w:rsidRDefault="000558DC" w:rsidP="0072116E">
      <w:pPr>
        <w:pStyle w:val="EndNoteBibliography"/>
        <w:spacing w:after="240" w:line="480" w:lineRule="auto"/>
        <w:ind w:left="720" w:hanging="720"/>
        <w:rPr>
          <w:b/>
          <w:bCs/>
        </w:rPr>
      </w:pPr>
      <w:r>
        <w:rPr>
          <w:b/>
          <w:bCs/>
        </w:rPr>
        <w:fldChar w:fldCharType="end"/>
      </w:r>
      <w:r>
        <w:rPr>
          <w:b/>
          <w:bCs/>
        </w:rPr>
        <w:br w:type="page"/>
      </w:r>
    </w:p>
    <w:p w14:paraId="3516D828" w14:textId="055AA106" w:rsidR="00805B2A" w:rsidRDefault="00FC31F7" w:rsidP="7107D9C0">
      <w:pPr>
        <w:rPr>
          <w:szCs w:val="24"/>
          <w:lang w:val="en-US"/>
        </w:rPr>
      </w:pPr>
      <w:r w:rsidRPr="7107D9C0">
        <w:rPr>
          <w:b/>
          <w:bCs/>
        </w:rPr>
        <w:lastRenderedPageBreak/>
        <w:t>Tables</w:t>
      </w:r>
      <w:r w:rsidR="00650EF2" w:rsidRPr="7107D9C0">
        <w:rPr>
          <w:b/>
          <w:bCs/>
        </w:rPr>
        <w:t xml:space="preserve"> and Figures</w:t>
      </w:r>
      <w:r w:rsidR="004B0BF3">
        <w:rPr>
          <w:b/>
          <w:bCs/>
        </w:rPr>
        <w:t xml:space="preserve"> [also inserted mid-text for reviewers]</w:t>
      </w:r>
    </w:p>
    <w:p w14:paraId="1B3D105D" w14:textId="415C59FC" w:rsidR="00805B2A" w:rsidRDefault="005A45CA" w:rsidP="57260A84">
      <w:pPr>
        <w:rPr>
          <w:lang w:val="en-US"/>
        </w:rPr>
      </w:pPr>
      <w:r w:rsidRPr="1D8D2BC4">
        <w:rPr>
          <w:b/>
          <w:bCs/>
          <w:lang w:val="en-US"/>
        </w:rPr>
        <w:t xml:space="preserve">Table </w:t>
      </w:r>
      <w:r w:rsidR="4DB178FE" w:rsidRPr="1D8D2BC4">
        <w:rPr>
          <w:b/>
          <w:bCs/>
          <w:lang w:val="en-US"/>
        </w:rPr>
        <w:t>1</w:t>
      </w:r>
      <w:r w:rsidR="00E60473" w:rsidRPr="1D8D2BC4">
        <w:rPr>
          <w:b/>
          <w:bCs/>
          <w:lang w:val="en-US"/>
        </w:rPr>
        <w:t>.</w:t>
      </w:r>
      <w:r w:rsidR="00E60473" w:rsidRPr="1D8D2BC4">
        <w:rPr>
          <w:lang w:val="en-US"/>
        </w:rPr>
        <w:t xml:space="preserve"> </w:t>
      </w:r>
      <w:r w:rsidR="004D5EC1" w:rsidRPr="1D8D2BC4">
        <w:rPr>
          <w:lang w:val="en-US"/>
        </w:rPr>
        <w:t>Selection of candidate models</w:t>
      </w:r>
      <w:r w:rsidR="00E60473" w:rsidRPr="1D8D2BC4">
        <w:rPr>
          <w:lang w:val="en-US"/>
        </w:rPr>
        <w:t xml:space="preserve"> describing impact of </w:t>
      </w:r>
      <w:r w:rsidR="00923F77" w:rsidRPr="1D8D2BC4">
        <w:rPr>
          <w:lang w:val="en-US"/>
        </w:rPr>
        <w:t xml:space="preserve">site-level </w:t>
      </w:r>
      <w:r w:rsidR="004D5EC1" w:rsidRPr="1D8D2BC4">
        <w:rPr>
          <w:lang w:val="en-US"/>
        </w:rPr>
        <w:t xml:space="preserve">natural </w:t>
      </w:r>
      <w:r w:rsidR="00923F77" w:rsidRPr="1D8D2BC4">
        <w:rPr>
          <w:lang w:val="en-US"/>
        </w:rPr>
        <w:t>landcover</w:t>
      </w:r>
      <w:r w:rsidR="00E60473" w:rsidRPr="1D8D2BC4">
        <w:rPr>
          <w:lang w:val="en-US"/>
        </w:rPr>
        <w:t xml:space="preserve">, </w:t>
      </w:r>
      <w:r w:rsidR="00923F77" w:rsidRPr="1D8D2BC4">
        <w:rPr>
          <w:lang w:val="en-US"/>
        </w:rPr>
        <w:t xml:space="preserve">as well as landscape-level </w:t>
      </w:r>
      <w:r w:rsidR="004D5EC1" w:rsidRPr="1D8D2BC4">
        <w:rPr>
          <w:lang w:val="en-US"/>
        </w:rPr>
        <w:t>compositio</w:t>
      </w:r>
      <w:r w:rsidR="00923F77" w:rsidRPr="1D8D2BC4">
        <w:rPr>
          <w:lang w:val="en-US"/>
        </w:rPr>
        <w:t>n and</w:t>
      </w:r>
      <w:r w:rsidR="00E60473" w:rsidRPr="1D8D2BC4">
        <w:rPr>
          <w:lang w:val="en-US"/>
        </w:rPr>
        <w:t xml:space="preserve"> configuration</w:t>
      </w:r>
      <w:r w:rsidR="00923F77" w:rsidRPr="1D8D2BC4">
        <w:rPr>
          <w:lang w:val="en-US"/>
        </w:rPr>
        <w:t xml:space="preserve"> of industrial disturbances</w:t>
      </w:r>
      <w:r w:rsidR="00E60473" w:rsidRPr="1D8D2BC4">
        <w:rPr>
          <w:lang w:val="en-US"/>
        </w:rPr>
        <w:t xml:space="preserve"> on red squirrel </w:t>
      </w:r>
      <w:r w:rsidR="283C8CFB" w:rsidRPr="1D8D2BC4">
        <w:rPr>
          <w:lang w:val="en-US"/>
        </w:rPr>
        <w:t xml:space="preserve">monthly </w:t>
      </w:r>
      <w:r w:rsidR="756EB3F1" w:rsidRPr="1D8D2BC4">
        <w:rPr>
          <w:lang w:val="en-US"/>
        </w:rPr>
        <w:t>occurrence</w:t>
      </w:r>
      <w:r w:rsidR="00E60473" w:rsidRPr="1D8D2BC4">
        <w:rPr>
          <w:lang w:val="en-US"/>
        </w:rPr>
        <w:t xml:space="preserve"> in the Boreal Plains. </w:t>
      </w:r>
    </w:p>
    <w:tbl>
      <w:tblPr>
        <w:tblW w:w="0" w:type="auto"/>
        <w:tblInd w:w="-645" w:type="dxa"/>
        <w:tblLook w:val="06A0" w:firstRow="1" w:lastRow="0" w:firstColumn="1" w:lastColumn="0" w:noHBand="1" w:noVBand="1"/>
      </w:tblPr>
      <w:tblGrid>
        <w:gridCol w:w="2084"/>
        <w:gridCol w:w="5238"/>
        <w:gridCol w:w="465"/>
        <w:gridCol w:w="869"/>
        <w:gridCol w:w="685"/>
        <w:gridCol w:w="664"/>
      </w:tblGrid>
      <w:tr w:rsidR="7107D9C0" w14:paraId="51A23FEF" w14:textId="77777777" w:rsidTr="05282FE3">
        <w:trPr>
          <w:trHeight w:val="302"/>
        </w:trPr>
        <w:tc>
          <w:tcPr>
            <w:tcW w:w="2312"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2B8917F1" w14:textId="6365D8E9" w:rsidR="7107D9C0" w:rsidRDefault="7107D9C0" w:rsidP="7107D9C0">
            <w:pPr>
              <w:spacing w:beforeAutospacing="1" w:line="240" w:lineRule="auto"/>
              <w:rPr>
                <w:b/>
                <w:bCs/>
                <w:color w:val="000000" w:themeColor="text1"/>
                <w:sz w:val="20"/>
                <w:szCs w:val="20"/>
              </w:rPr>
            </w:pPr>
            <w:r w:rsidRPr="7107D9C0">
              <w:rPr>
                <w:b/>
                <w:bCs/>
                <w:color w:val="000000" w:themeColor="text1"/>
                <w:sz w:val="20"/>
                <w:szCs w:val="20"/>
              </w:rPr>
              <w:t>Hypothesis</w:t>
            </w:r>
          </w:p>
        </w:tc>
        <w:tc>
          <w:tcPr>
            <w:tcW w:w="6287"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33AA081B" w14:textId="3FA1BBB6" w:rsidR="7107D9C0" w:rsidRDefault="7107D9C0" w:rsidP="7107D9C0">
            <w:pPr>
              <w:spacing w:beforeAutospacing="1" w:line="240" w:lineRule="auto"/>
              <w:rPr>
                <w:b/>
                <w:bCs/>
                <w:color w:val="000000" w:themeColor="text1"/>
                <w:sz w:val="20"/>
                <w:szCs w:val="20"/>
              </w:rPr>
            </w:pPr>
            <w:r w:rsidRPr="7107D9C0">
              <w:rPr>
                <w:b/>
                <w:bCs/>
                <w:color w:val="000000" w:themeColor="text1"/>
                <w:sz w:val="20"/>
                <w:szCs w:val="20"/>
              </w:rPr>
              <w:t>Covariates</w:t>
            </w:r>
          </w:p>
        </w:tc>
        <w:tc>
          <w:tcPr>
            <w:tcW w:w="525"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6AFE3CDA" w14:textId="7CD1ABB7" w:rsidR="7107D9C0" w:rsidRDefault="7107D9C0" w:rsidP="7107D9C0">
            <w:pPr>
              <w:spacing w:beforeAutospacing="1" w:line="240" w:lineRule="auto"/>
              <w:rPr>
                <w:b/>
                <w:bCs/>
                <w:color w:val="000000" w:themeColor="text1"/>
                <w:sz w:val="20"/>
                <w:szCs w:val="20"/>
                <w:lang w:val="en-US"/>
              </w:rPr>
            </w:pPr>
            <w:r w:rsidRPr="7107D9C0">
              <w:rPr>
                <w:b/>
                <w:bCs/>
                <w:color w:val="000000" w:themeColor="text1"/>
                <w:sz w:val="20"/>
                <w:szCs w:val="20"/>
                <w:lang w:val="en-US"/>
              </w:rPr>
              <w:t>df</w:t>
            </w:r>
          </w:p>
        </w:tc>
        <w:tc>
          <w:tcPr>
            <w:tcW w:w="917"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6A0C41E2" w14:textId="79AB7BDE" w:rsidR="7107D9C0" w:rsidRDefault="7107D9C0" w:rsidP="7107D9C0">
            <w:pPr>
              <w:spacing w:beforeAutospacing="1" w:line="240" w:lineRule="auto"/>
              <w:rPr>
                <w:b/>
                <w:bCs/>
                <w:color w:val="000000" w:themeColor="text1"/>
                <w:sz w:val="20"/>
                <w:szCs w:val="20"/>
                <w:lang w:val="en-US"/>
              </w:rPr>
            </w:pPr>
            <w:r w:rsidRPr="7107D9C0">
              <w:rPr>
                <w:b/>
                <w:bCs/>
                <w:color w:val="000000" w:themeColor="text1"/>
                <w:sz w:val="20"/>
                <w:szCs w:val="20"/>
                <w:lang w:val="en-US"/>
              </w:rPr>
              <w:t>AICc</w:t>
            </w:r>
          </w:p>
        </w:tc>
        <w:tc>
          <w:tcPr>
            <w:tcW w:w="704"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78D51062" w14:textId="0C67EBC8" w:rsidR="7107D9C0" w:rsidRDefault="7107D9C0" w:rsidP="7107D9C0">
            <w:pPr>
              <w:spacing w:beforeAutospacing="1" w:line="240" w:lineRule="auto"/>
              <w:rPr>
                <w:b/>
                <w:bCs/>
                <w:color w:val="000000" w:themeColor="text1"/>
                <w:sz w:val="20"/>
                <w:szCs w:val="20"/>
                <w:lang w:val="en-US"/>
              </w:rPr>
            </w:pPr>
            <w:r w:rsidRPr="7107D9C0">
              <w:rPr>
                <w:b/>
                <w:bCs/>
                <w:color w:val="000000" w:themeColor="text1"/>
                <w:sz w:val="20"/>
                <w:szCs w:val="20"/>
                <w:lang w:val="en-US"/>
              </w:rPr>
              <w:t>ΔAICc</w:t>
            </w:r>
          </w:p>
        </w:tc>
        <w:tc>
          <w:tcPr>
            <w:tcW w:w="695"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426C3DD0" w14:textId="70474707" w:rsidR="7107D9C0" w:rsidRDefault="7107D9C0" w:rsidP="7107D9C0">
            <w:pPr>
              <w:spacing w:beforeAutospacing="1" w:line="240" w:lineRule="auto"/>
              <w:rPr>
                <w:b/>
                <w:bCs/>
                <w:color w:val="000000" w:themeColor="text1"/>
                <w:sz w:val="20"/>
                <w:szCs w:val="20"/>
                <w:lang w:val="en-US"/>
              </w:rPr>
            </w:pPr>
            <w:r w:rsidRPr="7107D9C0">
              <w:rPr>
                <w:b/>
                <w:bCs/>
                <w:color w:val="000000" w:themeColor="text1"/>
                <w:sz w:val="20"/>
                <w:szCs w:val="20"/>
                <w:lang w:val="en-US"/>
              </w:rPr>
              <w:t>AICw</w:t>
            </w:r>
          </w:p>
        </w:tc>
      </w:tr>
      <w:tr w:rsidR="7107D9C0" w14:paraId="48D9670D" w14:textId="77777777" w:rsidTr="05282FE3">
        <w:trPr>
          <w:trHeight w:val="302"/>
        </w:trPr>
        <w:tc>
          <w:tcPr>
            <w:tcW w:w="2312" w:type="dxa"/>
            <w:tcBorders>
              <w:top w:val="single" w:sz="4" w:space="0" w:color="auto"/>
              <w:left w:val="nil"/>
              <w:bottom w:val="nil"/>
              <w:right w:val="nil"/>
            </w:tcBorders>
            <w:shd w:val="clear" w:color="auto" w:fill="FFFFFF" w:themeFill="background1"/>
            <w:tcMar>
              <w:top w:w="15" w:type="dxa"/>
              <w:left w:w="15" w:type="dxa"/>
              <w:right w:w="15" w:type="dxa"/>
            </w:tcMar>
          </w:tcPr>
          <w:p w14:paraId="6CBD3916" w14:textId="0274AB12" w:rsidR="7107D9C0" w:rsidRDefault="7107D9C0" w:rsidP="7107D9C0">
            <w:pPr>
              <w:spacing w:beforeAutospacing="1" w:line="240" w:lineRule="auto"/>
              <w:rPr>
                <w:b/>
                <w:bCs/>
                <w:color w:val="000000" w:themeColor="text1"/>
                <w:sz w:val="20"/>
                <w:szCs w:val="20"/>
              </w:rPr>
            </w:pPr>
            <w:r w:rsidRPr="7107D9C0">
              <w:rPr>
                <w:b/>
                <w:bCs/>
                <w:color w:val="000000" w:themeColor="text1"/>
                <w:sz w:val="20"/>
                <w:szCs w:val="20"/>
              </w:rPr>
              <w:t>Context-dependent configuration</w:t>
            </w:r>
          </w:p>
        </w:tc>
        <w:tc>
          <w:tcPr>
            <w:tcW w:w="6287" w:type="dxa"/>
            <w:tcBorders>
              <w:top w:val="single" w:sz="4" w:space="0" w:color="auto"/>
              <w:left w:val="nil"/>
              <w:bottom w:val="nil"/>
              <w:right w:val="nil"/>
            </w:tcBorders>
            <w:shd w:val="clear" w:color="auto" w:fill="FFFFFF" w:themeFill="background1"/>
            <w:tcMar>
              <w:top w:w="15" w:type="dxa"/>
              <w:left w:w="15" w:type="dxa"/>
              <w:right w:w="15" w:type="dxa"/>
            </w:tcMar>
          </w:tcPr>
          <w:p w14:paraId="0D24F41C" w14:textId="6224FCF5" w:rsidR="7107D9C0" w:rsidRDefault="7107D9C0" w:rsidP="7107D9C0">
            <w:pPr>
              <w:spacing w:beforeAutospacing="1" w:line="240" w:lineRule="auto"/>
              <w:rPr>
                <w:b/>
                <w:bCs/>
                <w:color w:val="000000" w:themeColor="text1"/>
                <w:sz w:val="20"/>
                <w:szCs w:val="20"/>
              </w:rPr>
            </w:pPr>
            <w:r w:rsidRPr="7107D9C0">
              <w:rPr>
                <w:b/>
                <w:bCs/>
                <w:color w:val="000000" w:themeColor="text1"/>
                <w:sz w:val="20"/>
                <w:szCs w:val="20"/>
              </w:rPr>
              <w:t xml:space="preserve">CORE + Edge Density × Cumulative </w:t>
            </w:r>
            <w:r w:rsidR="00923F77">
              <w:rPr>
                <w:b/>
                <w:bCs/>
                <w:color w:val="000000" w:themeColor="text1"/>
                <w:sz w:val="20"/>
                <w:szCs w:val="20"/>
              </w:rPr>
              <w:t>Footprint</w:t>
            </w:r>
          </w:p>
        </w:tc>
        <w:tc>
          <w:tcPr>
            <w:tcW w:w="525" w:type="dxa"/>
            <w:tcBorders>
              <w:top w:val="single" w:sz="4" w:space="0" w:color="auto"/>
              <w:left w:val="nil"/>
              <w:bottom w:val="nil"/>
              <w:right w:val="nil"/>
            </w:tcBorders>
            <w:shd w:val="clear" w:color="auto" w:fill="FFFFFF" w:themeFill="background1"/>
            <w:tcMar>
              <w:top w:w="15" w:type="dxa"/>
              <w:left w:w="15" w:type="dxa"/>
              <w:right w:w="15" w:type="dxa"/>
            </w:tcMar>
          </w:tcPr>
          <w:p w14:paraId="747581EB" w14:textId="45A0D9E5" w:rsidR="7107D9C0" w:rsidRDefault="7107D9C0" w:rsidP="7107D9C0">
            <w:pPr>
              <w:spacing w:beforeAutospacing="1" w:line="240" w:lineRule="auto"/>
              <w:rPr>
                <w:b/>
                <w:bCs/>
                <w:color w:val="000000" w:themeColor="text1"/>
                <w:sz w:val="20"/>
                <w:szCs w:val="20"/>
              </w:rPr>
            </w:pPr>
            <w:r w:rsidRPr="7107D9C0">
              <w:rPr>
                <w:b/>
                <w:bCs/>
                <w:color w:val="000000" w:themeColor="text1"/>
                <w:sz w:val="20"/>
                <w:szCs w:val="20"/>
              </w:rPr>
              <w:t>10</w:t>
            </w:r>
          </w:p>
        </w:tc>
        <w:tc>
          <w:tcPr>
            <w:tcW w:w="917" w:type="dxa"/>
            <w:tcBorders>
              <w:top w:val="single" w:sz="4" w:space="0" w:color="auto"/>
              <w:left w:val="nil"/>
              <w:bottom w:val="nil"/>
              <w:right w:val="nil"/>
            </w:tcBorders>
            <w:shd w:val="clear" w:color="auto" w:fill="FFFFFF" w:themeFill="background1"/>
            <w:tcMar>
              <w:top w:w="15" w:type="dxa"/>
              <w:left w:w="15" w:type="dxa"/>
              <w:right w:w="15" w:type="dxa"/>
            </w:tcMar>
          </w:tcPr>
          <w:p w14:paraId="42BE80A0" w14:textId="0672E3CB" w:rsidR="7107D9C0" w:rsidRDefault="7107D9C0" w:rsidP="7107D9C0">
            <w:pPr>
              <w:spacing w:beforeAutospacing="1" w:line="240" w:lineRule="auto"/>
              <w:rPr>
                <w:b/>
                <w:bCs/>
                <w:color w:val="000000" w:themeColor="text1"/>
                <w:sz w:val="20"/>
                <w:szCs w:val="20"/>
              </w:rPr>
            </w:pPr>
            <w:r w:rsidRPr="7107D9C0">
              <w:rPr>
                <w:b/>
                <w:bCs/>
                <w:color w:val="000000" w:themeColor="text1"/>
                <w:sz w:val="20"/>
                <w:szCs w:val="20"/>
              </w:rPr>
              <w:t>1828.06</w:t>
            </w:r>
          </w:p>
        </w:tc>
        <w:tc>
          <w:tcPr>
            <w:tcW w:w="704" w:type="dxa"/>
            <w:tcBorders>
              <w:top w:val="single" w:sz="4" w:space="0" w:color="auto"/>
              <w:left w:val="nil"/>
              <w:bottom w:val="nil"/>
              <w:right w:val="nil"/>
            </w:tcBorders>
            <w:shd w:val="clear" w:color="auto" w:fill="FFFFFF" w:themeFill="background1"/>
            <w:tcMar>
              <w:top w:w="15" w:type="dxa"/>
              <w:left w:w="15" w:type="dxa"/>
              <w:right w:w="15" w:type="dxa"/>
            </w:tcMar>
          </w:tcPr>
          <w:p w14:paraId="37F11A05" w14:textId="3838EF9B" w:rsidR="7107D9C0" w:rsidRDefault="7107D9C0" w:rsidP="7107D9C0">
            <w:pPr>
              <w:spacing w:beforeAutospacing="1" w:line="240" w:lineRule="auto"/>
              <w:rPr>
                <w:b/>
                <w:bCs/>
                <w:color w:val="000000" w:themeColor="text1"/>
                <w:sz w:val="20"/>
                <w:szCs w:val="20"/>
              </w:rPr>
            </w:pPr>
            <w:r w:rsidRPr="7107D9C0">
              <w:rPr>
                <w:b/>
                <w:bCs/>
                <w:color w:val="000000" w:themeColor="text1"/>
                <w:sz w:val="20"/>
                <w:szCs w:val="20"/>
              </w:rPr>
              <w:t>0.00</w:t>
            </w:r>
          </w:p>
        </w:tc>
        <w:tc>
          <w:tcPr>
            <w:tcW w:w="695" w:type="dxa"/>
            <w:tcBorders>
              <w:top w:val="single" w:sz="4" w:space="0" w:color="auto"/>
              <w:left w:val="nil"/>
              <w:bottom w:val="nil"/>
              <w:right w:val="nil"/>
            </w:tcBorders>
            <w:shd w:val="clear" w:color="auto" w:fill="FFFFFF" w:themeFill="background1"/>
            <w:tcMar>
              <w:top w:w="15" w:type="dxa"/>
              <w:left w:w="15" w:type="dxa"/>
              <w:right w:w="15" w:type="dxa"/>
            </w:tcMar>
          </w:tcPr>
          <w:p w14:paraId="387FEF15" w14:textId="198CB219" w:rsidR="7107D9C0" w:rsidRDefault="7107D9C0" w:rsidP="7107D9C0">
            <w:pPr>
              <w:spacing w:beforeAutospacing="1" w:line="240" w:lineRule="auto"/>
              <w:rPr>
                <w:b/>
                <w:bCs/>
                <w:color w:val="000000" w:themeColor="text1"/>
                <w:sz w:val="20"/>
                <w:szCs w:val="20"/>
              </w:rPr>
            </w:pPr>
            <w:r w:rsidRPr="7107D9C0">
              <w:rPr>
                <w:b/>
                <w:bCs/>
                <w:color w:val="000000" w:themeColor="text1"/>
                <w:sz w:val="20"/>
                <w:szCs w:val="20"/>
              </w:rPr>
              <w:t>0.865</w:t>
            </w:r>
          </w:p>
        </w:tc>
      </w:tr>
      <w:tr w:rsidR="7107D9C0" w14:paraId="62137D13"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BD0A37C" w14:textId="341FAD8B"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 and 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03A3DAD" w14:textId="47018415" w:rsidR="7107D9C0" w:rsidRDefault="7107D9C0" w:rsidP="7107D9C0">
            <w:pPr>
              <w:spacing w:beforeAutospacing="1" w:line="240" w:lineRule="auto"/>
              <w:rPr>
                <w:color w:val="000000" w:themeColor="text1"/>
                <w:sz w:val="20"/>
                <w:szCs w:val="20"/>
              </w:rPr>
            </w:pPr>
            <w:r w:rsidRPr="7107D9C0">
              <w:rPr>
                <w:color w:val="000000" w:themeColor="text1"/>
                <w:sz w:val="20"/>
                <w:szCs w:val="20"/>
              </w:rPr>
              <w:t xml:space="preserve">CORE + Edge Density + Cumulative </w:t>
            </w:r>
            <w:r w:rsidR="00923F77">
              <w:rPr>
                <w:color w:val="000000" w:themeColor="text1"/>
                <w:sz w:val="20"/>
                <w:szCs w:val="20"/>
              </w:rPr>
              <w:t>Footprint</w:t>
            </w:r>
          </w:p>
        </w:tc>
        <w:tc>
          <w:tcPr>
            <w:tcW w:w="525" w:type="dxa"/>
            <w:tcBorders>
              <w:top w:val="nil"/>
              <w:left w:val="nil"/>
              <w:bottom w:val="nil"/>
              <w:right w:val="nil"/>
            </w:tcBorders>
            <w:shd w:val="clear" w:color="auto" w:fill="FFFFFF" w:themeFill="background1"/>
            <w:tcMar>
              <w:top w:w="15" w:type="dxa"/>
              <w:left w:w="15" w:type="dxa"/>
              <w:right w:w="15" w:type="dxa"/>
            </w:tcMar>
          </w:tcPr>
          <w:p w14:paraId="5E1B4F17" w14:textId="2A2460D4" w:rsidR="7107D9C0" w:rsidRDefault="7107D9C0"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700A4D89" w14:textId="173281F8" w:rsidR="7107D9C0" w:rsidRDefault="7107D9C0" w:rsidP="7107D9C0">
            <w:pPr>
              <w:spacing w:beforeAutospacing="1" w:line="240" w:lineRule="auto"/>
              <w:rPr>
                <w:color w:val="000000" w:themeColor="text1"/>
                <w:sz w:val="20"/>
                <w:szCs w:val="20"/>
              </w:rPr>
            </w:pPr>
            <w:r w:rsidRPr="7107D9C0">
              <w:rPr>
                <w:color w:val="000000" w:themeColor="text1"/>
                <w:sz w:val="20"/>
                <w:szCs w:val="20"/>
              </w:rPr>
              <w:t>1834.16</w:t>
            </w:r>
          </w:p>
        </w:tc>
        <w:tc>
          <w:tcPr>
            <w:tcW w:w="704" w:type="dxa"/>
            <w:tcBorders>
              <w:top w:val="nil"/>
              <w:left w:val="nil"/>
              <w:bottom w:val="nil"/>
              <w:right w:val="nil"/>
            </w:tcBorders>
            <w:shd w:val="clear" w:color="auto" w:fill="FFFFFF" w:themeFill="background1"/>
            <w:tcMar>
              <w:top w:w="15" w:type="dxa"/>
              <w:left w:w="15" w:type="dxa"/>
              <w:right w:w="15" w:type="dxa"/>
            </w:tcMar>
          </w:tcPr>
          <w:p w14:paraId="444F0604" w14:textId="0D54C6EE" w:rsidR="7107D9C0" w:rsidRDefault="7107D9C0" w:rsidP="7107D9C0">
            <w:pPr>
              <w:spacing w:beforeAutospacing="1" w:line="240" w:lineRule="auto"/>
              <w:rPr>
                <w:color w:val="000000" w:themeColor="text1"/>
                <w:sz w:val="20"/>
                <w:szCs w:val="20"/>
              </w:rPr>
            </w:pPr>
            <w:r w:rsidRPr="7107D9C0">
              <w:rPr>
                <w:color w:val="000000" w:themeColor="text1"/>
                <w:sz w:val="20"/>
                <w:szCs w:val="20"/>
              </w:rPr>
              <w:t>6.10</w:t>
            </w:r>
          </w:p>
        </w:tc>
        <w:tc>
          <w:tcPr>
            <w:tcW w:w="695" w:type="dxa"/>
            <w:tcBorders>
              <w:top w:val="nil"/>
              <w:left w:val="nil"/>
              <w:bottom w:val="nil"/>
              <w:right w:val="nil"/>
            </w:tcBorders>
            <w:shd w:val="clear" w:color="auto" w:fill="FFFFFF" w:themeFill="background1"/>
            <w:tcMar>
              <w:top w:w="15" w:type="dxa"/>
              <w:left w:w="15" w:type="dxa"/>
              <w:right w:w="15" w:type="dxa"/>
            </w:tcMar>
          </w:tcPr>
          <w:p w14:paraId="5D5DFAC4" w14:textId="1BBDF23D" w:rsidR="7107D9C0" w:rsidRDefault="7107D9C0" w:rsidP="7107D9C0">
            <w:pPr>
              <w:spacing w:beforeAutospacing="1" w:line="240" w:lineRule="auto"/>
              <w:rPr>
                <w:color w:val="000000" w:themeColor="text1"/>
                <w:sz w:val="20"/>
                <w:szCs w:val="20"/>
              </w:rPr>
            </w:pPr>
            <w:r w:rsidRPr="7107D9C0">
              <w:rPr>
                <w:color w:val="000000" w:themeColor="text1"/>
                <w:sz w:val="20"/>
                <w:szCs w:val="20"/>
              </w:rPr>
              <w:t>0.041</w:t>
            </w:r>
          </w:p>
        </w:tc>
      </w:tr>
      <w:tr w:rsidR="7107D9C0" w14:paraId="38AAFA41"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98BA773" w14:textId="4E0B98CE" w:rsidR="7107D9C0" w:rsidRDefault="7107D9C0"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1DDEACF4" w14:textId="6D88DAEB"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Harvest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00F92E33" w14:textId="293437BB" w:rsidR="7107D9C0" w:rsidRDefault="7107D9C0" w:rsidP="7107D9C0">
            <w:pPr>
              <w:spacing w:beforeAutospacing="1" w:line="240" w:lineRule="auto"/>
              <w:rPr>
                <w:color w:val="000000" w:themeColor="text1"/>
                <w:sz w:val="20"/>
                <w:szCs w:val="20"/>
              </w:rPr>
            </w:pPr>
            <w:r w:rsidRPr="7107D9C0">
              <w:rPr>
                <w:color w:val="000000" w:themeColor="text1"/>
                <w:sz w:val="20"/>
                <w:szCs w:val="20"/>
              </w:rPr>
              <w:t>11</w:t>
            </w:r>
          </w:p>
        </w:tc>
        <w:tc>
          <w:tcPr>
            <w:tcW w:w="917" w:type="dxa"/>
            <w:tcBorders>
              <w:top w:val="nil"/>
              <w:left w:val="nil"/>
              <w:bottom w:val="nil"/>
              <w:right w:val="nil"/>
            </w:tcBorders>
            <w:shd w:val="clear" w:color="auto" w:fill="FFFFFF" w:themeFill="background1"/>
            <w:tcMar>
              <w:top w:w="15" w:type="dxa"/>
              <w:left w:w="15" w:type="dxa"/>
              <w:right w:w="15" w:type="dxa"/>
            </w:tcMar>
          </w:tcPr>
          <w:p w14:paraId="4D733E00" w14:textId="08935D61" w:rsidR="7107D9C0" w:rsidRDefault="7107D9C0" w:rsidP="7107D9C0">
            <w:pPr>
              <w:spacing w:beforeAutospacing="1" w:line="240" w:lineRule="auto"/>
              <w:rPr>
                <w:color w:val="000000" w:themeColor="text1"/>
                <w:sz w:val="20"/>
                <w:szCs w:val="20"/>
              </w:rPr>
            </w:pPr>
            <w:r w:rsidRPr="7107D9C0">
              <w:rPr>
                <w:color w:val="000000" w:themeColor="text1"/>
                <w:sz w:val="20"/>
                <w:szCs w:val="20"/>
              </w:rPr>
              <w:t>1835.38</w:t>
            </w:r>
          </w:p>
        </w:tc>
        <w:tc>
          <w:tcPr>
            <w:tcW w:w="704" w:type="dxa"/>
            <w:tcBorders>
              <w:top w:val="nil"/>
              <w:left w:val="nil"/>
              <w:bottom w:val="nil"/>
              <w:right w:val="nil"/>
            </w:tcBorders>
            <w:shd w:val="clear" w:color="auto" w:fill="FFFFFF" w:themeFill="background1"/>
            <w:tcMar>
              <w:top w:w="15" w:type="dxa"/>
              <w:left w:w="15" w:type="dxa"/>
              <w:right w:w="15" w:type="dxa"/>
            </w:tcMar>
          </w:tcPr>
          <w:p w14:paraId="3F808189" w14:textId="03C061F0" w:rsidR="7107D9C0" w:rsidRDefault="7107D9C0" w:rsidP="7107D9C0">
            <w:pPr>
              <w:spacing w:beforeAutospacing="1" w:line="240" w:lineRule="auto"/>
              <w:rPr>
                <w:color w:val="000000" w:themeColor="text1"/>
                <w:sz w:val="20"/>
                <w:szCs w:val="20"/>
              </w:rPr>
            </w:pPr>
            <w:r w:rsidRPr="7107D9C0">
              <w:rPr>
                <w:color w:val="000000" w:themeColor="text1"/>
                <w:sz w:val="20"/>
                <w:szCs w:val="20"/>
              </w:rPr>
              <w:t>7.32</w:t>
            </w:r>
          </w:p>
        </w:tc>
        <w:tc>
          <w:tcPr>
            <w:tcW w:w="695" w:type="dxa"/>
            <w:tcBorders>
              <w:top w:val="nil"/>
              <w:left w:val="nil"/>
              <w:bottom w:val="nil"/>
              <w:right w:val="nil"/>
            </w:tcBorders>
            <w:shd w:val="clear" w:color="auto" w:fill="FFFFFF" w:themeFill="background1"/>
            <w:tcMar>
              <w:top w:w="15" w:type="dxa"/>
              <w:left w:w="15" w:type="dxa"/>
              <w:right w:w="15" w:type="dxa"/>
            </w:tcMar>
          </w:tcPr>
          <w:p w14:paraId="527B94AA" w14:textId="0E14AC53" w:rsidR="7107D9C0" w:rsidRDefault="7107D9C0" w:rsidP="7107D9C0">
            <w:pPr>
              <w:spacing w:beforeAutospacing="1" w:line="240" w:lineRule="auto"/>
              <w:rPr>
                <w:color w:val="000000" w:themeColor="text1"/>
                <w:sz w:val="20"/>
                <w:szCs w:val="20"/>
              </w:rPr>
            </w:pPr>
            <w:r w:rsidRPr="7107D9C0">
              <w:rPr>
                <w:color w:val="000000" w:themeColor="text1"/>
                <w:sz w:val="20"/>
                <w:szCs w:val="20"/>
              </w:rPr>
              <w:t>0.022</w:t>
            </w:r>
          </w:p>
        </w:tc>
      </w:tr>
      <w:tr w:rsidR="7107D9C0" w14:paraId="7FCCAACA"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C1295DD" w14:textId="5D4B7898" w:rsidR="7107D9C0" w:rsidRDefault="7107D9C0"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4B2186BC" w14:textId="55C6B773"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0D07E2B2" w14:textId="001D26CA" w:rsidR="7107D9C0" w:rsidRDefault="7107D9C0" w:rsidP="7107D9C0">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5614668E" w14:textId="050A47C2" w:rsidR="7107D9C0" w:rsidRDefault="7107D9C0" w:rsidP="7107D9C0">
            <w:pPr>
              <w:spacing w:beforeAutospacing="1" w:line="240" w:lineRule="auto"/>
              <w:rPr>
                <w:color w:val="000000" w:themeColor="text1"/>
                <w:sz w:val="20"/>
                <w:szCs w:val="20"/>
              </w:rPr>
            </w:pPr>
            <w:r w:rsidRPr="7107D9C0">
              <w:rPr>
                <w:color w:val="000000" w:themeColor="text1"/>
                <w:sz w:val="20"/>
                <w:szCs w:val="20"/>
              </w:rPr>
              <w:t>1835.58</w:t>
            </w:r>
          </w:p>
        </w:tc>
        <w:tc>
          <w:tcPr>
            <w:tcW w:w="704" w:type="dxa"/>
            <w:tcBorders>
              <w:top w:val="nil"/>
              <w:left w:val="nil"/>
              <w:bottom w:val="nil"/>
              <w:right w:val="nil"/>
            </w:tcBorders>
            <w:shd w:val="clear" w:color="auto" w:fill="FFFFFF" w:themeFill="background1"/>
            <w:tcMar>
              <w:top w:w="15" w:type="dxa"/>
              <w:left w:w="15" w:type="dxa"/>
              <w:right w:w="15" w:type="dxa"/>
            </w:tcMar>
          </w:tcPr>
          <w:p w14:paraId="3A6C188A" w14:textId="05F4995D" w:rsidR="7107D9C0" w:rsidRDefault="7107D9C0" w:rsidP="7107D9C0">
            <w:pPr>
              <w:spacing w:beforeAutospacing="1" w:line="240" w:lineRule="auto"/>
              <w:rPr>
                <w:color w:val="000000" w:themeColor="text1"/>
                <w:sz w:val="20"/>
                <w:szCs w:val="20"/>
              </w:rPr>
            </w:pPr>
            <w:r w:rsidRPr="7107D9C0">
              <w:rPr>
                <w:color w:val="000000" w:themeColor="text1"/>
                <w:sz w:val="20"/>
                <w:szCs w:val="20"/>
              </w:rPr>
              <w:t>7.53</w:t>
            </w:r>
          </w:p>
        </w:tc>
        <w:tc>
          <w:tcPr>
            <w:tcW w:w="695" w:type="dxa"/>
            <w:tcBorders>
              <w:top w:val="nil"/>
              <w:left w:val="nil"/>
              <w:bottom w:val="nil"/>
              <w:right w:val="nil"/>
            </w:tcBorders>
            <w:shd w:val="clear" w:color="auto" w:fill="FFFFFF" w:themeFill="background1"/>
            <w:tcMar>
              <w:top w:w="15" w:type="dxa"/>
              <w:left w:w="15" w:type="dxa"/>
              <w:right w:w="15" w:type="dxa"/>
            </w:tcMar>
          </w:tcPr>
          <w:p w14:paraId="1DCBAA5D" w14:textId="44D26A62" w:rsidR="7107D9C0" w:rsidRDefault="7107D9C0" w:rsidP="7107D9C0">
            <w:pPr>
              <w:spacing w:beforeAutospacing="1" w:line="240" w:lineRule="auto"/>
              <w:rPr>
                <w:color w:val="000000" w:themeColor="text1"/>
                <w:sz w:val="20"/>
                <w:szCs w:val="20"/>
              </w:rPr>
            </w:pPr>
            <w:r w:rsidRPr="7107D9C0">
              <w:rPr>
                <w:color w:val="000000" w:themeColor="text1"/>
                <w:sz w:val="20"/>
                <w:szCs w:val="20"/>
              </w:rPr>
              <w:t>0.020</w:t>
            </w:r>
          </w:p>
        </w:tc>
      </w:tr>
      <w:tr w:rsidR="7107D9C0" w14:paraId="4A5ABEF9"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42E07E5" w14:textId="2CDD48E6"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ECE0B13" w14:textId="4863E2EA"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Edge Density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6A0C99A2" w14:textId="11E44DFB" w:rsidR="7107D9C0" w:rsidRDefault="7107D9C0"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64C66F9F" w14:textId="4C2703DD" w:rsidR="7107D9C0" w:rsidRDefault="7107D9C0" w:rsidP="7107D9C0">
            <w:pPr>
              <w:spacing w:beforeAutospacing="1" w:line="240" w:lineRule="auto"/>
              <w:rPr>
                <w:color w:val="000000" w:themeColor="text1"/>
                <w:sz w:val="20"/>
                <w:szCs w:val="20"/>
              </w:rPr>
            </w:pPr>
            <w:r w:rsidRPr="7107D9C0">
              <w:rPr>
                <w:color w:val="000000" w:themeColor="text1"/>
                <w:sz w:val="20"/>
                <w:szCs w:val="20"/>
              </w:rPr>
              <w:t>1837.03</w:t>
            </w:r>
          </w:p>
        </w:tc>
        <w:tc>
          <w:tcPr>
            <w:tcW w:w="704" w:type="dxa"/>
            <w:tcBorders>
              <w:top w:val="nil"/>
              <w:left w:val="nil"/>
              <w:bottom w:val="nil"/>
              <w:right w:val="nil"/>
            </w:tcBorders>
            <w:shd w:val="clear" w:color="auto" w:fill="FFFFFF" w:themeFill="background1"/>
            <w:tcMar>
              <w:top w:w="15" w:type="dxa"/>
              <w:left w:w="15" w:type="dxa"/>
              <w:right w:w="15" w:type="dxa"/>
            </w:tcMar>
          </w:tcPr>
          <w:p w14:paraId="36BACEB4" w14:textId="5D653252" w:rsidR="7107D9C0" w:rsidRDefault="7107D9C0" w:rsidP="7107D9C0">
            <w:pPr>
              <w:spacing w:beforeAutospacing="1" w:line="240" w:lineRule="auto"/>
              <w:rPr>
                <w:color w:val="000000" w:themeColor="text1"/>
                <w:sz w:val="20"/>
                <w:szCs w:val="20"/>
              </w:rPr>
            </w:pPr>
            <w:r w:rsidRPr="7107D9C0">
              <w:rPr>
                <w:color w:val="000000" w:themeColor="text1"/>
                <w:sz w:val="20"/>
                <w:szCs w:val="20"/>
              </w:rPr>
              <w:t>8.98</w:t>
            </w:r>
          </w:p>
        </w:tc>
        <w:tc>
          <w:tcPr>
            <w:tcW w:w="695" w:type="dxa"/>
            <w:tcBorders>
              <w:top w:val="nil"/>
              <w:left w:val="nil"/>
              <w:bottom w:val="nil"/>
              <w:right w:val="nil"/>
            </w:tcBorders>
            <w:shd w:val="clear" w:color="auto" w:fill="FFFFFF" w:themeFill="background1"/>
            <w:tcMar>
              <w:top w:w="15" w:type="dxa"/>
              <w:left w:w="15" w:type="dxa"/>
              <w:right w:w="15" w:type="dxa"/>
            </w:tcMar>
          </w:tcPr>
          <w:p w14:paraId="469D625A" w14:textId="7A1F04F0" w:rsidR="7107D9C0" w:rsidRDefault="7107D9C0" w:rsidP="7107D9C0">
            <w:pPr>
              <w:spacing w:beforeAutospacing="1" w:line="240" w:lineRule="auto"/>
              <w:rPr>
                <w:color w:val="000000" w:themeColor="text1"/>
                <w:sz w:val="20"/>
                <w:szCs w:val="20"/>
              </w:rPr>
            </w:pPr>
            <w:r w:rsidRPr="7107D9C0">
              <w:rPr>
                <w:color w:val="000000" w:themeColor="text1"/>
                <w:sz w:val="20"/>
                <w:szCs w:val="20"/>
              </w:rPr>
              <w:t>0.010</w:t>
            </w:r>
          </w:p>
        </w:tc>
      </w:tr>
      <w:tr w:rsidR="7107D9C0" w14:paraId="471A8DE8"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D8E05A1" w14:textId="1CEBAA7E" w:rsidR="7107D9C0" w:rsidRDefault="7107D9C0"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DE3E5EC" w14:textId="2F6FFDFA"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Harvest &lt;15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1AA4DAC0" w14:textId="291A83A3" w:rsidR="7107D9C0" w:rsidRDefault="7107D9C0" w:rsidP="7107D9C0">
            <w:pPr>
              <w:spacing w:beforeAutospacing="1" w:line="240" w:lineRule="auto"/>
              <w:rPr>
                <w:color w:val="000000" w:themeColor="text1"/>
                <w:sz w:val="20"/>
                <w:szCs w:val="20"/>
              </w:rPr>
            </w:pPr>
            <w:r w:rsidRPr="7107D9C0">
              <w:rPr>
                <w:color w:val="000000" w:themeColor="text1"/>
                <w:sz w:val="20"/>
                <w:szCs w:val="20"/>
              </w:rPr>
              <w:t>13</w:t>
            </w:r>
          </w:p>
        </w:tc>
        <w:tc>
          <w:tcPr>
            <w:tcW w:w="917" w:type="dxa"/>
            <w:tcBorders>
              <w:top w:val="nil"/>
              <w:left w:val="nil"/>
              <w:bottom w:val="nil"/>
              <w:right w:val="nil"/>
            </w:tcBorders>
            <w:shd w:val="clear" w:color="auto" w:fill="FFFFFF" w:themeFill="background1"/>
            <w:tcMar>
              <w:top w:w="15" w:type="dxa"/>
              <w:left w:w="15" w:type="dxa"/>
              <w:right w:w="15" w:type="dxa"/>
            </w:tcMar>
          </w:tcPr>
          <w:p w14:paraId="58BF9DF6" w14:textId="56A6E4B8" w:rsidR="7107D9C0" w:rsidRDefault="7107D9C0" w:rsidP="7107D9C0">
            <w:pPr>
              <w:spacing w:beforeAutospacing="1" w:line="240" w:lineRule="auto"/>
              <w:rPr>
                <w:color w:val="000000" w:themeColor="text1"/>
                <w:sz w:val="20"/>
                <w:szCs w:val="20"/>
              </w:rPr>
            </w:pPr>
            <w:r w:rsidRPr="7107D9C0">
              <w:rPr>
                <w:color w:val="000000" w:themeColor="text1"/>
                <w:sz w:val="20"/>
                <w:szCs w:val="20"/>
              </w:rPr>
              <w:t>1837.72</w:t>
            </w:r>
          </w:p>
        </w:tc>
        <w:tc>
          <w:tcPr>
            <w:tcW w:w="704" w:type="dxa"/>
            <w:tcBorders>
              <w:top w:val="nil"/>
              <w:left w:val="nil"/>
              <w:bottom w:val="nil"/>
              <w:right w:val="nil"/>
            </w:tcBorders>
            <w:shd w:val="clear" w:color="auto" w:fill="FFFFFF" w:themeFill="background1"/>
            <w:tcMar>
              <w:top w:w="15" w:type="dxa"/>
              <w:left w:w="15" w:type="dxa"/>
              <w:right w:w="15" w:type="dxa"/>
            </w:tcMar>
          </w:tcPr>
          <w:p w14:paraId="0DFF9F22" w14:textId="14A972EB" w:rsidR="7107D9C0" w:rsidRDefault="7107D9C0" w:rsidP="7107D9C0">
            <w:pPr>
              <w:spacing w:beforeAutospacing="1" w:line="240" w:lineRule="auto"/>
              <w:rPr>
                <w:color w:val="000000" w:themeColor="text1"/>
                <w:sz w:val="20"/>
                <w:szCs w:val="20"/>
              </w:rPr>
            </w:pPr>
            <w:r w:rsidRPr="7107D9C0">
              <w:rPr>
                <w:color w:val="000000" w:themeColor="text1"/>
                <w:sz w:val="20"/>
                <w:szCs w:val="20"/>
              </w:rPr>
              <w:t>9.66</w:t>
            </w:r>
          </w:p>
        </w:tc>
        <w:tc>
          <w:tcPr>
            <w:tcW w:w="695" w:type="dxa"/>
            <w:tcBorders>
              <w:top w:val="nil"/>
              <w:left w:val="nil"/>
              <w:bottom w:val="nil"/>
              <w:right w:val="nil"/>
            </w:tcBorders>
            <w:shd w:val="clear" w:color="auto" w:fill="FFFFFF" w:themeFill="background1"/>
            <w:tcMar>
              <w:top w:w="15" w:type="dxa"/>
              <w:left w:w="15" w:type="dxa"/>
              <w:right w:w="15" w:type="dxa"/>
            </w:tcMar>
          </w:tcPr>
          <w:p w14:paraId="051A4F56" w14:textId="37C38528" w:rsidR="7107D9C0" w:rsidRDefault="7107D9C0" w:rsidP="7107D9C0">
            <w:pPr>
              <w:spacing w:beforeAutospacing="1" w:line="240" w:lineRule="auto"/>
              <w:rPr>
                <w:color w:val="000000" w:themeColor="text1"/>
                <w:sz w:val="20"/>
                <w:szCs w:val="20"/>
              </w:rPr>
            </w:pPr>
            <w:r w:rsidRPr="7107D9C0">
              <w:rPr>
                <w:color w:val="000000" w:themeColor="text1"/>
                <w:sz w:val="20"/>
                <w:szCs w:val="20"/>
              </w:rPr>
              <w:t>0.007</w:t>
            </w:r>
          </w:p>
        </w:tc>
      </w:tr>
      <w:tr w:rsidR="7107D9C0" w14:paraId="4228E16D"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50C4B0DD" w14:textId="3667A100" w:rsidR="7107D9C0" w:rsidRDefault="7107D9C0"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BFB1A89" w14:textId="149167C2"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3F658C3E" w14:textId="32F8CB99" w:rsidR="7107D9C0" w:rsidRDefault="7107D9C0" w:rsidP="7107D9C0">
            <w:pPr>
              <w:spacing w:beforeAutospacing="1" w:line="240" w:lineRule="auto"/>
              <w:rPr>
                <w:color w:val="000000" w:themeColor="text1"/>
                <w:sz w:val="20"/>
                <w:szCs w:val="20"/>
              </w:rPr>
            </w:pPr>
            <w:r w:rsidRPr="7107D9C0">
              <w:rPr>
                <w:color w:val="000000" w:themeColor="text1"/>
                <w:sz w:val="20"/>
                <w:szCs w:val="20"/>
              </w:rPr>
              <w:t>12</w:t>
            </w:r>
          </w:p>
        </w:tc>
        <w:tc>
          <w:tcPr>
            <w:tcW w:w="917" w:type="dxa"/>
            <w:tcBorders>
              <w:top w:val="nil"/>
              <w:left w:val="nil"/>
              <w:bottom w:val="nil"/>
              <w:right w:val="nil"/>
            </w:tcBorders>
            <w:shd w:val="clear" w:color="auto" w:fill="FFFFFF" w:themeFill="background1"/>
            <w:tcMar>
              <w:top w:w="15" w:type="dxa"/>
              <w:left w:w="15" w:type="dxa"/>
              <w:right w:w="15" w:type="dxa"/>
            </w:tcMar>
          </w:tcPr>
          <w:p w14:paraId="10674275" w14:textId="3D5F3997" w:rsidR="7107D9C0" w:rsidRDefault="7107D9C0" w:rsidP="7107D9C0">
            <w:pPr>
              <w:spacing w:beforeAutospacing="1" w:line="240" w:lineRule="auto"/>
              <w:rPr>
                <w:color w:val="000000" w:themeColor="text1"/>
                <w:sz w:val="20"/>
                <w:szCs w:val="20"/>
              </w:rPr>
            </w:pPr>
            <w:r w:rsidRPr="7107D9C0">
              <w:rPr>
                <w:color w:val="000000" w:themeColor="text1"/>
                <w:sz w:val="20"/>
                <w:szCs w:val="20"/>
              </w:rPr>
              <w:t>1837.96</w:t>
            </w:r>
          </w:p>
        </w:tc>
        <w:tc>
          <w:tcPr>
            <w:tcW w:w="704" w:type="dxa"/>
            <w:tcBorders>
              <w:top w:val="nil"/>
              <w:left w:val="nil"/>
              <w:bottom w:val="nil"/>
              <w:right w:val="nil"/>
            </w:tcBorders>
            <w:shd w:val="clear" w:color="auto" w:fill="FFFFFF" w:themeFill="background1"/>
            <w:tcMar>
              <w:top w:w="15" w:type="dxa"/>
              <w:left w:w="15" w:type="dxa"/>
              <w:right w:w="15" w:type="dxa"/>
            </w:tcMar>
          </w:tcPr>
          <w:p w14:paraId="7310D076" w14:textId="28063698" w:rsidR="7107D9C0" w:rsidRDefault="7107D9C0" w:rsidP="7107D9C0">
            <w:pPr>
              <w:spacing w:beforeAutospacing="1" w:line="240" w:lineRule="auto"/>
              <w:rPr>
                <w:color w:val="000000" w:themeColor="text1"/>
                <w:sz w:val="20"/>
                <w:szCs w:val="20"/>
              </w:rPr>
            </w:pPr>
            <w:r w:rsidRPr="7107D9C0">
              <w:rPr>
                <w:color w:val="000000" w:themeColor="text1"/>
                <w:sz w:val="20"/>
                <w:szCs w:val="20"/>
              </w:rPr>
              <w:t>9.91</w:t>
            </w:r>
          </w:p>
        </w:tc>
        <w:tc>
          <w:tcPr>
            <w:tcW w:w="695" w:type="dxa"/>
            <w:tcBorders>
              <w:top w:val="nil"/>
              <w:left w:val="nil"/>
              <w:bottom w:val="nil"/>
              <w:right w:val="nil"/>
            </w:tcBorders>
            <w:shd w:val="clear" w:color="auto" w:fill="FFFFFF" w:themeFill="background1"/>
            <w:tcMar>
              <w:top w:w="15" w:type="dxa"/>
              <w:left w:w="15" w:type="dxa"/>
              <w:right w:w="15" w:type="dxa"/>
            </w:tcMar>
          </w:tcPr>
          <w:p w14:paraId="6235BFE9" w14:textId="62AF4802" w:rsidR="7107D9C0" w:rsidRDefault="7107D9C0" w:rsidP="7107D9C0">
            <w:pPr>
              <w:spacing w:beforeAutospacing="1" w:line="240" w:lineRule="auto"/>
              <w:rPr>
                <w:color w:val="000000" w:themeColor="text1"/>
                <w:sz w:val="20"/>
                <w:szCs w:val="20"/>
              </w:rPr>
            </w:pPr>
            <w:r w:rsidRPr="7107D9C0">
              <w:rPr>
                <w:color w:val="000000" w:themeColor="text1"/>
                <w:sz w:val="20"/>
                <w:szCs w:val="20"/>
              </w:rPr>
              <w:t>0.006</w:t>
            </w:r>
          </w:p>
        </w:tc>
      </w:tr>
      <w:tr w:rsidR="7107D9C0" w14:paraId="436F7E6F"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5CCDD39" w14:textId="1CED2B59"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7BD55AA" w14:textId="27EFCC60"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Edge Density</w:t>
            </w:r>
          </w:p>
        </w:tc>
        <w:tc>
          <w:tcPr>
            <w:tcW w:w="525" w:type="dxa"/>
            <w:tcBorders>
              <w:top w:val="nil"/>
              <w:left w:val="nil"/>
              <w:bottom w:val="nil"/>
              <w:right w:val="nil"/>
            </w:tcBorders>
            <w:shd w:val="clear" w:color="auto" w:fill="FFFFFF" w:themeFill="background1"/>
            <w:tcMar>
              <w:top w:w="15" w:type="dxa"/>
              <w:left w:w="15" w:type="dxa"/>
              <w:right w:w="15" w:type="dxa"/>
            </w:tcMar>
          </w:tcPr>
          <w:p w14:paraId="0B3A610B" w14:textId="16A0A878" w:rsidR="7107D9C0" w:rsidRDefault="7107D9C0"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47381FB7" w14:textId="6935482E" w:rsidR="7107D9C0" w:rsidRDefault="7107D9C0" w:rsidP="7107D9C0">
            <w:pPr>
              <w:spacing w:beforeAutospacing="1" w:line="240" w:lineRule="auto"/>
              <w:rPr>
                <w:color w:val="000000" w:themeColor="text1"/>
                <w:sz w:val="20"/>
                <w:szCs w:val="20"/>
              </w:rPr>
            </w:pPr>
            <w:r w:rsidRPr="7107D9C0">
              <w:rPr>
                <w:color w:val="000000" w:themeColor="text1"/>
                <w:sz w:val="20"/>
                <w:szCs w:val="20"/>
              </w:rPr>
              <w:t>1838.11</w:t>
            </w:r>
          </w:p>
        </w:tc>
        <w:tc>
          <w:tcPr>
            <w:tcW w:w="704" w:type="dxa"/>
            <w:tcBorders>
              <w:top w:val="nil"/>
              <w:left w:val="nil"/>
              <w:bottom w:val="nil"/>
              <w:right w:val="nil"/>
            </w:tcBorders>
            <w:shd w:val="clear" w:color="auto" w:fill="FFFFFF" w:themeFill="background1"/>
            <w:tcMar>
              <w:top w:w="15" w:type="dxa"/>
              <w:left w:w="15" w:type="dxa"/>
              <w:right w:w="15" w:type="dxa"/>
            </w:tcMar>
          </w:tcPr>
          <w:p w14:paraId="7733FB37" w14:textId="070BD424" w:rsidR="7107D9C0" w:rsidRDefault="7107D9C0" w:rsidP="7107D9C0">
            <w:pPr>
              <w:spacing w:beforeAutospacing="1" w:line="240" w:lineRule="auto"/>
              <w:rPr>
                <w:color w:val="000000" w:themeColor="text1"/>
                <w:sz w:val="20"/>
                <w:szCs w:val="20"/>
              </w:rPr>
            </w:pPr>
            <w:r w:rsidRPr="7107D9C0">
              <w:rPr>
                <w:color w:val="000000" w:themeColor="text1"/>
                <w:sz w:val="20"/>
                <w:szCs w:val="20"/>
              </w:rPr>
              <w:t>10.05</w:t>
            </w:r>
          </w:p>
        </w:tc>
        <w:tc>
          <w:tcPr>
            <w:tcW w:w="695" w:type="dxa"/>
            <w:tcBorders>
              <w:top w:val="nil"/>
              <w:left w:val="nil"/>
              <w:bottom w:val="nil"/>
              <w:right w:val="nil"/>
            </w:tcBorders>
            <w:shd w:val="clear" w:color="auto" w:fill="FFFFFF" w:themeFill="background1"/>
            <w:tcMar>
              <w:top w:w="15" w:type="dxa"/>
              <w:left w:w="15" w:type="dxa"/>
              <w:right w:w="15" w:type="dxa"/>
            </w:tcMar>
          </w:tcPr>
          <w:p w14:paraId="2B77E1AD" w14:textId="56180B86" w:rsidR="7107D9C0" w:rsidRDefault="7107D9C0" w:rsidP="7107D9C0">
            <w:pPr>
              <w:spacing w:beforeAutospacing="1" w:line="240" w:lineRule="auto"/>
              <w:rPr>
                <w:color w:val="000000" w:themeColor="text1"/>
                <w:sz w:val="20"/>
                <w:szCs w:val="20"/>
              </w:rPr>
            </w:pPr>
            <w:r w:rsidRPr="7107D9C0">
              <w:rPr>
                <w:color w:val="000000" w:themeColor="text1"/>
                <w:sz w:val="20"/>
                <w:szCs w:val="20"/>
              </w:rPr>
              <w:t>0.006</w:t>
            </w:r>
          </w:p>
        </w:tc>
      </w:tr>
      <w:tr w:rsidR="7107D9C0" w14:paraId="48363682"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CA2BBB8" w14:textId="3E2534B5"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4813D2F" w14:textId="4B3A5485"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Shannon's Evenness + Edge Density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22C9DEDF" w14:textId="1A4077A6" w:rsidR="7107D9C0" w:rsidRDefault="7107D9C0" w:rsidP="7107D9C0">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436D9615" w14:textId="2E05B22A" w:rsidR="7107D9C0" w:rsidRDefault="7107D9C0" w:rsidP="7107D9C0">
            <w:pPr>
              <w:spacing w:beforeAutospacing="1" w:line="240" w:lineRule="auto"/>
              <w:rPr>
                <w:color w:val="000000" w:themeColor="text1"/>
                <w:sz w:val="20"/>
                <w:szCs w:val="20"/>
              </w:rPr>
            </w:pPr>
            <w:r w:rsidRPr="7107D9C0">
              <w:rPr>
                <w:color w:val="000000" w:themeColor="text1"/>
                <w:sz w:val="20"/>
                <w:szCs w:val="20"/>
              </w:rPr>
              <w:t>1838.76</w:t>
            </w:r>
          </w:p>
        </w:tc>
        <w:tc>
          <w:tcPr>
            <w:tcW w:w="704" w:type="dxa"/>
            <w:tcBorders>
              <w:top w:val="nil"/>
              <w:left w:val="nil"/>
              <w:bottom w:val="nil"/>
              <w:right w:val="nil"/>
            </w:tcBorders>
            <w:shd w:val="clear" w:color="auto" w:fill="FFFFFF" w:themeFill="background1"/>
            <w:tcMar>
              <w:top w:w="15" w:type="dxa"/>
              <w:left w:w="15" w:type="dxa"/>
              <w:right w:w="15" w:type="dxa"/>
            </w:tcMar>
          </w:tcPr>
          <w:p w14:paraId="74AE00AA" w14:textId="6261DA68" w:rsidR="7107D9C0" w:rsidRDefault="7107D9C0" w:rsidP="7107D9C0">
            <w:pPr>
              <w:spacing w:beforeAutospacing="1" w:line="240" w:lineRule="auto"/>
              <w:rPr>
                <w:color w:val="000000" w:themeColor="text1"/>
                <w:sz w:val="20"/>
                <w:szCs w:val="20"/>
              </w:rPr>
            </w:pPr>
            <w:r w:rsidRPr="7107D9C0">
              <w:rPr>
                <w:color w:val="000000" w:themeColor="text1"/>
                <w:sz w:val="20"/>
                <w:szCs w:val="20"/>
              </w:rPr>
              <w:t>10.70</w:t>
            </w:r>
          </w:p>
        </w:tc>
        <w:tc>
          <w:tcPr>
            <w:tcW w:w="695" w:type="dxa"/>
            <w:tcBorders>
              <w:top w:val="nil"/>
              <w:left w:val="nil"/>
              <w:bottom w:val="nil"/>
              <w:right w:val="nil"/>
            </w:tcBorders>
            <w:shd w:val="clear" w:color="auto" w:fill="FFFFFF" w:themeFill="background1"/>
            <w:tcMar>
              <w:top w:w="15" w:type="dxa"/>
              <w:left w:w="15" w:type="dxa"/>
              <w:right w:w="15" w:type="dxa"/>
            </w:tcMar>
          </w:tcPr>
          <w:p w14:paraId="6E83923C" w14:textId="7C143E55" w:rsidR="7107D9C0" w:rsidRDefault="7107D9C0" w:rsidP="7107D9C0">
            <w:pPr>
              <w:spacing w:beforeAutospacing="1" w:line="240" w:lineRule="auto"/>
              <w:rPr>
                <w:color w:val="000000" w:themeColor="text1"/>
                <w:sz w:val="20"/>
                <w:szCs w:val="20"/>
              </w:rPr>
            </w:pPr>
            <w:r w:rsidRPr="7107D9C0">
              <w:rPr>
                <w:color w:val="000000" w:themeColor="text1"/>
                <w:sz w:val="20"/>
                <w:szCs w:val="20"/>
              </w:rPr>
              <w:t>0.004</w:t>
            </w:r>
          </w:p>
        </w:tc>
      </w:tr>
      <w:tr w:rsidR="7107D9C0" w14:paraId="11E293E2"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93F1D17" w14:textId="255528BF"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18B5AF5B" w14:textId="52024603"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Shannon's Evenness + Edge Density</w:t>
            </w:r>
          </w:p>
        </w:tc>
        <w:tc>
          <w:tcPr>
            <w:tcW w:w="525" w:type="dxa"/>
            <w:tcBorders>
              <w:top w:val="nil"/>
              <w:left w:val="nil"/>
              <w:bottom w:val="nil"/>
              <w:right w:val="nil"/>
            </w:tcBorders>
            <w:shd w:val="clear" w:color="auto" w:fill="FFFFFF" w:themeFill="background1"/>
            <w:tcMar>
              <w:top w:w="15" w:type="dxa"/>
              <w:left w:w="15" w:type="dxa"/>
              <w:right w:w="15" w:type="dxa"/>
            </w:tcMar>
          </w:tcPr>
          <w:p w14:paraId="74A943F0" w14:textId="6F0CEC33" w:rsidR="7107D9C0" w:rsidRDefault="7107D9C0"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5DBDD6B6" w14:textId="760277E6" w:rsidR="7107D9C0" w:rsidRDefault="7107D9C0" w:rsidP="7107D9C0">
            <w:pPr>
              <w:spacing w:beforeAutospacing="1" w:line="240" w:lineRule="auto"/>
              <w:rPr>
                <w:color w:val="000000" w:themeColor="text1"/>
                <w:sz w:val="20"/>
                <w:szCs w:val="20"/>
              </w:rPr>
            </w:pPr>
            <w:r w:rsidRPr="7107D9C0">
              <w:rPr>
                <w:color w:val="000000" w:themeColor="text1"/>
                <w:sz w:val="20"/>
                <w:szCs w:val="20"/>
              </w:rPr>
              <w:t>1838.97</w:t>
            </w:r>
          </w:p>
        </w:tc>
        <w:tc>
          <w:tcPr>
            <w:tcW w:w="704" w:type="dxa"/>
            <w:tcBorders>
              <w:top w:val="nil"/>
              <w:left w:val="nil"/>
              <w:bottom w:val="nil"/>
              <w:right w:val="nil"/>
            </w:tcBorders>
            <w:shd w:val="clear" w:color="auto" w:fill="FFFFFF" w:themeFill="background1"/>
            <w:tcMar>
              <w:top w:w="15" w:type="dxa"/>
              <w:left w:w="15" w:type="dxa"/>
              <w:right w:w="15" w:type="dxa"/>
            </w:tcMar>
          </w:tcPr>
          <w:p w14:paraId="218BDA54" w14:textId="3EAEA132" w:rsidR="7107D9C0" w:rsidRDefault="7107D9C0" w:rsidP="7107D9C0">
            <w:pPr>
              <w:spacing w:beforeAutospacing="1" w:line="240" w:lineRule="auto"/>
              <w:rPr>
                <w:color w:val="000000" w:themeColor="text1"/>
                <w:sz w:val="20"/>
                <w:szCs w:val="20"/>
              </w:rPr>
            </w:pPr>
            <w:r w:rsidRPr="7107D9C0">
              <w:rPr>
                <w:color w:val="000000" w:themeColor="text1"/>
                <w:sz w:val="20"/>
                <w:szCs w:val="20"/>
              </w:rPr>
              <w:t>10.91</w:t>
            </w:r>
          </w:p>
        </w:tc>
        <w:tc>
          <w:tcPr>
            <w:tcW w:w="695" w:type="dxa"/>
            <w:tcBorders>
              <w:top w:val="nil"/>
              <w:left w:val="nil"/>
              <w:bottom w:val="nil"/>
              <w:right w:val="nil"/>
            </w:tcBorders>
            <w:shd w:val="clear" w:color="auto" w:fill="FFFFFF" w:themeFill="background1"/>
            <w:tcMar>
              <w:top w:w="15" w:type="dxa"/>
              <w:left w:w="15" w:type="dxa"/>
              <w:right w:w="15" w:type="dxa"/>
            </w:tcMar>
          </w:tcPr>
          <w:p w14:paraId="23D27EC5" w14:textId="3FDFE54C" w:rsidR="7107D9C0" w:rsidRDefault="7107D9C0" w:rsidP="7107D9C0">
            <w:pPr>
              <w:spacing w:beforeAutospacing="1" w:line="240" w:lineRule="auto"/>
              <w:rPr>
                <w:color w:val="000000" w:themeColor="text1"/>
                <w:sz w:val="20"/>
                <w:szCs w:val="20"/>
              </w:rPr>
            </w:pPr>
            <w:r w:rsidRPr="7107D9C0">
              <w:rPr>
                <w:color w:val="000000" w:themeColor="text1"/>
                <w:sz w:val="20"/>
                <w:szCs w:val="20"/>
              </w:rPr>
              <w:t>0.004</w:t>
            </w:r>
          </w:p>
        </w:tc>
      </w:tr>
      <w:tr w:rsidR="7107D9C0" w14:paraId="12B9EBA5"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560DDBBF" w14:textId="7FE6ECD8" w:rsidR="7107D9C0" w:rsidRDefault="7107D9C0"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2E2D966D" w14:textId="51C69557"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Harvest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24A2A4E1" w14:textId="756FA9EA" w:rsidR="7107D9C0" w:rsidRDefault="7107D9C0"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2AB2CEC0" w14:textId="7C2346EC" w:rsidR="7107D9C0" w:rsidRDefault="7107D9C0" w:rsidP="7107D9C0">
            <w:pPr>
              <w:spacing w:beforeAutospacing="1" w:line="240" w:lineRule="auto"/>
              <w:rPr>
                <w:color w:val="000000" w:themeColor="text1"/>
                <w:sz w:val="20"/>
                <w:szCs w:val="20"/>
              </w:rPr>
            </w:pPr>
            <w:r w:rsidRPr="7107D9C0">
              <w:rPr>
                <w:color w:val="000000" w:themeColor="text1"/>
                <w:sz w:val="20"/>
                <w:szCs w:val="20"/>
              </w:rPr>
              <w:t>1839.03</w:t>
            </w:r>
          </w:p>
        </w:tc>
        <w:tc>
          <w:tcPr>
            <w:tcW w:w="704" w:type="dxa"/>
            <w:tcBorders>
              <w:top w:val="nil"/>
              <w:left w:val="nil"/>
              <w:bottom w:val="nil"/>
              <w:right w:val="nil"/>
            </w:tcBorders>
            <w:shd w:val="clear" w:color="auto" w:fill="FFFFFF" w:themeFill="background1"/>
            <w:tcMar>
              <w:top w:w="15" w:type="dxa"/>
              <w:left w:w="15" w:type="dxa"/>
              <w:right w:w="15" w:type="dxa"/>
            </w:tcMar>
          </w:tcPr>
          <w:p w14:paraId="1BF928A0" w14:textId="520C7D60" w:rsidR="7107D9C0" w:rsidRDefault="7107D9C0" w:rsidP="7107D9C0">
            <w:pPr>
              <w:spacing w:beforeAutospacing="1" w:line="240" w:lineRule="auto"/>
              <w:rPr>
                <w:color w:val="000000" w:themeColor="text1"/>
                <w:sz w:val="20"/>
                <w:szCs w:val="20"/>
              </w:rPr>
            </w:pPr>
            <w:r w:rsidRPr="7107D9C0">
              <w:rPr>
                <w:color w:val="000000" w:themeColor="text1"/>
                <w:sz w:val="20"/>
                <w:szCs w:val="20"/>
              </w:rPr>
              <w:t>10.98</w:t>
            </w:r>
          </w:p>
        </w:tc>
        <w:tc>
          <w:tcPr>
            <w:tcW w:w="695" w:type="dxa"/>
            <w:tcBorders>
              <w:top w:val="nil"/>
              <w:left w:val="nil"/>
              <w:bottom w:val="nil"/>
              <w:right w:val="nil"/>
            </w:tcBorders>
            <w:shd w:val="clear" w:color="auto" w:fill="FFFFFF" w:themeFill="background1"/>
            <w:tcMar>
              <w:top w:w="15" w:type="dxa"/>
              <w:left w:w="15" w:type="dxa"/>
              <w:right w:w="15" w:type="dxa"/>
            </w:tcMar>
          </w:tcPr>
          <w:p w14:paraId="127623A2" w14:textId="163F5F06" w:rsidR="7107D9C0" w:rsidRDefault="7107D9C0" w:rsidP="7107D9C0">
            <w:pPr>
              <w:spacing w:beforeAutospacing="1" w:line="240" w:lineRule="auto"/>
              <w:rPr>
                <w:color w:val="000000" w:themeColor="text1"/>
                <w:sz w:val="20"/>
                <w:szCs w:val="20"/>
              </w:rPr>
            </w:pPr>
            <w:r w:rsidRPr="7107D9C0">
              <w:rPr>
                <w:color w:val="000000" w:themeColor="text1"/>
                <w:sz w:val="20"/>
                <w:szCs w:val="20"/>
              </w:rPr>
              <w:t>0.004</w:t>
            </w:r>
          </w:p>
        </w:tc>
      </w:tr>
      <w:tr w:rsidR="7107D9C0" w14:paraId="3F1DF4B6"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2984D70" w14:textId="717A40C5"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C0CBA88" w14:textId="2B64952C"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Cohesion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558DECB1" w14:textId="7AD2646D" w:rsidR="7107D9C0" w:rsidRDefault="7107D9C0"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6C5F5134" w14:textId="110B34E6" w:rsidR="7107D9C0" w:rsidRDefault="7107D9C0" w:rsidP="7107D9C0">
            <w:pPr>
              <w:spacing w:beforeAutospacing="1" w:line="240" w:lineRule="auto"/>
              <w:rPr>
                <w:color w:val="000000" w:themeColor="text1"/>
                <w:sz w:val="20"/>
                <w:szCs w:val="20"/>
              </w:rPr>
            </w:pPr>
            <w:r w:rsidRPr="7107D9C0">
              <w:rPr>
                <w:color w:val="000000" w:themeColor="text1"/>
                <w:sz w:val="20"/>
                <w:szCs w:val="20"/>
              </w:rPr>
              <w:t>1840.13</w:t>
            </w:r>
          </w:p>
        </w:tc>
        <w:tc>
          <w:tcPr>
            <w:tcW w:w="704" w:type="dxa"/>
            <w:tcBorders>
              <w:top w:val="nil"/>
              <w:left w:val="nil"/>
              <w:bottom w:val="nil"/>
              <w:right w:val="nil"/>
            </w:tcBorders>
            <w:shd w:val="clear" w:color="auto" w:fill="FFFFFF" w:themeFill="background1"/>
            <w:tcMar>
              <w:top w:w="15" w:type="dxa"/>
              <w:left w:w="15" w:type="dxa"/>
              <w:right w:w="15" w:type="dxa"/>
            </w:tcMar>
          </w:tcPr>
          <w:p w14:paraId="25D08569" w14:textId="6AD12D24" w:rsidR="7107D9C0" w:rsidRDefault="7107D9C0" w:rsidP="7107D9C0">
            <w:pPr>
              <w:spacing w:beforeAutospacing="1" w:line="240" w:lineRule="auto"/>
              <w:rPr>
                <w:color w:val="000000" w:themeColor="text1"/>
                <w:sz w:val="20"/>
                <w:szCs w:val="20"/>
              </w:rPr>
            </w:pPr>
            <w:r w:rsidRPr="7107D9C0">
              <w:rPr>
                <w:color w:val="000000" w:themeColor="text1"/>
                <w:sz w:val="20"/>
                <w:szCs w:val="20"/>
              </w:rPr>
              <w:t>12.08</w:t>
            </w:r>
          </w:p>
        </w:tc>
        <w:tc>
          <w:tcPr>
            <w:tcW w:w="695" w:type="dxa"/>
            <w:tcBorders>
              <w:top w:val="nil"/>
              <w:left w:val="nil"/>
              <w:bottom w:val="nil"/>
              <w:right w:val="nil"/>
            </w:tcBorders>
            <w:shd w:val="clear" w:color="auto" w:fill="FFFFFF" w:themeFill="background1"/>
            <w:tcMar>
              <w:top w:w="15" w:type="dxa"/>
              <w:left w:w="15" w:type="dxa"/>
              <w:right w:w="15" w:type="dxa"/>
            </w:tcMar>
          </w:tcPr>
          <w:p w14:paraId="1617EE65" w14:textId="2954A380" w:rsidR="7107D9C0" w:rsidRDefault="7107D9C0" w:rsidP="7107D9C0">
            <w:pPr>
              <w:spacing w:beforeAutospacing="1" w:line="240" w:lineRule="auto"/>
              <w:rPr>
                <w:color w:val="000000" w:themeColor="text1"/>
                <w:sz w:val="20"/>
                <w:szCs w:val="20"/>
              </w:rPr>
            </w:pPr>
            <w:r w:rsidRPr="7107D9C0">
              <w:rPr>
                <w:color w:val="000000" w:themeColor="text1"/>
                <w:sz w:val="20"/>
                <w:szCs w:val="20"/>
              </w:rPr>
              <w:t>0.002</w:t>
            </w:r>
          </w:p>
        </w:tc>
      </w:tr>
      <w:tr w:rsidR="7107D9C0" w14:paraId="488A70C8"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5B2E512" w14:textId="6E66338E"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314319CA" w14:textId="67610BC2"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Cohesion</w:t>
            </w:r>
          </w:p>
        </w:tc>
        <w:tc>
          <w:tcPr>
            <w:tcW w:w="525" w:type="dxa"/>
            <w:tcBorders>
              <w:top w:val="nil"/>
              <w:left w:val="nil"/>
              <w:bottom w:val="nil"/>
              <w:right w:val="nil"/>
            </w:tcBorders>
            <w:shd w:val="clear" w:color="auto" w:fill="FFFFFF" w:themeFill="background1"/>
            <w:tcMar>
              <w:top w:w="15" w:type="dxa"/>
              <w:left w:w="15" w:type="dxa"/>
              <w:right w:w="15" w:type="dxa"/>
            </w:tcMar>
          </w:tcPr>
          <w:p w14:paraId="204047D4" w14:textId="279E30CC" w:rsidR="7107D9C0" w:rsidRDefault="7107D9C0"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141FB04B" w14:textId="50448EF4" w:rsidR="7107D9C0" w:rsidRDefault="7107D9C0" w:rsidP="7107D9C0">
            <w:pPr>
              <w:spacing w:beforeAutospacing="1" w:line="240" w:lineRule="auto"/>
              <w:rPr>
                <w:color w:val="000000" w:themeColor="text1"/>
                <w:sz w:val="20"/>
                <w:szCs w:val="20"/>
              </w:rPr>
            </w:pPr>
            <w:r w:rsidRPr="7107D9C0">
              <w:rPr>
                <w:color w:val="000000" w:themeColor="text1"/>
                <w:sz w:val="20"/>
                <w:szCs w:val="20"/>
              </w:rPr>
              <w:t>1840.24</w:t>
            </w:r>
          </w:p>
        </w:tc>
        <w:tc>
          <w:tcPr>
            <w:tcW w:w="704" w:type="dxa"/>
            <w:tcBorders>
              <w:top w:val="nil"/>
              <w:left w:val="nil"/>
              <w:bottom w:val="nil"/>
              <w:right w:val="nil"/>
            </w:tcBorders>
            <w:shd w:val="clear" w:color="auto" w:fill="FFFFFF" w:themeFill="background1"/>
            <w:tcMar>
              <w:top w:w="15" w:type="dxa"/>
              <w:left w:w="15" w:type="dxa"/>
              <w:right w:w="15" w:type="dxa"/>
            </w:tcMar>
          </w:tcPr>
          <w:p w14:paraId="3C006A7D" w14:textId="7BDF7E5B" w:rsidR="7107D9C0" w:rsidRDefault="7107D9C0" w:rsidP="7107D9C0">
            <w:pPr>
              <w:spacing w:beforeAutospacing="1" w:line="240" w:lineRule="auto"/>
              <w:rPr>
                <w:color w:val="000000" w:themeColor="text1"/>
                <w:sz w:val="20"/>
                <w:szCs w:val="20"/>
              </w:rPr>
            </w:pPr>
            <w:r w:rsidRPr="7107D9C0">
              <w:rPr>
                <w:color w:val="000000" w:themeColor="text1"/>
                <w:sz w:val="20"/>
                <w:szCs w:val="20"/>
              </w:rPr>
              <w:t>12.18</w:t>
            </w:r>
          </w:p>
        </w:tc>
        <w:tc>
          <w:tcPr>
            <w:tcW w:w="695" w:type="dxa"/>
            <w:tcBorders>
              <w:top w:val="nil"/>
              <w:left w:val="nil"/>
              <w:bottom w:val="nil"/>
              <w:right w:val="nil"/>
            </w:tcBorders>
            <w:shd w:val="clear" w:color="auto" w:fill="FFFFFF" w:themeFill="background1"/>
            <w:tcMar>
              <w:top w:w="15" w:type="dxa"/>
              <w:left w:w="15" w:type="dxa"/>
              <w:right w:w="15" w:type="dxa"/>
            </w:tcMar>
          </w:tcPr>
          <w:p w14:paraId="2C13F212" w14:textId="0FD5181B" w:rsidR="7107D9C0" w:rsidRDefault="7107D9C0" w:rsidP="7107D9C0">
            <w:pPr>
              <w:spacing w:beforeAutospacing="1" w:line="240" w:lineRule="auto"/>
              <w:rPr>
                <w:color w:val="000000" w:themeColor="text1"/>
                <w:sz w:val="20"/>
                <w:szCs w:val="20"/>
              </w:rPr>
            </w:pPr>
            <w:r w:rsidRPr="7107D9C0">
              <w:rPr>
                <w:color w:val="000000" w:themeColor="text1"/>
                <w:sz w:val="20"/>
                <w:szCs w:val="20"/>
              </w:rPr>
              <w:t>0.002</w:t>
            </w:r>
          </w:p>
        </w:tc>
      </w:tr>
      <w:tr w:rsidR="7107D9C0" w14:paraId="4CD4F357"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869DCA1" w14:textId="7EA7EE23" w:rsidR="7107D9C0" w:rsidRDefault="7107D9C0" w:rsidP="7107D9C0">
            <w:pPr>
              <w:spacing w:beforeAutospacing="1" w:line="240" w:lineRule="auto"/>
              <w:rPr>
                <w:i/>
                <w:iCs/>
                <w:color w:val="000000" w:themeColor="text1"/>
                <w:sz w:val="20"/>
                <w:szCs w:val="20"/>
              </w:rPr>
            </w:pPr>
            <w:r w:rsidRPr="7107D9C0">
              <w:rPr>
                <w:i/>
                <w:iCs/>
                <w:color w:val="000000" w:themeColor="text1"/>
                <w:sz w:val="20"/>
                <w:szCs w:val="20"/>
              </w:rPr>
              <w:t>Natural habitat (CORE)</w:t>
            </w:r>
          </w:p>
        </w:tc>
        <w:tc>
          <w:tcPr>
            <w:tcW w:w="6287" w:type="dxa"/>
            <w:tcBorders>
              <w:top w:val="nil"/>
              <w:left w:val="nil"/>
              <w:bottom w:val="nil"/>
              <w:right w:val="nil"/>
            </w:tcBorders>
            <w:shd w:val="clear" w:color="auto" w:fill="FFFFFF" w:themeFill="background1"/>
            <w:tcMar>
              <w:top w:w="15" w:type="dxa"/>
              <w:left w:w="15" w:type="dxa"/>
              <w:right w:w="15" w:type="dxa"/>
            </w:tcMar>
          </w:tcPr>
          <w:p w14:paraId="1AAC67CD" w14:textId="58D8679C" w:rsidR="7107D9C0" w:rsidRDefault="7107D9C0" w:rsidP="7107D9C0">
            <w:pPr>
              <w:spacing w:beforeAutospacing="1" w:line="240" w:lineRule="auto"/>
              <w:rPr>
                <w:i/>
                <w:iCs/>
                <w:color w:val="000000" w:themeColor="text1"/>
                <w:sz w:val="20"/>
                <w:szCs w:val="20"/>
                <w:lang w:val="en-US"/>
              </w:rPr>
            </w:pPr>
            <w:r w:rsidRPr="7107D9C0">
              <w:rPr>
                <w:i/>
                <w:iCs/>
                <w:color w:val="000000" w:themeColor="text1"/>
                <w:sz w:val="20"/>
                <w:szCs w:val="20"/>
                <w:lang w:val="en-US"/>
              </w:rPr>
              <w:t>Fire &lt;15 + Broadleaf + Coniferous + Mixedwood</w:t>
            </w:r>
          </w:p>
        </w:tc>
        <w:tc>
          <w:tcPr>
            <w:tcW w:w="525" w:type="dxa"/>
            <w:tcBorders>
              <w:top w:val="nil"/>
              <w:left w:val="nil"/>
              <w:bottom w:val="nil"/>
              <w:right w:val="nil"/>
            </w:tcBorders>
            <w:shd w:val="clear" w:color="auto" w:fill="FFFFFF" w:themeFill="background1"/>
            <w:tcMar>
              <w:top w:w="15" w:type="dxa"/>
              <w:left w:w="15" w:type="dxa"/>
              <w:right w:w="15" w:type="dxa"/>
            </w:tcMar>
          </w:tcPr>
          <w:p w14:paraId="32E77EAD" w14:textId="5AFA3093" w:rsidR="7107D9C0" w:rsidRDefault="7107D9C0" w:rsidP="7107D9C0">
            <w:pPr>
              <w:spacing w:beforeAutospacing="1" w:line="240" w:lineRule="auto"/>
              <w:rPr>
                <w:color w:val="000000" w:themeColor="text1"/>
                <w:sz w:val="20"/>
                <w:szCs w:val="20"/>
              </w:rPr>
            </w:pPr>
            <w:r w:rsidRPr="7107D9C0">
              <w:rPr>
                <w:color w:val="000000" w:themeColor="text1"/>
                <w:sz w:val="20"/>
                <w:szCs w:val="20"/>
              </w:rPr>
              <w:t>7</w:t>
            </w:r>
          </w:p>
        </w:tc>
        <w:tc>
          <w:tcPr>
            <w:tcW w:w="917" w:type="dxa"/>
            <w:tcBorders>
              <w:top w:val="nil"/>
              <w:left w:val="nil"/>
              <w:bottom w:val="nil"/>
              <w:right w:val="nil"/>
            </w:tcBorders>
            <w:shd w:val="clear" w:color="auto" w:fill="FFFFFF" w:themeFill="background1"/>
            <w:tcMar>
              <w:top w:w="15" w:type="dxa"/>
              <w:left w:w="15" w:type="dxa"/>
              <w:right w:w="15" w:type="dxa"/>
            </w:tcMar>
          </w:tcPr>
          <w:p w14:paraId="6B33612F" w14:textId="005F630F" w:rsidR="7107D9C0" w:rsidRDefault="7107D9C0" w:rsidP="7107D9C0">
            <w:pPr>
              <w:spacing w:beforeAutospacing="1" w:line="240" w:lineRule="auto"/>
              <w:rPr>
                <w:color w:val="000000" w:themeColor="text1"/>
                <w:sz w:val="20"/>
                <w:szCs w:val="20"/>
              </w:rPr>
            </w:pPr>
            <w:r w:rsidRPr="7107D9C0">
              <w:rPr>
                <w:color w:val="000000" w:themeColor="text1"/>
                <w:sz w:val="20"/>
                <w:szCs w:val="20"/>
              </w:rPr>
              <w:t>1840.40</w:t>
            </w:r>
          </w:p>
        </w:tc>
        <w:tc>
          <w:tcPr>
            <w:tcW w:w="704" w:type="dxa"/>
            <w:tcBorders>
              <w:top w:val="nil"/>
              <w:left w:val="nil"/>
              <w:bottom w:val="nil"/>
              <w:right w:val="nil"/>
            </w:tcBorders>
            <w:shd w:val="clear" w:color="auto" w:fill="FFFFFF" w:themeFill="background1"/>
            <w:tcMar>
              <w:top w:w="15" w:type="dxa"/>
              <w:left w:w="15" w:type="dxa"/>
              <w:right w:w="15" w:type="dxa"/>
            </w:tcMar>
          </w:tcPr>
          <w:p w14:paraId="47932B8E" w14:textId="7EE9BF13" w:rsidR="7107D9C0" w:rsidRDefault="7107D9C0" w:rsidP="7107D9C0">
            <w:pPr>
              <w:spacing w:beforeAutospacing="1" w:line="240" w:lineRule="auto"/>
              <w:rPr>
                <w:color w:val="000000" w:themeColor="text1"/>
                <w:sz w:val="20"/>
                <w:szCs w:val="20"/>
              </w:rPr>
            </w:pPr>
            <w:r w:rsidRPr="7107D9C0">
              <w:rPr>
                <w:color w:val="000000" w:themeColor="text1"/>
                <w:sz w:val="20"/>
                <w:szCs w:val="20"/>
              </w:rPr>
              <w:t>12.34</w:t>
            </w:r>
          </w:p>
        </w:tc>
        <w:tc>
          <w:tcPr>
            <w:tcW w:w="695" w:type="dxa"/>
            <w:tcBorders>
              <w:top w:val="nil"/>
              <w:left w:val="nil"/>
              <w:bottom w:val="nil"/>
              <w:right w:val="nil"/>
            </w:tcBorders>
            <w:shd w:val="clear" w:color="auto" w:fill="FFFFFF" w:themeFill="background1"/>
            <w:tcMar>
              <w:top w:w="15" w:type="dxa"/>
              <w:left w:w="15" w:type="dxa"/>
              <w:right w:w="15" w:type="dxa"/>
            </w:tcMar>
          </w:tcPr>
          <w:p w14:paraId="3296CD4B" w14:textId="0F31A629" w:rsidR="7107D9C0" w:rsidRDefault="7107D9C0" w:rsidP="7107D9C0">
            <w:pPr>
              <w:spacing w:beforeAutospacing="1" w:line="240" w:lineRule="auto"/>
              <w:rPr>
                <w:color w:val="000000" w:themeColor="text1"/>
                <w:sz w:val="20"/>
                <w:szCs w:val="20"/>
              </w:rPr>
            </w:pPr>
            <w:r w:rsidRPr="7107D9C0">
              <w:rPr>
                <w:color w:val="000000" w:themeColor="text1"/>
                <w:sz w:val="20"/>
                <w:szCs w:val="20"/>
              </w:rPr>
              <w:t>0.002</w:t>
            </w:r>
          </w:p>
        </w:tc>
      </w:tr>
      <w:tr w:rsidR="7107D9C0" w14:paraId="495D908A"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1F2BE2D" w14:textId="7F679E74" w:rsidR="7107D9C0" w:rsidRDefault="7107D9C0"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57246FF" w14:textId="259F51CA"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Harvest &lt;15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2473E4E5" w14:textId="5BD870E6" w:rsidR="7107D9C0" w:rsidRDefault="7107D9C0" w:rsidP="7107D9C0">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62958179" w14:textId="333CE4BB" w:rsidR="7107D9C0" w:rsidRDefault="7107D9C0" w:rsidP="7107D9C0">
            <w:pPr>
              <w:spacing w:beforeAutospacing="1" w:line="240" w:lineRule="auto"/>
              <w:rPr>
                <w:color w:val="000000" w:themeColor="text1"/>
                <w:sz w:val="20"/>
                <w:szCs w:val="20"/>
              </w:rPr>
            </w:pPr>
            <w:r w:rsidRPr="7107D9C0">
              <w:rPr>
                <w:color w:val="000000" w:themeColor="text1"/>
                <w:sz w:val="20"/>
                <w:szCs w:val="20"/>
              </w:rPr>
              <w:t>1840.60</w:t>
            </w:r>
          </w:p>
        </w:tc>
        <w:tc>
          <w:tcPr>
            <w:tcW w:w="704" w:type="dxa"/>
            <w:tcBorders>
              <w:top w:val="nil"/>
              <w:left w:val="nil"/>
              <w:bottom w:val="nil"/>
              <w:right w:val="nil"/>
            </w:tcBorders>
            <w:shd w:val="clear" w:color="auto" w:fill="FFFFFF" w:themeFill="background1"/>
            <w:tcMar>
              <w:top w:w="15" w:type="dxa"/>
              <w:left w:w="15" w:type="dxa"/>
              <w:right w:w="15" w:type="dxa"/>
            </w:tcMar>
          </w:tcPr>
          <w:p w14:paraId="006D9814" w14:textId="494484E4" w:rsidR="7107D9C0" w:rsidRDefault="7107D9C0" w:rsidP="7107D9C0">
            <w:pPr>
              <w:spacing w:beforeAutospacing="1" w:line="240" w:lineRule="auto"/>
              <w:rPr>
                <w:color w:val="000000" w:themeColor="text1"/>
                <w:sz w:val="20"/>
                <w:szCs w:val="20"/>
              </w:rPr>
            </w:pPr>
            <w:r w:rsidRPr="7107D9C0">
              <w:rPr>
                <w:color w:val="000000" w:themeColor="text1"/>
                <w:sz w:val="20"/>
                <w:szCs w:val="20"/>
              </w:rPr>
              <w:t>12.54</w:t>
            </w:r>
          </w:p>
        </w:tc>
        <w:tc>
          <w:tcPr>
            <w:tcW w:w="695" w:type="dxa"/>
            <w:tcBorders>
              <w:top w:val="nil"/>
              <w:left w:val="nil"/>
              <w:bottom w:val="nil"/>
              <w:right w:val="nil"/>
            </w:tcBorders>
            <w:shd w:val="clear" w:color="auto" w:fill="FFFFFF" w:themeFill="background1"/>
            <w:tcMar>
              <w:top w:w="15" w:type="dxa"/>
              <w:left w:w="15" w:type="dxa"/>
              <w:right w:w="15" w:type="dxa"/>
            </w:tcMar>
          </w:tcPr>
          <w:p w14:paraId="301EFBEB" w14:textId="11C77B15" w:rsidR="7107D9C0" w:rsidRDefault="7107D9C0" w:rsidP="7107D9C0">
            <w:pPr>
              <w:spacing w:beforeAutospacing="1" w:line="240" w:lineRule="auto"/>
              <w:rPr>
                <w:color w:val="000000" w:themeColor="text1"/>
                <w:sz w:val="20"/>
                <w:szCs w:val="20"/>
              </w:rPr>
            </w:pPr>
            <w:r w:rsidRPr="7107D9C0">
              <w:rPr>
                <w:color w:val="000000" w:themeColor="text1"/>
                <w:sz w:val="20"/>
                <w:szCs w:val="20"/>
              </w:rPr>
              <w:t>0.002</w:t>
            </w:r>
          </w:p>
        </w:tc>
      </w:tr>
      <w:tr w:rsidR="7107D9C0" w14:paraId="5A42DC45"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F54630C" w14:textId="2591F8A8"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2F37F7D2" w14:textId="2E4BF146"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2656A284" w14:textId="7DA7ED3E" w:rsidR="7107D9C0" w:rsidRDefault="7107D9C0"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64D11872" w14:textId="14F0169E" w:rsidR="7107D9C0" w:rsidRDefault="7107D9C0" w:rsidP="7107D9C0">
            <w:pPr>
              <w:spacing w:beforeAutospacing="1" w:line="240" w:lineRule="auto"/>
              <w:rPr>
                <w:color w:val="000000" w:themeColor="text1"/>
                <w:sz w:val="20"/>
                <w:szCs w:val="20"/>
              </w:rPr>
            </w:pPr>
            <w:r w:rsidRPr="7107D9C0">
              <w:rPr>
                <w:color w:val="000000" w:themeColor="text1"/>
                <w:sz w:val="20"/>
                <w:szCs w:val="20"/>
              </w:rPr>
              <w:t>1840.88</w:t>
            </w:r>
          </w:p>
        </w:tc>
        <w:tc>
          <w:tcPr>
            <w:tcW w:w="704" w:type="dxa"/>
            <w:tcBorders>
              <w:top w:val="nil"/>
              <w:left w:val="nil"/>
              <w:bottom w:val="nil"/>
              <w:right w:val="nil"/>
            </w:tcBorders>
            <w:shd w:val="clear" w:color="auto" w:fill="FFFFFF" w:themeFill="background1"/>
            <w:tcMar>
              <w:top w:w="15" w:type="dxa"/>
              <w:left w:w="15" w:type="dxa"/>
              <w:right w:w="15" w:type="dxa"/>
            </w:tcMar>
          </w:tcPr>
          <w:p w14:paraId="3AB718D3" w14:textId="5DF028FE" w:rsidR="7107D9C0" w:rsidRDefault="7107D9C0" w:rsidP="7107D9C0">
            <w:pPr>
              <w:spacing w:beforeAutospacing="1" w:line="240" w:lineRule="auto"/>
              <w:rPr>
                <w:color w:val="000000" w:themeColor="text1"/>
                <w:sz w:val="20"/>
                <w:szCs w:val="20"/>
              </w:rPr>
            </w:pPr>
            <w:r w:rsidRPr="7107D9C0">
              <w:rPr>
                <w:color w:val="000000" w:themeColor="text1"/>
                <w:sz w:val="20"/>
                <w:szCs w:val="20"/>
              </w:rPr>
              <w:t>12.83</w:t>
            </w:r>
          </w:p>
        </w:tc>
        <w:tc>
          <w:tcPr>
            <w:tcW w:w="695" w:type="dxa"/>
            <w:tcBorders>
              <w:top w:val="nil"/>
              <w:left w:val="nil"/>
              <w:bottom w:val="nil"/>
              <w:right w:val="nil"/>
            </w:tcBorders>
            <w:shd w:val="clear" w:color="auto" w:fill="FFFFFF" w:themeFill="background1"/>
            <w:tcMar>
              <w:top w:w="15" w:type="dxa"/>
              <w:left w:w="15" w:type="dxa"/>
              <w:right w:w="15" w:type="dxa"/>
            </w:tcMar>
          </w:tcPr>
          <w:p w14:paraId="263BA7FE" w14:textId="5D0FC3F9" w:rsidR="7107D9C0" w:rsidRDefault="7107D9C0" w:rsidP="7107D9C0">
            <w:pPr>
              <w:spacing w:beforeAutospacing="1" w:line="240" w:lineRule="auto"/>
              <w:rPr>
                <w:color w:val="000000" w:themeColor="text1"/>
                <w:sz w:val="20"/>
                <w:szCs w:val="20"/>
              </w:rPr>
            </w:pPr>
            <w:r w:rsidRPr="7107D9C0">
              <w:rPr>
                <w:color w:val="000000" w:themeColor="text1"/>
                <w:sz w:val="20"/>
                <w:szCs w:val="20"/>
              </w:rPr>
              <w:t>0.001</w:t>
            </w:r>
          </w:p>
        </w:tc>
      </w:tr>
      <w:tr w:rsidR="7107D9C0" w14:paraId="3E3CEC16"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767758C" w14:textId="72B8C7DA"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613B358" w14:textId="6002378C"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Shannon's Evenness + Cohesion</w:t>
            </w:r>
          </w:p>
        </w:tc>
        <w:tc>
          <w:tcPr>
            <w:tcW w:w="525" w:type="dxa"/>
            <w:tcBorders>
              <w:top w:val="nil"/>
              <w:left w:val="nil"/>
              <w:bottom w:val="nil"/>
              <w:right w:val="nil"/>
            </w:tcBorders>
            <w:shd w:val="clear" w:color="auto" w:fill="FFFFFF" w:themeFill="background1"/>
            <w:tcMar>
              <w:top w:w="15" w:type="dxa"/>
              <w:left w:w="15" w:type="dxa"/>
              <w:right w:w="15" w:type="dxa"/>
            </w:tcMar>
          </w:tcPr>
          <w:p w14:paraId="0880065E" w14:textId="6F5C0883" w:rsidR="7107D9C0" w:rsidRDefault="7107D9C0"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099ECEC4" w14:textId="387497CB" w:rsidR="7107D9C0" w:rsidRDefault="7107D9C0" w:rsidP="7107D9C0">
            <w:pPr>
              <w:spacing w:beforeAutospacing="1" w:line="240" w:lineRule="auto"/>
              <w:rPr>
                <w:color w:val="000000" w:themeColor="text1"/>
                <w:sz w:val="20"/>
                <w:szCs w:val="20"/>
              </w:rPr>
            </w:pPr>
            <w:r w:rsidRPr="7107D9C0">
              <w:rPr>
                <w:color w:val="000000" w:themeColor="text1"/>
                <w:sz w:val="20"/>
                <w:szCs w:val="20"/>
              </w:rPr>
              <w:t>1841.38</w:t>
            </w:r>
          </w:p>
        </w:tc>
        <w:tc>
          <w:tcPr>
            <w:tcW w:w="704" w:type="dxa"/>
            <w:tcBorders>
              <w:top w:val="nil"/>
              <w:left w:val="nil"/>
              <w:bottom w:val="nil"/>
              <w:right w:val="nil"/>
            </w:tcBorders>
            <w:shd w:val="clear" w:color="auto" w:fill="FFFFFF" w:themeFill="background1"/>
            <w:tcMar>
              <w:top w:w="15" w:type="dxa"/>
              <w:left w:w="15" w:type="dxa"/>
              <w:right w:w="15" w:type="dxa"/>
            </w:tcMar>
          </w:tcPr>
          <w:p w14:paraId="463BCD03" w14:textId="194A0BD6" w:rsidR="7107D9C0" w:rsidRDefault="7107D9C0" w:rsidP="7107D9C0">
            <w:pPr>
              <w:spacing w:beforeAutospacing="1" w:line="240" w:lineRule="auto"/>
              <w:rPr>
                <w:color w:val="000000" w:themeColor="text1"/>
                <w:sz w:val="20"/>
                <w:szCs w:val="20"/>
              </w:rPr>
            </w:pPr>
            <w:r w:rsidRPr="7107D9C0">
              <w:rPr>
                <w:color w:val="000000" w:themeColor="text1"/>
                <w:sz w:val="20"/>
                <w:szCs w:val="20"/>
              </w:rPr>
              <w:t>13.32</w:t>
            </w:r>
          </w:p>
        </w:tc>
        <w:tc>
          <w:tcPr>
            <w:tcW w:w="695" w:type="dxa"/>
            <w:tcBorders>
              <w:top w:val="nil"/>
              <w:left w:val="nil"/>
              <w:bottom w:val="nil"/>
              <w:right w:val="nil"/>
            </w:tcBorders>
            <w:shd w:val="clear" w:color="auto" w:fill="FFFFFF" w:themeFill="background1"/>
            <w:tcMar>
              <w:top w:w="15" w:type="dxa"/>
              <w:left w:w="15" w:type="dxa"/>
              <w:right w:w="15" w:type="dxa"/>
            </w:tcMar>
          </w:tcPr>
          <w:p w14:paraId="0AB077E7" w14:textId="1FA97290" w:rsidR="7107D9C0" w:rsidRDefault="7107D9C0" w:rsidP="7107D9C0">
            <w:pPr>
              <w:spacing w:beforeAutospacing="1" w:line="240" w:lineRule="auto"/>
              <w:rPr>
                <w:color w:val="000000" w:themeColor="text1"/>
                <w:sz w:val="20"/>
                <w:szCs w:val="20"/>
              </w:rPr>
            </w:pPr>
            <w:r w:rsidRPr="7107D9C0">
              <w:rPr>
                <w:color w:val="000000" w:themeColor="text1"/>
                <w:sz w:val="20"/>
                <w:szCs w:val="20"/>
              </w:rPr>
              <w:t>0.001</w:t>
            </w:r>
          </w:p>
        </w:tc>
      </w:tr>
      <w:tr w:rsidR="7107D9C0" w14:paraId="0EB33CA4"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31489FE2" w14:textId="4E3D88C8"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A37480A" w14:textId="409DD0D3"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Shannon's Evenness</w:t>
            </w:r>
          </w:p>
        </w:tc>
        <w:tc>
          <w:tcPr>
            <w:tcW w:w="525" w:type="dxa"/>
            <w:tcBorders>
              <w:top w:val="nil"/>
              <w:left w:val="nil"/>
              <w:bottom w:val="nil"/>
              <w:right w:val="nil"/>
            </w:tcBorders>
            <w:shd w:val="clear" w:color="auto" w:fill="FFFFFF" w:themeFill="background1"/>
            <w:tcMar>
              <w:top w:w="15" w:type="dxa"/>
              <w:left w:w="15" w:type="dxa"/>
              <w:right w:w="15" w:type="dxa"/>
            </w:tcMar>
          </w:tcPr>
          <w:p w14:paraId="0FBF3DA3" w14:textId="46D7A749" w:rsidR="7107D9C0" w:rsidRDefault="7107D9C0"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3EB3B7BE" w14:textId="57EE8764" w:rsidR="7107D9C0" w:rsidRDefault="7107D9C0" w:rsidP="7107D9C0">
            <w:pPr>
              <w:spacing w:beforeAutospacing="1" w:line="240" w:lineRule="auto"/>
              <w:rPr>
                <w:color w:val="000000" w:themeColor="text1"/>
                <w:sz w:val="20"/>
                <w:szCs w:val="20"/>
              </w:rPr>
            </w:pPr>
            <w:r w:rsidRPr="7107D9C0">
              <w:rPr>
                <w:color w:val="000000" w:themeColor="text1"/>
                <w:sz w:val="20"/>
                <w:szCs w:val="20"/>
              </w:rPr>
              <w:t>1841.91</w:t>
            </w:r>
          </w:p>
        </w:tc>
        <w:tc>
          <w:tcPr>
            <w:tcW w:w="704" w:type="dxa"/>
            <w:tcBorders>
              <w:top w:val="nil"/>
              <w:left w:val="nil"/>
              <w:bottom w:val="nil"/>
              <w:right w:val="nil"/>
            </w:tcBorders>
            <w:shd w:val="clear" w:color="auto" w:fill="FFFFFF" w:themeFill="background1"/>
            <w:tcMar>
              <w:top w:w="15" w:type="dxa"/>
              <w:left w:w="15" w:type="dxa"/>
              <w:right w:w="15" w:type="dxa"/>
            </w:tcMar>
          </w:tcPr>
          <w:p w14:paraId="57D4F313" w14:textId="20FACB78" w:rsidR="7107D9C0" w:rsidRDefault="7107D9C0" w:rsidP="7107D9C0">
            <w:pPr>
              <w:spacing w:beforeAutospacing="1" w:line="240" w:lineRule="auto"/>
              <w:rPr>
                <w:color w:val="000000" w:themeColor="text1"/>
                <w:sz w:val="20"/>
                <w:szCs w:val="20"/>
              </w:rPr>
            </w:pPr>
            <w:r w:rsidRPr="7107D9C0">
              <w:rPr>
                <w:color w:val="000000" w:themeColor="text1"/>
                <w:sz w:val="20"/>
                <w:szCs w:val="20"/>
              </w:rPr>
              <w:t>13.85</w:t>
            </w:r>
          </w:p>
        </w:tc>
        <w:tc>
          <w:tcPr>
            <w:tcW w:w="695" w:type="dxa"/>
            <w:tcBorders>
              <w:top w:val="nil"/>
              <w:left w:val="nil"/>
              <w:bottom w:val="nil"/>
              <w:right w:val="nil"/>
            </w:tcBorders>
            <w:shd w:val="clear" w:color="auto" w:fill="FFFFFF" w:themeFill="background1"/>
            <w:tcMar>
              <w:top w:w="15" w:type="dxa"/>
              <w:left w:w="15" w:type="dxa"/>
              <w:right w:w="15" w:type="dxa"/>
            </w:tcMar>
          </w:tcPr>
          <w:p w14:paraId="2D1F0C47" w14:textId="6619007B" w:rsidR="7107D9C0" w:rsidRDefault="7107D9C0" w:rsidP="7107D9C0">
            <w:pPr>
              <w:spacing w:beforeAutospacing="1" w:line="240" w:lineRule="auto"/>
              <w:rPr>
                <w:color w:val="000000" w:themeColor="text1"/>
                <w:sz w:val="20"/>
                <w:szCs w:val="20"/>
              </w:rPr>
            </w:pPr>
            <w:r w:rsidRPr="7107D9C0">
              <w:rPr>
                <w:color w:val="000000" w:themeColor="text1"/>
                <w:sz w:val="20"/>
                <w:szCs w:val="20"/>
              </w:rPr>
              <w:t>0.001</w:t>
            </w:r>
          </w:p>
        </w:tc>
      </w:tr>
      <w:tr w:rsidR="7107D9C0" w14:paraId="19858E27"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03DDA96" w14:textId="171EF110" w:rsidR="7107D9C0" w:rsidRDefault="7107D9C0"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E547E70" w14:textId="40EAF9B5"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6399886A" w14:textId="1C24B447" w:rsidR="7107D9C0" w:rsidRDefault="7107D9C0"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249560E" w14:textId="422E357D" w:rsidR="7107D9C0" w:rsidRDefault="7107D9C0" w:rsidP="7107D9C0">
            <w:pPr>
              <w:spacing w:beforeAutospacing="1" w:line="240" w:lineRule="auto"/>
              <w:rPr>
                <w:color w:val="000000" w:themeColor="text1"/>
                <w:sz w:val="20"/>
                <w:szCs w:val="20"/>
              </w:rPr>
            </w:pPr>
            <w:r w:rsidRPr="7107D9C0">
              <w:rPr>
                <w:color w:val="000000" w:themeColor="text1"/>
                <w:sz w:val="20"/>
                <w:szCs w:val="20"/>
              </w:rPr>
              <w:t>1842.25</w:t>
            </w:r>
          </w:p>
        </w:tc>
        <w:tc>
          <w:tcPr>
            <w:tcW w:w="704" w:type="dxa"/>
            <w:tcBorders>
              <w:top w:val="nil"/>
              <w:left w:val="nil"/>
              <w:bottom w:val="nil"/>
              <w:right w:val="nil"/>
            </w:tcBorders>
            <w:shd w:val="clear" w:color="auto" w:fill="FFFFFF" w:themeFill="background1"/>
            <w:tcMar>
              <w:top w:w="15" w:type="dxa"/>
              <w:left w:w="15" w:type="dxa"/>
              <w:right w:w="15" w:type="dxa"/>
            </w:tcMar>
          </w:tcPr>
          <w:p w14:paraId="29BF63C9" w14:textId="0289E3A9" w:rsidR="7107D9C0" w:rsidRDefault="7107D9C0" w:rsidP="7107D9C0">
            <w:pPr>
              <w:spacing w:beforeAutospacing="1" w:line="240" w:lineRule="auto"/>
              <w:rPr>
                <w:color w:val="000000" w:themeColor="text1"/>
                <w:sz w:val="20"/>
                <w:szCs w:val="20"/>
              </w:rPr>
            </w:pPr>
            <w:r w:rsidRPr="7107D9C0">
              <w:rPr>
                <w:color w:val="000000" w:themeColor="text1"/>
                <w:sz w:val="20"/>
                <w:szCs w:val="20"/>
              </w:rPr>
              <w:t>14.20</w:t>
            </w:r>
          </w:p>
        </w:tc>
        <w:tc>
          <w:tcPr>
            <w:tcW w:w="695" w:type="dxa"/>
            <w:tcBorders>
              <w:top w:val="nil"/>
              <w:left w:val="nil"/>
              <w:bottom w:val="nil"/>
              <w:right w:val="nil"/>
            </w:tcBorders>
            <w:shd w:val="clear" w:color="auto" w:fill="FFFFFF" w:themeFill="background1"/>
            <w:tcMar>
              <w:top w:w="15" w:type="dxa"/>
              <w:left w:w="15" w:type="dxa"/>
              <w:right w:w="15" w:type="dxa"/>
            </w:tcMar>
          </w:tcPr>
          <w:p w14:paraId="5E161ABC" w14:textId="504FC9C4" w:rsidR="7107D9C0" w:rsidRDefault="7107D9C0" w:rsidP="7107D9C0">
            <w:pPr>
              <w:spacing w:beforeAutospacing="1" w:line="240" w:lineRule="auto"/>
              <w:rPr>
                <w:color w:val="000000" w:themeColor="text1"/>
                <w:sz w:val="20"/>
                <w:szCs w:val="20"/>
              </w:rPr>
            </w:pPr>
            <w:r w:rsidRPr="7107D9C0">
              <w:rPr>
                <w:color w:val="000000" w:themeColor="text1"/>
                <w:sz w:val="20"/>
                <w:szCs w:val="20"/>
              </w:rPr>
              <w:t>0.001</w:t>
            </w:r>
          </w:p>
        </w:tc>
      </w:tr>
      <w:tr w:rsidR="7107D9C0" w14:paraId="22A875F0"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35258C0B" w14:textId="161BCCC9" w:rsidR="7107D9C0" w:rsidRDefault="7107D9C0"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355B80E4" w14:textId="2E55D0D8" w:rsidR="7107D9C0" w:rsidRDefault="7107D9C0" w:rsidP="7107D9C0">
            <w:pPr>
              <w:spacing w:beforeAutospacing="1" w:line="240" w:lineRule="auto"/>
              <w:rPr>
                <w:color w:val="000000" w:themeColor="text1"/>
                <w:sz w:val="20"/>
                <w:szCs w:val="20"/>
              </w:rPr>
            </w:pPr>
            <w:r w:rsidRPr="7107D9C0">
              <w:rPr>
                <w:color w:val="000000" w:themeColor="text1"/>
                <w:sz w:val="20"/>
                <w:szCs w:val="20"/>
              </w:rPr>
              <w:t>CORE + Shannon's Evenness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62AD29F5" w14:textId="2036ACD5" w:rsidR="7107D9C0" w:rsidRDefault="7107D9C0"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011EA903" w14:textId="78F44D7B" w:rsidR="7107D9C0" w:rsidRDefault="7107D9C0" w:rsidP="7107D9C0">
            <w:pPr>
              <w:spacing w:beforeAutospacing="1" w:line="240" w:lineRule="auto"/>
              <w:rPr>
                <w:color w:val="000000" w:themeColor="text1"/>
                <w:sz w:val="20"/>
                <w:szCs w:val="20"/>
              </w:rPr>
            </w:pPr>
            <w:r w:rsidRPr="7107D9C0">
              <w:rPr>
                <w:color w:val="000000" w:themeColor="text1"/>
                <w:sz w:val="20"/>
                <w:szCs w:val="20"/>
              </w:rPr>
              <w:t>1842.83</w:t>
            </w:r>
          </w:p>
        </w:tc>
        <w:tc>
          <w:tcPr>
            <w:tcW w:w="704" w:type="dxa"/>
            <w:tcBorders>
              <w:top w:val="nil"/>
              <w:left w:val="nil"/>
              <w:bottom w:val="nil"/>
              <w:right w:val="nil"/>
            </w:tcBorders>
            <w:shd w:val="clear" w:color="auto" w:fill="FFFFFF" w:themeFill="background1"/>
            <w:tcMar>
              <w:top w:w="15" w:type="dxa"/>
              <w:left w:w="15" w:type="dxa"/>
              <w:right w:w="15" w:type="dxa"/>
            </w:tcMar>
          </w:tcPr>
          <w:p w14:paraId="4B359700" w14:textId="37503676" w:rsidR="7107D9C0" w:rsidRDefault="7107D9C0" w:rsidP="7107D9C0">
            <w:pPr>
              <w:spacing w:beforeAutospacing="1" w:line="240" w:lineRule="auto"/>
              <w:rPr>
                <w:color w:val="000000" w:themeColor="text1"/>
                <w:sz w:val="20"/>
                <w:szCs w:val="20"/>
              </w:rPr>
            </w:pPr>
            <w:r w:rsidRPr="7107D9C0">
              <w:rPr>
                <w:color w:val="000000" w:themeColor="text1"/>
                <w:sz w:val="20"/>
                <w:szCs w:val="20"/>
              </w:rPr>
              <w:t>14.78</w:t>
            </w:r>
          </w:p>
        </w:tc>
        <w:tc>
          <w:tcPr>
            <w:tcW w:w="695" w:type="dxa"/>
            <w:tcBorders>
              <w:top w:val="nil"/>
              <w:left w:val="nil"/>
              <w:bottom w:val="nil"/>
              <w:right w:val="nil"/>
            </w:tcBorders>
            <w:shd w:val="clear" w:color="auto" w:fill="FFFFFF" w:themeFill="background1"/>
            <w:tcMar>
              <w:top w:w="15" w:type="dxa"/>
              <w:left w:w="15" w:type="dxa"/>
              <w:right w:w="15" w:type="dxa"/>
            </w:tcMar>
          </w:tcPr>
          <w:p w14:paraId="061B1A44" w14:textId="6783C069" w:rsidR="7107D9C0" w:rsidRDefault="7107D9C0" w:rsidP="7107D9C0">
            <w:pPr>
              <w:spacing w:beforeAutospacing="1" w:line="240" w:lineRule="auto"/>
              <w:rPr>
                <w:color w:val="000000" w:themeColor="text1"/>
                <w:sz w:val="20"/>
                <w:szCs w:val="20"/>
              </w:rPr>
            </w:pPr>
            <w:r w:rsidRPr="7107D9C0">
              <w:rPr>
                <w:color w:val="000000" w:themeColor="text1"/>
                <w:sz w:val="20"/>
                <w:szCs w:val="20"/>
              </w:rPr>
              <w:t>0.001</w:t>
            </w:r>
          </w:p>
        </w:tc>
      </w:tr>
      <w:tr w:rsidR="7107D9C0" w14:paraId="6F2697AC"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8E97154" w14:textId="1EA64C47" w:rsidR="7107D9C0" w:rsidRDefault="7107D9C0" w:rsidP="7107D9C0">
            <w:pPr>
              <w:spacing w:beforeAutospacing="1" w:line="240" w:lineRule="auto"/>
              <w:rPr>
                <w:color w:val="000000" w:themeColor="text1"/>
                <w:sz w:val="20"/>
                <w:szCs w:val="20"/>
              </w:rPr>
            </w:pPr>
            <w:r w:rsidRPr="7107D9C0">
              <w:rPr>
                <w:color w:val="000000" w:themeColor="text1"/>
                <w:sz w:val="20"/>
                <w:szCs w:val="20"/>
              </w:rPr>
              <w:t>Natural habitat</w:t>
            </w:r>
          </w:p>
        </w:tc>
        <w:tc>
          <w:tcPr>
            <w:tcW w:w="6287" w:type="dxa"/>
            <w:tcBorders>
              <w:top w:val="nil"/>
              <w:left w:val="nil"/>
              <w:bottom w:val="nil"/>
              <w:right w:val="nil"/>
            </w:tcBorders>
            <w:shd w:val="clear" w:color="auto" w:fill="FFFFFF" w:themeFill="background1"/>
            <w:tcMar>
              <w:top w:w="15" w:type="dxa"/>
              <w:left w:w="15" w:type="dxa"/>
              <w:right w:w="15" w:type="dxa"/>
            </w:tcMar>
          </w:tcPr>
          <w:p w14:paraId="1B22617D" w14:textId="2056A039" w:rsidR="7107D9C0" w:rsidRDefault="7107D9C0" w:rsidP="7107D9C0">
            <w:pPr>
              <w:spacing w:beforeAutospacing="1" w:line="240" w:lineRule="auto"/>
              <w:rPr>
                <w:color w:val="000000" w:themeColor="text1"/>
                <w:sz w:val="20"/>
                <w:szCs w:val="20"/>
                <w:lang w:val="en-US"/>
              </w:rPr>
            </w:pPr>
            <w:r w:rsidRPr="7107D9C0">
              <w:rPr>
                <w:color w:val="000000" w:themeColor="text1"/>
                <w:sz w:val="20"/>
                <w:szCs w:val="20"/>
                <w:lang w:val="en-US"/>
              </w:rPr>
              <w:t>Broadleaf + Coniferous + Mixedwood</w:t>
            </w:r>
          </w:p>
        </w:tc>
        <w:tc>
          <w:tcPr>
            <w:tcW w:w="525" w:type="dxa"/>
            <w:tcBorders>
              <w:top w:val="nil"/>
              <w:left w:val="nil"/>
              <w:bottom w:val="nil"/>
              <w:right w:val="nil"/>
            </w:tcBorders>
            <w:shd w:val="clear" w:color="auto" w:fill="FFFFFF" w:themeFill="background1"/>
            <w:tcMar>
              <w:top w:w="15" w:type="dxa"/>
              <w:left w:w="15" w:type="dxa"/>
              <w:right w:w="15" w:type="dxa"/>
            </w:tcMar>
          </w:tcPr>
          <w:p w14:paraId="5CCDEB43" w14:textId="4C97A024" w:rsidR="7107D9C0" w:rsidRDefault="7107D9C0" w:rsidP="7107D9C0">
            <w:pPr>
              <w:spacing w:beforeAutospacing="1" w:line="240" w:lineRule="auto"/>
              <w:rPr>
                <w:color w:val="000000" w:themeColor="text1"/>
                <w:sz w:val="20"/>
                <w:szCs w:val="20"/>
              </w:rPr>
            </w:pPr>
            <w:r w:rsidRPr="7107D9C0">
              <w:rPr>
                <w:color w:val="000000" w:themeColor="text1"/>
                <w:sz w:val="20"/>
                <w:szCs w:val="20"/>
              </w:rPr>
              <w:t>6</w:t>
            </w:r>
          </w:p>
        </w:tc>
        <w:tc>
          <w:tcPr>
            <w:tcW w:w="917" w:type="dxa"/>
            <w:tcBorders>
              <w:top w:val="nil"/>
              <w:left w:val="nil"/>
              <w:bottom w:val="nil"/>
              <w:right w:val="nil"/>
            </w:tcBorders>
            <w:shd w:val="clear" w:color="auto" w:fill="FFFFFF" w:themeFill="background1"/>
            <w:tcMar>
              <w:top w:w="15" w:type="dxa"/>
              <w:left w:w="15" w:type="dxa"/>
              <w:right w:w="15" w:type="dxa"/>
            </w:tcMar>
          </w:tcPr>
          <w:p w14:paraId="00CD855E" w14:textId="34C0B5F3" w:rsidR="7107D9C0" w:rsidRDefault="7107D9C0" w:rsidP="7107D9C0">
            <w:pPr>
              <w:spacing w:beforeAutospacing="1" w:line="240" w:lineRule="auto"/>
              <w:rPr>
                <w:color w:val="000000" w:themeColor="text1"/>
                <w:sz w:val="20"/>
                <w:szCs w:val="20"/>
              </w:rPr>
            </w:pPr>
            <w:r w:rsidRPr="7107D9C0">
              <w:rPr>
                <w:color w:val="000000" w:themeColor="text1"/>
                <w:sz w:val="20"/>
                <w:szCs w:val="20"/>
              </w:rPr>
              <w:t>1844.37</w:t>
            </w:r>
          </w:p>
        </w:tc>
        <w:tc>
          <w:tcPr>
            <w:tcW w:w="704" w:type="dxa"/>
            <w:tcBorders>
              <w:top w:val="nil"/>
              <w:left w:val="nil"/>
              <w:bottom w:val="nil"/>
              <w:right w:val="nil"/>
            </w:tcBorders>
            <w:shd w:val="clear" w:color="auto" w:fill="FFFFFF" w:themeFill="background1"/>
            <w:tcMar>
              <w:top w:w="15" w:type="dxa"/>
              <w:left w:w="15" w:type="dxa"/>
              <w:right w:w="15" w:type="dxa"/>
            </w:tcMar>
          </w:tcPr>
          <w:p w14:paraId="66390823" w14:textId="59D67DBE" w:rsidR="7107D9C0" w:rsidRDefault="7107D9C0" w:rsidP="7107D9C0">
            <w:pPr>
              <w:spacing w:beforeAutospacing="1" w:line="240" w:lineRule="auto"/>
              <w:rPr>
                <w:color w:val="000000" w:themeColor="text1"/>
                <w:sz w:val="20"/>
                <w:szCs w:val="20"/>
              </w:rPr>
            </w:pPr>
            <w:r w:rsidRPr="7107D9C0">
              <w:rPr>
                <w:color w:val="000000" w:themeColor="text1"/>
                <w:sz w:val="20"/>
                <w:szCs w:val="20"/>
              </w:rPr>
              <w:t>16.31</w:t>
            </w:r>
          </w:p>
        </w:tc>
        <w:tc>
          <w:tcPr>
            <w:tcW w:w="695" w:type="dxa"/>
            <w:tcBorders>
              <w:top w:val="nil"/>
              <w:left w:val="nil"/>
              <w:bottom w:val="nil"/>
              <w:right w:val="nil"/>
            </w:tcBorders>
            <w:shd w:val="clear" w:color="auto" w:fill="FFFFFF" w:themeFill="background1"/>
            <w:tcMar>
              <w:top w:w="15" w:type="dxa"/>
              <w:left w:w="15" w:type="dxa"/>
              <w:right w:w="15" w:type="dxa"/>
            </w:tcMar>
          </w:tcPr>
          <w:p w14:paraId="790EE330" w14:textId="0637B399" w:rsidR="7107D9C0" w:rsidRDefault="7107D9C0" w:rsidP="7107D9C0">
            <w:pPr>
              <w:spacing w:beforeAutospacing="1" w:line="240" w:lineRule="auto"/>
              <w:rPr>
                <w:color w:val="000000" w:themeColor="text1"/>
                <w:sz w:val="20"/>
                <w:szCs w:val="20"/>
              </w:rPr>
            </w:pPr>
            <w:r w:rsidRPr="7107D9C0">
              <w:rPr>
                <w:color w:val="000000" w:themeColor="text1"/>
                <w:sz w:val="20"/>
                <w:szCs w:val="20"/>
              </w:rPr>
              <w:t>0.000</w:t>
            </w:r>
          </w:p>
        </w:tc>
      </w:tr>
      <w:tr w:rsidR="7107D9C0" w14:paraId="68F4D947"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3B530FB" w14:textId="601F2613" w:rsidR="7107D9C0" w:rsidRDefault="7107D9C0" w:rsidP="7107D9C0">
            <w:pPr>
              <w:spacing w:beforeAutospacing="1" w:line="240" w:lineRule="auto"/>
              <w:rPr>
                <w:color w:val="000000" w:themeColor="text1"/>
                <w:sz w:val="20"/>
                <w:szCs w:val="20"/>
              </w:rPr>
            </w:pPr>
            <w:r w:rsidRPr="7107D9C0">
              <w:rPr>
                <w:color w:val="000000" w:themeColor="text1"/>
                <w:sz w:val="20"/>
                <w:szCs w:val="20"/>
              </w:rPr>
              <w:t>Natural habitat</w:t>
            </w:r>
          </w:p>
        </w:tc>
        <w:tc>
          <w:tcPr>
            <w:tcW w:w="6287" w:type="dxa"/>
            <w:tcBorders>
              <w:top w:val="nil"/>
              <w:left w:val="nil"/>
              <w:bottom w:val="nil"/>
              <w:right w:val="nil"/>
            </w:tcBorders>
            <w:shd w:val="clear" w:color="auto" w:fill="FFFFFF" w:themeFill="background1"/>
            <w:tcMar>
              <w:top w:w="15" w:type="dxa"/>
              <w:left w:w="15" w:type="dxa"/>
              <w:right w:w="15" w:type="dxa"/>
            </w:tcMar>
          </w:tcPr>
          <w:p w14:paraId="6C8B1526" w14:textId="2B45F7F9" w:rsidR="7107D9C0" w:rsidRDefault="7107D9C0" w:rsidP="7107D9C0">
            <w:pPr>
              <w:spacing w:beforeAutospacing="1" w:line="240" w:lineRule="auto"/>
              <w:rPr>
                <w:color w:val="000000" w:themeColor="text1"/>
                <w:sz w:val="20"/>
                <w:szCs w:val="20"/>
              </w:rPr>
            </w:pPr>
            <w:r w:rsidRPr="7107D9C0">
              <w:rPr>
                <w:color w:val="000000" w:themeColor="text1"/>
                <w:sz w:val="20"/>
                <w:szCs w:val="20"/>
              </w:rPr>
              <w:t>Fire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44AE6F2B" w14:textId="2F69647D" w:rsidR="7107D9C0" w:rsidRDefault="7107D9C0" w:rsidP="7107D9C0">
            <w:pPr>
              <w:spacing w:beforeAutospacing="1" w:line="240" w:lineRule="auto"/>
              <w:rPr>
                <w:color w:val="000000" w:themeColor="text1"/>
                <w:sz w:val="20"/>
                <w:szCs w:val="20"/>
              </w:rPr>
            </w:pPr>
            <w:r w:rsidRPr="7107D9C0">
              <w:rPr>
                <w:color w:val="000000" w:themeColor="text1"/>
                <w:sz w:val="20"/>
                <w:szCs w:val="20"/>
              </w:rPr>
              <w:t>4</w:t>
            </w:r>
          </w:p>
        </w:tc>
        <w:tc>
          <w:tcPr>
            <w:tcW w:w="917" w:type="dxa"/>
            <w:tcBorders>
              <w:top w:val="nil"/>
              <w:left w:val="nil"/>
              <w:bottom w:val="nil"/>
              <w:right w:val="nil"/>
            </w:tcBorders>
            <w:shd w:val="clear" w:color="auto" w:fill="FFFFFF" w:themeFill="background1"/>
            <w:tcMar>
              <w:top w:w="15" w:type="dxa"/>
              <w:left w:w="15" w:type="dxa"/>
              <w:right w:w="15" w:type="dxa"/>
            </w:tcMar>
          </w:tcPr>
          <w:p w14:paraId="777435A8" w14:textId="1292BDEB" w:rsidR="7107D9C0" w:rsidRDefault="7107D9C0" w:rsidP="7107D9C0">
            <w:pPr>
              <w:spacing w:beforeAutospacing="1" w:line="240" w:lineRule="auto"/>
              <w:rPr>
                <w:color w:val="000000" w:themeColor="text1"/>
                <w:sz w:val="20"/>
                <w:szCs w:val="20"/>
              </w:rPr>
            </w:pPr>
            <w:r w:rsidRPr="7107D9C0">
              <w:rPr>
                <w:color w:val="000000" w:themeColor="text1"/>
                <w:sz w:val="20"/>
                <w:szCs w:val="20"/>
              </w:rPr>
              <w:t>1851.43</w:t>
            </w:r>
          </w:p>
        </w:tc>
        <w:tc>
          <w:tcPr>
            <w:tcW w:w="704" w:type="dxa"/>
            <w:tcBorders>
              <w:top w:val="nil"/>
              <w:left w:val="nil"/>
              <w:bottom w:val="nil"/>
              <w:right w:val="nil"/>
            </w:tcBorders>
            <w:shd w:val="clear" w:color="auto" w:fill="FFFFFF" w:themeFill="background1"/>
            <w:tcMar>
              <w:top w:w="15" w:type="dxa"/>
              <w:left w:w="15" w:type="dxa"/>
              <w:right w:w="15" w:type="dxa"/>
            </w:tcMar>
          </w:tcPr>
          <w:p w14:paraId="084C1A96" w14:textId="277683A1" w:rsidR="7107D9C0" w:rsidRDefault="7107D9C0" w:rsidP="7107D9C0">
            <w:pPr>
              <w:spacing w:beforeAutospacing="1" w:line="240" w:lineRule="auto"/>
              <w:rPr>
                <w:color w:val="000000" w:themeColor="text1"/>
                <w:sz w:val="20"/>
                <w:szCs w:val="20"/>
              </w:rPr>
            </w:pPr>
            <w:r w:rsidRPr="7107D9C0">
              <w:rPr>
                <w:color w:val="000000" w:themeColor="text1"/>
                <w:sz w:val="20"/>
                <w:szCs w:val="20"/>
              </w:rPr>
              <w:t>23.37</w:t>
            </w:r>
          </w:p>
        </w:tc>
        <w:tc>
          <w:tcPr>
            <w:tcW w:w="695" w:type="dxa"/>
            <w:tcBorders>
              <w:top w:val="nil"/>
              <w:left w:val="nil"/>
              <w:bottom w:val="nil"/>
              <w:right w:val="nil"/>
            </w:tcBorders>
            <w:shd w:val="clear" w:color="auto" w:fill="FFFFFF" w:themeFill="background1"/>
            <w:tcMar>
              <w:top w:w="15" w:type="dxa"/>
              <w:left w:w="15" w:type="dxa"/>
              <w:right w:w="15" w:type="dxa"/>
            </w:tcMar>
          </w:tcPr>
          <w:p w14:paraId="222898C0" w14:textId="374E1E0D" w:rsidR="7107D9C0" w:rsidRDefault="7107D9C0" w:rsidP="7107D9C0">
            <w:pPr>
              <w:spacing w:beforeAutospacing="1" w:line="240" w:lineRule="auto"/>
              <w:rPr>
                <w:color w:val="000000" w:themeColor="text1"/>
                <w:sz w:val="20"/>
                <w:szCs w:val="20"/>
              </w:rPr>
            </w:pPr>
            <w:r w:rsidRPr="7107D9C0">
              <w:rPr>
                <w:color w:val="000000" w:themeColor="text1"/>
                <w:sz w:val="20"/>
                <w:szCs w:val="20"/>
              </w:rPr>
              <w:t>0.000</w:t>
            </w:r>
          </w:p>
        </w:tc>
      </w:tr>
      <w:tr w:rsidR="7107D9C0" w14:paraId="706B1AF3" w14:textId="77777777" w:rsidTr="05282FE3">
        <w:trPr>
          <w:trHeight w:val="302"/>
        </w:trPr>
        <w:tc>
          <w:tcPr>
            <w:tcW w:w="2312" w:type="dxa"/>
            <w:tcBorders>
              <w:top w:val="nil"/>
              <w:left w:val="nil"/>
              <w:bottom w:val="single" w:sz="8" w:space="0" w:color="auto"/>
              <w:right w:val="nil"/>
            </w:tcBorders>
            <w:shd w:val="clear" w:color="auto" w:fill="FFFFFF" w:themeFill="background1"/>
            <w:tcMar>
              <w:top w:w="15" w:type="dxa"/>
              <w:left w:w="15" w:type="dxa"/>
              <w:right w:w="15" w:type="dxa"/>
            </w:tcMar>
          </w:tcPr>
          <w:p w14:paraId="6B7D957F" w14:textId="7B516FFA" w:rsidR="7107D9C0" w:rsidRDefault="7107D9C0" w:rsidP="7107D9C0">
            <w:pPr>
              <w:spacing w:beforeAutospacing="1" w:line="240" w:lineRule="auto"/>
              <w:rPr>
                <w:color w:val="000000" w:themeColor="text1"/>
                <w:sz w:val="20"/>
                <w:szCs w:val="20"/>
              </w:rPr>
            </w:pPr>
            <w:r w:rsidRPr="7107D9C0">
              <w:rPr>
                <w:color w:val="000000" w:themeColor="text1"/>
                <w:sz w:val="20"/>
                <w:szCs w:val="20"/>
              </w:rPr>
              <w:t>Null</w:t>
            </w:r>
          </w:p>
        </w:tc>
        <w:tc>
          <w:tcPr>
            <w:tcW w:w="6287" w:type="dxa"/>
            <w:tcBorders>
              <w:top w:val="nil"/>
              <w:left w:val="nil"/>
              <w:bottom w:val="single" w:sz="8" w:space="0" w:color="auto"/>
              <w:right w:val="nil"/>
            </w:tcBorders>
            <w:shd w:val="clear" w:color="auto" w:fill="FFFFFF" w:themeFill="background1"/>
            <w:tcMar>
              <w:top w:w="15" w:type="dxa"/>
              <w:left w:w="15" w:type="dxa"/>
              <w:right w:w="15" w:type="dxa"/>
            </w:tcMar>
          </w:tcPr>
          <w:p w14:paraId="2919EAA6" w14:textId="14E68E10" w:rsidR="7107D9C0" w:rsidRDefault="7107D9C0" w:rsidP="7107D9C0">
            <w:pPr>
              <w:spacing w:beforeAutospacing="1" w:line="240" w:lineRule="auto"/>
              <w:rPr>
                <w:color w:val="000000" w:themeColor="text1"/>
                <w:sz w:val="20"/>
                <w:szCs w:val="20"/>
              </w:rPr>
            </w:pPr>
            <w:r w:rsidRPr="7107D9C0">
              <w:rPr>
                <w:color w:val="000000" w:themeColor="text1"/>
                <w:sz w:val="20"/>
                <w:szCs w:val="20"/>
              </w:rPr>
              <w:t>1</w:t>
            </w:r>
          </w:p>
        </w:tc>
        <w:tc>
          <w:tcPr>
            <w:tcW w:w="525" w:type="dxa"/>
            <w:tcBorders>
              <w:top w:val="nil"/>
              <w:left w:val="nil"/>
              <w:bottom w:val="single" w:sz="8" w:space="0" w:color="auto"/>
              <w:right w:val="nil"/>
            </w:tcBorders>
            <w:shd w:val="clear" w:color="auto" w:fill="FFFFFF" w:themeFill="background1"/>
            <w:tcMar>
              <w:top w:w="15" w:type="dxa"/>
              <w:left w:w="15" w:type="dxa"/>
              <w:right w:w="15" w:type="dxa"/>
            </w:tcMar>
          </w:tcPr>
          <w:p w14:paraId="7368B84D" w14:textId="365148E1" w:rsidR="7107D9C0" w:rsidRDefault="7107D9C0" w:rsidP="7107D9C0">
            <w:pPr>
              <w:spacing w:beforeAutospacing="1" w:line="240" w:lineRule="auto"/>
              <w:rPr>
                <w:color w:val="000000" w:themeColor="text1"/>
                <w:sz w:val="20"/>
                <w:szCs w:val="20"/>
              </w:rPr>
            </w:pPr>
            <w:r w:rsidRPr="7107D9C0">
              <w:rPr>
                <w:color w:val="000000" w:themeColor="text1"/>
                <w:sz w:val="20"/>
                <w:szCs w:val="20"/>
              </w:rPr>
              <w:t>3</w:t>
            </w:r>
          </w:p>
        </w:tc>
        <w:tc>
          <w:tcPr>
            <w:tcW w:w="917" w:type="dxa"/>
            <w:tcBorders>
              <w:top w:val="nil"/>
              <w:left w:val="nil"/>
              <w:bottom w:val="single" w:sz="8" w:space="0" w:color="auto"/>
              <w:right w:val="nil"/>
            </w:tcBorders>
            <w:shd w:val="clear" w:color="auto" w:fill="FFFFFF" w:themeFill="background1"/>
            <w:tcMar>
              <w:top w:w="15" w:type="dxa"/>
              <w:left w:w="15" w:type="dxa"/>
              <w:right w:w="15" w:type="dxa"/>
            </w:tcMar>
          </w:tcPr>
          <w:p w14:paraId="63D4BD6E" w14:textId="52010F24" w:rsidR="7107D9C0" w:rsidRDefault="7107D9C0" w:rsidP="7107D9C0">
            <w:pPr>
              <w:spacing w:beforeAutospacing="1" w:line="240" w:lineRule="auto"/>
              <w:rPr>
                <w:color w:val="000000" w:themeColor="text1"/>
                <w:sz w:val="20"/>
                <w:szCs w:val="20"/>
              </w:rPr>
            </w:pPr>
            <w:r w:rsidRPr="7107D9C0">
              <w:rPr>
                <w:color w:val="000000" w:themeColor="text1"/>
                <w:sz w:val="20"/>
                <w:szCs w:val="20"/>
              </w:rPr>
              <w:t>1857.53</w:t>
            </w:r>
          </w:p>
        </w:tc>
        <w:tc>
          <w:tcPr>
            <w:tcW w:w="704" w:type="dxa"/>
            <w:tcBorders>
              <w:top w:val="nil"/>
              <w:left w:val="nil"/>
              <w:bottom w:val="single" w:sz="8" w:space="0" w:color="auto"/>
              <w:right w:val="nil"/>
            </w:tcBorders>
            <w:shd w:val="clear" w:color="auto" w:fill="FFFFFF" w:themeFill="background1"/>
            <w:tcMar>
              <w:top w:w="15" w:type="dxa"/>
              <w:left w:w="15" w:type="dxa"/>
              <w:right w:w="15" w:type="dxa"/>
            </w:tcMar>
          </w:tcPr>
          <w:p w14:paraId="4757D5BC" w14:textId="57884B52" w:rsidR="7107D9C0" w:rsidRDefault="7107D9C0" w:rsidP="7107D9C0">
            <w:pPr>
              <w:spacing w:beforeAutospacing="1" w:line="240" w:lineRule="auto"/>
              <w:rPr>
                <w:color w:val="000000" w:themeColor="text1"/>
                <w:sz w:val="20"/>
                <w:szCs w:val="20"/>
              </w:rPr>
            </w:pPr>
            <w:r w:rsidRPr="7107D9C0">
              <w:rPr>
                <w:color w:val="000000" w:themeColor="text1"/>
                <w:sz w:val="20"/>
                <w:szCs w:val="20"/>
              </w:rPr>
              <w:t>29.47</w:t>
            </w:r>
          </w:p>
        </w:tc>
        <w:tc>
          <w:tcPr>
            <w:tcW w:w="695" w:type="dxa"/>
            <w:tcBorders>
              <w:top w:val="nil"/>
              <w:left w:val="nil"/>
              <w:bottom w:val="single" w:sz="8" w:space="0" w:color="auto"/>
              <w:right w:val="nil"/>
            </w:tcBorders>
            <w:shd w:val="clear" w:color="auto" w:fill="FFFFFF" w:themeFill="background1"/>
            <w:tcMar>
              <w:top w:w="15" w:type="dxa"/>
              <w:left w:w="15" w:type="dxa"/>
              <w:right w:w="15" w:type="dxa"/>
            </w:tcMar>
          </w:tcPr>
          <w:p w14:paraId="51DB5474" w14:textId="224E082E" w:rsidR="7107D9C0" w:rsidRDefault="7107D9C0" w:rsidP="7107D9C0">
            <w:pPr>
              <w:spacing w:beforeAutospacing="1" w:line="240" w:lineRule="auto"/>
              <w:rPr>
                <w:color w:val="000000" w:themeColor="text1"/>
                <w:sz w:val="20"/>
                <w:szCs w:val="20"/>
              </w:rPr>
            </w:pPr>
            <w:r w:rsidRPr="7107D9C0">
              <w:rPr>
                <w:color w:val="000000" w:themeColor="text1"/>
                <w:sz w:val="20"/>
                <w:szCs w:val="20"/>
              </w:rPr>
              <w:t>0.000</w:t>
            </w:r>
          </w:p>
        </w:tc>
      </w:tr>
    </w:tbl>
    <w:p w14:paraId="092D295B" w14:textId="2C143AAA" w:rsidR="004E5F88" w:rsidRPr="004E5F88" w:rsidRDefault="004E5F88" w:rsidP="7107D9C0">
      <w:pPr>
        <w:rPr>
          <w:i/>
          <w:iCs/>
        </w:rPr>
      </w:pPr>
      <w:r w:rsidRPr="7107D9C0">
        <w:rPr>
          <w:i/>
          <w:iCs/>
        </w:rPr>
        <w:t>Italics: ‘</w:t>
      </w:r>
      <w:r>
        <w:t>core’ natural landcover predictors included in all disturbance models</w:t>
      </w:r>
    </w:p>
    <w:p w14:paraId="24984594" w14:textId="77777777" w:rsidR="004E5F88" w:rsidRPr="004E5F88" w:rsidRDefault="004E5F88" w:rsidP="004E5F88">
      <w:r w:rsidRPr="0B8D6DA2">
        <w:rPr>
          <w:lang w:val="en-US"/>
        </w:rPr>
        <w:t>Df: degrees of freedom</w:t>
      </w:r>
    </w:p>
    <w:p w14:paraId="00B1F71E" w14:textId="77777777" w:rsidR="004E5F88" w:rsidRDefault="004E5F88" w:rsidP="0B8D6DA2">
      <w:pPr>
        <w:rPr>
          <w:b/>
          <w:bCs/>
          <w:lang w:val="en-US"/>
        </w:rPr>
      </w:pPr>
      <w:r w:rsidRPr="0B8D6DA2">
        <w:rPr>
          <w:lang w:val="en-US"/>
        </w:rPr>
        <w:t>AICc: small-sample corrected Akaike Information Criterion</w:t>
      </w:r>
    </w:p>
    <w:p w14:paraId="3015BE1A" w14:textId="1A82F90F" w:rsidR="004E5F88" w:rsidRDefault="004E5F88" w:rsidP="7107D9C0">
      <w:pPr>
        <w:rPr>
          <w:b/>
          <w:bCs/>
          <w:lang w:val="en-US"/>
        </w:rPr>
      </w:pPr>
      <w:r w:rsidRPr="7107D9C0">
        <w:rPr>
          <w:lang w:val="en-US"/>
        </w:rPr>
        <w:t>AICw: AICc model weights</w:t>
      </w:r>
    </w:p>
    <w:p w14:paraId="73E8136B" w14:textId="09C54D00" w:rsidR="00512322" w:rsidRDefault="005A45CA" w:rsidP="005A45CA">
      <w:pPr>
        <w:rPr>
          <w:color w:val="000000" w:themeColor="text1"/>
        </w:rPr>
      </w:pPr>
      <w:r w:rsidRPr="00D7628E">
        <w:rPr>
          <w:b/>
          <w:bCs/>
        </w:rPr>
        <w:lastRenderedPageBreak/>
        <w:t xml:space="preserve">Table </w:t>
      </w:r>
      <w:r w:rsidR="16A1347E" w:rsidRPr="00D7628E">
        <w:rPr>
          <w:b/>
          <w:bCs/>
        </w:rPr>
        <w:t>2</w:t>
      </w:r>
      <w:r w:rsidR="00E60473" w:rsidRPr="00D7628E">
        <w:rPr>
          <w:b/>
          <w:bCs/>
        </w:rPr>
        <w:t>.</w:t>
      </w:r>
      <w:r w:rsidR="00E60473">
        <w:t xml:space="preserve"> </w:t>
      </w:r>
      <w:r w:rsidR="004E5F88">
        <w:t>Fixed-effect and random-effect estimates for the</w:t>
      </w:r>
      <w:r w:rsidR="00E60473">
        <w:t xml:space="preserve"> top-performing</w:t>
      </w:r>
      <w:r w:rsidR="004E5F88">
        <w:t xml:space="preserve"> negative binomial</w:t>
      </w:r>
      <w:r w:rsidR="00E60473">
        <w:t xml:space="preserve"> model</w:t>
      </w:r>
      <w:r w:rsidR="004E5F88">
        <w:t xml:space="preserve"> from model selection</w:t>
      </w:r>
      <w:r w:rsidR="00E60473">
        <w:t xml:space="preserve"> explaining red squirrel detections as a function of </w:t>
      </w:r>
      <w:r w:rsidR="000B22C2">
        <w:t xml:space="preserve">landscape structure. </w:t>
      </w:r>
    </w:p>
    <w:tbl>
      <w:tblPr>
        <w:tblW w:w="0" w:type="auto"/>
        <w:tblLook w:val="06A0" w:firstRow="1" w:lastRow="0" w:firstColumn="1" w:lastColumn="0" w:noHBand="1" w:noVBand="1"/>
      </w:tblPr>
      <w:tblGrid>
        <w:gridCol w:w="1922"/>
        <w:gridCol w:w="1907"/>
        <w:gridCol w:w="1878"/>
        <w:gridCol w:w="1815"/>
        <w:gridCol w:w="1838"/>
      </w:tblGrid>
      <w:tr w:rsidR="7107D9C0" w14:paraId="52B5F064" w14:textId="77777777" w:rsidTr="7107D9C0">
        <w:trPr>
          <w:trHeight w:val="302"/>
        </w:trPr>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226F0C90" w14:textId="5C1FC3A9" w:rsidR="7107D9C0" w:rsidRDefault="7107D9C0" w:rsidP="7107D9C0">
            <w:pPr>
              <w:rPr>
                <w:b/>
                <w:bCs/>
                <w:color w:val="000000" w:themeColor="text1"/>
                <w:sz w:val="20"/>
                <w:szCs w:val="20"/>
              </w:rPr>
            </w:pPr>
            <w:r w:rsidRPr="7107D9C0">
              <w:rPr>
                <w:b/>
                <w:bCs/>
                <w:color w:val="000000" w:themeColor="text1"/>
                <w:sz w:val="20"/>
                <w:szCs w:val="20"/>
              </w:rPr>
              <w:t>Fixed effects</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650FA66A" w14:textId="3EBB9D15" w:rsidR="7107D9C0" w:rsidRDefault="7107D9C0" w:rsidP="7107D9C0">
            <w:pPr>
              <w:rPr>
                <w:b/>
                <w:bCs/>
                <w:color w:val="000000" w:themeColor="text1"/>
                <w:sz w:val="20"/>
                <w:szCs w:val="20"/>
              </w:rPr>
            </w:pPr>
            <w:r w:rsidRPr="7107D9C0">
              <w:rPr>
                <w:b/>
                <w:bCs/>
                <w:color w:val="000000" w:themeColor="text1"/>
                <w:sz w:val="20"/>
                <w:szCs w:val="20"/>
              </w:rPr>
              <w:t>Modeled scale (m)</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26165BB2" w14:textId="50D0BD41" w:rsidR="7107D9C0" w:rsidRDefault="7107D9C0" w:rsidP="7107D9C0">
            <w:pPr>
              <w:rPr>
                <w:b/>
                <w:bCs/>
                <w:color w:val="000000" w:themeColor="text1"/>
                <w:sz w:val="20"/>
                <w:szCs w:val="20"/>
              </w:rPr>
            </w:pPr>
            <w:r w:rsidRPr="7107D9C0">
              <w:rPr>
                <w:b/>
                <w:bCs/>
                <w:color w:val="000000" w:themeColor="text1"/>
                <w:sz w:val="20"/>
                <w:szCs w:val="20"/>
              </w:rPr>
              <w:t>Estimate</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161557F0" w14:textId="4D011ABE" w:rsidR="7107D9C0" w:rsidRDefault="7107D9C0" w:rsidP="7107D9C0">
            <w:pPr>
              <w:rPr>
                <w:b/>
                <w:bCs/>
                <w:color w:val="000000" w:themeColor="text1"/>
                <w:sz w:val="20"/>
                <w:szCs w:val="20"/>
              </w:rPr>
            </w:pPr>
            <w:r w:rsidRPr="7107D9C0">
              <w:rPr>
                <w:b/>
                <w:bCs/>
                <w:color w:val="000000" w:themeColor="text1"/>
                <w:sz w:val="20"/>
                <w:szCs w:val="20"/>
              </w:rPr>
              <w:t>SE</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4224AE47" w14:textId="3218C16E" w:rsidR="7107D9C0" w:rsidRDefault="7107D9C0" w:rsidP="7107D9C0">
            <w:pPr>
              <w:rPr>
                <w:b/>
                <w:bCs/>
                <w:color w:val="000000" w:themeColor="text1"/>
                <w:sz w:val="20"/>
                <w:szCs w:val="20"/>
              </w:rPr>
            </w:pPr>
            <w:r w:rsidRPr="7107D9C0">
              <w:rPr>
                <w:b/>
                <w:bCs/>
                <w:color w:val="000000" w:themeColor="text1"/>
                <w:sz w:val="20"/>
                <w:szCs w:val="20"/>
              </w:rPr>
              <w:t>p</w:t>
            </w:r>
          </w:p>
        </w:tc>
      </w:tr>
      <w:tr w:rsidR="7107D9C0" w14:paraId="54B294E8" w14:textId="77777777" w:rsidTr="7107D9C0">
        <w:trPr>
          <w:trHeight w:val="302"/>
        </w:trPr>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205DE2A4" w14:textId="7D6EC884" w:rsidR="7107D9C0" w:rsidRDefault="7107D9C0" w:rsidP="7107D9C0">
            <w:pPr>
              <w:rPr>
                <w:color w:val="000000" w:themeColor="text1"/>
                <w:sz w:val="20"/>
                <w:szCs w:val="20"/>
              </w:rPr>
            </w:pPr>
            <w:r w:rsidRPr="7107D9C0">
              <w:rPr>
                <w:color w:val="000000" w:themeColor="text1"/>
                <w:sz w:val="20"/>
                <w:szCs w:val="20"/>
              </w:rPr>
              <w:t>Intercept</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38524C24" w14:textId="137A24DA"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14E500B0" w14:textId="12FB19A4" w:rsidR="7107D9C0" w:rsidRDefault="7107D9C0" w:rsidP="7107D9C0">
            <w:pPr>
              <w:rPr>
                <w:color w:val="000000" w:themeColor="text1"/>
                <w:sz w:val="20"/>
                <w:szCs w:val="20"/>
              </w:rPr>
            </w:pPr>
            <w:r w:rsidRPr="7107D9C0">
              <w:rPr>
                <w:color w:val="000000" w:themeColor="text1"/>
                <w:sz w:val="20"/>
                <w:szCs w:val="20"/>
              </w:rPr>
              <w:t>-1.549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126E3A25" w14:textId="4E7B3777" w:rsidR="7107D9C0" w:rsidRDefault="7107D9C0" w:rsidP="7107D9C0">
            <w:pPr>
              <w:rPr>
                <w:color w:val="000000" w:themeColor="text1"/>
                <w:sz w:val="20"/>
                <w:szCs w:val="20"/>
              </w:rPr>
            </w:pPr>
            <w:r w:rsidRPr="7107D9C0">
              <w:rPr>
                <w:color w:val="000000" w:themeColor="text1"/>
                <w:sz w:val="20"/>
                <w:szCs w:val="20"/>
              </w:rPr>
              <w:t>0.249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20CFD7F6" w14:textId="15632B61" w:rsidR="7107D9C0" w:rsidRDefault="7107D9C0" w:rsidP="7107D9C0">
            <w:pPr>
              <w:rPr>
                <w:color w:val="000000" w:themeColor="text1"/>
                <w:sz w:val="20"/>
                <w:szCs w:val="20"/>
              </w:rPr>
            </w:pPr>
            <w:r w:rsidRPr="7107D9C0">
              <w:rPr>
                <w:color w:val="000000" w:themeColor="text1"/>
                <w:sz w:val="20"/>
                <w:szCs w:val="20"/>
              </w:rPr>
              <w:t>&lt;0.001</w:t>
            </w:r>
          </w:p>
        </w:tc>
      </w:tr>
      <w:tr w:rsidR="7107D9C0" w14:paraId="44D2B18E"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7346823" w14:textId="073AEB20" w:rsidR="7107D9C0" w:rsidRDefault="7107D9C0" w:rsidP="7107D9C0">
            <w:pPr>
              <w:rPr>
                <w:color w:val="000000" w:themeColor="text1"/>
                <w:sz w:val="20"/>
                <w:szCs w:val="20"/>
              </w:rPr>
            </w:pPr>
            <w:r w:rsidRPr="7107D9C0">
              <w:rPr>
                <w:color w:val="000000" w:themeColor="text1"/>
                <w:sz w:val="20"/>
                <w:szCs w:val="20"/>
              </w:rPr>
              <w:t>Fire &lt;15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75E6002" w14:textId="13FD87F5" w:rsidR="7107D9C0" w:rsidRDefault="7107D9C0" w:rsidP="7107D9C0">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BD720DA" w14:textId="67ECB122" w:rsidR="7107D9C0" w:rsidRDefault="7107D9C0" w:rsidP="7107D9C0">
            <w:pPr>
              <w:rPr>
                <w:color w:val="000000" w:themeColor="text1"/>
                <w:sz w:val="20"/>
                <w:szCs w:val="20"/>
              </w:rPr>
            </w:pPr>
            <w:r w:rsidRPr="7107D9C0">
              <w:rPr>
                <w:color w:val="000000" w:themeColor="text1"/>
                <w:sz w:val="20"/>
                <w:szCs w:val="20"/>
              </w:rPr>
              <w:t>0.195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A2028D3" w14:textId="71870E0F" w:rsidR="7107D9C0" w:rsidRDefault="7107D9C0" w:rsidP="7107D9C0">
            <w:pPr>
              <w:rPr>
                <w:color w:val="000000" w:themeColor="text1"/>
                <w:sz w:val="20"/>
                <w:szCs w:val="20"/>
              </w:rPr>
            </w:pPr>
            <w:r w:rsidRPr="7107D9C0">
              <w:rPr>
                <w:color w:val="000000" w:themeColor="text1"/>
                <w:sz w:val="20"/>
                <w:szCs w:val="20"/>
              </w:rPr>
              <w:t>0.116</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AEFC164" w14:textId="3E978912" w:rsidR="7107D9C0" w:rsidRDefault="7107D9C0" w:rsidP="7107D9C0">
            <w:pPr>
              <w:rPr>
                <w:color w:val="000000" w:themeColor="text1"/>
                <w:sz w:val="20"/>
                <w:szCs w:val="20"/>
              </w:rPr>
            </w:pPr>
            <w:r w:rsidRPr="7107D9C0">
              <w:rPr>
                <w:color w:val="000000" w:themeColor="text1"/>
                <w:sz w:val="20"/>
                <w:szCs w:val="20"/>
              </w:rPr>
              <w:t>0.093</w:t>
            </w:r>
          </w:p>
        </w:tc>
      </w:tr>
      <w:tr w:rsidR="7107D9C0" w14:paraId="61C6C921"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02B4082" w14:textId="53771F4F" w:rsidR="7107D9C0" w:rsidRDefault="7107D9C0" w:rsidP="7107D9C0">
            <w:pPr>
              <w:rPr>
                <w:color w:val="000000" w:themeColor="text1"/>
                <w:sz w:val="20"/>
                <w:szCs w:val="20"/>
              </w:rPr>
            </w:pPr>
            <w:r w:rsidRPr="7107D9C0">
              <w:rPr>
                <w:color w:val="000000" w:themeColor="text1"/>
                <w:sz w:val="20"/>
                <w:szCs w:val="20"/>
              </w:rPr>
              <w:t>Broadleaf</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58E1BCF" w14:textId="400B8BA1" w:rsidR="7107D9C0" w:rsidRDefault="7107D9C0" w:rsidP="7107D9C0">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2C1BC60" w14:textId="71D90143" w:rsidR="7107D9C0" w:rsidRDefault="7107D9C0" w:rsidP="7107D9C0">
            <w:pPr>
              <w:rPr>
                <w:color w:val="000000" w:themeColor="text1"/>
                <w:sz w:val="20"/>
                <w:szCs w:val="20"/>
              </w:rPr>
            </w:pPr>
            <w:r w:rsidRPr="7107D9C0">
              <w:rPr>
                <w:color w:val="000000" w:themeColor="text1"/>
                <w:sz w:val="20"/>
                <w:szCs w:val="20"/>
              </w:rPr>
              <w:t>-0.523</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74EDCF7" w14:textId="179BE479" w:rsidR="7107D9C0" w:rsidRDefault="7107D9C0" w:rsidP="7107D9C0">
            <w:pPr>
              <w:rPr>
                <w:color w:val="000000" w:themeColor="text1"/>
                <w:sz w:val="20"/>
                <w:szCs w:val="20"/>
              </w:rPr>
            </w:pPr>
            <w:r w:rsidRPr="7107D9C0">
              <w:rPr>
                <w:color w:val="000000" w:themeColor="text1"/>
                <w:sz w:val="20"/>
                <w:szCs w:val="20"/>
              </w:rPr>
              <w:t>0.134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28C7282" w14:textId="7F8D4332" w:rsidR="7107D9C0" w:rsidRDefault="7107D9C0" w:rsidP="7107D9C0">
            <w:pPr>
              <w:rPr>
                <w:color w:val="000000" w:themeColor="text1"/>
                <w:sz w:val="20"/>
                <w:szCs w:val="20"/>
              </w:rPr>
            </w:pPr>
            <w:r w:rsidRPr="7107D9C0">
              <w:rPr>
                <w:color w:val="000000" w:themeColor="text1"/>
                <w:sz w:val="20"/>
                <w:szCs w:val="20"/>
              </w:rPr>
              <w:t>&lt;0.001</w:t>
            </w:r>
          </w:p>
        </w:tc>
      </w:tr>
      <w:tr w:rsidR="7107D9C0" w14:paraId="3F7A523D"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C54EF48" w14:textId="7EF15F44" w:rsidR="7107D9C0" w:rsidRDefault="7107D9C0" w:rsidP="7107D9C0">
            <w:pPr>
              <w:rPr>
                <w:color w:val="000000" w:themeColor="text1"/>
                <w:sz w:val="20"/>
                <w:szCs w:val="20"/>
              </w:rPr>
            </w:pPr>
            <w:r w:rsidRPr="7107D9C0">
              <w:rPr>
                <w:color w:val="000000" w:themeColor="text1"/>
                <w:sz w:val="20"/>
                <w:szCs w:val="20"/>
              </w:rPr>
              <w:t>Coniferous</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E0D7F19" w14:textId="7E0B7259" w:rsidR="7107D9C0" w:rsidRDefault="7107D9C0" w:rsidP="7107D9C0">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7D219C5" w14:textId="1622ED58" w:rsidR="7107D9C0" w:rsidRDefault="7107D9C0" w:rsidP="7107D9C0">
            <w:pPr>
              <w:rPr>
                <w:color w:val="000000" w:themeColor="text1"/>
                <w:sz w:val="20"/>
                <w:szCs w:val="20"/>
              </w:rPr>
            </w:pPr>
            <w:r w:rsidRPr="7107D9C0">
              <w:rPr>
                <w:color w:val="000000" w:themeColor="text1"/>
                <w:sz w:val="20"/>
                <w:szCs w:val="20"/>
              </w:rPr>
              <w:t>-0.055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E883EBB" w14:textId="0857C681" w:rsidR="7107D9C0" w:rsidRDefault="7107D9C0" w:rsidP="7107D9C0">
            <w:pPr>
              <w:rPr>
                <w:color w:val="000000" w:themeColor="text1"/>
                <w:sz w:val="20"/>
                <w:szCs w:val="20"/>
              </w:rPr>
            </w:pPr>
            <w:r w:rsidRPr="7107D9C0">
              <w:rPr>
                <w:color w:val="000000" w:themeColor="text1"/>
                <w:sz w:val="20"/>
                <w:szCs w:val="20"/>
              </w:rPr>
              <w:t>0.117</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78B3625" w14:textId="159095D2" w:rsidR="7107D9C0" w:rsidRDefault="7107D9C0" w:rsidP="7107D9C0">
            <w:pPr>
              <w:rPr>
                <w:color w:val="000000" w:themeColor="text1"/>
                <w:sz w:val="20"/>
                <w:szCs w:val="20"/>
              </w:rPr>
            </w:pPr>
            <w:r w:rsidRPr="7107D9C0">
              <w:rPr>
                <w:color w:val="000000" w:themeColor="text1"/>
                <w:sz w:val="20"/>
                <w:szCs w:val="20"/>
              </w:rPr>
              <w:t>0.634</w:t>
            </w:r>
          </w:p>
        </w:tc>
      </w:tr>
      <w:tr w:rsidR="7107D9C0" w14:paraId="3C67453B"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909A2DE" w14:textId="7245135E" w:rsidR="7107D9C0" w:rsidRDefault="7107D9C0" w:rsidP="7107D9C0">
            <w:pPr>
              <w:rPr>
                <w:color w:val="000000" w:themeColor="text1"/>
                <w:sz w:val="20"/>
                <w:szCs w:val="20"/>
                <w:lang w:val="en-US"/>
              </w:rPr>
            </w:pPr>
            <w:r w:rsidRPr="7107D9C0">
              <w:rPr>
                <w:color w:val="000000" w:themeColor="text1"/>
                <w:sz w:val="20"/>
                <w:szCs w:val="20"/>
                <w:lang w:val="en-US"/>
              </w:rPr>
              <w:t>Mixedwood</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4FAA599" w14:textId="102AC184" w:rsidR="7107D9C0" w:rsidRDefault="7107D9C0" w:rsidP="7107D9C0">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110DBAC" w14:textId="677E2450" w:rsidR="7107D9C0" w:rsidRDefault="7107D9C0" w:rsidP="7107D9C0">
            <w:pPr>
              <w:rPr>
                <w:color w:val="000000" w:themeColor="text1"/>
                <w:sz w:val="20"/>
                <w:szCs w:val="20"/>
              </w:rPr>
            </w:pPr>
            <w:r w:rsidRPr="7107D9C0">
              <w:rPr>
                <w:color w:val="000000" w:themeColor="text1"/>
                <w:sz w:val="20"/>
                <w:szCs w:val="20"/>
              </w:rPr>
              <w:t>0.164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57F84F3" w14:textId="25AE3C16" w:rsidR="7107D9C0" w:rsidRDefault="7107D9C0" w:rsidP="7107D9C0">
            <w:pPr>
              <w:rPr>
                <w:color w:val="000000" w:themeColor="text1"/>
                <w:sz w:val="20"/>
                <w:szCs w:val="20"/>
              </w:rPr>
            </w:pPr>
            <w:r w:rsidRPr="7107D9C0">
              <w:rPr>
                <w:color w:val="000000" w:themeColor="text1"/>
                <w:sz w:val="20"/>
                <w:szCs w:val="20"/>
              </w:rPr>
              <w:t>0.094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ED6B08C" w14:textId="63659D94" w:rsidR="7107D9C0" w:rsidRDefault="7107D9C0" w:rsidP="7107D9C0">
            <w:pPr>
              <w:rPr>
                <w:color w:val="000000" w:themeColor="text1"/>
                <w:sz w:val="20"/>
                <w:szCs w:val="20"/>
              </w:rPr>
            </w:pPr>
            <w:r w:rsidRPr="7107D9C0">
              <w:rPr>
                <w:color w:val="000000" w:themeColor="text1"/>
                <w:sz w:val="20"/>
                <w:szCs w:val="20"/>
              </w:rPr>
              <w:t>0.082</w:t>
            </w:r>
          </w:p>
        </w:tc>
      </w:tr>
      <w:tr w:rsidR="7107D9C0" w14:paraId="0C276AD3"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396A054" w14:textId="30B2C867" w:rsidR="7107D9C0" w:rsidRDefault="7107D9C0" w:rsidP="7107D9C0">
            <w:pPr>
              <w:rPr>
                <w:color w:val="000000" w:themeColor="text1"/>
                <w:sz w:val="20"/>
                <w:szCs w:val="20"/>
              </w:rPr>
            </w:pPr>
            <w:r w:rsidRPr="7107D9C0">
              <w:rPr>
                <w:color w:val="000000" w:themeColor="text1"/>
                <w:sz w:val="20"/>
                <w:szCs w:val="20"/>
              </w:rPr>
              <w:t>Edge Density</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BD7E09F" w14:textId="62333EE1" w:rsidR="7107D9C0" w:rsidRDefault="7107D9C0" w:rsidP="7107D9C0">
            <w:pPr>
              <w:rPr>
                <w:color w:val="000000" w:themeColor="text1"/>
                <w:sz w:val="20"/>
                <w:szCs w:val="20"/>
              </w:rPr>
            </w:pPr>
            <w:r w:rsidRPr="7107D9C0">
              <w:rPr>
                <w:color w:val="000000" w:themeColor="text1"/>
                <w:sz w:val="20"/>
                <w:szCs w:val="20"/>
              </w:rPr>
              <w:t>2000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6B782FF" w14:textId="151CE6FD" w:rsidR="7107D9C0" w:rsidRDefault="7107D9C0" w:rsidP="7107D9C0">
            <w:pPr>
              <w:rPr>
                <w:color w:val="000000" w:themeColor="text1"/>
                <w:sz w:val="20"/>
                <w:szCs w:val="20"/>
              </w:rPr>
            </w:pPr>
            <w:r w:rsidRPr="7107D9C0">
              <w:rPr>
                <w:color w:val="000000" w:themeColor="text1"/>
                <w:sz w:val="20"/>
                <w:szCs w:val="20"/>
              </w:rPr>
              <w:t>-0.06</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7A386F7" w14:textId="639435CC" w:rsidR="7107D9C0" w:rsidRDefault="7107D9C0" w:rsidP="7107D9C0">
            <w:pPr>
              <w:rPr>
                <w:color w:val="000000" w:themeColor="text1"/>
                <w:sz w:val="20"/>
                <w:szCs w:val="20"/>
              </w:rPr>
            </w:pPr>
            <w:r w:rsidRPr="7107D9C0">
              <w:rPr>
                <w:color w:val="000000" w:themeColor="text1"/>
                <w:sz w:val="20"/>
                <w:szCs w:val="20"/>
              </w:rPr>
              <w:t>0.171</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D707F2E" w14:textId="70B493B8" w:rsidR="7107D9C0" w:rsidRDefault="7107D9C0" w:rsidP="7107D9C0">
            <w:pPr>
              <w:rPr>
                <w:color w:val="000000" w:themeColor="text1"/>
                <w:sz w:val="20"/>
                <w:szCs w:val="20"/>
              </w:rPr>
            </w:pPr>
            <w:r w:rsidRPr="7107D9C0">
              <w:rPr>
                <w:color w:val="000000" w:themeColor="text1"/>
                <w:sz w:val="20"/>
                <w:szCs w:val="20"/>
              </w:rPr>
              <w:t>0.726</w:t>
            </w:r>
          </w:p>
        </w:tc>
      </w:tr>
      <w:tr w:rsidR="7107D9C0" w14:paraId="41D9A5DC"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00C44CE" w14:textId="08E4B993" w:rsidR="7107D9C0" w:rsidRDefault="7107D9C0" w:rsidP="7107D9C0">
            <w:pPr>
              <w:rPr>
                <w:color w:val="000000" w:themeColor="text1"/>
                <w:sz w:val="20"/>
                <w:szCs w:val="20"/>
              </w:rPr>
            </w:pPr>
            <w:r w:rsidRPr="7107D9C0">
              <w:rPr>
                <w:color w:val="000000" w:themeColor="text1"/>
                <w:sz w:val="20"/>
                <w:szCs w:val="20"/>
              </w:rPr>
              <w:t xml:space="preserve">Cumulative </w:t>
            </w:r>
            <w:r w:rsidR="00923F77">
              <w:rPr>
                <w:color w:val="000000" w:themeColor="text1"/>
                <w:sz w:val="20"/>
                <w:szCs w:val="20"/>
              </w:rPr>
              <w:t>Footprint</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C8CCE70" w14:textId="72C5E483" w:rsidR="7107D9C0" w:rsidRDefault="7107D9C0" w:rsidP="7107D9C0">
            <w:pPr>
              <w:rPr>
                <w:color w:val="000000" w:themeColor="text1"/>
                <w:sz w:val="20"/>
                <w:szCs w:val="20"/>
              </w:rPr>
            </w:pPr>
            <w:r w:rsidRPr="7107D9C0">
              <w:rPr>
                <w:color w:val="000000" w:themeColor="text1"/>
                <w:sz w:val="20"/>
                <w:szCs w:val="20"/>
              </w:rPr>
              <w:t>2000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629FE59" w14:textId="7730C4F8" w:rsidR="7107D9C0" w:rsidRDefault="7107D9C0" w:rsidP="7107D9C0">
            <w:pPr>
              <w:rPr>
                <w:color w:val="000000" w:themeColor="text1"/>
                <w:sz w:val="20"/>
                <w:szCs w:val="20"/>
              </w:rPr>
            </w:pPr>
            <w:r w:rsidRPr="7107D9C0">
              <w:rPr>
                <w:color w:val="000000" w:themeColor="text1"/>
                <w:sz w:val="20"/>
                <w:szCs w:val="20"/>
              </w:rPr>
              <w:t>0.35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D23C8F7" w14:textId="44B78C71" w:rsidR="7107D9C0" w:rsidRDefault="7107D9C0" w:rsidP="7107D9C0">
            <w:pPr>
              <w:rPr>
                <w:color w:val="000000" w:themeColor="text1"/>
                <w:sz w:val="20"/>
                <w:szCs w:val="20"/>
              </w:rPr>
            </w:pPr>
            <w:r w:rsidRPr="7107D9C0">
              <w:rPr>
                <w:color w:val="000000" w:themeColor="text1"/>
                <w:sz w:val="20"/>
                <w:szCs w:val="20"/>
              </w:rPr>
              <w:t>0.128</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283A118" w14:textId="3C8F5A7E" w:rsidR="7107D9C0" w:rsidRDefault="7107D9C0" w:rsidP="7107D9C0">
            <w:pPr>
              <w:rPr>
                <w:color w:val="000000" w:themeColor="text1"/>
                <w:sz w:val="20"/>
                <w:szCs w:val="20"/>
              </w:rPr>
            </w:pPr>
            <w:r w:rsidRPr="7107D9C0">
              <w:rPr>
                <w:color w:val="000000" w:themeColor="text1"/>
                <w:sz w:val="20"/>
                <w:szCs w:val="20"/>
              </w:rPr>
              <w:t>0.006</w:t>
            </w:r>
          </w:p>
        </w:tc>
      </w:tr>
      <w:tr w:rsidR="7107D9C0" w14:paraId="3EBC9AE6" w14:textId="77777777" w:rsidTr="7107D9C0">
        <w:trPr>
          <w:trHeight w:val="302"/>
        </w:trPr>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35B8804F" w14:textId="68E7476A" w:rsidR="7107D9C0" w:rsidRDefault="7107D9C0" w:rsidP="7107D9C0">
            <w:pPr>
              <w:rPr>
                <w:color w:val="000000" w:themeColor="text1"/>
                <w:sz w:val="20"/>
                <w:szCs w:val="20"/>
              </w:rPr>
            </w:pPr>
            <w:r w:rsidRPr="7107D9C0">
              <w:rPr>
                <w:color w:val="000000" w:themeColor="text1"/>
                <w:sz w:val="20"/>
                <w:szCs w:val="20"/>
              </w:rPr>
              <w:t xml:space="preserve">Edge Density × Cumulative </w:t>
            </w:r>
            <w:r w:rsidR="00923F77">
              <w:rPr>
                <w:color w:val="000000" w:themeColor="text1"/>
                <w:sz w:val="20"/>
                <w:szCs w:val="20"/>
              </w:rPr>
              <w:t>Footprint</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4D42AE26" w14:textId="55DDA1D8" w:rsidR="7107D9C0" w:rsidRDefault="7107D9C0" w:rsidP="7107D9C0">
            <w:pPr>
              <w:rPr>
                <w:color w:val="000000" w:themeColor="text1"/>
                <w:sz w:val="20"/>
                <w:szCs w:val="20"/>
              </w:rPr>
            </w:pPr>
            <w:r w:rsidRPr="7107D9C0">
              <w:rPr>
                <w:color w:val="000000" w:themeColor="text1"/>
                <w:sz w:val="20"/>
                <w:szCs w:val="20"/>
              </w:rPr>
              <w:t>2000</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25393771" w14:textId="03E40A3E" w:rsidR="7107D9C0" w:rsidRDefault="7107D9C0" w:rsidP="7107D9C0">
            <w:pPr>
              <w:rPr>
                <w:color w:val="000000" w:themeColor="text1"/>
                <w:sz w:val="20"/>
                <w:szCs w:val="20"/>
              </w:rPr>
            </w:pPr>
            <w:r w:rsidRPr="7107D9C0">
              <w:rPr>
                <w:color w:val="000000" w:themeColor="text1"/>
                <w:sz w:val="20"/>
                <w:szCs w:val="20"/>
              </w:rPr>
              <w:t>-0.293</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3CE42DF4" w14:textId="58CC2B1D" w:rsidR="7107D9C0" w:rsidRDefault="7107D9C0" w:rsidP="7107D9C0">
            <w:pPr>
              <w:rPr>
                <w:color w:val="000000" w:themeColor="text1"/>
                <w:sz w:val="20"/>
                <w:szCs w:val="20"/>
              </w:rPr>
            </w:pPr>
            <w:r w:rsidRPr="7107D9C0">
              <w:rPr>
                <w:color w:val="000000" w:themeColor="text1"/>
                <w:sz w:val="20"/>
                <w:szCs w:val="20"/>
              </w:rPr>
              <w:t>0.105</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71B7D73D" w14:textId="34187424" w:rsidR="7107D9C0" w:rsidRDefault="7107D9C0" w:rsidP="7107D9C0">
            <w:pPr>
              <w:rPr>
                <w:color w:val="000000" w:themeColor="text1"/>
                <w:sz w:val="20"/>
                <w:szCs w:val="20"/>
              </w:rPr>
            </w:pPr>
            <w:r w:rsidRPr="7107D9C0">
              <w:rPr>
                <w:color w:val="000000" w:themeColor="text1"/>
                <w:sz w:val="20"/>
                <w:szCs w:val="20"/>
              </w:rPr>
              <w:t>0.005</w:t>
            </w:r>
          </w:p>
        </w:tc>
      </w:tr>
      <w:tr w:rsidR="7107D9C0" w14:paraId="04C3E0F0" w14:textId="77777777" w:rsidTr="7107D9C0">
        <w:trPr>
          <w:trHeight w:val="302"/>
        </w:trPr>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3FEE2FAE" w14:textId="77D234DA"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257126A0" w14:textId="50270167"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26BAEB9D" w14:textId="5BCC9A75"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1502EE41" w14:textId="4969E2DE"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15E0D415" w14:textId="35E6E0F1" w:rsidR="7107D9C0" w:rsidRDefault="7107D9C0" w:rsidP="7107D9C0">
            <w:pPr>
              <w:rPr>
                <w:color w:val="000000" w:themeColor="text1"/>
                <w:sz w:val="20"/>
                <w:szCs w:val="20"/>
              </w:rPr>
            </w:pPr>
            <w:r w:rsidRPr="7107D9C0">
              <w:rPr>
                <w:color w:val="000000" w:themeColor="text1"/>
                <w:sz w:val="20"/>
                <w:szCs w:val="20"/>
              </w:rPr>
              <w:t xml:space="preserve"> </w:t>
            </w:r>
          </w:p>
        </w:tc>
      </w:tr>
      <w:tr w:rsidR="7107D9C0" w14:paraId="2773D641" w14:textId="77777777" w:rsidTr="7107D9C0">
        <w:trPr>
          <w:trHeight w:val="302"/>
        </w:trPr>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164136A7" w14:textId="1913A992" w:rsidR="7107D9C0" w:rsidRDefault="7107D9C0" w:rsidP="7107D9C0">
            <w:pPr>
              <w:rPr>
                <w:b/>
                <w:bCs/>
                <w:color w:val="000000" w:themeColor="text1"/>
                <w:sz w:val="20"/>
                <w:szCs w:val="20"/>
              </w:rPr>
            </w:pPr>
            <w:r w:rsidRPr="7107D9C0">
              <w:rPr>
                <w:b/>
                <w:bCs/>
                <w:color w:val="000000" w:themeColor="text1"/>
                <w:sz w:val="20"/>
                <w:szCs w:val="20"/>
              </w:rPr>
              <w:t>Random effects</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0D2B8669" w14:textId="2DAA6683" w:rsidR="7107D9C0" w:rsidRDefault="7107D9C0" w:rsidP="7107D9C0">
            <w:pPr>
              <w:rPr>
                <w:b/>
                <w:bCs/>
                <w:color w:val="000000" w:themeColor="text1"/>
                <w:sz w:val="20"/>
                <w:szCs w:val="20"/>
              </w:rPr>
            </w:pPr>
            <w:r w:rsidRPr="7107D9C0">
              <w:rPr>
                <w:b/>
                <w:bCs/>
                <w:color w:val="000000" w:themeColor="text1"/>
                <w:sz w:val="20"/>
                <w:szCs w:val="20"/>
              </w:rPr>
              <w:t>St. Dev. (intercept)</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17D3FFB7" w14:textId="3AF7877D" w:rsidR="7107D9C0" w:rsidRDefault="7107D9C0" w:rsidP="7107D9C0">
            <w:pPr>
              <w:rPr>
                <w:b/>
                <w:bCs/>
                <w:color w:val="000000" w:themeColor="text1"/>
                <w:sz w:val="20"/>
                <w:szCs w:val="20"/>
              </w:rPr>
            </w:pPr>
            <w:r w:rsidRPr="7107D9C0">
              <w:rPr>
                <w:b/>
                <w:bCs/>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E541E0E" w14:textId="25B446E4"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90317DB" w14:textId="63766DE4" w:rsidR="7107D9C0" w:rsidRDefault="7107D9C0" w:rsidP="7107D9C0">
            <w:pPr>
              <w:rPr>
                <w:color w:val="000000" w:themeColor="text1"/>
                <w:sz w:val="20"/>
                <w:szCs w:val="20"/>
              </w:rPr>
            </w:pPr>
            <w:r w:rsidRPr="7107D9C0">
              <w:rPr>
                <w:color w:val="000000" w:themeColor="text1"/>
                <w:sz w:val="20"/>
                <w:szCs w:val="20"/>
              </w:rPr>
              <w:t xml:space="preserve"> </w:t>
            </w:r>
          </w:p>
        </w:tc>
      </w:tr>
      <w:tr w:rsidR="7107D9C0" w14:paraId="5DA70B86" w14:textId="77777777" w:rsidTr="7107D9C0">
        <w:trPr>
          <w:trHeight w:val="302"/>
        </w:trPr>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3B1DE78A" w14:textId="61895D59" w:rsidR="7107D9C0" w:rsidRDefault="7107D9C0" w:rsidP="7107D9C0">
            <w:pPr>
              <w:rPr>
                <w:color w:val="000000" w:themeColor="text1"/>
                <w:sz w:val="20"/>
                <w:szCs w:val="20"/>
              </w:rPr>
            </w:pPr>
            <w:r w:rsidRPr="7107D9C0">
              <w:rPr>
                <w:color w:val="000000" w:themeColor="text1"/>
                <w:sz w:val="20"/>
                <w:szCs w:val="20"/>
              </w:rPr>
              <w:t>Site [nested]</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70239785" w14:textId="1FBF97F1" w:rsidR="7107D9C0" w:rsidRDefault="7107D9C0" w:rsidP="7107D9C0">
            <w:pPr>
              <w:rPr>
                <w:color w:val="000000" w:themeColor="text1"/>
                <w:sz w:val="20"/>
                <w:szCs w:val="20"/>
              </w:rPr>
            </w:pPr>
            <w:r w:rsidRPr="7107D9C0">
              <w:rPr>
                <w:color w:val="000000" w:themeColor="text1"/>
                <w:sz w:val="20"/>
                <w:szCs w:val="20"/>
              </w:rPr>
              <w:t>1.609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3A41EFA2" w14:textId="577219A6"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1826773" w14:textId="19B0CDB2"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138546C" w14:textId="707324EC" w:rsidR="7107D9C0" w:rsidRDefault="7107D9C0" w:rsidP="7107D9C0">
            <w:pPr>
              <w:rPr>
                <w:color w:val="000000" w:themeColor="text1"/>
                <w:sz w:val="20"/>
                <w:szCs w:val="20"/>
              </w:rPr>
            </w:pPr>
            <w:r w:rsidRPr="7107D9C0">
              <w:rPr>
                <w:color w:val="000000" w:themeColor="text1"/>
                <w:sz w:val="20"/>
                <w:szCs w:val="20"/>
              </w:rPr>
              <w:t xml:space="preserve"> </w:t>
            </w:r>
          </w:p>
        </w:tc>
      </w:tr>
      <w:tr w:rsidR="7107D9C0" w14:paraId="2BD9F80C" w14:textId="77777777" w:rsidTr="7107D9C0">
        <w:trPr>
          <w:trHeight w:val="302"/>
        </w:trPr>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62EE65BA" w14:textId="70E08D31" w:rsidR="004801E8" w:rsidRDefault="00FC31FA" w:rsidP="7107D9C0">
            <w:pPr>
              <w:rPr>
                <w:color w:val="000000" w:themeColor="text1"/>
                <w:sz w:val="20"/>
                <w:szCs w:val="20"/>
              </w:rPr>
            </w:pPr>
            <w:r>
              <w:rPr>
                <w:color w:val="000000" w:themeColor="text1"/>
                <w:sz w:val="20"/>
                <w:szCs w:val="20"/>
              </w:rPr>
              <w:t>Array</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425EE515" w14:textId="6A4DC4C1" w:rsidR="7107D9C0" w:rsidRDefault="7107D9C0" w:rsidP="7107D9C0">
            <w:pPr>
              <w:rPr>
                <w:color w:val="000000" w:themeColor="text1"/>
                <w:sz w:val="20"/>
                <w:szCs w:val="20"/>
              </w:rPr>
            </w:pPr>
            <w:r w:rsidRPr="7107D9C0">
              <w:rPr>
                <w:color w:val="000000" w:themeColor="text1"/>
                <w:sz w:val="20"/>
                <w:szCs w:val="20"/>
              </w:rPr>
              <w:t>0.699</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435B1BE8" w14:textId="2A2D6FD2"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935E1FD" w14:textId="3FF819D9" w:rsidR="7107D9C0" w:rsidRDefault="7107D9C0"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3C5E0BD" w14:textId="0248B8A3" w:rsidR="7107D9C0" w:rsidRDefault="7107D9C0" w:rsidP="7107D9C0">
            <w:pPr>
              <w:rPr>
                <w:color w:val="000000" w:themeColor="text1"/>
                <w:sz w:val="20"/>
                <w:szCs w:val="20"/>
              </w:rPr>
            </w:pPr>
          </w:p>
        </w:tc>
      </w:tr>
    </w:tbl>
    <w:p w14:paraId="5BC3B609" w14:textId="187C6A88" w:rsidR="7107D9C0" w:rsidRDefault="7107D9C0" w:rsidP="7107D9C0">
      <w:pPr>
        <w:rPr>
          <w:sz w:val="20"/>
          <w:szCs w:val="20"/>
        </w:rPr>
      </w:pPr>
    </w:p>
    <w:p w14:paraId="5885F3A1" w14:textId="31673F6D" w:rsidR="00BB6628" w:rsidRDefault="00BB6628" w:rsidP="004E5F88">
      <w:r>
        <w:t>SE: standard error</w:t>
      </w:r>
    </w:p>
    <w:p w14:paraId="1CCE8D44" w14:textId="4D31227B" w:rsidR="00BB6628" w:rsidRDefault="00BB6628" w:rsidP="004E5F88">
      <w:r>
        <w:t>p: p-value</w:t>
      </w:r>
    </w:p>
    <w:p w14:paraId="422C8C57" w14:textId="113B9A92" w:rsidR="0046251A" w:rsidRDefault="004E5F88" w:rsidP="0B8D6DA2">
      <w:pPr>
        <w:rPr>
          <w:lang w:val="en-US"/>
        </w:rPr>
      </w:pPr>
      <w:r w:rsidRPr="0B8D6DA2">
        <w:rPr>
          <w:lang w:val="en-US"/>
        </w:rPr>
        <w:t>* Predictors were included in models at separate spatial scales</w:t>
      </w:r>
      <w:r w:rsidR="00923F77">
        <w:rPr>
          <w:lang w:val="en-US"/>
        </w:rPr>
        <w:t xml:space="preserve">. Natural landcover was constrained </w:t>
      </w:r>
      <w:r w:rsidR="00923F77">
        <w:rPr>
          <w:i/>
          <w:iCs/>
          <w:lang w:val="en-US"/>
        </w:rPr>
        <w:t xml:space="preserve">a priori </w:t>
      </w:r>
      <w:r w:rsidR="00923F77">
        <w:rPr>
          <w:lang w:val="en-US"/>
        </w:rPr>
        <w:t>to a scale of 100 m, and industrial disturbances were modeled</w:t>
      </w:r>
      <w:r w:rsidR="00CE3EE0">
        <w:rPr>
          <w:lang w:val="en-US"/>
        </w:rPr>
        <w:t xml:space="preserve"> at 2000 m following </w:t>
      </w:r>
      <w:r w:rsidR="00D7628E">
        <w:rPr>
          <w:lang w:val="en-US"/>
        </w:rPr>
        <w:t xml:space="preserve">a selection process among scales ranging from 1000–5000m using </w:t>
      </w:r>
      <w:r w:rsidRPr="0B8D6DA2">
        <w:rPr>
          <w:lang w:val="en-US"/>
        </w:rPr>
        <w:t xml:space="preserve">the small sample corrected Akaike Information Criterion (AICc). </w:t>
      </w:r>
      <w:r w:rsidRPr="0B8D6DA2">
        <w:rPr>
          <w:lang w:val="en-US"/>
        </w:rPr>
        <w:br w:type="page"/>
      </w:r>
    </w:p>
    <w:p w14:paraId="6519C5E3" w14:textId="795A8F94" w:rsidR="005A45CA" w:rsidRDefault="005A45CA" w:rsidP="7107D9C0">
      <w:r w:rsidRPr="7107D9C0">
        <w:rPr>
          <w:b/>
          <w:bCs/>
          <w:lang w:val="en-US"/>
        </w:rPr>
        <w:lastRenderedPageBreak/>
        <w:t>Figure 1.</w:t>
      </w:r>
      <w:r w:rsidRPr="7107D9C0">
        <w:rPr>
          <w:lang w:val="en-US"/>
        </w:rPr>
        <w:t xml:space="preserve"> [A] Boreal Plains ecozone within the western boreal forest. [B] Ten landscapes within the Boreal Plains selected for sampling, representing a gradient of anthropogenic land-use and environmental traits. [C] Camera placements within a given landscape followed a constrained stratified design based on vegetation characteristics. Red squirrels were detected year-round in a variety of </w:t>
      </w:r>
      <w:r w:rsidR="00923F5C">
        <w:rPr>
          <w:lang w:val="en-US"/>
        </w:rPr>
        <w:t>forest types</w:t>
      </w:r>
      <w:r w:rsidRPr="7107D9C0">
        <w:rPr>
          <w:lang w:val="en-US"/>
        </w:rPr>
        <w:t xml:space="preserve">, including [D] broadleaf, [E] </w:t>
      </w:r>
      <w:r w:rsidR="14A72E5C" w:rsidRPr="7107D9C0">
        <w:rPr>
          <w:lang w:val="en-US"/>
        </w:rPr>
        <w:t>mixedwood forest</w:t>
      </w:r>
      <w:r w:rsidR="5164D268" w:rsidRPr="7107D9C0">
        <w:rPr>
          <w:lang w:val="en-US"/>
        </w:rPr>
        <w:t xml:space="preserve">, </w:t>
      </w:r>
      <w:r w:rsidRPr="7107D9C0">
        <w:rPr>
          <w:lang w:val="en-US"/>
        </w:rPr>
        <w:t xml:space="preserve">and [F] </w:t>
      </w:r>
      <w:r w:rsidR="736190B8" w:rsidRPr="7107D9C0">
        <w:rPr>
          <w:lang w:val="en-US"/>
        </w:rPr>
        <w:t>conifer</w:t>
      </w:r>
      <w:r w:rsidRPr="7107D9C0">
        <w:rPr>
          <w:lang w:val="en-US"/>
        </w:rPr>
        <w:t xml:space="preserve"> forest.</w:t>
      </w:r>
    </w:p>
    <w:p w14:paraId="694B976A" w14:textId="269FFD1D" w:rsidR="005A45CA" w:rsidRDefault="00771469" w:rsidP="00574D39">
      <w:pPr>
        <w:pBdr>
          <w:top w:val="nil"/>
          <w:left w:val="nil"/>
          <w:bottom w:val="nil"/>
          <w:right w:val="nil"/>
          <w:between w:val="nil"/>
        </w:pBdr>
      </w:pPr>
      <w:r>
        <w:rPr>
          <w:noProof/>
        </w:rPr>
        <w:drawing>
          <wp:anchor distT="0" distB="0" distL="114300" distR="114300" simplePos="0" relativeHeight="251658240" behindDoc="1" locked="0" layoutInCell="1" allowOverlap="1" wp14:anchorId="40C94F44" wp14:editId="628A1206">
            <wp:simplePos x="0" y="0"/>
            <wp:positionH relativeFrom="column">
              <wp:posOffset>0</wp:posOffset>
            </wp:positionH>
            <wp:positionV relativeFrom="paragraph">
              <wp:posOffset>-635</wp:posOffset>
            </wp:positionV>
            <wp:extent cx="5935980" cy="4495800"/>
            <wp:effectExtent l="0" t="0" r="7620" b="0"/>
            <wp:wrapNone/>
            <wp:docPr id="96402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5980" cy="4495800"/>
                    </a:xfrm>
                    <a:prstGeom prst="rect">
                      <a:avLst/>
                    </a:prstGeom>
                    <a:noFill/>
                    <a:ln>
                      <a:noFill/>
                    </a:ln>
                  </pic:spPr>
                </pic:pic>
              </a:graphicData>
            </a:graphic>
            <wp14:sizeRelH relativeFrom="page">
              <wp14:pctWidth>0</wp14:pctWidth>
            </wp14:sizeRelH>
            <wp14:sizeRelV relativeFrom="page">
              <wp14:pctHeight>0</wp14:pctHeight>
            </wp14:sizeRelV>
          </wp:anchor>
        </w:drawing>
      </w:r>
      <w:r w:rsidR="005A45CA">
        <w:br w:type="page"/>
      </w:r>
    </w:p>
    <w:p w14:paraId="33AFD9F0" w14:textId="6695E529" w:rsidR="00574D39" w:rsidRDefault="00650EF2" w:rsidP="00650EF2">
      <w:r w:rsidRPr="57260A84">
        <w:rPr>
          <w:rFonts w:eastAsia="Calibri" w:cs="Times New Roman"/>
          <w:b/>
          <w:bCs/>
          <w:lang w:val="en-US"/>
        </w:rPr>
        <w:lastRenderedPageBreak/>
        <w:t xml:space="preserve">Figure </w:t>
      </w:r>
      <w:r w:rsidR="558D7DE0" w:rsidRPr="57260A84">
        <w:rPr>
          <w:rFonts w:eastAsia="Calibri" w:cs="Times New Roman"/>
          <w:b/>
          <w:bCs/>
          <w:lang w:val="en-US"/>
        </w:rPr>
        <w:t>2</w:t>
      </w:r>
      <w:r w:rsidRPr="57260A84">
        <w:rPr>
          <w:rFonts w:eastAsia="Calibri" w:cs="Times New Roman"/>
          <w:b/>
          <w:bCs/>
          <w:lang w:val="en-US"/>
        </w:rPr>
        <w:t>.</w:t>
      </w:r>
      <w:r w:rsidRPr="57260A84">
        <w:rPr>
          <w:rFonts w:eastAsia="Calibri" w:cs="Times New Roman"/>
          <w:lang w:val="en-US"/>
        </w:rPr>
        <w:t xml:space="preserve"> </w:t>
      </w:r>
      <w:r w:rsidR="00DE0742">
        <w:rPr>
          <w:rFonts w:eastAsia="Calibri" w:cs="Times New Roman"/>
          <w:lang w:val="en-US"/>
        </w:rPr>
        <w:t>Conditional</w:t>
      </w:r>
      <w:r w:rsidR="00DE0742" w:rsidRPr="57260A84">
        <w:rPr>
          <w:rFonts w:eastAsia="Calibri" w:cs="Times New Roman"/>
          <w:lang w:val="en-US"/>
        </w:rPr>
        <w:t xml:space="preserve"> </w:t>
      </w:r>
      <w:r w:rsidRPr="57260A84">
        <w:rPr>
          <w:rFonts w:eastAsia="Calibri" w:cs="Times New Roman"/>
          <w:lang w:val="en-US"/>
        </w:rPr>
        <w:t>effects of landscape covariate</w:t>
      </w:r>
      <w:r w:rsidR="001942B6">
        <w:rPr>
          <w:rFonts w:eastAsia="Calibri" w:cs="Times New Roman"/>
          <w:lang w:val="en-US"/>
        </w:rPr>
        <w:t>s</w:t>
      </w:r>
      <w:r w:rsidRPr="57260A84">
        <w:rPr>
          <w:rFonts w:eastAsia="Calibri" w:cs="Times New Roman"/>
          <w:lang w:val="en-US"/>
        </w:rPr>
        <w:t xml:space="preserve"> on the </w:t>
      </w:r>
      <w:r w:rsidR="000E794E">
        <w:rPr>
          <w:rFonts w:eastAsia="Calibri" w:cs="Times New Roman"/>
          <w:lang w:val="en-US"/>
        </w:rPr>
        <w:t>probability of presence of</w:t>
      </w:r>
      <w:r w:rsidRPr="57260A84">
        <w:rPr>
          <w:rFonts w:eastAsia="Calibri" w:cs="Times New Roman"/>
          <w:lang w:val="en-US"/>
        </w:rPr>
        <w:t xml:space="preserve"> red squirrels from the top-performing </w:t>
      </w:r>
      <w:r w:rsidR="00242EE3">
        <w:rPr>
          <w:rFonts w:eastAsia="Calibri" w:cs="Times New Roman"/>
          <w:lang w:val="en-US"/>
        </w:rPr>
        <w:t>proportional</w:t>
      </w:r>
      <w:r w:rsidRPr="57260A84">
        <w:rPr>
          <w:rFonts w:eastAsia="Calibri" w:cs="Times New Roman"/>
          <w:lang w:val="en-US"/>
        </w:rPr>
        <w:t xml:space="preserve"> binomial model. The interaction plot represents the effect of edge density at high (90% quantile) and low (10% quantile) cumulative </w:t>
      </w:r>
      <w:r w:rsidR="00242EE3">
        <w:rPr>
          <w:rFonts w:eastAsia="Calibri" w:cs="Times New Roman"/>
          <w:lang w:val="en-US"/>
        </w:rPr>
        <w:t>industrial footprint</w:t>
      </w:r>
      <w:r w:rsidRPr="57260A84">
        <w:rPr>
          <w:rFonts w:eastAsia="Calibri" w:cs="Times New Roman"/>
          <w:lang w:val="en-US"/>
        </w:rPr>
        <w:t xml:space="preserve">. Density of lines along the x-axis indicates the frequency of the data value. All predictors represent the proportion of area covered within a set radius of camera trap locations (i.e. landscape composition), except edge density, which represents the density of anthropogenic edges in m/Ha. Note different y-axis scales for each landscape covariate. </w:t>
      </w:r>
      <w:r w:rsidRPr="57260A84">
        <w:rPr>
          <w:highlight w:val="white"/>
          <w:lang w:val="en-US"/>
        </w:rPr>
        <w:t xml:space="preserve">Red squirrel silhouettes are by phylopic.org (accessed </w:t>
      </w:r>
      <w:r w:rsidR="001B252A">
        <w:rPr>
          <w:highlight w:val="white"/>
          <w:lang w:val="en-US"/>
        </w:rPr>
        <w:t>June</w:t>
      </w:r>
      <w:r w:rsidRPr="57260A84">
        <w:rPr>
          <w:highlight w:val="white"/>
          <w:lang w:val="en-US"/>
        </w:rPr>
        <w:t xml:space="preserve"> 01, 202</w:t>
      </w:r>
      <w:r w:rsidR="001B252A">
        <w:rPr>
          <w:highlight w:val="white"/>
          <w:lang w:val="en-US"/>
        </w:rPr>
        <w:t>6</w:t>
      </w:r>
      <w:r w:rsidRPr="57260A84">
        <w:rPr>
          <w:highlight w:val="white"/>
          <w:lang w:val="en-US"/>
        </w:rPr>
        <w:t>).</w:t>
      </w:r>
    </w:p>
    <w:p w14:paraId="1812EBE2" w14:textId="38960DBA" w:rsidR="005A45CA" w:rsidRDefault="36C309BF" w:rsidP="7107D9C0">
      <w:pPr>
        <w:pBdr>
          <w:top w:val="nil"/>
          <w:left w:val="nil"/>
          <w:bottom w:val="nil"/>
          <w:right w:val="nil"/>
          <w:between w:val="nil"/>
        </w:pBdr>
        <w:rPr>
          <w:b/>
          <w:bCs/>
        </w:rPr>
      </w:pPr>
      <w:r>
        <w:rPr>
          <w:noProof/>
        </w:rPr>
        <w:drawing>
          <wp:inline distT="0" distB="0" distL="0" distR="0" wp14:anchorId="5FC76B9D" wp14:editId="0222158C">
            <wp:extent cx="5943612" cy="4572009"/>
            <wp:effectExtent l="0" t="0" r="0" b="0"/>
            <wp:docPr id="1892808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897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12" cy="4572009"/>
                    </a:xfrm>
                    <a:prstGeom prst="rect">
                      <a:avLst/>
                    </a:prstGeom>
                  </pic:spPr>
                </pic:pic>
              </a:graphicData>
            </a:graphic>
          </wp:inline>
        </w:drawing>
      </w:r>
    </w:p>
    <w:sectPr w:rsidR="005A45CA" w:rsidSect="008B7B79">
      <w:footerReference w:type="default" r:id="rId17"/>
      <w:pgSz w:w="12240" w:h="15840" w:code="1"/>
      <w:pgMar w:top="1440" w:right="1440" w:bottom="1418"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son Fisher" w:date="2026-06-29T12:37:00Z" w:initials="JF">
    <w:p w14:paraId="63D8D0BD" w14:textId="77CC4ABC" w:rsidR="00431E05" w:rsidRDefault="00431E05" w:rsidP="00431E05">
      <w:r>
        <w:rPr>
          <w:rStyle w:val="CommentReference"/>
        </w:rPr>
        <w:annotationRef/>
      </w:r>
      <w:r>
        <w:rPr>
          <w:sz w:val="20"/>
          <w:szCs w:val="20"/>
        </w:rPr>
        <w:t>right?</w:t>
      </w:r>
    </w:p>
  </w:comment>
  <w:comment w:id="2" w:author="Aidan Brushett" w:date="2026-06-30T15:33:00Z" w:initials="AB">
    <w:p w14:paraId="7BF17C5F" w14:textId="77777777" w:rsidR="00971969" w:rsidRDefault="00DE0742" w:rsidP="00971969">
      <w:pPr>
        <w:pStyle w:val="CommentText"/>
      </w:pPr>
      <w:r>
        <w:rPr>
          <w:rStyle w:val="CommentReference"/>
        </w:rPr>
        <w:annotationRef/>
      </w:r>
      <w:r w:rsidR="00971969">
        <w:rPr>
          <w:lang w:val="en-CA"/>
        </w:rPr>
        <w:t>I think delete this, extraneous?</w:t>
      </w:r>
    </w:p>
  </w:comment>
  <w:comment w:id="3" w:author="Emerald Arthurs" w:date="2026-07-01T09:53:00Z" w:initials="EA">
    <w:p w14:paraId="5CB7A151" w14:textId="77777777" w:rsidR="00AB633A" w:rsidRDefault="00AB633A" w:rsidP="00AB633A">
      <w:pPr>
        <w:pStyle w:val="CommentText"/>
      </w:pPr>
      <w:r>
        <w:rPr>
          <w:rStyle w:val="CommentReference"/>
        </w:rPr>
        <w:annotationRef/>
      </w:r>
      <w:r>
        <w:t>agree</w:t>
      </w:r>
    </w:p>
  </w:comment>
  <w:comment w:id="11" w:author="Jason Fisher" w:date="2026-06-29T12:39:00Z" w:initials="JF">
    <w:p w14:paraId="2E979824" w14:textId="63EAEA30" w:rsidR="00431E05" w:rsidRDefault="00431E05" w:rsidP="00431E05">
      <w:r>
        <w:rPr>
          <w:rStyle w:val="CommentReference"/>
        </w:rPr>
        <w:annotationRef/>
      </w:r>
      <w:r>
        <w:rPr>
          <w:sz w:val="20"/>
          <w:szCs w:val="20"/>
        </w:rPr>
        <w:t>right?</w:t>
      </w:r>
    </w:p>
  </w:comment>
  <w:comment w:id="12" w:author="Aidan Brushett" w:date="2026-06-30T15:34:00Z" w:initials="AB">
    <w:p w14:paraId="21537426" w14:textId="77777777" w:rsidR="007A1ABA" w:rsidRDefault="00DE0742" w:rsidP="007A1ABA">
      <w:pPr>
        <w:pStyle w:val="CommentText"/>
      </w:pPr>
      <w:r>
        <w:rPr>
          <w:rStyle w:val="CommentReference"/>
        </w:rPr>
        <w:annotationRef/>
      </w:r>
      <w:r w:rsidR="007A1ABA">
        <w:rPr>
          <w:lang w:val="en-CA"/>
        </w:rPr>
        <w:t>I think the confusion came from the word “moderately”, this should be better</w:t>
      </w:r>
    </w:p>
  </w:comment>
  <w:comment w:id="13" w:author="Emerald Arthurs" w:date="2026-07-01T09:55:00Z" w:initials="EA">
    <w:p w14:paraId="3F3701D6" w14:textId="77777777" w:rsidR="001E020A" w:rsidRDefault="001E020A" w:rsidP="001E020A">
      <w:pPr>
        <w:pStyle w:val="CommentText"/>
      </w:pPr>
      <w:r>
        <w:rPr>
          <w:rStyle w:val="CommentReference"/>
        </w:rPr>
        <w:annotationRef/>
      </w:r>
      <w:r>
        <w:t>I like it now</w:t>
      </w:r>
    </w:p>
  </w:comment>
  <w:comment w:id="15" w:author="Aidan Brushett" w:date="2026-06-30T15:38:00Z" w:initials="AB">
    <w:p w14:paraId="26804156" w14:textId="77777777" w:rsidR="00971969" w:rsidRDefault="00DE0742" w:rsidP="00971969">
      <w:pPr>
        <w:pStyle w:val="CommentText"/>
      </w:pPr>
      <w:r>
        <w:rPr>
          <w:rStyle w:val="CommentReference"/>
        </w:rPr>
        <w:annotationRef/>
      </w:r>
      <w:r w:rsidR="00971969">
        <w:rPr>
          <w:lang w:val="en-CA"/>
        </w:rPr>
        <w:t>I also mentioned this in the discussion to maintain alignment with the abstract</w:t>
      </w:r>
    </w:p>
  </w:comment>
  <w:comment w:id="16" w:author="Emerald Arthurs" w:date="2026-07-01T09:56:00Z" w:initials="EA">
    <w:p w14:paraId="67429EC4" w14:textId="77777777" w:rsidR="001E020A" w:rsidRDefault="001E020A" w:rsidP="001E020A">
      <w:pPr>
        <w:pStyle w:val="CommentText"/>
      </w:pPr>
      <w:r>
        <w:rPr>
          <w:rStyle w:val="CommentReference"/>
        </w:rPr>
        <w:annotationRef/>
      </w:r>
      <w:r>
        <w:t>Nice!</w:t>
      </w:r>
    </w:p>
  </w:comment>
  <w:comment w:id="18" w:author="Emerald Arthurs" w:date="2026-07-01T09:58:00Z" w:initials="EA">
    <w:p w14:paraId="10F9F04B" w14:textId="77777777" w:rsidR="0067585E" w:rsidRDefault="0067585E" w:rsidP="0067585E">
      <w:pPr>
        <w:pStyle w:val="CommentText"/>
      </w:pPr>
      <w:r>
        <w:rPr>
          <w:rStyle w:val="CommentReference"/>
        </w:rPr>
        <w:annotationRef/>
      </w:r>
      <w:r>
        <w:t>I like the original better. “not universally hostile” points to the differences in responses by species.</w:t>
      </w:r>
    </w:p>
  </w:comment>
  <w:comment w:id="22" w:author="Jason Fisher" w:date="2026-06-29T12:45:00Z" w:initials="JF">
    <w:p w14:paraId="45FDC6E0" w14:textId="005E391B" w:rsidR="00431E05" w:rsidRDefault="00431E05" w:rsidP="00431E05">
      <w:r>
        <w:rPr>
          <w:rStyle w:val="CommentReference"/>
        </w:rPr>
        <w:annotationRef/>
      </w:r>
      <w:r>
        <w:rPr>
          <w:sz w:val="20"/>
          <w:szCs w:val="20"/>
        </w:rPr>
        <w:t>added citations</w:t>
      </w:r>
    </w:p>
  </w:comment>
  <w:comment w:id="31" w:author="Jason Fisher" w:date="2026-06-29T12:56:00Z" w:initials="JF">
    <w:p w14:paraId="2E4123EE" w14:textId="77777777" w:rsidR="00E16342" w:rsidRDefault="00E16342" w:rsidP="00E16342">
      <w:r>
        <w:rPr>
          <w:rStyle w:val="CommentReference"/>
        </w:rPr>
        <w:annotationRef/>
      </w:r>
      <w:r>
        <w:rPr>
          <w:sz w:val="20"/>
          <w:szCs w:val="20"/>
        </w:rPr>
        <w:t>This distinction seemed to be a hanging point with reviewers so I endeavoured throughout to keep these concepts well defined and separate.</w:t>
      </w:r>
    </w:p>
  </w:comment>
  <w:comment w:id="32" w:author="Aidan Brushett" w:date="2026-06-30T15:38:00Z" w:initials="AB">
    <w:p w14:paraId="720CE5A5" w14:textId="389A2D64" w:rsidR="00DE0742" w:rsidRDefault="00DE0742" w:rsidP="00DE0742">
      <w:pPr>
        <w:pStyle w:val="CommentText"/>
      </w:pPr>
      <w:r>
        <w:rPr>
          <w:rStyle w:val="CommentReference"/>
        </w:rPr>
        <w:annotationRef/>
      </w:r>
      <w:r>
        <w:rPr>
          <w:lang w:val="en-CA"/>
        </w:rPr>
        <w:t>I like this</w:t>
      </w:r>
    </w:p>
  </w:comment>
  <w:comment w:id="50" w:author="Emerald Arthurs" w:date="2026-07-01T10:06:00Z" w:initials="EA">
    <w:p w14:paraId="43620ED5" w14:textId="77777777" w:rsidR="00D40E89" w:rsidRDefault="00D40E89" w:rsidP="00D40E89">
      <w:pPr>
        <w:pStyle w:val="CommentText"/>
      </w:pPr>
      <w:r>
        <w:rPr>
          <w:rStyle w:val="CommentReference"/>
        </w:rPr>
        <w:annotationRef/>
      </w:r>
      <w:r>
        <w:t>But they still do fragment the landscape… the effect is just positive for some species</w:t>
      </w:r>
    </w:p>
  </w:comment>
  <w:comment w:id="54" w:author="Emerald Arthurs" w:date="2026-07-01T10:09:00Z" w:initials="EA">
    <w:p w14:paraId="4ED11FC7" w14:textId="77777777" w:rsidR="00D40E89" w:rsidRDefault="00D40E89" w:rsidP="00D40E89">
      <w:pPr>
        <w:pStyle w:val="CommentText"/>
      </w:pPr>
      <w:r>
        <w:rPr>
          <w:rStyle w:val="CommentReference"/>
        </w:rPr>
        <w:annotationRef/>
      </w:r>
      <w:r>
        <w:t>I like just “island”</w:t>
      </w:r>
    </w:p>
  </w:comment>
  <w:comment w:id="76" w:author="Aidan Brushett" w:date="2026-06-06T10:21:00Z" w:initials="AB">
    <w:p w14:paraId="7E3DFDBB" w14:textId="0549A68B" w:rsidR="006E2880" w:rsidRDefault="00D860C2" w:rsidP="006E2880">
      <w:pPr>
        <w:pStyle w:val="CommentText"/>
      </w:pPr>
      <w:r>
        <w:rPr>
          <w:rStyle w:val="CommentReference"/>
        </w:rPr>
        <w:annotationRef/>
      </w:r>
      <w:r w:rsidR="006E2880">
        <w:rPr>
          <w:lang w:val="en-CA"/>
        </w:rPr>
        <w:t xml:space="preserve">Manual fixes: </w:t>
      </w:r>
    </w:p>
    <w:p w14:paraId="2B3BF0F0" w14:textId="77777777" w:rsidR="006E2880" w:rsidRDefault="006E2880" w:rsidP="006E2880">
      <w:pPr>
        <w:pStyle w:val="CommentText"/>
        <w:ind w:left="300"/>
      </w:pPr>
      <w:r>
        <w:rPr>
          <w:lang w:val="en-CA"/>
        </w:rPr>
        <w:t>All caps journals</w:t>
      </w:r>
    </w:p>
    <w:p w14:paraId="3596E05C" w14:textId="77777777" w:rsidR="006E2880" w:rsidRDefault="006E2880" w:rsidP="006E2880">
      <w:pPr>
        <w:pStyle w:val="CommentText"/>
        <w:ind w:left="300"/>
      </w:pPr>
      <w:r>
        <w:rPr>
          <w:lang w:val="en-CA"/>
        </w:rPr>
        <w:t>ABMI (Institute, A.B.M.)</w:t>
      </w:r>
    </w:p>
    <w:p w14:paraId="173EE65A" w14:textId="77777777" w:rsidR="006E2880" w:rsidRDefault="006E2880" w:rsidP="006E2880">
      <w:pPr>
        <w:pStyle w:val="CommentText"/>
        <w:ind w:left="300"/>
      </w:pPr>
      <w:r>
        <w:rPr>
          <w:lang w:val="en-CA"/>
        </w:rPr>
        <w:t>R Core Team (Team, R.C.)</w:t>
      </w:r>
    </w:p>
  </w:comment>
  <w:comment w:id="77" w:author="Jason Fisher" w:date="2026-06-30T11:35:00Z" w:initials="JF">
    <w:p w14:paraId="3E783594" w14:textId="77777777" w:rsidR="00BA2D4B" w:rsidRDefault="00BA2D4B" w:rsidP="00BA2D4B">
      <w:r>
        <w:rPr>
          <w:rStyle w:val="CommentReference"/>
        </w:rPr>
        <w:annotationRef/>
      </w:r>
      <w:r>
        <w:rPr>
          <w:sz w:val="20"/>
          <w:szCs w:val="20"/>
        </w:rPr>
        <w:t>If you edit your endnote references instead they'll be fixed forever :)</w:t>
      </w:r>
    </w:p>
  </w:comment>
  <w:comment w:id="78" w:author="Aidan Brushett" w:date="2026-06-30T15:36:00Z" w:initials="AB">
    <w:p w14:paraId="48940C28" w14:textId="77777777" w:rsidR="007A1ABA" w:rsidRDefault="00DE0742" w:rsidP="007A1ABA">
      <w:pPr>
        <w:pStyle w:val="CommentText"/>
      </w:pPr>
      <w:r>
        <w:rPr>
          <w:rStyle w:val="CommentReference"/>
        </w:rPr>
        <w:annotationRef/>
      </w:r>
      <w:r w:rsidR="007A1ABA">
        <w:rPr>
          <w:lang w:val="en-CA"/>
        </w:rPr>
        <w:t>This is a minor thing with the built-in J Appl Ecol style in Endnote, so manual tweaks are easier than re-defining the entire style. IDK why it does this it’s annoying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D8D0BD" w15:done="1"/>
  <w15:commentEx w15:paraId="7BF17C5F" w15:done="0"/>
  <w15:commentEx w15:paraId="5CB7A151" w15:paraIdParent="7BF17C5F" w15:done="0"/>
  <w15:commentEx w15:paraId="2E979824" w15:done="0"/>
  <w15:commentEx w15:paraId="21537426" w15:paraIdParent="2E979824" w15:done="0"/>
  <w15:commentEx w15:paraId="3F3701D6" w15:paraIdParent="2E979824" w15:done="0"/>
  <w15:commentEx w15:paraId="26804156" w15:done="0"/>
  <w15:commentEx w15:paraId="67429EC4" w15:paraIdParent="26804156" w15:done="0"/>
  <w15:commentEx w15:paraId="10F9F04B" w15:done="0"/>
  <w15:commentEx w15:paraId="45FDC6E0" w15:done="0"/>
  <w15:commentEx w15:paraId="2E4123EE" w15:done="0"/>
  <w15:commentEx w15:paraId="720CE5A5" w15:paraIdParent="2E4123EE" w15:done="0"/>
  <w15:commentEx w15:paraId="43620ED5" w15:done="0"/>
  <w15:commentEx w15:paraId="4ED11FC7" w15:done="0"/>
  <w15:commentEx w15:paraId="173EE65A" w15:done="0"/>
  <w15:commentEx w15:paraId="3E783594" w15:paraIdParent="173EE65A" w15:done="0"/>
  <w15:commentEx w15:paraId="48940C28" w15:paraIdParent="173EE6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D80EBC" w16cex:dateUtc="2026-06-29T19:37:00Z"/>
  <w16cex:commentExtensible w16cex:durableId="070398A5" w16cex:dateUtc="2026-06-30T22:33:00Z"/>
  <w16cex:commentExtensible w16cex:durableId="0C044559" w16cex:dateUtc="2026-07-01T16:53:00Z"/>
  <w16cex:commentExtensible w16cex:durableId="612F4B16" w16cex:dateUtc="2026-06-29T19:39:00Z"/>
  <w16cex:commentExtensible w16cex:durableId="431699BA" w16cex:dateUtc="2026-06-30T22:34:00Z"/>
  <w16cex:commentExtensible w16cex:durableId="618EC7E8" w16cex:dateUtc="2026-07-01T16:55:00Z"/>
  <w16cex:commentExtensible w16cex:durableId="151ABD77" w16cex:dateUtc="2026-06-30T22:38:00Z"/>
  <w16cex:commentExtensible w16cex:durableId="445E1F0F" w16cex:dateUtc="2026-07-01T16:56:00Z"/>
  <w16cex:commentExtensible w16cex:durableId="35E943AD" w16cex:dateUtc="2026-07-01T16:58:00Z"/>
  <w16cex:commentExtensible w16cex:durableId="6E905800" w16cex:dateUtc="2026-06-29T19:45:00Z"/>
  <w16cex:commentExtensible w16cex:durableId="180C0506" w16cex:dateUtc="2026-06-29T19:56:00Z"/>
  <w16cex:commentExtensible w16cex:durableId="72138477" w16cex:dateUtc="2026-06-30T22:38:00Z"/>
  <w16cex:commentExtensible w16cex:durableId="195390CE" w16cex:dateUtc="2026-07-01T17:06:00Z"/>
  <w16cex:commentExtensible w16cex:durableId="6CF0A72B" w16cex:dateUtc="2026-07-01T17:09:00Z"/>
  <w16cex:commentExtensible w16cex:durableId="4BD1009F" w16cex:dateUtc="2026-06-06T17:21:00Z"/>
  <w16cex:commentExtensible w16cex:durableId="4E58556D" w16cex:dateUtc="2026-06-30T18:35:00Z"/>
  <w16cex:commentExtensible w16cex:durableId="6DD31D4D" w16cex:dateUtc="2026-06-30T2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D8D0BD" w16cid:durableId="5FD80EBC"/>
  <w16cid:commentId w16cid:paraId="7BF17C5F" w16cid:durableId="070398A5"/>
  <w16cid:commentId w16cid:paraId="5CB7A151" w16cid:durableId="0C044559"/>
  <w16cid:commentId w16cid:paraId="2E979824" w16cid:durableId="612F4B16"/>
  <w16cid:commentId w16cid:paraId="21537426" w16cid:durableId="431699BA"/>
  <w16cid:commentId w16cid:paraId="3F3701D6" w16cid:durableId="618EC7E8"/>
  <w16cid:commentId w16cid:paraId="26804156" w16cid:durableId="151ABD77"/>
  <w16cid:commentId w16cid:paraId="67429EC4" w16cid:durableId="445E1F0F"/>
  <w16cid:commentId w16cid:paraId="10F9F04B" w16cid:durableId="35E943AD"/>
  <w16cid:commentId w16cid:paraId="45FDC6E0" w16cid:durableId="6E905800"/>
  <w16cid:commentId w16cid:paraId="2E4123EE" w16cid:durableId="180C0506"/>
  <w16cid:commentId w16cid:paraId="720CE5A5" w16cid:durableId="72138477"/>
  <w16cid:commentId w16cid:paraId="43620ED5" w16cid:durableId="195390CE"/>
  <w16cid:commentId w16cid:paraId="4ED11FC7" w16cid:durableId="6CF0A72B"/>
  <w16cid:commentId w16cid:paraId="173EE65A" w16cid:durableId="4BD1009F"/>
  <w16cid:commentId w16cid:paraId="3E783594" w16cid:durableId="4E58556D"/>
  <w16cid:commentId w16cid:paraId="48940C28" w16cid:durableId="6DD31D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00735" w14:textId="77777777" w:rsidR="00D405DE" w:rsidRDefault="00D405DE">
      <w:pPr>
        <w:spacing w:line="240" w:lineRule="auto"/>
      </w:pPr>
      <w:r>
        <w:separator/>
      </w:r>
    </w:p>
  </w:endnote>
  <w:endnote w:type="continuationSeparator" w:id="0">
    <w:p w14:paraId="143143FB" w14:textId="77777777" w:rsidR="00D405DE" w:rsidRDefault="00D405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731138"/>
      <w:docPartObj>
        <w:docPartGallery w:val="Page Numbers (Bottom of Page)"/>
        <w:docPartUnique/>
      </w:docPartObj>
    </w:sdtPr>
    <w:sdtEndPr>
      <w:rPr>
        <w:noProof/>
      </w:rPr>
    </w:sdtEndPr>
    <w:sdtContent>
      <w:p w14:paraId="190B87D8" w14:textId="0349D8CD" w:rsidR="00056B33" w:rsidRDefault="00056B33">
        <w:pPr>
          <w:pStyle w:val="Footer"/>
          <w:jc w:val="center"/>
        </w:pPr>
        <w:r w:rsidRPr="00056B33">
          <w:rPr>
            <w:i/>
            <w:iCs/>
          </w:rPr>
          <w:fldChar w:fldCharType="begin"/>
        </w:r>
        <w:r w:rsidRPr="00056B33">
          <w:rPr>
            <w:i/>
            <w:iCs/>
          </w:rPr>
          <w:instrText xml:space="preserve"> PAGE   \* MERGEFORMAT </w:instrText>
        </w:r>
        <w:r w:rsidRPr="00056B33">
          <w:rPr>
            <w:i/>
            <w:iCs/>
          </w:rPr>
          <w:fldChar w:fldCharType="separate"/>
        </w:r>
        <w:r w:rsidRPr="00056B33">
          <w:rPr>
            <w:i/>
            <w:iCs/>
            <w:noProof/>
          </w:rPr>
          <w:t>2</w:t>
        </w:r>
        <w:r w:rsidRPr="00056B33">
          <w:rPr>
            <w:i/>
            <w:iCs/>
            <w:noProof/>
          </w:rPr>
          <w:fldChar w:fldCharType="end"/>
        </w:r>
      </w:p>
    </w:sdtContent>
  </w:sdt>
  <w:p w14:paraId="43A77E7C" w14:textId="77777777" w:rsidR="00056B33" w:rsidRDefault="00056B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F131B" w14:textId="77777777" w:rsidR="00D405DE" w:rsidRDefault="00D405DE">
      <w:pPr>
        <w:spacing w:line="240" w:lineRule="auto"/>
      </w:pPr>
      <w:r>
        <w:separator/>
      </w:r>
    </w:p>
  </w:footnote>
  <w:footnote w:type="continuationSeparator" w:id="0">
    <w:p w14:paraId="54432616" w14:textId="77777777" w:rsidR="00D405DE" w:rsidRDefault="00D405DE">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VZeWtKCIR+sKoX" int2:id="54JjQISD">
      <int2:state int2:value="Rejected" int2:type="spell"/>
    </int2:textHash>
    <int2:textHash int2:hashCode="uWaL16n1ojOaWV" int2:id="SyH6MChm">
      <int2:state int2:value="Rejected" int2:type="spell"/>
    </int2:textHash>
    <int2:bookmark int2:bookmarkName="_Int_5pjvAU5L" int2:invalidationBookmarkName="" int2:hashCode="iFU0wZ1fg4m0zA" int2:id="f7Xn5zio">
      <int2:state int2:value="Rejected" int2:type="gram"/>
    </int2:bookmark>
    <int2:bookmark int2:bookmarkName="_Int_KhAv4M7G" int2:invalidationBookmarkName="" int2:hashCode="hojiBwo3Uhm9EM" int2:id="zEFX50fB">
      <int2:state int2:value="Rejected" int2:type="gram"/>
    </int2:bookmark>
    <int2:bookmark int2:bookmarkName="_Int_RkGD88EW" int2:invalidationBookmarkName="" int2:hashCode="xhQb3UZyioVlnB" int2:id="mpDWmug7">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4364"/>
    <w:multiLevelType w:val="multilevel"/>
    <w:tmpl w:val="0586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2C607C4"/>
    <w:multiLevelType w:val="hybridMultilevel"/>
    <w:tmpl w:val="301281D8"/>
    <w:lvl w:ilvl="0" w:tplc="CF94D7FA">
      <w:start w:val="1"/>
      <w:numFmt w:val="decimal"/>
      <w:lvlText w:val="%1)"/>
      <w:lvlJc w:val="left"/>
      <w:pPr>
        <w:ind w:left="1020" w:hanging="360"/>
      </w:pPr>
    </w:lvl>
    <w:lvl w:ilvl="1" w:tplc="1DF6AE4A">
      <w:start w:val="1"/>
      <w:numFmt w:val="decimal"/>
      <w:lvlText w:val="%2)"/>
      <w:lvlJc w:val="left"/>
      <w:pPr>
        <w:ind w:left="1020" w:hanging="360"/>
      </w:pPr>
    </w:lvl>
    <w:lvl w:ilvl="2" w:tplc="F24CFF7A">
      <w:start w:val="1"/>
      <w:numFmt w:val="decimal"/>
      <w:lvlText w:val="%3)"/>
      <w:lvlJc w:val="left"/>
      <w:pPr>
        <w:ind w:left="1020" w:hanging="360"/>
      </w:pPr>
    </w:lvl>
    <w:lvl w:ilvl="3" w:tplc="B8BA4CEC">
      <w:start w:val="1"/>
      <w:numFmt w:val="decimal"/>
      <w:lvlText w:val="%4)"/>
      <w:lvlJc w:val="left"/>
      <w:pPr>
        <w:ind w:left="1020" w:hanging="360"/>
      </w:pPr>
    </w:lvl>
    <w:lvl w:ilvl="4" w:tplc="72826A32">
      <w:start w:val="1"/>
      <w:numFmt w:val="decimal"/>
      <w:lvlText w:val="%5)"/>
      <w:lvlJc w:val="left"/>
      <w:pPr>
        <w:ind w:left="1020" w:hanging="360"/>
      </w:pPr>
    </w:lvl>
    <w:lvl w:ilvl="5" w:tplc="885228A8">
      <w:start w:val="1"/>
      <w:numFmt w:val="decimal"/>
      <w:lvlText w:val="%6)"/>
      <w:lvlJc w:val="left"/>
      <w:pPr>
        <w:ind w:left="1020" w:hanging="360"/>
      </w:pPr>
    </w:lvl>
    <w:lvl w:ilvl="6" w:tplc="1D28F61E">
      <w:start w:val="1"/>
      <w:numFmt w:val="decimal"/>
      <w:lvlText w:val="%7)"/>
      <w:lvlJc w:val="left"/>
      <w:pPr>
        <w:ind w:left="1020" w:hanging="360"/>
      </w:pPr>
    </w:lvl>
    <w:lvl w:ilvl="7" w:tplc="6CB02A32">
      <w:start w:val="1"/>
      <w:numFmt w:val="decimal"/>
      <w:lvlText w:val="%8)"/>
      <w:lvlJc w:val="left"/>
      <w:pPr>
        <w:ind w:left="1020" w:hanging="360"/>
      </w:pPr>
    </w:lvl>
    <w:lvl w:ilvl="8" w:tplc="0F826A6E">
      <w:start w:val="1"/>
      <w:numFmt w:val="decimal"/>
      <w:lvlText w:val="%9)"/>
      <w:lvlJc w:val="left"/>
      <w:pPr>
        <w:ind w:left="1020" w:hanging="360"/>
      </w:pPr>
    </w:lvl>
  </w:abstractNum>
  <w:abstractNum w:abstractNumId="3" w15:restartNumberingAfterBreak="0">
    <w:nsid w:val="37044DD7"/>
    <w:multiLevelType w:val="hybridMultilevel"/>
    <w:tmpl w:val="E9DAEBDA"/>
    <w:lvl w:ilvl="0" w:tplc="CF60435A">
      <w:start w:val="1"/>
      <w:numFmt w:val="bullet"/>
      <w:lvlText w:val=""/>
      <w:lvlJc w:val="left"/>
      <w:pPr>
        <w:ind w:left="1080" w:hanging="360"/>
      </w:pPr>
      <w:rPr>
        <w:rFonts w:ascii="Symbol" w:hAnsi="Symbol"/>
      </w:rPr>
    </w:lvl>
    <w:lvl w:ilvl="1" w:tplc="33F470BA">
      <w:start w:val="1"/>
      <w:numFmt w:val="bullet"/>
      <w:lvlText w:val=""/>
      <w:lvlJc w:val="left"/>
      <w:pPr>
        <w:ind w:left="1080" w:hanging="360"/>
      </w:pPr>
      <w:rPr>
        <w:rFonts w:ascii="Symbol" w:hAnsi="Symbol"/>
      </w:rPr>
    </w:lvl>
    <w:lvl w:ilvl="2" w:tplc="10DC30FE">
      <w:start w:val="1"/>
      <w:numFmt w:val="bullet"/>
      <w:lvlText w:val=""/>
      <w:lvlJc w:val="left"/>
      <w:pPr>
        <w:ind w:left="1080" w:hanging="360"/>
      </w:pPr>
      <w:rPr>
        <w:rFonts w:ascii="Symbol" w:hAnsi="Symbol"/>
      </w:rPr>
    </w:lvl>
    <w:lvl w:ilvl="3" w:tplc="F886C13C">
      <w:start w:val="1"/>
      <w:numFmt w:val="bullet"/>
      <w:lvlText w:val=""/>
      <w:lvlJc w:val="left"/>
      <w:pPr>
        <w:ind w:left="1080" w:hanging="360"/>
      </w:pPr>
      <w:rPr>
        <w:rFonts w:ascii="Symbol" w:hAnsi="Symbol"/>
      </w:rPr>
    </w:lvl>
    <w:lvl w:ilvl="4" w:tplc="CC763E5A">
      <w:start w:val="1"/>
      <w:numFmt w:val="bullet"/>
      <w:lvlText w:val=""/>
      <w:lvlJc w:val="left"/>
      <w:pPr>
        <w:ind w:left="1080" w:hanging="360"/>
      </w:pPr>
      <w:rPr>
        <w:rFonts w:ascii="Symbol" w:hAnsi="Symbol"/>
      </w:rPr>
    </w:lvl>
    <w:lvl w:ilvl="5" w:tplc="69E60B46">
      <w:start w:val="1"/>
      <w:numFmt w:val="bullet"/>
      <w:lvlText w:val=""/>
      <w:lvlJc w:val="left"/>
      <w:pPr>
        <w:ind w:left="1080" w:hanging="360"/>
      </w:pPr>
      <w:rPr>
        <w:rFonts w:ascii="Symbol" w:hAnsi="Symbol"/>
      </w:rPr>
    </w:lvl>
    <w:lvl w:ilvl="6" w:tplc="FC10B1AA">
      <w:start w:val="1"/>
      <w:numFmt w:val="bullet"/>
      <w:lvlText w:val=""/>
      <w:lvlJc w:val="left"/>
      <w:pPr>
        <w:ind w:left="1080" w:hanging="360"/>
      </w:pPr>
      <w:rPr>
        <w:rFonts w:ascii="Symbol" w:hAnsi="Symbol"/>
      </w:rPr>
    </w:lvl>
    <w:lvl w:ilvl="7" w:tplc="3244BA00">
      <w:start w:val="1"/>
      <w:numFmt w:val="bullet"/>
      <w:lvlText w:val=""/>
      <w:lvlJc w:val="left"/>
      <w:pPr>
        <w:ind w:left="1080" w:hanging="360"/>
      </w:pPr>
      <w:rPr>
        <w:rFonts w:ascii="Symbol" w:hAnsi="Symbol"/>
      </w:rPr>
    </w:lvl>
    <w:lvl w:ilvl="8" w:tplc="041AC660">
      <w:start w:val="1"/>
      <w:numFmt w:val="bullet"/>
      <w:lvlText w:val=""/>
      <w:lvlJc w:val="left"/>
      <w:pPr>
        <w:ind w:left="1080" w:hanging="360"/>
      </w:pPr>
      <w:rPr>
        <w:rFonts w:ascii="Symbol" w:hAnsi="Symbol"/>
      </w:rPr>
    </w:lvl>
  </w:abstractNum>
  <w:abstractNum w:abstractNumId="4" w15:restartNumberingAfterBreak="0">
    <w:nsid w:val="57744531"/>
    <w:multiLevelType w:val="hybridMultilevel"/>
    <w:tmpl w:val="53FA0B9A"/>
    <w:lvl w:ilvl="0" w:tplc="59C65902">
      <w:start w:val="1"/>
      <w:numFmt w:val="decimal"/>
      <w:lvlText w:val="%1)"/>
      <w:lvlJc w:val="left"/>
      <w:pPr>
        <w:ind w:left="1020" w:hanging="360"/>
      </w:pPr>
    </w:lvl>
    <w:lvl w:ilvl="1" w:tplc="23F84AB2">
      <w:start w:val="1"/>
      <w:numFmt w:val="decimal"/>
      <w:lvlText w:val="%2)"/>
      <w:lvlJc w:val="left"/>
      <w:pPr>
        <w:ind w:left="1020" w:hanging="360"/>
      </w:pPr>
    </w:lvl>
    <w:lvl w:ilvl="2" w:tplc="1D4A0E66">
      <w:start w:val="1"/>
      <w:numFmt w:val="decimal"/>
      <w:lvlText w:val="%3)"/>
      <w:lvlJc w:val="left"/>
      <w:pPr>
        <w:ind w:left="1020" w:hanging="360"/>
      </w:pPr>
    </w:lvl>
    <w:lvl w:ilvl="3" w:tplc="9C20E108">
      <w:start w:val="1"/>
      <w:numFmt w:val="decimal"/>
      <w:lvlText w:val="%4)"/>
      <w:lvlJc w:val="left"/>
      <w:pPr>
        <w:ind w:left="1020" w:hanging="360"/>
      </w:pPr>
    </w:lvl>
    <w:lvl w:ilvl="4" w:tplc="A258B93E">
      <w:start w:val="1"/>
      <w:numFmt w:val="decimal"/>
      <w:lvlText w:val="%5)"/>
      <w:lvlJc w:val="left"/>
      <w:pPr>
        <w:ind w:left="1020" w:hanging="360"/>
      </w:pPr>
    </w:lvl>
    <w:lvl w:ilvl="5" w:tplc="0F86DCB4">
      <w:start w:val="1"/>
      <w:numFmt w:val="decimal"/>
      <w:lvlText w:val="%6)"/>
      <w:lvlJc w:val="left"/>
      <w:pPr>
        <w:ind w:left="1020" w:hanging="360"/>
      </w:pPr>
    </w:lvl>
    <w:lvl w:ilvl="6" w:tplc="8FA41D62">
      <w:start w:val="1"/>
      <w:numFmt w:val="decimal"/>
      <w:lvlText w:val="%7)"/>
      <w:lvlJc w:val="left"/>
      <w:pPr>
        <w:ind w:left="1020" w:hanging="360"/>
      </w:pPr>
    </w:lvl>
    <w:lvl w:ilvl="7" w:tplc="90768068">
      <w:start w:val="1"/>
      <w:numFmt w:val="decimal"/>
      <w:lvlText w:val="%8)"/>
      <w:lvlJc w:val="left"/>
      <w:pPr>
        <w:ind w:left="1020" w:hanging="360"/>
      </w:pPr>
    </w:lvl>
    <w:lvl w:ilvl="8" w:tplc="99C0D5EC">
      <w:start w:val="1"/>
      <w:numFmt w:val="decimal"/>
      <w:lvlText w:val="%9)"/>
      <w:lvlJc w:val="left"/>
      <w:pPr>
        <w:ind w:left="1020" w:hanging="360"/>
      </w:pPr>
    </w:lvl>
  </w:abstractNum>
  <w:abstractNum w:abstractNumId="5" w15:restartNumberingAfterBreak="0">
    <w:nsid w:val="58F4649E"/>
    <w:multiLevelType w:val="hybridMultilevel"/>
    <w:tmpl w:val="38323AD2"/>
    <w:lvl w:ilvl="0" w:tplc="4B2EA09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7" w15:restartNumberingAfterBreak="0">
    <w:nsid w:val="65C75C7B"/>
    <w:multiLevelType w:val="hybridMultilevel"/>
    <w:tmpl w:val="329CD26A"/>
    <w:lvl w:ilvl="0" w:tplc="B35C4990">
      <w:start w:val="1"/>
      <w:numFmt w:val="bullet"/>
      <w:lvlText w:val=""/>
      <w:lvlJc w:val="left"/>
      <w:pPr>
        <w:ind w:left="1080" w:hanging="360"/>
      </w:pPr>
      <w:rPr>
        <w:rFonts w:ascii="Symbol" w:hAnsi="Symbol"/>
      </w:rPr>
    </w:lvl>
    <w:lvl w:ilvl="1" w:tplc="866E9866">
      <w:start w:val="1"/>
      <w:numFmt w:val="bullet"/>
      <w:lvlText w:val=""/>
      <w:lvlJc w:val="left"/>
      <w:pPr>
        <w:ind w:left="1080" w:hanging="360"/>
      </w:pPr>
      <w:rPr>
        <w:rFonts w:ascii="Symbol" w:hAnsi="Symbol"/>
      </w:rPr>
    </w:lvl>
    <w:lvl w:ilvl="2" w:tplc="0E5898C8">
      <w:start w:val="1"/>
      <w:numFmt w:val="bullet"/>
      <w:lvlText w:val=""/>
      <w:lvlJc w:val="left"/>
      <w:pPr>
        <w:ind w:left="1080" w:hanging="360"/>
      </w:pPr>
      <w:rPr>
        <w:rFonts w:ascii="Symbol" w:hAnsi="Symbol"/>
      </w:rPr>
    </w:lvl>
    <w:lvl w:ilvl="3" w:tplc="A8AC3BFE">
      <w:start w:val="1"/>
      <w:numFmt w:val="bullet"/>
      <w:lvlText w:val=""/>
      <w:lvlJc w:val="left"/>
      <w:pPr>
        <w:ind w:left="1080" w:hanging="360"/>
      </w:pPr>
      <w:rPr>
        <w:rFonts w:ascii="Symbol" w:hAnsi="Symbol"/>
      </w:rPr>
    </w:lvl>
    <w:lvl w:ilvl="4" w:tplc="F9F27064">
      <w:start w:val="1"/>
      <w:numFmt w:val="bullet"/>
      <w:lvlText w:val=""/>
      <w:lvlJc w:val="left"/>
      <w:pPr>
        <w:ind w:left="1080" w:hanging="360"/>
      </w:pPr>
      <w:rPr>
        <w:rFonts w:ascii="Symbol" w:hAnsi="Symbol"/>
      </w:rPr>
    </w:lvl>
    <w:lvl w:ilvl="5" w:tplc="3A02AAC2">
      <w:start w:val="1"/>
      <w:numFmt w:val="bullet"/>
      <w:lvlText w:val=""/>
      <w:lvlJc w:val="left"/>
      <w:pPr>
        <w:ind w:left="1080" w:hanging="360"/>
      </w:pPr>
      <w:rPr>
        <w:rFonts w:ascii="Symbol" w:hAnsi="Symbol"/>
      </w:rPr>
    </w:lvl>
    <w:lvl w:ilvl="6" w:tplc="4132A8BE">
      <w:start w:val="1"/>
      <w:numFmt w:val="bullet"/>
      <w:lvlText w:val=""/>
      <w:lvlJc w:val="left"/>
      <w:pPr>
        <w:ind w:left="1080" w:hanging="360"/>
      </w:pPr>
      <w:rPr>
        <w:rFonts w:ascii="Symbol" w:hAnsi="Symbol"/>
      </w:rPr>
    </w:lvl>
    <w:lvl w:ilvl="7" w:tplc="00E815E4">
      <w:start w:val="1"/>
      <w:numFmt w:val="bullet"/>
      <w:lvlText w:val=""/>
      <w:lvlJc w:val="left"/>
      <w:pPr>
        <w:ind w:left="1080" w:hanging="360"/>
      </w:pPr>
      <w:rPr>
        <w:rFonts w:ascii="Symbol" w:hAnsi="Symbol"/>
      </w:rPr>
    </w:lvl>
    <w:lvl w:ilvl="8" w:tplc="10D6251E">
      <w:start w:val="1"/>
      <w:numFmt w:val="bullet"/>
      <w:lvlText w:val=""/>
      <w:lvlJc w:val="left"/>
      <w:pPr>
        <w:ind w:left="1080" w:hanging="360"/>
      </w:pPr>
      <w:rPr>
        <w:rFonts w:ascii="Symbol" w:hAnsi="Symbol"/>
      </w:rPr>
    </w:lvl>
  </w:abstractNum>
  <w:abstractNum w:abstractNumId="8"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8"/>
  </w:num>
  <w:num w:numId="2" w16cid:durableId="982471204">
    <w:abstractNumId w:val="1"/>
  </w:num>
  <w:num w:numId="3" w16cid:durableId="422189419">
    <w:abstractNumId w:val="6"/>
  </w:num>
  <w:num w:numId="4" w16cid:durableId="1468012351">
    <w:abstractNumId w:val="0"/>
  </w:num>
  <w:num w:numId="5" w16cid:durableId="582685444">
    <w:abstractNumId w:val="7"/>
  </w:num>
  <w:num w:numId="6" w16cid:durableId="2088110903">
    <w:abstractNumId w:val="3"/>
  </w:num>
  <w:num w:numId="7" w16cid:durableId="1060908794">
    <w:abstractNumId w:val="2"/>
  </w:num>
  <w:num w:numId="8" w16cid:durableId="568461573">
    <w:abstractNumId w:val="5"/>
  </w:num>
  <w:num w:numId="9" w16cid:durableId="51048668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on Fisher">
    <w15:presenceInfo w15:providerId="AD" w15:userId="S::fisherj@uvic.ca::dbd50c63-e2d2-4297-91e3-efc007f43caf"/>
  </w15:person>
  <w15:person w15:author="Aidan Brushett">
    <w15:presenceInfo w15:providerId="AD" w15:userId="S::aidanbrushett@uvic.ca::79f1cd53-c6ba-4df3-9bfe-5cae54bda018"/>
  </w15:person>
  <w15:person w15:author="Emerald Arthurs">
    <w15:presenceInfo w15:providerId="AD" w15:userId="S::emeraldarthurs@uvic.ca::23d26a0a-a700-4c48-83d0-7bfeb94b49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Ec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tstv0xa32zvryewwazvzrxwse9ef0zfrtsx&quot;&gt;Brushett_All_References&lt;record-ids&gt;&lt;item&gt;976&lt;/item&gt;&lt;item&gt;980&lt;/item&gt;&lt;item&gt;991&lt;/item&gt;&lt;item&gt;1007&lt;/item&gt;&lt;item&gt;1013&lt;/item&gt;&lt;item&gt;1015&lt;/item&gt;&lt;item&gt;1017&lt;/item&gt;&lt;item&gt;1018&lt;/item&gt;&lt;item&gt;1023&lt;/item&gt;&lt;item&gt;1026&lt;/item&gt;&lt;item&gt;1056&lt;/item&gt;&lt;item&gt;1057&lt;/item&gt;&lt;item&gt;1061&lt;/item&gt;&lt;item&gt;1090&lt;/item&gt;&lt;item&gt;1124&lt;/item&gt;&lt;item&gt;1145&lt;/item&gt;&lt;item&gt;1146&lt;/item&gt;&lt;item&gt;1153&lt;/item&gt;&lt;item&gt;1155&lt;/item&gt;&lt;item&gt;1157&lt;/item&gt;&lt;item&gt;1166&lt;/item&gt;&lt;item&gt;1168&lt;/item&gt;&lt;item&gt;1170&lt;/item&gt;&lt;item&gt;1171&lt;/item&gt;&lt;item&gt;1172&lt;/item&gt;&lt;item&gt;1175&lt;/item&gt;&lt;item&gt;1206&lt;/item&gt;&lt;item&gt;1212&lt;/item&gt;&lt;item&gt;1214&lt;/item&gt;&lt;item&gt;1215&lt;/item&gt;&lt;item&gt;1220&lt;/item&gt;&lt;item&gt;1233&lt;/item&gt;&lt;item&gt;1273&lt;/item&gt;&lt;item&gt;1275&lt;/item&gt;&lt;item&gt;1283&lt;/item&gt;&lt;item&gt;1284&lt;/item&gt;&lt;item&gt;1315&lt;/item&gt;&lt;item&gt;1324&lt;/item&gt;&lt;item&gt;1329&lt;/item&gt;&lt;item&gt;1330&lt;/item&gt;&lt;item&gt;1364&lt;/item&gt;&lt;item&gt;1370&lt;/item&gt;&lt;item&gt;1371&lt;/item&gt;&lt;item&gt;1381&lt;/item&gt;&lt;item&gt;1387&lt;/item&gt;&lt;item&gt;1392&lt;/item&gt;&lt;item&gt;1394&lt;/item&gt;&lt;item&gt;1400&lt;/item&gt;&lt;item&gt;1426&lt;/item&gt;&lt;item&gt;1435&lt;/item&gt;&lt;item&gt;1477&lt;/item&gt;&lt;item&gt;1482&lt;/item&gt;&lt;item&gt;1485&lt;/item&gt;&lt;item&gt;1486&lt;/item&gt;&lt;item&gt;1488&lt;/item&gt;&lt;item&gt;1490&lt;/item&gt;&lt;item&gt;1500&lt;/item&gt;&lt;item&gt;1513&lt;/item&gt;&lt;item&gt;1520&lt;/item&gt;&lt;item&gt;1527&lt;/item&gt;&lt;item&gt;1528&lt;/item&gt;&lt;item&gt;1529&lt;/item&gt;&lt;item&gt;1541&lt;/item&gt;&lt;item&gt;1546&lt;/item&gt;&lt;item&gt;1560&lt;/item&gt;&lt;item&gt;1563&lt;/item&gt;&lt;item&gt;1574&lt;/item&gt;&lt;item&gt;1581&lt;/item&gt;&lt;item&gt;1583&lt;/item&gt;&lt;item&gt;1584&lt;/item&gt;&lt;item&gt;1596&lt;/item&gt;&lt;item&gt;1602&lt;/item&gt;&lt;item&gt;1608&lt;/item&gt;&lt;item&gt;2006&lt;/item&gt;&lt;item&gt;2013&lt;/item&gt;&lt;item&gt;2023&lt;/item&gt;&lt;item&gt;2027&lt;/item&gt;&lt;item&gt;2045&lt;/item&gt;&lt;item&gt;2063&lt;/item&gt;&lt;item&gt;2098&lt;/item&gt;&lt;item&gt;2114&lt;/item&gt;&lt;item&gt;2194&lt;/item&gt;&lt;item&gt;2225&lt;/item&gt;&lt;item&gt;2232&lt;/item&gt;&lt;item&gt;2276&lt;/item&gt;&lt;item&gt;2278&lt;/item&gt;&lt;item&gt;2320&lt;/item&gt;&lt;item&gt;2324&lt;/item&gt;&lt;item&gt;2326&lt;/item&gt;&lt;item&gt;2327&lt;/item&gt;&lt;item&gt;2328&lt;/item&gt;&lt;item&gt;2329&lt;/item&gt;&lt;item&gt;2331&lt;/item&gt;&lt;item&gt;2332&lt;/item&gt;&lt;item&gt;2333&lt;/item&gt;&lt;item&gt;2334&lt;/item&gt;&lt;item&gt;2335&lt;/item&gt;&lt;/record-ids&gt;&lt;/item&gt;&lt;/Libraries&gt;"/>
  </w:docVars>
  <w:rsids>
    <w:rsidRoot w:val="00512322"/>
    <w:rsid w:val="00001907"/>
    <w:rsid w:val="000028B9"/>
    <w:rsid w:val="00002A8B"/>
    <w:rsid w:val="00002DAE"/>
    <w:rsid w:val="00002DF5"/>
    <w:rsid w:val="000041C3"/>
    <w:rsid w:val="00005418"/>
    <w:rsid w:val="00005709"/>
    <w:rsid w:val="000067A3"/>
    <w:rsid w:val="000100AE"/>
    <w:rsid w:val="0001010F"/>
    <w:rsid w:val="0001028A"/>
    <w:rsid w:val="00010F28"/>
    <w:rsid w:val="00011DEB"/>
    <w:rsid w:val="00011FD1"/>
    <w:rsid w:val="000133B2"/>
    <w:rsid w:val="00013BFD"/>
    <w:rsid w:val="0001711C"/>
    <w:rsid w:val="000200A5"/>
    <w:rsid w:val="000213A1"/>
    <w:rsid w:val="00022B6F"/>
    <w:rsid w:val="00024A13"/>
    <w:rsid w:val="00027DE6"/>
    <w:rsid w:val="000310A5"/>
    <w:rsid w:val="000311F5"/>
    <w:rsid w:val="00031850"/>
    <w:rsid w:val="00031D28"/>
    <w:rsid w:val="00031E6A"/>
    <w:rsid w:val="00035722"/>
    <w:rsid w:val="000358C6"/>
    <w:rsid w:val="00035CC3"/>
    <w:rsid w:val="000374B1"/>
    <w:rsid w:val="00037B83"/>
    <w:rsid w:val="00037C54"/>
    <w:rsid w:val="00040573"/>
    <w:rsid w:val="00040C37"/>
    <w:rsid w:val="00040D98"/>
    <w:rsid w:val="00040FFA"/>
    <w:rsid w:val="00044371"/>
    <w:rsid w:val="00044417"/>
    <w:rsid w:val="00044617"/>
    <w:rsid w:val="00044F29"/>
    <w:rsid w:val="00046ED4"/>
    <w:rsid w:val="00047407"/>
    <w:rsid w:val="0005096C"/>
    <w:rsid w:val="0005174D"/>
    <w:rsid w:val="000520F3"/>
    <w:rsid w:val="000534C7"/>
    <w:rsid w:val="00054A0A"/>
    <w:rsid w:val="00055425"/>
    <w:rsid w:val="000558DC"/>
    <w:rsid w:val="00056B33"/>
    <w:rsid w:val="0005740C"/>
    <w:rsid w:val="00057D0F"/>
    <w:rsid w:val="00060185"/>
    <w:rsid w:val="00061688"/>
    <w:rsid w:val="000616EB"/>
    <w:rsid w:val="0006262D"/>
    <w:rsid w:val="00063168"/>
    <w:rsid w:val="0006331E"/>
    <w:rsid w:val="0006354D"/>
    <w:rsid w:val="000639DF"/>
    <w:rsid w:val="00064630"/>
    <w:rsid w:val="000647B0"/>
    <w:rsid w:val="00064B9D"/>
    <w:rsid w:val="000661A4"/>
    <w:rsid w:val="00066864"/>
    <w:rsid w:val="0006799E"/>
    <w:rsid w:val="00067DC4"/>
    <w:rsid w:val="00070700"/>
    <w:rsid w:val="00071428"/>
    <w:rsid w:val="0007320A"/>
    <w:rsid w:val="00073E78"/>
    <w:rsid w:val="00074002"/>
    <w:rsid w:val="000745C0"/>
    <w:rsid w:val="000759D9"/>
    <w:rsid w:val="00076FA3"/>
    <w:rsid w:val="000801A5"/>
    <w:rsid w:val="00080AB1"/>
    <w:rsid w:val="00081084"/>
    <w:rsid w:val="00081471"/>
    <w:rsid w:val="00082AE4"/>
    <w:rsid w:val="00083593"/>
    <w:rsid w:val="00083604"/>
    <w:rsid w:val="00083A88"/>
    <w:rsid w:val="00083B85"/>
    <w:rsid w:val="00084696"/>
    <w:rsid w:val="00084939"/>
    <w:rsid w:val="00084972"/>
    <w:rsid w:val="00085A9B"/>
    <w:rsid w:val="00085EC8"/>
    <w:rsid w:val="000860DB"/>
    <w:rsid w:val="0009054F"/>
    <w:rsid w:val="00091097"/>
    <w:rsid w:val="00091BB6"/>
    <w:rsid w:val="00091FD1"/>
    <w:rsid w:val="00092EE5"/>
    <w:rsid w:val="00093A93"/>
    <w:rsid w:val="00094ABE"/>
    <w:rsid w:val="00094BC3"/>
    <w:rsid w:val="000954E6"/>
    <w:rsid w:val="00096781"/>
    <w:rsid w:val="000967EC"/>
    <w:rsid w:val="000A139A"/>
    <w:rsid w:val="000A1598"/>
    <w:rsid w:val="000A3772"/>
    <w:rsid w:val="000A562A"/>
    <w:rsid w:val="000A626E"/>
    <w:rsid w:val="000A7378"/>
    <w:rsid w:val="000B091C"/>
    <w:rsid w:val="000B0E2A"/>
    <w:rsid w:val="000B1672"/>
    <w:rsid w:val="000B1AFF"/>
    <w:rsid w:val="000B2077"/>
    <w:rsid w:val="000B22C2"/>
    <w:rsid w:val="000B28FC"/>
    <w:rsid w:val="000B2F68"/>
    <w:rsid w:val="000B30A8"/>
    <w:rsid w:val="000B4298"/>
    <w:rsid w:val="000B42EE"/>
    <w:rsid w:val="000B4AB9"/>
    <w:rsid w:val="000B59BA"/>
    <w:rsid w:val="000B5C6C"/>
    <w:rsid w:val="000B5DA1"/>
    <w:rsid w:val="000B5E38"/>
    <w:rsid w:val="000B6A33"/>
    <w:rsid w:val="000C1375"/>
    <w:rsid w:val="000C145E"/>
    <w:rsid w:val="000C16E4"/>
    <w:rsid w:val="000C1971"/>
    <w:rsid w:val="000C240B"/>
    <w:rsid w:val="000C3428"/>
    <w:rsid w:val="000C36CD"/>
    <w:rsid w:val="000C389C"/>
    <w:rsid w:val="000C62B7"/>
    <w:rsid w:val="000C691B"/>
    <w:rsid w:val="000C7B79"/>
    <w:rsid w:val="000D00B4"/>
    <w:rsid w:val="000D0815"/>
    <w:rsid w:val="000D2111"/>
    <w:rsid w:val="000D26C5"/>
    <w:rsid w:val="000D3E5D"/>
    <w:rsid w:val="000D494D"/>
    <w:rsid w:val="000D538E"/>
    <w:rsid w:val="000D669F"/>
    <w:rsid w:val="000D6F87"/>
    <w:rsid w:val="000D7F14"/>
    <w:rsid w:val="000E0C0E"/>
    <w:rsid w:val="000E14A5"/>
    <w:rsid w:val="000E2CEA"/>
    <w:rsid w:val="000E525D"/>
    <w:rsid w:val="000E72E4"/>
    <w:rsid w:val="000E794E"/>
    <w:rsid w:val="000F0847"/>
    <w:rsid w:val="000F0AC6"/>
    <w:rsid w:val="000F160A"/>
    <w:rsid w:val="000F2F05"/>
    <w:rsid w:val="000F3AD3"/>
    <w:rsid w:val="000F5C13"/>
    <w:rsid w:val="000F5E42"/>
    <w:rsid w:val="000F6AE1"/>
    <w:rsid w:val="000F6CBE"/>
    <w:rsid w:val="000F6DE0"/>
    <w:rsid w:val="000F73E7"/>
    <w:rsid w:val="000F7B8B"/>
    <w:rsid w:val="001004CF"/>
    <w:rsid w:val="00101708"/>
    <w:rsid w:val="00101B9E"/>
    <w:rsid w:val="00101BFD"/>
    <w:rsid w:val="00101C00"/>
    <w:rsid w:val="00101E81"/>
    <w:rsid w:val="00102557"/>
    <w:rsid w:val="001026CC"/>
    <w:rsid w:val="00102FA1"/>
    <w:rsid w:val="0010358B"/>
    <w:rsid w:val="00103973"/>
    <w:rsid w:val="00103D47"/>
    <w:rsid w:val="001048B2"/>
    <w:rsid w:val="00105319"/>
    <w:rsid w:val="0010580F"/>
    <w:rsid w:val="00105C68"/>
    <w:rsid w:val="00105D2D"/>
    <w:rsid w:val="001115ED"/>
    <w:rsid w:val="0011358F"/>
    <w:rsid w:val="00113FB7"/>
    <w:rsid w:val="00114906"/>
    <w:rsid w:val="00121BDC"/>
    <w:rsid w:val="00122742"/>
    <w:rsid w:val="001240C4"/>
    <w:rsid w:val="00126331"/>
    <w:rsid w:val="00126F27"/>
    <w:rsid w:val="001300F4"/>
    <w:rsid w:val="00131090"/>
    <w:rsid w:val="0013131D"/>
    <w:rsid w:val="0013345A"/>
    <w:rsid w:val="00133D3D"/>
    <w:rsid w:val="00134156"/>
    <w:rsid w:val="0013547A"/>
    <w:rsid w:val="00135B82"/>
    <w:rsid w:val="00135D82"/>
    <w:rsid w:val="00135F6C"/>
    <w:rsid w:val="0014161F"/>
    <w:rsid w:val="001417DB"/>
    <w:rsid w:val="00142AB8"/>
    <w:rsid w:val="00144471"/>
    <w:rsid w:val="0014579E"/>
    <w:rsid w:val="00145955"/>
    <w:rsid w:val="001468D6"/>
    <w:rsid w:val="00150B31"/>
    <w:rsid w:val="00150E22"/>
    <w:rsid w:val="00152064"/>
    <w:rsid w:val="00152813"/>
    <w:rsid w:val="001529B2"/>
    <w:rsid w:val="00153A85"/>
    <w:rsid w:val="001543D2"/>
    <w:rsid w:val="001554C1"/>
    <w:rsid w:val="00156976"/>
    <w:rsid w:val="00156F0D"/>
    <w:rsid w:val="00157240"/>
    <w:rsid w:val="00157543"/>
    <w:rsid w:val="001620A1"/>
    <w:rsid w:val="00163175"/>
    <w:rsid w:val="00164C6B"/>
    <w:rsid w:val="0016692C"/>
    <w:rsid w:val="001703B2"/>
    <w:rsid w:val="00174FDE"/>
    <w:rsid w:val="001750E4"/>
    <w:rsid w:val="00175235"/>
    <w:rsid w:val="001755E9"/>
    <w:rsid w:val="001757D0"/>
    <w:rsid w:val="00177602"/>
    <w:rsid w:val="0017798E"/>
    <w:rsid w:val="00177EB2"/>
    <w:rsid w:val="001809C7"/>
    <w:rsid w:val="00180BE0"/>
    <w:rsid w:val="001821FA"/>
    <w:rsid w:val="0018634E"/>
    <w:rsid w:val="00190A1E"/>
    <w:rsid w:val="00191490"/>
    <w:rsid w:val="00191799"/>
    <w:rsid w:val="00191996"/>
    <w:rsid w:val="0019253D"/>
    <w:rsid w:val="00192EAF"/>
    <w:rsid w:val="00193322"/>
    <w:rsid w:val="0019386E"/>
    <w:rsid w:val="0019392F"/>
    <w:rsid w:val="00193E0A"/>
    <w:rsid w:val="001942B6"/>
    <w:rsid w:val="0019580F"/>
    <w:rsid w:val="001960FC"/>
    <w:rsid w:val="00196667"/>
    <w:rsid w:val="00196E3E"/>
    <w:rsid w:val="001A015E"/>
    <w:rsid w:val="001A05DF"/>
    <w:rsid w:val="001A0746"/>
    <w:rsid w:val="001A12E0"/>
    <w:rsid w:val="001A16DE"/>
    <w:rsid w:val="001A3F1D"/>
    <w:rsid w:val="001A4D54"/>
    <w:rsid w:val="001A566B"/>
    <w:rsid w:val="001A5F22"/>
    <w:rsid w:val="001A75D2"/>
    <w:rsid w:val="001B1023"/>
    <w:rsid w:val="001B107F"/>
    <w:rsid w:val="001B252A"/>
    <w:rsid w:val="001B27C3"/>
    <w:rsid w:val="001B3B89"/>
    <w:rsid w:val="001B3E84"/>
    <w:rsid w:val="001B4A9A"/>
    <w:rsid w:val="001B4B98"/>
    <w:rsid w:val="001B572F"/>
    <w:rsid w:val="001B5E7E"/>
    <w:rsid w:val="001B6AD5"/>
    <w:rsid w:val="001B6C01"/>
    <w:rsid w:val="001B714C"/>
    <w:rsid w:val="001B7A8F"/>
    <w:rsid w:val="001C05F3"/>
    <w:rsid w:val="001C29C9"/>
    <w:rsid w:val="001C314F"/>
    <w:rsid w:val="001C3220"/>
    <w:rsid w:val="001C42E1"/>
    <w:rsid w:val="001C4AD7"/>
    <w:rsid w:val="001C6099"/>
    <w:rsid w:val="001C61C3"/>
    <w:rsid w:val="001C6331"/>
    <w:rsid w:val="001C7D43"/>
    <w:rsid w:val="001D11E9"/>
    <w:rsid w:val="001D1A6E"/>
    <w:rsid w:val="001D1AA2"/>
    <w:rsid w:val="001D20AE"/>
    <w:rsid w:val="001D2E1A"/>
    <w:rsid w:val="001D35E3"/>
    <w:rsid w:val="001D3CE6"/>
    <w:rsid w:val="001D5A4F"/>
    <w:rsid w:val="001D5E9E"/>
    <w:rsid w:val="001DAA02"/>
    <w:rsid w:val="001E020A"/>
    <w:rsid w:val="001E155D"/>
    <w:rsid w:val="001E21BD"/>
    <w:rsid w:val="001E3132"/>
    <w:rsid w:val="001E36C7"/>
    <w:rsid w:val="001E43AB"/>
    <w:rsid w:val="001E481F"/>
    <w:rsid w:val="001E63CC"/>
    <w:rsid w:val="001E7964"/>
    <w:rsid w:val="001F2643"/>
    <w:rsid w:val="001F31F1"/>
    <w:rsid w:val="001F4715"/>
    <w:rsid w:val="001F5412"/>
    <w:rsid w:val="001F576E"/>
    <w:rsid w:val="00200438"/>
    <w:rsid w:val="002008C1"/>
    <w:rsid w:val="0020168F"/>
    <w:rsid w:val="00202C9A"/>
    <w:rsid w:val="002049BB"/>
    <w:rsid w:val="00206D60"/>
    <w:rsid w:val="00206F21"/>
    <w:rsid w:val="002070D8"/>
    <w:rsid w:val="00211605"/>
    <w:rsid w:val="00212479"/>
    <w:rsid w:val="002125E8"/>
    <w:rsid w:val="002129B6"/>
    <w:rsid w:val="002129D2"/>
    <w:rsid w:val="00212C3D"/>
    <w:rsid w:val="00213E66"/>
    <w:rsid w:val="002141CE"/>
    <w:rsid w:val="002145F7"/>
    <w:rsid w:val="00215033"/>
    <w:rsid w:val="0021558A"/>
    <w:rsid w:val="002158A7"/>
    <w:rsid w:val="002162DD"/>
    <w:rsid w:val="00216C90"/>
    <w:rsid w:val="00217A01"/>
    <w:rsid w:val="00217CA4"/>
    <w:rsid w:val="00221458"/>
    <w:rsid w:val="00221530"/>
    <w:rsid w:val="002222DF"/>
    <w:rsid w:val="002228CF"/>
    <w:rsid w:val="00222E59"/>
    <w:rsid w:val="00223F0F"/>
    <w:rsid w:val="00225E0F"/>
    <w:rsid w:val="002260A7"/>
    <w:rsid w:val="002265C4"/>
    <w:rsid w:val="002269D9"/>
    <w:rsid w:val="00226E40"/>
    <w:rsid w:val="002277A1"/>
    <w:rsid w:val="00227F2E"/>
    <w:rsid w:val="00230257"/>
    <w:rsid w:val="002308E8"/>
    <w:rsid w:val="002315F9"/>
    <w:rsid w:val="00233CB7"/>
    <w:rsid w:val="00233DAA"/>
    <w:rsid w:val="00234B99"/>
    <w:rsid w:val="00236BCE"/>
    <w:rsid w:val="002373F2"/>
    <w:rsid w:val="002406E6"/>
    <w:rsid w:val="00241A4D"/>
    <w:rsid w:val="00241ABB"/>
    <w:rsid w:val="00242EE3"/>
    <w:rsid w:val="00246238"/>
    <w:rsid w:val="00250FB7"/>
    <w:rsid w:val="0025118F"/>
    <w:rsid w:val="00251E32"/>
    <w:rsid w:val="00252838"/>
    <w:rsid w:val="00252D71"/>
    <w:rsid w:val="002530CD"/>
    <w:rsid w:val="00254567"/>
    <w:rsid w:val="002549A5"/>
    <w:rsid w:val="00254F92"/>
    <w:rsid w:val="0025536B"/>
    <w:rsid w:val="002559F3"/>
    <w:rsid w:val="002562ED"/>
    <w:rsid w:val="00257A37"/>
    <w:rsid w:val="002605C3"/>
    <w:rsid w:val="0026190D"/>
    <w:rsid w:val="00262D00"/>
    <w:rsid w:val="00263E48"/>
    <w:rsid w:val="002646EB"/>
    <w:rsid w:val="002650FA"/>
    <w:rsid w:val="00265DC6"/>
    <w:rsid w:val="0026794A"/>
    <w:rsid w:val="00267D8B"/>
    <w:rsid w:val="002701A3"/>
    <w:rsid w:val="00270280"/>
    <w:rsid w:val="0027099F"/>
    <w:rsid w:val="00271473"/>
    <w:rsid w:val="0027170B"/>
    <w:rsid w:val="00271B2C"/>
    <w:rsid w:val="00272244"/>
    <w:rsid w:val="002727F7"/>
    <w:rsid w:val="00274C1C"/>
    <w:rsid w:val="00275175"/>
    <w:rsid w:val="002754E8"/>
    <w:rsid w:val="002762B5"/>
    <w:rsid w:val="00276885"/>
    <w:rsid w:val="00277477"/>
    <w:rsid w:val="002809BC"/>
    <w:rsid w:val="00281BED"/>
    <w:rsid w:val="00283272"/>
    <w:rsid w:val="00284B02"/>
    <w:rsid w:val="00286502"/>
    <w:rsid w:val="00286EF9"/>
    <w:rsid w:val="00291338"/>
    <w:rsid w:val="00294331"/>
    <w:rsid w:val="00294C0D"/>
    <w:rsid w:val="00294FDD"/>
    <w:rsid w:val="00294FF2"/>
    <w:rsid w:val="002970E1"/>
    <w:rsid w:val="00297925"/>
    <w:rsid w:val="00297D53"/>
    <w:rsid w:val="002A1447"/>
    <w:rsid w:val="002A14F8"/>
    <w:rsid w:val="002A194C"/>
    <w:rsid w:val="002A2609"/>
    <w:rsid w:val="002A2870"/>
    <w:rsid w:val="002A2C64"/>
    <w:rsid w:val="002A311A"/>
    <w:rsid w:val="002A405E"/>
    <w:rsid w:val="002A47FF"/>
    <w:rsid w:val="002A48F1"/>
    <w:rsid w:val="002A4B22"/>
    <w:rsid w:val="002A4B57"/>
    <w:rsid w:val="002A66FC"/>
    <w:rsid w:val="002A6C84"/>
    <w:rsid w:val="002B15EE"/>
    <w:rsid w:val="002B16E0"/>
    <w:rsid w:val="002B1C19"/>
    <w:rsid w:val="002B2878"/>
    <w:rsid w:val="002B2883"/>
    <w:rsid w:val="002B2BEF"/>
    <w:rsid w:val="002B3186"/>
    <w:rsid w:val="002B4140"/>
    <w:rsid w:val="002B528F"/>
    <w:rsid w:val="002B561A"/>
    <w:rsid w:val="002B765F"/>
    <w:rsid w:val="002B782A"/>
    <w:rsid w:val="002C00DA"/>
    <w:rsid w:val="002C0742"/>
    <w:rsid w:val="002C0FA8"/>
    <w:rsid w:val="002C0FEA"/>
    <w:rsid w:val="002C1950"/>
    <w:rsid w:val="002C3B5D"/>
    <w:rsid w:val="002C46EE"/>
    <w:rsid w:val="002C4C8A"/>
    <w:rsid w:val="002C6AC8"/>
    <w:rsid w:val="002D0F24"/>
    <w:rsid w:val="002D142A"/>
    <w:rsid w:val="002D216D"/>
    <w:rsid w:val="002D33F2"/>
    <w:rsid w:val="002D5627"/>
    <w:rsid w:val="002D6352"/>
    <w:rsid w:val="002D7CE8"/>
    <w:rsid w:val="002D7E51"/>
    <w:rsid w:val="002E0072"/>
    <w:rsid w:val="002E0300"/>
    <w:rsid w:val="002E0AF8"/>
    <w:rsid w:val="002E1172"/>
    <w:rsid w:val="002E29BD"/>
    <w:rsid w:val="002E2BAF"/>
    <w:rsid w:val="002E4083"/>
    <w:rsid w:val="002E4C6C"/>
    <w:rsid w:val="002E4D25"/>
    <w:rsid w:val="002E6E52"/>
    <w:rsid w:val="002E6F31"/>
    <w:rsid w:val="002E7D29"/>
    <w:rsid w:val="002F0E08"/>
    <w:rsid w:val="002F1F58"/>
    <w:rsid w:val="002F30B4"/>
    <w:rsid w:val="002F3563"/>
    <w:rsid w:val="002F3815"/>
    <w:rsid w:val="002F4ED4"/>
    <w:rsid w:val="002F4EFB"/>
    <w:rsid w:val="002F5143"/>
    <w:rsid w:val="00301A2C"/>
    <w:rsid w:val="00301E81"/>
    <w:rsid w:val="0030220D"/>
    <w:rsid w:val="003025FD"/>
    <w:rsid w:val="00302EE4"/>
    <w:rsid w:val="00303364"/>
    <w:rsid w:val="003062B9"/>
    <w:rsid w:val="00306631"/>
    <w:rsid w:val="00306B37"/>
    <w:rsid w:val="00306C57"/>
    <w:rsid w:val="00306D4D"/>
    <w:rsid w:val="003070D8"/>
    <w:rsid w:val="00307346"/>
    <w:rsid w:val="00311017"/>
    <w:rsid w:val="00315B87"/>
    <w:rsid w:val="00316B09"/>
    <w:rsid w:val="00316B29"/>
    <w:rsid w:val="00317848"/>
    <w:rsid w:val="00317F31"/>
    <w:rsid w:val="00320137"/>
    <w:rsid w:val="003203FB"/>
    <w:rsid w:val="00320F2A"/>
    <w:rsid w:val="00322F68"/>
    <w:rsid w:val="003236D8"/>
    <w:rsid w:val="00323A7B"/>
    <w:rsid w:val="00323EA6"/>
    <w:rsid w:val="0032499E"/>
    <w:rsid w:val="00324CD7"/>
    <w:rsid w:val="00325B2F"/>
    <w:rsid w:val="003261C2"/>
    <w:rsid w:val="003269D4"/>
    <w:rsid w:val="00327ADB"/>
    <w:rsid w:val="00331026"/>
    <w:rsid w:val="0033316D"/>
    <w:rsid w:val="00334E37"/>
    <w:rsid w:val="00334FD6"/>
    <w:rsid w:val="0033500F"/>
    <w:rsid w:val="00336287"/>
    <w:rsid w:val="00341161"/>
    <w:rsid w:val="003415D4"/>
    <w:rsid w:val="003419CB"/>
    <w:rsid w:val="00341E1B"/>
    <w:rsid w:val="00341F7A"/>
    <w:rsid w:val="003420A4"/>
    <w:rsid w:val="00342166"/>
    <w:rsid w:val="00342C6D"/>
    <w:rsid w:val="00342CB8"/>
    <w:rsid w:val="00343531"/>
    <w:rsid w:val="00346660"/>
    <w:rsid w:val="00346FE2"/>
    <w:rsid w:val="0034704D"/>
    <w:rsid w:val="003507F1"/>
    <w:rsid w:val="00350D75"/>
    <w:rsid w:val="00350D98"/>
    <w:rsid w:val="00350E64"/>
    <w:rsid w:val="00351102"/>
    <w:rsid w:val="003516C9"/>
    <w:rsid w:val="00352742"/>
    <w:rsid w:val="00353103"/>
    <w:rsid w:val="003543AF"/>
    <w:rsid w:val="00355D8D"/>
    <w:rsid w:val="00355FD4"/>
    <w:rsid w:val="00356C64"/>
    <w:rsid w:val="00357595"/>
    <w:rsid w:val="003576C3"/>
    <w:rsid w:val="003579BE"/>
    <w:rsid w:val="0036112A"/>
    <w:rsid w:val="003614B6"/>
    <w:rsid w:val="00362250"/>
    <w:rsid w:val="003646CE"/>
    <w:rsid w:val="00364DA3"/>
    <w:rsid w:val="00365A2A"/>
    <w:rsid w:val="00365C04"/>
    <w:rsid w:val="00367538"/>
    <w:rsid w:val="003703E3"/>
    <w:rsid w:val="0037112E"/>
    <w:rsid w:val="00372345"/>
    <w:rsid w:val="0037650F"/>
    <w:rsid w:val="00377652"/>
    <w:rsid w:val="00377E36"/>
    <w:rsid w:val="003800A8"/>
    <w:rsid w:val="0038047B"/>
    <w:rsid w:val="003804E0"/>
    <w:rsid w:val="0038165D"/>
    <w:rsid w:val="00382C73"/>
    <w:rsid w:val="00383374"/>
    <w:rsid w:val="003845BC"/>
    <w:rsid w:val="0038598A"/>
    <w:rsid w:val="003876FD"/>
    <w:rsid w:val="00387FFB"/>
    <w:rsid w:val="00391562"/>
    <w:rsid w:val="00393BCC"/>
    <w:rsid w:val="00393F2D"/>
    <w:rsid w:val="0039483E"/>
    <w:rsid w:val="00395442"/>
    <w:rsid w:val="00395C0A"/>
    <w:rsid w:val="00396080"/>
    <w:rsid w:val="00396F65"/>
    <w:rsid w:val="003973AA"/>
    <w:rsid w:val="00397C0E"/>
    <w:rsid w:val="003A22CE"/>
    <w:rsid w:val="003A285D"/>
    <w:rsid w:val="003A388C"/>
    <w:rsid w:val="003A43DE"/>
    <w:rsid w:val="003A4989"/>
    <w:rsid w:val="003A5B2B"/>
    <w:rsid w:val="003A5C0D"/>
    <w:rsid w:val="003A5E26"/>
    <w:rsid w:val="003A75E2"/>
    <w:rsid w:val="003A7E44"/>
    <w:rsid w:val="003B2431"/>
    <w:rsid w:val="003B26FE"/>
    <w:rsid w:val="003B3BF9"/>
    <w:rsid w:val="003B48C0"/>
    <w:rsid w:val="003B4930"/>
    <w:rsid w:val="003B5EF2"/>
    <w:rsid w:val="003B69E9"/>
    <w:rsid w:val="003B6D25"/>
    <w:rsid w:val="003B76A5"/>
    <w:rsid w:val="003C08E8"/>
    <w:rsid w:val="003C1C1E"/>
    <w:rsid w:val="003C2048"/>
    <w:rsid w:val="003C27D8"/>
    <w:rsid w:val="003C383A"/>
    <w:rsid w:val="003C3D55"/>
    <w:rsid w:val="003C4DEB"/>
    <w:rsid w:val="003C54D7"/>
    <w:rsid w:val="003C6E9F"/>
    <w:rsid w:val="003C6EDE"/>
    <w:rsid w:val="003D0A13"/>
    <w:rsid w:val="003D2018"/>
    <w:rsid w:val="003D256C"/>
    <w:rsid w:val="003D296C"/>
    <w:rsid w:val="003D5D0B"/>
    <w:rsid w:val="003D65B7"/>
    <w:rsid w:val="003E1A0F"/>
    <w:rsid w:val="003E1E65"/>
    <w:rsid w:val="003E41F8"/>
    <w:rsid w:val="003E4325"/>
    <w:rsid w:val="003E4F0E"/>
    <w:rsid w:val="003E4FC3"/>
    <w:rsid w:val="003E60E6"/>
    <w:rsid w:val="003F099F"/>
    <w:rsid w:val="003F1000"/>
    <w:rsid w:val="003F1B6C"/>
    <w:rsid w:val="003F22F8"/>
    <w:rsid w:val="003F24E6"/>
    <w:rsid w:val="003F3BCF"/>
    <w:rsid w:val="003F4B49"/>
    <w:rsid w:val="003F53EF"/>
    <w:rsid w:val="003F56B7"/>
    <w:rsid w:val="003F57C6"/>
    <w:rsid w:val="00400526"/>
    <w:rsid w:val="00400C36"/>
    <w:rsid w:val="00401178"/>
    <w:rsid w:val="00401F89"/>
    <w:rsid w:val="00404A3A"/>
    <w:rsid w:val="00405171"/>
    <w:rsid w:val="00406F35"/>
    <w:rsid w:val="0040702C"/>
    <w:rsid w:val="00407336"/>
    <w:rsid w:val="00407D62"/>
    <w:rsid w:val="00410037"/>
    <w:rsid w:val="004117D2"/>
    <w:rsid w:val="0041305F"/>
    <w:rsid w:val="004133A8"/>
    <w:rsid w:val="00413AA0"/>
    <w:rsid w:val="004143B1"/>
    <w:rsid w:val="00415898"/>
    <w:rsid w:val="004163B9"/>
    <w:rsid w:val="004176F7"/>
    <w:rsid w:val="00420E5C"/>
    <w:rsid w:val="00421B41"/>
    <w:rsid w:val="00422E2A"/>
    <w:rsid w:val="00423FD4"/>
    <w:rsid w:val="00424B5A"/>
    <w:rsid w:val="004253BA"/>
    <w:rsid w:val="004261BB"/>
    <w:rsid w:val="00426933"/>
    <w:rsid w:val="00426A61"/>
    <w:rsid w:val="00426BCB"/>
    <w:rsid w:val="00427A0B"/>
    <w:rsid w:val="00430EDE"/>
    <w:rsid w:val="004315D8"/>
    <w:rsid w:val="00431E05"/>
    <w:rsid w:val="00431F88"/>
    <w:rsid w:val="00432524"/>
    <w:rsid w:val="00432528"/>
    <w:rsid w:val="00432F04"/>
    <w:rsid w:val="0043335B"/>
    <w:rsid w:val="00435E15"/>
    <w:rsid w:val="00436C8B"/>
    <w:rsid w:val="00440A66"/>
    <w:rsid w:val="0044172E"/>
    <w:rsid w:val="004422D8"/>
    <w:rsid w:val="00442806"/>
    <w:rsid w:val="004429B9"/>
    <w:rsid w:val="00442C44"/>
    <w:rsid w:val="0044377E"/>
    <w:rsid w:val="00445216"/>
    <w:rsid w:val="00445747"/>
    <w:rsid w:val="00451989"/>
    <w:rsid w:val="00451B05"/>
    <w:rsid w:val="004528EC"/>
    <w:rsid w:val="00454D25"/>
    <w:rsid w:val="0045538D"/>
    <w:rsid w:val="0045657C"/>
    <w:rsid w:val="00457CDA"/>
    <w:rsid w:val="0046052F"/>
    <w:rsid w:val="00460663"/>
    <w:rsid w:val="00460A16"/>
    <w:rsid w:val="00460F5E"/>
    <w:rsid w:val="0046251A"/>
    <w:rsid w:val="004625A5"/>
    <w:rsid w:val="0046287F"/>
    <w:rsid w:val="00462FA6"/>
    <w:rsid w:val="0046416C"/>
    <w:rsid w:val="004647D0"/>
    <w:rsid w:val="00470B23"/>
    <w:rsid w:val="00471195"/>
    <w:rsid w:val="00473424"/>
    <w:rsid w:val="004740FF"/>
    <w:rsid w:val="0047557C"/>
    <w:rsid w:val="004766A9"/>
    <w:rsid w:val="00476950"/>
    <w:rsid w:val="004772F8"/>
    <w:rsid w:val="004774BC"/>
    <w:rsid w:val="004776D1"/>
    <w:rsid w:val="004801E8"/>
    <w:rsid w:val="004805BF"/>
    <w:rsid w:val="004822A6"/>
    <w:rsid w:val="004827DB"/>
    <w:rsid w:val="00482F1F"/>
    <w:rsid w:val="004836F5"/>
    <w:rsid w:val="00484910"/>
    <w:rsid w:val="00485D12"/>
    <w:rsid w:val="0048619C"/>
    <w:rsid w:val="00486832"/>
    <w:rsid w:val="00486AF0"/>
    <w:rsid w:val="00486FC0"/>
    <w:rsid w:val="004872B7"/>
    <w:rsid w:val="00487D4C"/>
    <w:rsid w:val="0049070C"/>
    <w:rsid w:val="00490D97"/>
    <w:rsid w:val="00491C43"/>
    <w:rsid w:val="00492DB2"/>
    <w:rsid w:val="00492E4B"/>
    <w:rsid w:val="00494676"/>
    <w:rsid w:val="00494EE6"/>
    <w:rsid w:val="004A0333"/>
    <w:rsid w:val="004A27BA"/>
    <w:rsid w:val="004A40D5"/>
    <w:rsid w:val="004A40DF"/>
    <w:rsid w:val="004A4F45"/>
    <w:rsid w:val="004A5F47"/>
    <w:rsid w:val="004A60AC"/>
    <w:rsid w:val="004A6362"/>
    <w:rsid w:val="004A6DC3"/>
    <w:rsid w:val="004B0137"/>
    <w:rsid w:val="004B0BF3"/>
    <w:rsid w:val="004B0EDE"/>
    <w:rsid w:val="004B11C2"/>
    <w:rsid w:val="004B1564"/>
    <w:rsid w:val="004B23F7"/>
    <w:rsid w:val="004B426E"/>
    <w:rsid w:val="004B4B4C"/>
    <w:rsid w:val="004B62E4"/>
    <w:rsid w:val="004B72E0"/>
    <w:rsid w:val="004B78BF"/>
    <w:rsid w:val="004B7C13"/>
    <w:rsid w:val="004C0031"/>
    <w:rsid w:val="004C098A"/>
    <w:rsid w:val="004C0FBE"/>
    <w:rsid w:val="004C1D6E"/>
    <w:rsid w:val="004C23B7"/>
    <w:rsid w:val="004C24CF"/>
    <w:rsid w:val="004C3E4C"/>
    <w:rsid w:val="004C44D1"/>
    <w:rsid w:val="004C5248"/>
    <w:rsid w:val="004C5824"/>
    <w:rsid w:val="004C58D7"/>
    <w:rsid w:val="004C5B86"/>
    <w:rsid w:val="004C68DE"/>
    <w:rsid w:val="004C6DF6"/>
    <w:rsid w:val="004C7917"/>
    <w:rsid w:val="004C7C83"/>
    <w:rsid w:val="004D143C"/>
    <w:rsid w:val="004D1D92"/>
    <w:rsid w:val="004D2AD9"/>
    <w:rsid w:val="004D2DAB"/>
    <w:rsid w:val="004D440C"/>
    <w:rsid w:val="004D5EC1"/>
    <w:rsid w:val="004D648C"/>
    <w:rsid w:val="004D7D80"/>
    <w:rsid w:val="004E0B00"/>
    <w:rsid w:val="004E0BDC"/>
    <w:rsid w:val="004E1092"/>
    <w:rsid w:val="004E10C9"/>
    <w:rsid w:val="004E149D"/>
    <w:rsid w:val="004E1730"/>
    <w:rsid w:val="004E29C8"/>
    <w:rsid w:val="004E364A"/>
    <w:rsid w:val="004E47F9"/>
    <w:rsid w:val="004E517C"/>
    <w:rsid w:val="004E5441"/>
    <w:rsid w:val="004E5F88"/>
    <w:rsid w:val="004E6AF6"/>
    <w:rsid w:val="004E70E3"/>
    <w:rsid w:val="004E724D"/>
    <w:rsid w:val="004F06CB"/>
    <w:rsid w:val="004F1DA4"/>
    <w:rsid w:val="00500A0D"/>
    <w:rsid w:val="0050167D"/>
    <w:rsid w:val="005016DC"/>
    <w:rsid w:val="00501C42"/>
    <w:rsid w:val="00502D84"/>
    <w:rsid w:val="00502E07"/>
    <w:rsid w:val="0050350B"/>
    <w:rsid w:val="0050468B"/>
    <w:rsid w:val="00505F8E"/>
    <w:rsid w:val="00507DF5"/>
    <w:rsid w:val="00510A06"/>
    <w:rsid w:val="00510CAD"/>
    <w:rsid w:val="00511651"/>
    <w:rsid w:val="00511848"/>
    <w:rsid w:val="00512322"/>
    <w:rsid w:val="00512BFA"/>
    <w:rsid w:val="00513328"/>
    <w:rsid w:val="00515C8C"/>
    <w:rsid w:val="005205B6"/>
    <w:rsid w:val="00520C27"/>
    <w:rsid w:val="0052365C"/>
    <w:rsid w:val="005260CB"/>
    <w:rsid w:val="0052676D"/>
    <w:rsid w:val="00527D78"/>
    <w:rsid w:val="00530A6B"/>
    <w:rsid w:val="005311F2"/>
    <w:rsid w:val="005318FB"/>
    <w:rsid w:val="00531D76"/>
    <w:rsid w:val="005321B2"/>
    <w:rsid w:val="00532FC8"/>
    <w:rsid w:val="0053311E"/>
    <w:rsid w:val="00533AA7"/>
    <w:rsid w:val="0054260D"/>
    <w:rsid w:val="005427FA"/>
    <w:rsid w:val="00542815"/>
    <w:rsid w:val="00543DA8"/>
    <w:rsid w:val="00544B28"/>
    <w:rsid w:val="00544FA3"/>
    <w:rsid w:val="00546665"/>
    <w:rsid w:val="00547EAF"/>
    <w:rsid w:val="00550411"/>
    <w:rsid w:val="00550AC9"/>
    <w:rsid w:val="00550E34"/>
    <w:rsid w:val="005542F6"/>
    <w:rsid w:val="00555B2A"/>
    <w:rsid w:val="00555D75"/>
    <w:rsid w:val="00556116"/>
    <w:rsid w:val="00557433"/>
    <w:rsid w:val="0055768D"/>
    <w:rsid w:val="00557B90"/>
    <w:rsid w:val="00560C0C"/>
    <w:rsid w:val="005647C4"/>
    <w:rsid w:val="00564DA1"/>
    <w:rsid w:val="00565714"/>
    <w:rsid w:val="00566587"/>
    <w:rsid w:val="0056691B"/>
    <w:rsid w:val="005673DB"/>
    <w:rsid w:val="00567907"/>
    <w:rsid w:val="005706FD"/>
    <w:rsid w:val="00570949"/>
    <w:rsid w:val="00571228"/>
    <w:rsid w:val="0057134C"/>
    <w:rsid w:val="005719B0"/>
    <w:rsid w:val="00573252"/>
    <w:rsid w:val="00574C68"/>
    <w:rsid w:val="00574D39"/>
    <w:rsid w:val="00575722"/>
    <w:rsid w:val="00576A3C"/>
    <w:rsid w:val="005770AA"/>
    <w:rsid w:val="00577541"/>
    <w:rsid w:val="00581BFF"/>
    <w:rsid w:val="00582595"/>
    <w:rsid w:val="00583F6F"/>
    <w:rsid w:val="00584248"/>
    <w:rsid w:val="00584DB9"/>
    <w:rsid w:val="0058505A"/>
    <w:rsid w:val="00585086"/>
    <w:rsid w:val="005850AF"/>
    <w:rsid w:val="00585166"/>
    <w:rsid w:val="00586E2F"/>
    <w:rsid w:val="00587905"/>
    <w:rsid w:val="00587AAA"/>
    <w:rsid w:val="0059094C"/>
    <w:rsid w:val="005913AE"/>
    <w:rsid w:val="005917E0"/>
    <w:rsid w:val="005920FB"/>
    <w:rsid w:val="00592C5D"/>
    <w:rsid w:val="00594499"/>
    <w:rsid w:val="00594A06"/>
    <w:rsid w:val="00594CDE"/>
    <w:rsid w:val="00596814"/>
    <w:rsid w:val="00596845"/>
    <w:rsid w:val="00597CE0"/>
    <w:rsid w:val="00597CE4"/>
    <w:rsid w:val="005A06C9"/>
    <w:rsid w:val="005A0948"/>
    <w:rsid w:val="005A0B84"/>
    <w:rsid w:val="005A154D"/>
    <w:rsid w:val="005A1AC6"/>
    <w:rsid w:val="005A332E"/>
    <w:rsid w:val="005A33F1"/>
    <w:rsid w:val="005A375B"/>
    <w:rsid w:val="005A45CA"/>
    <w:rsid w:val="005A5685"/>
    <w:rsid w:val="005A5703"/>
    <w:rsid w:val="005A72D5"/>
    <w:rsid w:val="005A7675"/>
    <w:rsid w:val="005B03FC"/>
    <w:rsid w:val="005B122C"/>
    <w:rsid w:val="005B150D"/>
    <w:rsid w:val="005B197D"/>
    <w:rsid w:val="005B2567"/>
    <w:rsid w:val="005B28B1"/>
    <w:rsid w:val="005B3A7F"/>
    <w:rsid w:val="005B40D6"/>
    <w:rsid w:val="005B45B6"/>
    <w:rsid w:val="005B5F2B"/>
    <w:rsid w:val="005B6CFB"/>
    <w:rsid w:val="005B6F71"/>
    <w:rsid w:val="005B6FAD"/>
    <w:rsid w:val="005C24F7"/>
    <w:rsid w:val="005C2C1C"/>
    <w:rsid w:val="005C37EF"/>
    <w:rsid w:val="005C38BF"/>
    <w:rsid w:val="005C3AD1"/>
    <w:rsid w:val="005C40BC"/>
    <w:rsid w:val="005C4562"/>
    <w:rsid w:val="005C4FA5"/>
    <w:rsid w:val="005C5C6F"/>
    <w:rsid w:val="005C6D71"/>
    <w:rsid w:val="005C78DB"/>
    <w:rsid w:val="005D2626"/>
    <w:rsid w:val="005D3948"/>
    <w:rsid w:val="005D3BD3"/>
    <w:rsid w:val="005D3F82"/>
    <w:rsid w:val="005D40A7"/>
    <w:rsid w:val="005D4F12"/>
    <w:rsid w:val="005D5265"/>
    <w:rsid w:val="005D539D"/>
    <w:rsid w:val="005D555E"/>
    <w:rsid w:val="005D55C2"/>
    <w:rsid w:val="005D5625"/>
    <w:rsid w:val="005D7B0B"/>
    <w:rsid w:val="005E05CC"/>
    <w:rsid w:val="005E1001"/>
    <w:rsid w:val="005E34F1"/>
    <w:rsid w:val="005E3544"/>
    <w:rsid w:val="005E3811"/>
    <w:rsid w:val="005E4604"/>
    <w:rsid w:val="005E4D59"/>
    <w:rsid w:val="005E514F"/>
    <w:rsid w:val="005E5185"/>
    <w:rsid w:val="005E7C2F"/>
    <w:rsid w:val="005F083E"/>
    <w:rsid w:val="005F0E83"/>
    <w:rsid w:val="005F137D"/>
    <w:rsid w:val="005F1746"/>
    <w:rsid w:val="005F26C4"/>
    <w:rsid w:val="005F3741"/>
    <w:rsid w:val="005F4066"/>
    <w:rsid w:val="005F5BA5"/>
    <w:rsid w:val="005F6A4C"/>
    <w:rsid w:val="005F6D2A"/>
    <w:rsid w:val="005F6E55"/>
    <w:rsid w:val="005F6F68"/>
    <w:rsid w:val="005F7D55"/>
    <w:rsid w:val="005F7E57"/>
    <w:rsid w:val="00600D9E"/>
    <w:rsid w:val="0060456E"/>
    <w:rsid w:val="0060521F"/>
    <w:rsid w:val="00605F75"/>
    <w:rsid w:val="0060652C"/>
    <w:rsid w:val="00610992"/>
    <w:rsid w:val="00611691"/>
    <w:rsid w:val="006130F9"/>
    <w:rsid w:val="006130FE"/>
    <w:rsid w:val="00613733"/>
    <w:rsid w:val="006141A5"/>
    <w:rsid w:val="00615E24"/>
    <w:rsid w:val="00617CDD"/>
    <w:rsid w:val="00620207"/>
    <w:rsid w:val="006205BD"/>
    <w:rsid w:val="0062109B"/>
    <w:rsid w:val="00622CD4"/>
    <w:rsid w:val="00622E05"/>
    <w:rsid w:val="006261D6"/>
    <w:rsid w:val="0062700A"/>
    <w:rsid w:val="00627C7E"/>
    <w:rsid w:val="00630765"/>
    <w:rsid w:val="006315B6"/>
    <w:rsid w:val="006315D4"/>
    <w:rsid w:val="006318AE"/>
    <w:rsid w:val="006321DB"/>
    <w:rsid w:val="00632A00"/>
    <w:rsid w:val="00632B8E"/>
    <w:rsid w:val="00633435"/>
    <w:rsid w:val="00633D2B"/>
    <w:rsid w:val="00634AD7"/>
    <w:rsid w:val="00634EE5"/>
    <w:rsid w:val="00636173"/>
    <w:rsid w:val="006376FB"/>
    <w:rsid w:val="00637FC7"/>
    <w:rsid w:val="00640B16"/>
    <w:rsid w:val="00640C18"/>
    <w:rsid w:val="006416A9"/>
    <w:rsid w:val="006418B1"/>
    <w:rsid w:val="006423C2"/>
    <w:rsid w:val="00642E8B"/>
    <w:rsid w:val="00643C4F"/>
    <w:rsid w:val="00645093"/>
    <w:rsid w:val="00650EF2"/>
    <w:rsid w:val="006531C4"/>
    <w:rsid w:val="00653453"/>
    <w:rsid w:val="006540E3"/>
    <w:rsid w:val="00654665"/>
    <w:rsid w:val="00654BA1"/>
    <w:rsid w:val="00655E70"/>
    <w:rsid w:val="00657B0F"/>
    <w:rsid w:val="00657FF3"/>
    <w:rsid w:val="006602D9"/>
    <w:rsid w:val="00661765"/>
    <w:rsid w:val="00661CF8"/>
    <w:rsid w:val="00661FFA"/>
    <w:rsid w:val="00663EDD"/>
    <w:rsid w:val="006643AC"/>
    <w:rsid w:val="006646E0"/>
    <w:rsid w:val="0066524C"/>
    <w:rsid w:val="0066582B"/>
    <w:rsid w:val="00665B3A"/>
    <w:rsid w:val="00665D50"/>
    <w:rsid w:val="00667418"/>
    <w:rsid w:val="00670015"/>
    <w:rsid w:val="00672156"/>
    <w:rsid w:val="0067585E"/>
    <w:rsid w:val="0067604A"/>
    <w:rsid w:val="006777FF"/>
    <w:rsid w:val="00681315"/>
    <w:rsid w:val="00681364"/>
    <w:rsid w:val="006822ED"/>
    <w:rsid w:val="0068232C"/>
    <w:rsid w:val="006826CE"/>
    <w:rsid w:val="00682A64"/>
    <w:rsid w:val="0068754C"/>
    <w:rsid w:val="006878D9"/>
    <w:rsid w:val="0069015E"/>
    <w:rsid w:val="006929B7"/>
    <w:rsid w:val="00692B29"/>
    <w:rsid w:val="00694E4A"/>
    <w:rsid w:val="00695612"/>
    <w:rsid w:val="00695A3E"/>
    <w:rsid w:val="00697500"/>
    <w:rsid w:val="00697B86"/>
    <w:rsid w:val="00697D77"/>
    <w:rsid w:val="006A0D73"/>
    <w:rsid w:val="006A197A"/>
    <w:rsid w:val="006A3592"/>
    <w:rsid w:val="006A416B"/>
    <w:rsid w:val="006A4E27"/>
    <w:rsid w:val="006A4E31"/>
    <w:rsid w:val="006A5858"/>
    <w:rsid w:val="006A6C0D"/>
    <w:rsid w:val="006A7301"/>
    <w:rsid w:val="006B039C"/>
    <w:rsid w:val="006B06FC"/>
    <w:rsid w:val="006B1D53"/>
    <w:rsid w:val="006B3054"/>
    <w:rsid w:val="006B3800"/>
    <w:rsid w:val="006B3D3E"/>
    <w:rsid w:val="006B4521"/>
    <w:rsid w:val="006B4525"/>
    <w:rsid w:val="006B60DE"/>
    <w:rsid w:val="006B755F"/>
    <w:rsid w:val="006B77E7"/>
    <w:rsid w:val="006C1809"/>
    <w:rsid w:val="006C2BDE"/>
    <w:rsid w:val="006C2D96"/>
    <w:rsid w:val="006C50EA"/>
    <w:rsid w:val="006C686D"/>
    <w:rsid w:val="006C780E"/>
    <w:rsid w:val="006D16E9"/>
    <w:rsid w:val="006D1B75"/>
    <w:rsid w:val="006D2752"/>
    <w:rsid w:val="006D3495"/>
    <w:rsid w:val="006D3784"/>
    <w:rsid w:val="006D421A"/>
    <w:rsid w:val="006D495E"/>
    <w:rsid w:val="006D4CBF"/>
    <w:rsid w:val="006D4F22"/>
    <w:rsid w:val="006D508B"/>
    <w:rsid w:val="006D5935"/>
    <w:rsid w:val="006D5F83"/>
    <w:rsid w:val="006D6190"/>
    <w:rsid w:val="006D78CC"/>
    <w:rsid w:val="006E011E"/>
    <w:rsid w:val="006E08AB"/>
    <w:rsid w:val="006E08C7"/>
    <w:rsid w:val="006E2880"/>
    <w:rsid w:val="006E31D3"/>
    <w:rsid w:val="006E3C6A"/>
    <w:rsid w:val="006E3DA2"/>
    <w:rsid w:val="006E53B6"/>
    <w:rsid w:val="006E5DF6"/>
    <w:rsid w:val="006E6A3C"/>
    <w:rsid w:val="006F175B"/>
    <w:rsid w:val="006F2B11"/>
    <w:rsid w:val="006F2F5D"/>
    <w:rsid w:val="006F4498"/>
    <w:rsid w:val="006F5716"/>
    <w:rsid w:val="006F67BD"/>
    <w:rsid w:val="006F7616"/>
    <w:rsid w:val="006F7DF8"/>
    <w:rsid w:val="007001C7"/>
    <w:rsid w:val="0070105B"/>
    <w:rsid w:val="00701C43"/>
    <w:rsid w:val="007022D9"/>
    <w:rsid w:val="007028A3"/>
    <w:rsid w:val="007057B4"/>
    <w:rsid w:val="00706043"/>
    <w:rsid w:val="00706057"/>
    <w:rsid w:val="0070702E"/>
    <w:rsid w:val="007107CE"/>
    <w:rsid w:val="00710E17"/>
    <w:rsid w:val="00711FAF"/>
    <w:rsid w:val="0071268A"/>
    <w:rsid w:val="007175AD"/>
    <w:rsid w:val="00717D4C"/>
    <w:rsid w:val="00717EA9"/>
    <w:rsid w:val="007210A4"/>
    <w:rsid w:val="0072116E"/>
    <w:rsid w:val="007217AD"/>
    <w:rsid w:val="00722920"/>
    <w:rsid w:val="00724CE8"/>
    <w:rsid w:val="00725328"/>
    <w:rsid w:val="00726639"/>
    <w:rsid w:val="007279A0"/>
    <w:rsid w:val="00732A20"/>
    <w:rsid w:val="00732BDB"/>
    <w:rsid w:val="007345BF"/>
    <w:rsid w:val="0073519F"/>
    <w:rsid w:val="00735442"/>
    <w:rsid w:val="00735E0B"/>
    <w:rsid w:val="00735FBB"/>
    <w:rsid w:val="007371FF"/>
    <w:rsid w:val="00737F0F"/>
    <w:rsid w:val="007402C8"/>
    <w:rsid w:val="00740AA5"/>
    <w:rsid w:val="00741612"/>
    <w:rsid w:val="007424BC"/>
    <w:rsid w:val="00742682"/>
    <w:rsid w:val="0074275F"/>
    <w:rsid w:val="007453A7"/>
    <w:rsid w:val="007454A6"/>
    <w:rsid w:val="0074753D"/>
    <w:rsid w:val="007507DF"/>
    <w:rsid w:val="00751CC8"/>
    <w:rsid w:val="007523A1"/>
    <w:rsid w:val="007536CB"/>
    <w:rsid w:val="00753944"/>
    <w:rsid w:val="007554B3"/>
    <w:rsid w:val="0075569C"/>
    <w:rsid w:val="00756E3F"/>
    <w:rsid w:val="00760D18"/>
    <w:rsid w:val="007618A3"/>
    <w:rsid w:val="00764979"/>
    <w:rsid w:val="00765D9A"/>
    <w:rsid w:val="00767BEB"/>
    <w:rsid w:val="00771469"/>
    <w:rsid w:val="007723CC"/>
    <w:rsid w:val="00772C74"/>
    <w:rsid w:val="00773FF4"/>
    <w:rsid w:val="007747F8"/>
    <w:rsid w:val="007753FD"/>
    <w:rsid w:val="007767FB"/>
    <w:rsid w:val="00776AA3"/>
    <w:rsid w:val="00776FA2"/>
    <w:rsid w:val="00777D78"/>
    <w:rsid w:val="00781279"/>
    <w:rsid w:val="0078186E"/>
    <w:rsid w:val="00781C97"/>
    <w:rsid w:val="0078292C"/>
    <w:rsid w:val="00782BD6"/>
    <w:rsid w:val="00783347"/>
    <w:rsid w:val="0078371E"/>
    <w:rsid w:val="00783911"/>
    <w:rsid w:val="00783D08"/>
    <w:rsid w:val="00785185"/>
    <w:rsid w:val="00785DE4"/>
    <w:rsid w:val="00785E5B"/>
    <w:rsid w:val="00787380"/>
    <w:rsid w:val="0079016A"/>
    <w:rsid w:val="00790A0A"/>
    <w:rsid w:val="00791E0C"/>
    <w:rsid w:val="00792125"/>
    <w:rsid w:val="007929CA"/>
    <w:rsid w:val="00795263"/>
    <w:rsid w:val="0079568B"/>
    <w:rsid w:val="00796F4C"/>
    <w:rsid w:val="00797ED6"/>
    <w:rsid w:val="007A08FA"/>
    <w:rsid w:val="007A1500"/>
    <w:rsid w:val="007A1A4B"/>
    <w:rsid w:val="007A1ABA"/>
    <w:rsid w:val="007A1AEA"/>
    <w:rsid w:val="007A21F6"/>
    <w:rsid w:val="007A3423"/>
    <w:rsid w:val="007A3EB7"/>
    <w:rsid w:val="007A4419"/>
    <w:rsid w:val="007A4DC2"/>
    <w:rsid w:val="007A5289"/>
    <w:rsid w:val="007A549E"/>
    <w:rsid w:val="007A5F96"/>
    <w:rsid w:val="007B08C3"/>
    <w:rsid w:val="007B251F"/>
    <w:rsid w:val="007B2739"/>
    <w:rsid w:val="007B2DFE"/>
    <w:rsid w:val="007B3317"/>
    <w:rsid w:val="007B368D"/>
    <w:rsid w:val="007B4C1D"/>
    <w:rsid w:val="007B529C"/>
    <w:rsid w:val="007B7A51"/>
    <w:rsid w:val="007C08E3"/>
    <w:rsid w:val="007C0BB2"/>
    <w:rsid w:val="007C191D"/>
    <w:rsid w:val="007C2A7C"/>
    <w:rsid w:val="007C3577"/>
    <w:rsid w:val="007C3F49"/>
    <w:rsid w:val="007C4A9F"/>
    <w:rsid w:val="007C5577"/>
    <w:rsid w:val="007C580D"/>
    <w:rsid w:val="007C644A"/>
    <w:rsid w:val="007D19B3"/>
    <w:rsid w:val="007D2E2E"/>
    <w:rsid w:val="007D3CAC"/>
    <w:rsid w:val="007D3F36"/>
    <w:rsid w:val="007D44B3"/>
    <w:rsid w:val="007D5378"/>
    <w:rsid w:val="007D6747"/>
    <w:rsid w:val="007D7032"/>
    <w:rsid w:val="007D7827"/>
    <w:rsid w:val="007E157F"/>
    <w:rsid w:val="007E18B6"/>
    <w:rsid w:val="007E2008"/>
    <w:rsid w:val="007E2CC1"/>
    <w:rsid w:val="007E2F35"/>
    <w:rsid w:val="007E517D"/>
    <w:rsid w:val="007E61A9"/>
    <w:rsid w:val="007F1792"/>
    <w:rsid w:val="007F2B5A"/>
    <w:rsid w:val="007F3327"/>
    <w:rsid w:val="007F3E14"/>
    <w:rsid w:val="007F4551"/>
    <w:rsid w:val="007F468F"/>
    <w:rsid w:val="007F5095"/>
    <w:rsid w:val="007F5998"/>
    <w:rsid w:val="007F743C"/>
    <w:rsid w:val="007F7862"/>
    <w:rsid w:val="007F7B79"/>
    <w:rsid w:val="00800656"/>
    <w:rsid w:val="00801F04"/>
    <w:rsid w:val="008048FC"/>
    <w:rsid w:val="00804B18"/>
    <w:rsid w:val="00805B2A"/>
    <w:rsid w:val="008062A0"/>
    <w:rsid w:val="008064B9"/>
    <w:rsid w:val="00806A12"/>
    <w:rsid w:val="00806E6D"/>
    <w:rsid w:val="008072FE"/>
    <w:rsid w:val="00810735"/>
    <w:rsid w:val="00812004"/>
    <w:rsid w:val="008126B3"/>
    <w:rsid w:val="008128AF"/>
    <w:rsid w:val="00813131"/>
    <w:rsid w:val="00813C61"/>
    <w:rsid w:val="00815B86"/>
    <w:rsid w:val="00815D6F"/>
    <w:rsid w:val="00816BF7"/>
    <w:rsid w:val="008218BA"/>
    <w:rsid w:val="0082252E"/>
    <w:rsid w:val="00823275"/>
    <w:rsid w:val="00823A05"/>
    <w:rsid w:val="00824828"/>
    <w:rsid w:val="00824AF7"/>
    <w:rsid w:val="00825201"/>
    <w:rsid w:val="00825D76"/>
    <w:rsid w:val="00830463"/>
    <w:rsid w:val="0083048D"/>
    <w:rsid w:val="00830DF8"/>
    <w:rsid w:val="00832367"/>
    <w:rsid w:val="00832812"/>
    <w:rsid w:val="00832962"/>
    <w:rsid w:val="00832B89"/>
    <w:rsid w:val="00833180"/>
    <w:rsid w:val="0083347D"/>
    <w:rsid w:val="008336F7"/>
    <w:rsid w:val="00835F66"/>
    <w:rsid w:val="008360BC"/>
    <w:rsid w:val="00836231"/>
    <w:rsid w:val="00836B99"/>
    <w:rsid w:val="008403B5"/>
    <w:rsid w:val="008405D8"/>
    <w:rsid w:val="00842513"/>
    <w:rsid w:val="008432E3"/>
    <w:rsid w:val="00845367"/>
    <w:rsid w:val="008456E6"/>
    <w:rsid w:val="00847DA0"/>
    <w:rsid w:val="00852F25"/>
    <w:rsid w:val="008531AD"/>
    <w:rsid w:val="00853FB4"/>
    <w:rsid w:val="008544AF"/>
    <w:rsid w:val="00854A9D"/>
    <w:rsid w:val="00857325"/>
    <w:rsid w:val="00857D91"/>
    <w:rsid w:val="008600F9"/>
    <w:rsid w:val="0086044C"/>
    <w:rsid w:val="00861232"/>
    <w:rsid w:val="00861296"/>
    <w:rsid w:val="008618C5"/>
    <w:rsid w:val="00863032"/>
    <w:rsid w:val="00863D3B"/>
    <w:rsid w:val="008646C3"/>
    <w:rsid w:val="00865F23"/>
    <w:rsid w:val="00866D24"/>
    <w:rsid w:val="0086716D"/>
    <w:rsid w:val="0086776C"/>
    <w:rsid w:val="008677BD"/>
    <w:rsid w:val="00870A28"/>
    <w:rsid w:val="008727E2"/>
    <w:rsid w:val="00873DBB"/>
    <w:rsid w:val="00874332"/>
    <w:rsid w:val="00875027"/>
    <w:rsid w:val="008756D5"/>
    <w:rsid w:val="00876753"/>
    <w:rsid w:val="00877919"/>
    <w:rsid w:val="00880FDF"/>
    <w:rsid w:val="00882741"/>
    <w:rsid w:val="00883A3A"/>
    <w:rsid w:val="008840FF"/>
    <w:rsid w:val="00887EB2"/>
    <w:rsid w:val="00890E94"/>
    <w:rsid w:val="00892060"/>
    <w:rsid w:val="008922A9"/>
    <w:rsid w:val="0089331C"/>
    <w:rsid w:val="0089439D"/>
    <w:rsid w:val="00897752"/>
    <w:rsid w:val="008A1501"/>
    <w:rsid w:val="008A2FAC"/>
    <w:rsid w:val="008A2FE4"/>
    <w:rsid w:val="008A31FD"/>
    <w:rsid w:val="008A35B3"/>
    <w:rsid w:val="008A3709"/>
    <w:rsid w:val="008A4582"/>
    <w:rsid w:val="008A5A3F"/>
    <w:rsid w:val="008A7AF6"/>
    <w:rsid w:val="008B0029"/>
    <w:rsid w:val="008B09F0"/>
    <w:rsid w:val="008B0B59"/>
    <w:rsid w:val="008B0B7C"/>
    <w:rsid w:val="008B13C7"/>
    <w:rsid w:val="008B173F"/>
    <w:rsid w:val="008B1955"/>
    <w:rsid w:val="008B1F82"/>
    <w:rsid w:val="008B2310"/>
    <w:rsid w:val="008B4281"/>
    <w:rsid w:val="008B542B"/>
    <w:rsid w:val="008B55D1"/>
    <w:rsid w:val="008B710E"/>
    <w:rsid w:val="008B7111"/>
    <w:rsid w:val="008B762C"/>
    <w:rsid w:val="008B7B79"/>
    <w:rsid w:val="008C0024"/>
    <w:rsid w:val="008C1321"/>
    <w:rsid w:val="008C5EFF"/>
    <w:rsid w:val="008C666E"/>
    <w:rsid w:val="008C7A2B"/>
    <w:rsid w:val="008D02C3"/>
    <w:rsid w:val="008D03BC"/>
    <w:rsid w:val="008D07F7"/>
    <w:rsid w:val="008D1D4F"/>
    <w:rsid w:val="008D2EE5"/>
    <w:rsid w:val="008D3AD1"/>
    <w:rsid w:val="008D517A"/>
    <w:rsid w:val="008D5771"/>
    <w:rsid w:val="008D68B9"/>
    <w:rsid w:val="008D78FF"/>
    <w:rsid w:val="008E004C"/>
    <w:rsid w:val="008E0826"/>
    <w:rsid w:val="008E149A"/>
    <w:rsid w:val="008E1987"/>
    <w:rsid w:val="008E1BA2"/>
    <w:rsid w:val="008E533D"/>
    <w:rsid w:val="008E537D"/>
    <w:rsid w:val="008E665C"/>
    <w:rsid w:val="008E6C39"/>
    <w:rsid w:val="008E71C8"/>
    <w:rsid w:val="008E75D8"/>
    <w:rsid w:val="008F0499"/>
    <w:rsid w:val="008F12AC"/>
    <w:rsid w:val="008F3709"/>
    <w:rsid w:val="008F3770"/>
    <w:rsid w:val="008F5736"/>
    <w:rsid w:val="008F58D7"/>
    <w:rsid w:val="008F7517"/>
    <w:rsid w:val="008F75CF"/>
    <w:rsid w:val="008F770A"/>
    <w:rsid w:val="00900A6A"/>
    <w:rsid w:val="00900C0A"/>
    <w:rsid w:val="00903077"/>
    <w:rsid w:val="009040A8"/>
    <w:rsid w:val="00905838"/>
    <w:rsid w:val="00905D23"/>
    <w:rsid w:val="00906DA2"/>
    <w:rsid w:val="00907B90"/>
    <w:rsid w:val="00907DD0"/>
    <w:rsid w:val="00910318"/>
    <w:rsid w:val="00910C02"/>
    <w:rsid w:val="00911DF4"/>
    <w:rsid w:val="009122E2"/>
    <w:rsid w:val="00912398"/>
    <w:rsid w:val="00912436"/>
    <w:rsid w:val="00913E66"/>
    <w:rsid w:val="00913FF3"/>
    <w:rsid w:val="00915039"/>
    <w:rsid w:val="0091555C"/>
    <w:rsid w:val="00916EDF"/>
    <w:rsid w:val="00920D10"/>
    <w:rsid w:val="00921BDA"/>
    <w:rsid w:val="00922410"/>
    <w:rsid w:val="009228A6"/>
    <w:rsid w:val="00923638"/>
    <w:rsid w:val="00923F5C"/>
    <w:rsid w:val="00923F77"/>
    <w:rsid w:val="009247D0"/>
    <w:rsid w:val="00924E71"/>
    <w:rsid w:val="009255B8"/>
    <w:rsid w:val="00926E1A"/>
    <w:rsid w:val="00926E59"/>
    <w:rsid w:val="00930A7F"/>
    <w:rsid w:val="00930C79"/>
    <w:rsid w:val="00931447"/>
    <w:rsid w:val="00931CBD"/>
    <w:rsid w:val="0093234C"/>
    <w:rsid w:val="00932560"/>
    <w:rsid w:val="0093441E"/>
    <w:rsid w:val="00935929"/>
    <w:rsid w:val="0093654E"/>
    <w:rsid w:val="00940BAD"/>
    <w:rsid w:val="009410BD"/>
    <w:rsid w:val="00941427"/>
    <w:rsid w:val="0094328C"/>
    <w:rsid w:val="00943F47"/>
    <w:rsid w:val="009450D3"/>
    <w:rsid w:val="0094513C"/>
    <w:rsid w:val="009457EB"/>
    <w:rsid w:val="00945B78"/>
    <w:rsid w:val="0094654D"/>
    <w:rsid w:val="00946821"/>
    <w:rsid w:val="00947778"/>
    <w:rsid w:val="00947DD5"/>
    <w:rsid w:val="0095097C"/>
    <w:rsid w:val="0095153E"/>
    <w:rsid w:val="00951732"/>
    <w:rsid w:val="0095237F"/>
    <w:rsid w:val="0095252C"/>
    <w:rsid w:val="00952B08"/>
    <w:rsid w:val="0095359E"/>
    <w:rsid w:val="009554ED"/>
    <w:rsid w:val="00957252"/>
    <w:rsid w:val="0095769F"/>
    <w:rsid w:val="009602AA"/>
    <w:rsid w:val="00960F24"/>
    <w:rsid w:val="009629D3"/>
    <w:rsid w:val="00962A8D"/>
    <w:rsid w:val="0096339F"/>
    <w:rsid w:val="00965A9B"/>
    <w:rsid w:val="00965CD7"/>
    <w:rsid w:val="00966A37"/>
    <w:rsid w:val="00967B18"/>
    <w:rsid w:val="0097002C"/>
    <w:rsid w:val="009701D7"/>
    <w:rsid w:val="0097039B"/>
    <w:rsid w:val="00971206"/>
    <w:rsid w:val="00971969"/>
    <w:rsid w:val="00971DF8"/>
    <w:rsid w:val="0097276B"/>
    <w:rsid w:val="009738FF"/>
    <w:rsid w:val="00973950"/>
    <w:rsid w:val="00973980"/>
    <w:rsid w:val="00973CB6"/>
    <w:rsid w:val="00974118"/>
    <w:rsid w:val="009763EB"/>
    <w:rsid w:val="00980394"/>
    <w:rsid w:val="0098112C"/>
    <w:rsid w:val="0098379C"/>
    <w:rsid w:val="0098471A"/>
    <w:rsid w:val="00985AE2"/>
    <w:rsid w:val="0098783F"/>
    <w:rsid w:val="00990222"/>
    <w:rsid w:val="009902F9"/>
    <w:rsid w:val="009903D1"/>
    <w:rsid w:val="00992E0D"/>
    <w:rsid w:val="009942E1"/>
    <w:rsid w:val="009958AF"/>
    <w:rsid w:val="00996309"/>
    <w:rsid w:val="0099677A"/>
    <w:rsid w:val="009A05BA"/>
    <w:rsid w:val="009A07B0"/>
    <w:rsid w:val="009A3804"/>
    <w:rsid w:val="009A38C9"/>
    <w:rsid w:val="009A4B32"/>
    <w:rsid w:val="009A5192"/>
    <w:rsid w:val="009A54C9"/>
    <w:rsid w:val="009A5B06"/>
    <w:rsid w:val="009A5C5D"/>
    <w:rsid w:val="009A62D2"/>
    <w:rsid w:val="009A77A3"/>
    <w:rsid w:val="009A7E36"/>
    <w:rsid w:val="009B0980"/>
    <w:rsid w:val="009B15C1"/>
    <w:rsid w:val="009B15C4"/>
    <w:rsid w:val="009B1B8F"/>
    <w:rsid w:val="009B27CB"/>
    <w:rsid w:val="009B2C96"/>
    <w:rsid w:val="009B3419"/>
    <w:rsid w:val="009C0228"/>
    <w:rsid w:val="009C0E90"/>
    <w:rsid w:val="009C1246"/>
    <w:rsid w:val="009C2195"/>
    <w:rsid w:val="009C606E"/>
    <w:rsid w:val="009C6310"/>
    <w:rsid w:val="009C6D36"/>
    <w:rsid w:val="009C70FE"/>
    <w:rsid w:val="009C7230"/>
    <w:rsid w:val="009C7606"/>
    <w:rsid w:val="009C7898"/>
    <w:rsid w:val="009D0480"/>
    <w:rsid w:val="009D04A9"/>
    <w:rsid w:val="009D05FC"/>
    <w:rsid w:val="009D0755"/>
    <w:rsid w:val="009D07F9"/>
    <w:rsid w:val="009D1569"/>
    <w:rsid w:val="009D1C09"/>
    <w:rsid w:val="009D21AA"/>
    <w:rsid w:val="009D2CDB"/>
    <w:rsid w:val="009D333D"/>
    <w:rsid w:val="009D3E16"/>
    <w:rsid w:val="009D5626"/>
    <w:rsid w:val="009D5848"/>
    <w:rsid w:val="009D5F31"/>
    <w:rsid w:val="009D65BB"/>
    <w:rsid w:val="009D65C2"/>
    <w:rsid w:val="009E28EF"/>
    <w:rsid w:val="009E2D4E"/>
    <w:rsid w:val="009E3BB1"/>
    <w:rsid w:val="009E3FC5"/>
    <w:rsid w:val="009E4C49"/>
    <w:rsid w:val="009E5726"/>
    <w:rsid w:val="009E5AD9"/>
    <w:rsid w:val="009E6471"/>
    <w:rsid w:val="009E6EFE"/>
    <w:rsid w:val="009F0CFD"/>
    <w:rsid w:val="009F1802"/>
    <w:rsid w:val="009F2328"/>
    <w:rsid w:val="009F2DF9"/>
    <w:rsid w:val="009F38B4"/>
    <w:rsid w:val="009F4134"/>
    <w:rsid w:val="009F4358"/>
    <w:rsid w:val="009F55E9"/>
    <w:rsid w:val="009F7B3C"/>
    <w:rsid w:val="00A013BF"/>
    <w:rsid w:val="00A026A4"/>
    <w:rsid w:val="00A0403B"/>
    <w:rsid w:val="00A0457C"/>
    <w:rsid w:val="00A047D7"/>
    <w:rsid w:val="00A05EDF"/>
    <w:rsid w:val="00A06569"/>
    <w:rsid w:val="00A070F5"/>
    <w:rsid w:val="00A074CD"/>
    <w:rsid w:val="00A0787D"/>
    <w:rsid w:val="00A078F3"/>
    <w:rsid w:val="00A10722"/>
    <w:rsid w:val="00A10BE4"/>
    <w:rsid w:val="00A115E5"/>
    <w:rsid w:val="00A11C1E"/>
    <w:rsid w:val="00A1259E"/>
    <w:rsid w:val="00A126F2"/>
    <w:rsid w:val="00A12B28"/>
    <w:rsid w:val="00A12F66"/>
    <w:rsid w:val="00A1327D"/>
    <w:rsid w:val="00A1388D"/>
    <w:rsid w:val="00A1391D"/>
    <w:rsid w:val="00A142E5"/>
    <w:rsid w:val="00A15283"/>
    <w:rsid w:val="00A15365"/>
    <w:rsid w:val="00A170B3"/>
    <w:rsid w:val="00A17607"/>
    <w:rsid w:val="00A20613"/>
    <w:rsid w:val="00A206D1"/>
    <w:rsid w:val="00A217DA"/>
    <w:rsid w:val="00A2285F"/>
    <w:rsid w:val="00A22B84"/>
    <w:rsid w:val="00A24310"/>
    <w:rsid w:val="00A266D3"/>
    <w:rsid w:val="00A2672C"/>
    <w:rsid w:val="00A26814"/>
    <w:rsid w:val="00A2743C"/>
    <w:rsid w:val="00A27C4D"/>
    <w:rsid w:val="00A27CFE"/>
    <w:rsid w:val="00A320F3"/>
    <w:rsid w:val="00A32EA5"/>
    <w:rsid w:val="00A33A2E"/>
    <w:rsid w:val="00A33ACB"/>
    <w:rsid w:val="00A33C08"/>
    <w:rsid w:val="00A34375"/>
    <w:rsid w:val="00A35536"/>
    <w:rsid w:val="00A36E4A"/>
    <w:rsid w:val="00A36EBC"/>
    <w:rsid w:val="00A4079E"/>
    <w:rsid w:val="00A417AE"/>
    <w:rsid w:val="00A435AB"/>
    <w:rsid w:val="00A44560"/>
    <w:rsid w:val="00A44A9F"/>
    <w:rsid w:val="00A45740"/>
    <w:rsid w:val="00A46B07"/>
    <w:rsid w:val="00A47891"/>
    <w:rsid w:val="00A500B9"/>
    <w:rsid w:val="00A50A28"/>
    <w:rsid w:val="00A51467"/>
    <w:rsid w:val="00A526D7"/>
    <w:rsid w:val="00A528A3"/>
    <w:rsid w:val="00A5373A"/>
    <w:rsid w:val="00A53A8A"/>
    <w:rsid w:val="00A53F32"/>
    <w:rsid w:val="00A550E0"/>
    <w:rsid w:val="00A55183"/>
    <w:rsid w:val="00A567DE"/>
    <w:rsid w:val="00A573C8"/>
    <w:rsid w:val="00A578BF"/>
    <w:rsid w:val="00A57981"/>
    <w:rsid w:val="00A57A7C"/>
    <w:rsid w:val="00A60E13"/>
    <w:rsid w:val="00A610A9"/>
    <w:rsid w:val="00A62B85"/>
    <w:rsid w:val="00A633A8"/>
    <w:rsid w:val="00A636A7"/>
    <w:rsid w:val="00A63BB7"/>
    <w:rsid w:val="00A64213"/>
    <w:rsid w:val="00A65DFC"/>
    <w:rsid w:val="00A6688D"/>
    <w:rsid w:val="00A70BAC"/>
    <w:rsid w:val="00A732F1"/>
    <w:rsid w:val="00A7659F"/>
    <w:rsid w:val="00A82B0A"/>
    <w:rsid w:val="00A83BB8"/>
    <w:rsid w:val="00A83C3A"/>
    <w:rsid w:val="00A840A6"/>
    <w:rsid w:val="00A8484A"/>
    <w:rsid w:val="00A84FD4"/>
    <w:rsid w:val="00A858C0"/>
    <w:rsid w:val="00A8629D"/>
    <w:rsid w:val="00A869BF"/>
    <w:rsid w:val="00A901EB"/>
    <w:rsid w:val="00A90360"/>
    <w:rsid w:val="00A90714"/>
    <w:rsid w:val="00A9226F"/>
    <w:rsid w:val="00A92F21"/>
    <w:rsid w:val="00A954E4"/>
    <w:rsid w:val="00A97EC6"/>
    <w:rsid w:val="00AA1105"/>
    <w:rsid w:val="00AA1C68"/>
    <w:rsid w:val="00AA28CB"/>
    <w:rsid w:val="00AA2AFC"/>
    <w:rsid w:val="00AA3940"/>
    <w:rsid w:val="00AA4054"/>
    <w:rsid w:val="00AA5CD4"/>
    <w:rsid w:val="00AA6AB9"/>
    <w:rsid w:val="00AA789F"/>
    <w:rsid w:val="00AA7A38"/>
    <w:rsid w:val="00AA7AE3"/>
    <w:rsid w:val="00AA7EC5"/>
    <w:rsid w:val="00AB0E09"/>
    <w:rsid w:val="00AB1E0E"/>
    <w:rsid w:val="00AB24F5"/>
    <w:rsid w:val="00AB277B"/>
    <w:rsid w:val="00AB2821"/>
    <w:rsid w:val="00AB37AE"/>
    <w:rsid w:val="00AB3E35"/>
    <w:rsid w:val="00AB4C2B"/>
    <w:rsid w:val="00AB5D17"/>
    <w:rsid w:val="00AB6182"/>
    <w:rsid w:val="00AB633A"/>
    <w:rsid w:val="00AB70FD"/>
    <w:rsid w:val="00AB776F"/>
    <w:rsid w:val="00AB7874"/>
    <w:rsid w:val="00AB7B0D"/>
    <w:rsid w:val="00AC22B7"/>
    <w:rsid w:val="00AC36AB"/>
    <w:rsid w:val="00AC3957"/>
    <w:rsid w:val="00AC51A5"/>
    <w:rsid w:val="00AC5304"/>
    <w:rsid w:val="00AC625F"/>
    <w:rsid w:val="00AC7202"/>
    <w:rsid w:val="00AD14CD"/>
    <w:rsid w:val="00AD25EE"/>
    <w:rsid w:val="00AD2D6F"/>
    <w:rsid w:val="00AD3A05"/>
    <w:rsid w:val="00AD5785"/>
    <w:rsid w:val="00AE0F55"/>
    <w:rsid w:val="00AE1335"/>
    <w:rsid w:val="00AE1DDF"/>
    <w:rsid w:val="00AE3229"/>
    <w:rsid w:val="00AE516B"/>
    <w:rsid w:val="00AE5531"/>
    <w:rsid w:val="00AE6E4F"/>
    <w:rsid w:val="00AF15E9"/>
    <w:rsid w:val="00AF2BAC"/>
    <w:rsid w:val="00AF61A5"/>
    <w:rsid w:val="00AF62A8"/>
    <w:rsid w:val="00AF6CB4"/>
    <w:rsid w:val="00AF7598"/>
    <w:rsid w:val="00AF7685"/>
    <w:rsid w:val="00B01201"/>
    <w:rsid w:val="00B01721"/>
    <w:rsid w:val="00B01AA9"/>
    <w:rsid w:val="00B02634"/>
    <w:rsid w:val="00B02B37"/>
    <w:rsid w:val="00B050B5"/>
    <w:rsid w:val="00B07A81"/>
    <w:rsid w:val="00B13F2B"/>
    <w:rsid w:val="00B14091"/>
    <w:rsid w:val="00B15F3A"/>
    <w:rsid w:val="00B16D0F"/>
    <w:rsid w:val="00B17337"/>
    <w:rsid w:val="00B176DA"/>
    <w:rsid w:val="00B178DB"/>
    <w:rsid w:val="00B17C11"/>
    <w:rsid w:val="00B20AB0"/>
    <w:rsid w:val="00B223AB"/>
    <w:rsid w:val="00B2288A"/>
    <w:rsid w:val="00B24270"/>
    <w:rsid w:val="00B247FD"/>
    <w:rsid w:val="00B26037"/>
    <w:rsid w:val="00B30360"/>
    <w:rsid w:val="00B3107F"/>
    <w:rsid w:val="00B31AA6"/>
    <w:rsid w:val="00B32948"/>
    <w:rsid w:val="00B35192"/>
    <w:rsid w:val="00B352F4"/>
    <w:rsid w:val="00B35573"/>
    <w:rsid w:val="00B35DB8"/>
    <w:rsid w:val="00B36B1A"/>
    <w:rsid w:val="00B37738"/>
    <w:rsid w:val="00B408ED"/>
    <w:rsid w:val="00B42749"/>
    <w:rsid w:val="00B4315F"/>
    <w:rsid w:val="00B43E31"/>
    <w:rsid w:val="00B446A0"/>
    <w:rsid w:val="00B44845"/>
    <w:rsid w:val="00B4552B"/>
    <w:rsid w:val="00B46512"/>
    <w:rsid w:val="00B47DA3"/>
    <w:rsid w:val="00B508FC"/>
    <w:rsid w:val="00B5095E"/>
    <w:rsid w:val="00B520E8"/>
    <w:rsid w:val="00B531E9"/>
    <w:rsid w:val="00B53419"/>
    <w:rsid w:val="00B53523"/>
    <w:rsid w:val="00B53753"/>
    <w:rsid w:val="00B554FF"/>
    <w:rsid w:val="00B61773"/>
    <w:rsid w:val="00B62976"/>
    <w:rsid w:val="00B6565C"/>
    <w:rsid w:val="00B67A91"/>
    <w:rsid w:val="00B70311"/>
    <w:rsid w:val="00B70524"/>
    <w:rsid w:val="00B707FA"/>
    <w:rsid w:val="00B719A9"/>
    <w:rsid w:val="00B7219E"/>
    <w:rsid w:val="00B752A9"/>
    <w:rsid w:val="00B75B84"/>
    <w:rsid w:val="00B7616E"/>
    <w:rsid w:val="00B76326"/>
    <w:rsid w:val="00B763F5"/>
    <w:rsid w:val="00B7681B"/>
    <w:rsid w:val="00B81267"/>
    <w:rsid w:val="00B81769"/>
    <w:rsid w:val="00B844DD"/>
    <w:rsid w:val="00B84D88"/>
    <w:rsid w:val="00B853FC"/>
    <w:rsid w:val="00B90807"/>
    <w:rsid w:val="00B910B1"/>
    <w:rsid w:val="00B91315"/>
    <w:rsid w:val="00B924EE"/>
    <w:rsid w:val="00B9271D"/>
    <w:rsid w:val="00B93307"/>
    <w:rsid w:val="00B93380"/>
    <w:rsid w:val="00B94E9C"/>
    <w:rsid w:val="00B960D5"/>
    <w:rsid w:val="00BA05A3"/>
    <w:rsid w:val="00BA0BD4"/>
    <w:rsid w:val="00BA1D48"/>
    <w:rsid w:val="00BA1EA0"/>
    <w:rsid w:val="00BA20C0"/>
    <w:rsid w:val="00BA2A81"/>
    <w:rsid w:val="00BA2D4B"/>
    <w:rsid w:val="00BA4ACB"/>
    <w:rsid w:val="00BA6948"/>
    <w:rsid w:val="00BB1AEC"/>
    <w:rsid w:val="00BB2602"/>
    <w:rsid w:val="00BB304D"/>
    <w:rsid w:val="00BB3962"/>
    <w:rsid w:val="00BB44AB"/>
    <w:rsid w:val="00BB4C76"/>
    <w:rsid w:val="00BB5CF3"/>
    <w:rsid w:val="00BB6628"/>
    <w:rsid w:val="00BB6BB4"/>
    <w:rsid w:val="00BB771E"/>
    <w:rsid w:val="00BC06C7"/>
    <w:rsid w:val="00BC0CA9"/>
    <w:rsid w:val="00BC10BA"/>
    <w:rsid w:val="00BC185B"/>
    <w:rsid w:val="00BC2092"/>
    <w:rsid w:val="00BC2F32"/>
    <w:rsid w:val="00BC3821"/>
    <w:rsid w:val="00BC3E83"/>
    <w:rsid w:val="00BC431A"/>
    <w:rsid w:val="00BC4B00"/>
    <w:rsid w:val="00BC5C02"/>
    <w:rsid w:val="00BC6967"/>
    <w:rsid w:val="00BC6D54"/>
    <w:rsid w:val="00BC73DA"/>
    <w:rsid w:val="00BD01AF"/>
    <w:rsid w:val="00BD0461"/>
    <w:rsid w:val="00BD3947"/>
    <w:rsid w:val="00BD3DE0"/>
    <w:rsid w:val="00BD41F0"/>
    <w:rsid w:val="00BD443B"/>
    <w:rsid w:val="00BD47E7"/>
    <w:rsid w:val="00BD62AB"/>
    <w:rsid w:val="00BD695B"/>
    <w:rsid w:val="00BD6CD7"/>
    <w:rsid w:val="00BE0317"/>
    <w:rsid w:val="00BE0E02"/>
    <w:rsid w:val="00BE1C02"/>
    <w:rsid w:val="00BE3132"/>
    <w:rsid w:val="00BE36DC"/>
    <w:rsid w:val="00BE4AFC"/>
    <w:rsid w:val="00BE5A25"/>
    <w:rsid w:val="00BE6264"/>
    <w:rsid w:val="00BE6328"/>
    <w:rsid w:val="00BE6A20"/>
    <w:rsid w:val="00BE6D56"/>
    <w:rsid w:val="00BF2310"/>
    <w:rsid w:val="00BF27A3"/>
    <w:rsid w:val="00BF29DD"/>
    <w:rsid w:val="00BF34F5"/>
    <w:rsid w:val="00BF4205"/>
    <w:rsid w:val="00BF4DC6"/>
    <w:rsid w:val="00BF5D32"/>
    <w:rsid w:val="00BF6F6C"/>
    <w:rsid w:val="00BF7AC6"/>
    <w:rsid w:val="00C0124F"/>
    <w:rsid w:val="00C014D8"/>
    <w:rsid w:val="00C02217"/>
    <w:rsid w:val="00C02E18"/>
    <w:rsid w:val="00C0325F"/>
    <w:rsid w:val="00C0390A"/>
    <w:rsid w:val="00C03D9D"/>
    <w:rsid w:val="00C03F76"/>
    <w:rsid w:val="00C040F9"/>
    <w:rsid w:val="00C049D5"/>
    <w:rsid w:val="00C04AD4"/>
    <w:rsid w:val="00C04C29"/>
    <w:rsid w:val="00C05553"/>
    <w:rsid w:val="00C07D33"/>
    <w:rsid w:val="00C104B6"/>
    <w:rsid w:val="00C11551"/>
    <w:rsid w:val="00C11971"/>
    <w:rsid w:val="00C119C6"/>
    <w:rsid w:val="00C13C50"/>
    <w:rsid w:val="00C13F91"/>
    <w:rsid w:val="00C142BC"/>
    <w:rsid w:val="00C173E8"/>
    <w:rsid w:val="00C17C9D"/>
    <w:rsid w:val="00C213A7"/>
    <w:rsid w:val="00C215F5"/>
    <w:rsid w:val="00C217EA"/>
    <w:rsid w:val="00C21F30"/>
    <w:rsid w:val="00C22459"/>
    <w:rsid w:val="00C228CB"/>
    <w:rsid w:val="00C22FA6"/>
    <w:rsid w:val="00C2430A"/>
    <w:rsid w:val="00C2625A"/>
    <w:rsid w:val="00C26305"/>
    <w:rsid w:val="00C267FF"/>
    <w:rsid w:val="00C269D3"/>
    <w:rsid w:val="00C26D46"/>
    <w:rsid w:val="00C272C6"/>
    <w:rsid w:val="00C3035A"/>
    <w:rsid w:val="00C307C0"/>
    <w:rsid w:val="00C326F8"/>
    <w:rsid w:val="00C327FD"/>
    <w:rsid w:val="00C3282B"/>
    <w:rsid w:val="00C330CF"/>
    <w:rsid w:val="00C33152"/>
    <w:rsid w:val="00C342E3"/>
    <w:rsid w:val="00C367F1"/>
    <w:rsid w:val="00C40296"/>
    <w:rsid w:val="00C408B3"/>
    <w:rsid w:val="00C41211"/>
    <w:rsid w:val="00C41311"/>
    <w:rsid w:val="00C41FC7"/>
    <w:rsid w:val="00C43649"/>
    <w:rsid w:val="00C439A8"/>
    <w:rsid w:val="00C43BC2"/>
    <w:rsid w:val="00C4596D"/>
    <w:rsid w:val="00C45CAA"/>
    <w:rsid w:val="00C47B51"/>
    <w:rsid w:val="00C47CD7"/>
    <w:rsid w:val="00C47EDD"/>
    <w:rsid w:val="00C47F70"/>
    <w:rsid w:val="00C52F58"/>
    <w:rsid w:val="00C539B6"/>
    <w:rsid w:val="00C561C3"/>
    <w:rsid w:val="00C563CA"/>
    <w:rsid w:val="00C56861"/>
    <w:rsid w:val="00C56A9F"/>
    <w:rsid w:val="00C571D3"/>
    <w:rsid w:val="00C57FDB"/>
    <w:rsid w:val="00C60079"/>
    <w:rsid w:val="00C603C5"/>
    <w:rsid w:val="00C60C09"/>
    <w:rsid w:val="00C61DBF"/>
    <w:rsid w:val="00C62A33"/>
    <w:rsid w:val="00C62EF8"/>
    <w:rsid w:val="00C63548"/>
    <w:rsid w:val="00C63B16"/>
    <w:rsid w:val="00C63B9F"/>
    <w:rsid w:val="00C64F19"/>
    <w:rsid w:val="00C651EF"/>
    <w:rsid w:val="00C66521"/>
    <w:rsid w:val="00C66C72"/>
    <w:rsid w:val="00C66E0C"/>
    <w:rsid w:val="00C72A29"/>
    <w:rsid w:val="00C737F7"/>
    <w:rsid w:val="00C73D9F"/>
    <w:rsid w:val="00C742BD"/>
    <w:rsid w:val="00C755FC"/>
    <w:rsid w:val="00C75AA1"/>
    <w:rsid w:val="00C76DC9"/>
    <w:rsid w:val="00C77517"/>
    <w:rsid w:val="00C77968"/>
    <w:rsid w:val="00C80712"/>
    <w:rsid w:val="00C813F4"/>
    <w:rsid w:val="00C853C1"/>
    <w:rsid w:val="00C85F9B"/>
    <w:rsid w:val="00C86267"/>
    <w:rsid w:val="00C87D91"/>
    <w:rsid w:val="00C91D05"/>
    <w:rsid w:val="00C93575"/>
    <w:rsid w:val="00C93D33"/>
    <w:rsid w:val="00C93D66"/>
    <w:rsid w:val="00C9415E"/>
    <w:rsid w:val="00C94C1C"/>
    <w:rsid w:val="00C951B9"/>
    <w:rsid w:val="00C95310"/>
    <w:rsid w:val="00C95EA2"/>
    <w:rsid w:val="00C96E05"/>
    <w:rsid w:val="00CA0A9C"/>
    <w:rsid w:val="00CA1027"/>
    <w:rsid w:val="00CA2B74"/>
    <w:rsid w:val="00CA2DEF"/>
    <w:rsid w:val="00CA31B4"/>
    <w:rsid w:val="00CA452C"/>
    <w:rsid w:val="00CA4744"/>
    <w:rsid w:val="00CA4D59"/>
    <w:rsid w:val="00CA5384"/>
    <w:rsid w:val="00CA628F"/>
    <w:rsid w:val="00CA76C0"/>
    <w:rsid w:val="00CAFB44"/>
    <w:rsid w:val="00CB0485"/>
    <w:rsid w:val="00CB07C6"/>
    <w:rsid w:val="00CB15C4"/>
    <w:rsid w:val="00CB2F72"/>
    <w:rsid w:val="00CB43B8"/>
    <w:rsid w:val="00CB45BF"/>
    <w:rsid w:val="00CB5287"/>
    <w:rsid w:val="00CB775B"/>
    <w:rsid w:val="00CC09BB"/>
    <w:rsid w:val="00CC09EF"/>
    <w:rsid w:val="00CC34DC"/>
    <w:rsid w:val="00CC374D"/>
    <w:rsid w:val="00CC64F7"/>
    <w:rsid w:val="00CC66B7"/>
    <w:rsid w:val="00CD04D3"/>
    <w:rsid w:val="00CD0AF1"/>
    <w:rsid w:val="00CD11B4"/>
    <w:rsid w:val="00CD19BE"/>
    <w:rsid w:val="00CD2AC9"/>
    <w:rsid w:val="00CD3122"/>
    <w:rsid w:val="00CD3C89"/>
    <w:rsid w:val="00CD46B2"/>
    <w:rsid w:val="00CD67B9"/>
    <w:rsid w:val="00CD6919"/>
    <w:rsid w:val="00CD7A72"/>
    <w:rsid w:val="00CD7B54"/>
    <w:rsid w:val="00CE2B23"/>
    <w:rsid w:val="00CE2D88"/>
    <w:rsid w:val="00CE3AC8"/>
    <w:rsid w:val="00CE3EE0"/>
    <w:rsid w:val="00CE449D"/>
    <w:rsid w:val="00CE4761"/>
    <w:rsid w:val="00CE50C1"/>
    <w:rsid w:val="00CE5937"/>
    <w:rsid w:val="00CE6558"/>
    <w:rsid w:val="00CE66E2"/>
    <w:rsid w:val="00CE75B2"/>
    <w:rsid w:val="00CF0138"/>
    <w:rsid w:val="00CF03CD"/>
    <w:rsid w:val="00CF0A35"/>
    <w:rsid w:val="00CF2830"/>
    <w:rsid w:val="00CF292C"/>
    <w:rsid w:val="00CF2ED6"/>
    <w:rsid w:val="00CF767A"/>
    <w:rsid w:val="00D0031C"/>
    <w:rsid w:val="00D0037C"/>
    <w:rsid w:val="00D00821"/>
    <w:rsid w:val="00D00A51"/>
    <w:rsid w:val="00D01C01"/>
    <w:rsid w:val="00D020A6"/>
    <w:rsid w:val="00D0680D"/>
    <w:rsid w:val="00D0694A"/>
    <w:rsid w:val="00D07E5E"/>
    <w:rsid w:val="00D10F91"/>
    <w:rsid w:val="00D1218A"/>
    <w:rsid w:val="00D123AA"/>
    <w:rsid w:val="00D126F4"/>
    <w:rsid w:val="00D14910"/>
    <w:rsid w:val="00D14B2D"/>
    <w:rsid w:val="00D14BE4"/>
    <w:rsid w:val="00D16EFB"/>
    <w:rsid w:val="00D215FE"/>
    <w:rsid w:val="00D226AB"/>
    <w:rsid w:val="00D23260"/>
    <w:rsid w:val="00D233D5"/>
    <w:rsid w:val="00D239AF"/>
    <w:rsid w:val="00D25120"/>
    <w:rsid w:val="00D30FE3"/>
    <w:rsid w:val="00D31064"/>
    <w:rsid w:val="00D31274"/>
    <w:rsid w:val="00D32680"/>
    <w:rsid w:val="00D3334C"/>
    <w:rsid w:val="00D33F3F"/>
    <w:rsid w:val="00D34D7E"/>
    <w:rsid w:val="00D35395"/>
    <w:rsid w:val="00D35B96"/>
    <w:rsid w:val="00D36F3F"/>
    <w:rsid w:val="00D405DE"/>
    <w:rsid w:val="00D4094D"/>
    <w:rsid w:val="00D40D74"/>
    <w:rsid w:val="00D40D79"/>
    <w:rsid w:val="00D40E89"/>
    <w:rsid w:val="00D41818"/>
    <w:rsid w:val="00D42410"/>
    <w:rsid w:val="00D42CB8"/>
    <w:rsid w:val="00D439D5"/>
    <w:rsid w:val="00D44275"/>
    <w:rsid w:val="00D458BF"/>
    <w:rsid w:val="00D501C6"/>
    <w:rsid w:val="00D51154"/>
    <w:rsid w:val="00D51965"/>
    <w:rsid w:val="00D51F02"/>
    <w:rsid w:val="00D55837"/>
    <w:rsid w:val="00D5629C"/>
    <w:rsid w:val="00D5F384"/>
    <w:rsid w:val="00D610EC"/>
    <w:rsid w:val="00D612C6"/>
    <w:rsid w:val="00D6173A"/>
    <w:rsid w:val="00D640E2"/>
    <w:rsid w:val="00D645B8"/>
    <w:rsid w:val="00D65448"/>
    <w:rsid w:val="00D65782"/>
    <w:rsid w:val="00D66518"/>
    <w:rsid w:val="00D6690C"/>
    <w:rsid w:val="00D66A36"/>
    <w:rsid w:val="00D66FF4"/>
    <w:rsid w:val="00D6709D"/>
    <w:rsid w:val="00D71559"/>
    <w:rsid w:val="00D71E65"/>
    <w:rsid w:val="00D73C00"/>
    <w:rsid w:val="00D74073"/>
    <w:rsid w:val="00D7407A"/>
    <w:rsid w:val="00D754A2"/>
    <w:rsid w:val="00D758B3"/>
    <w:rsid w:val="00D759CE"/>
    <w:rsid w:val="00D7628E"/>
    <w:rsid w:val="00D77304"/>
    <w:rsid w:val="00D77C99"/>
    <w:rsid w:val="00D80B0E"/>
    <w:rsid w:val="00D81A1F"/>
    <w:rsid w:val="00D83494"/>
    <w:rsid w:val="00D84C48"/>
    <w:rsid w:val="00D84FBF"/>
    <w:rsid w:val="00D855D0"/>
    <w:rsid w:val="00D85636"/>
    <w:rsid w:val="00D8575C"/>
    <w:rsid w:val="00D85ED7"/>
    <w:rsid w:val="00D860C2"/>
    <w:rsid w:val="00D86CB6"/>
    <w:rsid w:val="00D86DEC"/>
    <w:rsid w:val="00D90A52"/>
    <w:rsid w:val="00D92562"/>
    <w:rsid w:val="00D932E8"/>
    <w:rsid w:val="00D9589D"/>
    <w:rsid w:val="00D96130"/>
    <w:rsid w:val="00D9659C"/>
    <w:rsid w:val="00D972C8"/>
    <w:rsid w:val="00D97EBC"/>
    <w:rsid w:val="00DA0C41"/>
    <w:rsid w:val="00DA11DC"/>
    <w:rsid w:val="00DA17FB"/>
    <w:rsid w:val="00DA1DC1"/>
    <w:rsid w:val="00DA29F7"/>
    <w:rsid w:val="00DA384C"/>
    <w:rsid w:val="00DA3C6E"/>
    <w:rsid w:val="00DA537A"/>
    <w:rsid w:val="00DA5E34"/>
    <w:rsid w:val="00DA6629"/>
    <w:rsid w:val="00DA781F"/>
    <w:rsid w:val="00DB04C4"/>
    <w:rsid w:val="00DB166E"/>
    <w:rsid w:val="00DB3EC9"/>
    <w:rsid w:val="00DB435E"/>
    <w:rsid w:val="00DB522E"/>
    <w:rsid w:val="00DB5BC7"/>
    <w:rsid w:val="00DB7385"/>
    <w:rsid w:val="00DB776B"/>
    <w:rsid w:val="00DC02DC"/>
    <w:rsid w:val="00DC466E"/>
    <w:rsid w:val="00DC4B4A"/>
    <w:rsid w:val="00DC5915"/>
    <w:rsid w:val="00DC6F1D"/>
    <w:rsid w:val="00DC7741"/>
    <w:rsid w:val="00DC7A9D"/>
    <w:rsid w:val="00DC7DD7"/>
    <w:rsid w:val="00DD217A"/>
    <w:rsid w:val="00DD3158"/>
    <w:rsid w:val="00DD5161"/>
    <w:rsid w:val="00DD6166"/>
    <w:rsid w:val="00DD6F85"/>
    <w:rsid w:val="00DD71B3"/>
    <w:rsid w:val="00DE0388"/>
    <w:rsid w:val="00DE0742"/>
    <w:rsid w:val="00DE2463"/>
    <w:rsid w:val="00DE2B9E"/>
    <w:rsid w:val="00DE6603"/>
    <w:rsid w:val="00DE7A58"/>
    <w:rsid w:val="00DE7E27"/>
    <w:rsid w:val="00DF0887"/>
    <w:rsid w:val="00DF0A92"/>
    <w:rsid w:val="00DF265D"/>
    <w:rsid w:val="00DF295E"/>
    <w:rsid w:val="00DF4ADF"/>
    <w:rsid w:val="00DF4E91"/>
    <w:rsid w:val="00DF6B9A"/>
    <w:rsid w:val="00DF7311"/>
    <w:rsid w:val="00DF74BF"/>
    <w:rsid w:val="00E0033B"/>
    <w:rsid w:val="00E00557"/>
    <w:rsid w:val="00E021F2"/>
    <w:rsid w:val="00E02207"/>
    <w:rsid w:val="00E02899"/>
    <w:rsid w:val="00E02AC1"/>
    <w:rsid w:val="00E04A3E"/>
    <w:rsid w:val="00E0556E"/>
    <w:rsid w:val="00E06989"/>
    <w:rsid w:val="00E078F0"/>
    <w:rsid w:val="00E11D02"/>
    <w:rsid w:val="00E11FD0"/>
    <w:rsid w:val="00E131A6"/>
    <w:rsid w:val="00E14B1F"/>
    <w:rsid w:val="00E14D2C"/>
    <w:rsid w:val="00E15265"/>
    <w:rsid w:val="00E16342"/>
    <w:rsid w:val="00E21061"/>
    <w:rsid w:val="00E210B0"/>
    <w:rsid w:val="00E214C4"/>
    <w:rsid w:val="00E2397D"/>
    <w:rsid w:val="00E239C3"/>
    <w:rsid w:val="00E247C7"/>
    <w:rsid w:val="00E25114"/>
    <w:rsid w:val="00E2513E"/>
    <w:rsid w:val="00E25BE9"/>
    <w:rsid w:val="00E25DA5"/>
    <w:rsid w:val="00E26186"/>
    <w:rsid w:val="00E26573"/>
    <w:rsid w:val="00E26E68"/>
    <w:rsid w:val="00E314F2"/>
    <w:rsid w:val="00E319DE"/>
    <w:rsid w:val="00E31F5A"/>
    <w:rsid w:val="00E33303"/>
    <w:rsid w:val="00E33B66"/>
    <w:rsid w:val="00E359C2"/>
    <w:rsid w:val="00E3642C"/>
    <w:rsid w:val="00E3652E"/>
    <w:rsid w:val="00E402EC"/>
    <w:rsid w:val="00E42384"/>
    <w:rsid w:val="00E42E63"/>
    <w:rsid w:val="00E432AF"/>
    <w:rsid w:val="00E4375C"/>
    <w:rsid w:val="00E449DE"/>
    <w:rsid w:val="00E45A47"/>
    <w:rsid w:val="00E45C42"/>
    <w:rsid w:val="00E46A36"/>
    <w:rsid w:val="00E47F00"/>
    <w:rsid w:val="00E51F40"/>
    <w:rsid w:val="00E54EBD"/>
    <w:rsid w:val="00E566CE"/>
    <w:rsid w:val="00E56BAB"/>
    <w:rsid w:val="00E57225"/>
    <w:rsid w:val="00E60473"/>
    <w:rsid w:val="00E60CDB"/>
    <w:rsid w:val="00E61B1C"/>
    <w:rsid w:val="00E63713"/>
    <w:rsid w:val="00E647CF"/>
    <w:rsid w:val="00E64977"/>
    <w:rsid w:val="00E65C40"/>
    <w:rsid w:val="00E67059"/>
    <w:rsid w:val="00E6752D"/>
    <w:rsid w:val="00E701D9"/>
    <w:rsid w:val="00E702C9"/>
    <w:rsid w:val="00E70B03"/>
    <w:rsid w:val="00E71672"/>
    <w:rsid w:val="00E73724"/>
    <w:rsid w:val="00E74BD2"/>
    <w:rsid w:val="00E755B5"/>
    <w:rsid w:val="00E7643E"/>
    <w:rsid w:val="00E76572"/>
    <w:rsid w:val="00E77726"/>
    <w:rsid w:val="00E8024D"/>
    <w:rsid w:val="00E806B0"/>
    <w:rsid w:val="00E807D8"/>
    <w:rsid w:val="00E821F9"/>
    <w:rsid w:val="00E826BF"/>
    <w:rsid w:val="00E8285E"/>
    <w:rsid w:val="00E82C03"/>
    <w:rsid w:val="00E838C0"/>
    <w:rsid w:val="00E85F69"/>
    <w:rsid w:val="00E862E0"/>
    <w:rsid w:val="00E86BE9"/>
    <w:rsid w:val="00E87405"/>
    <w:rsid w:val="00E9076B"/>
    <w:rsid w:val="00E9187B"/>
    <w:rsid w:val="00E9209F"/>
    <w:rsid w:val="00E9293C"/>
    <w:rsid w:val="00E92B1F"/>
    <w:rsid w:val="00E936D5"/>
    <w:rsid w:val="00E93D4B"/>
    <w:rsid w:val="00E94D09"/>
    <w:rsid w:val="00E95390"/>
    <w:rsid w:val="00E96367"/>
    <w:rsid w:val="00E96AC8"/>
    <w:rsid w:val="00E972A8"/>
    <w:rsid w:val="00E97E52"/>
    <w:rsid w:val="00EA2642"/>
    <w:rsid w:val="00EA2C93"/>
    <w:rsid w:val="00EA5AF5"/>
    <w:rsid w:val="00EA6E73"/>
    <w:rsid w:val="00EA7037"/>
    <w:rsid w:val="00EB070A"/>
    <w:rsid w:val="00EB1F7F"/>
    <w:rsid w:val="00EB2208"/>
    <w:rsid w:val="00EB29CE"/>
    <w:rsid w:val="00EB3DDB"/>
    <w:rsid w:val="00EB4DE9"/>
    <w:rsid w:val="00EB5EDC"/>
    <w:rsid w:val="00EB67C8"/>
    <w:rsid w:val="00EBA61E"/>
    <w:rsid w:val="00EC0487"/>
    <w:rsid w:val="00EC0782"/>
    <w:rsid w:val="00EC0D05"/>
    <w:rsid w:val="00EC2684"/>
    <w:rsid w:val="00EC278D"/>
    <w:rsid w:val="00EC4BF1"/>
    <w:rsid w:val="00EC512E"/>
    <w:rsid w:val="00EC5C77"/>
    <w:rsid w:val="00ED0265"/>
    <w:rsid w:val="00ED138E"/>
    <w:rsid w:val="00ED20B3"/>
    <w:rsid w:val="00ED20D3"/>
    <w:rsid w:val="00ED25B7"/>
    <w:rsid w:val="00ED2761"/>
    <w:rsid w:val="00ED55F6"/>
    <w:rsid w:val="00ED6919"/>
    <w:rsid w:val="00ED6E4A"/>
    <w:rsid w:val="00ED7034"/>
    <w:rsid w:val="00ED761D"/>
    <w:rsid w:val="00ED76B7"/>
    <w:rsid w:val="00EE1071"/>
    <w:rsid w:val="00EE313C"/>
    <w:rsid w:val="00EE4128"/>
    <w:rsid w:val="00EE51BC"/>
    <w:rsid w:val="00EE5DF6"/>
    <w:rsid w:val="00EE5E00"/>
    <w:rsid w:val="00EE5FAD"/>
    <w:rsid w:val="00EE6022"/>
    <w:rsid w:val="00EE6B7D"/>
    <w:rsid w:val="00EE7A29"/>
    <w:rsid w:val="00EE7F62"/>
    <w:rsid w:val="00EF0676"/>
    <w:rsid w:val="00EF08C8"/>
    <w:rsid w:val="00EF0CA8"/>
    <w:rsid w:val="00EF119A"/>
    <w:rsid w:val="00EF1B5F"/>
    <w:rsid w:val="00EF1E59"/>
    <w:rsid w:val="00EF20CC"/>
    <w:rsid w:val="00EF24F2"/>
    <w:rsid w:val="00EF40E1"/>
    <w:rsid w:val="00EF4944"/>
    <w:rsid w:val="00EF509C"/>
    <w:rsid w:val="00EF51BF"/>
    <w:rsid w:val="00EF579C"/>
    <w:rsid w:val="00EF58E8"/>
    <w:rsid w:val="00EF6B27"/>
    <w:rsid w:val="00F008C8"/>
    <w:rsid w:val="00F02ACE"/>
    <w:rsid w:val="00F02C55"/>
    <w:rsid w:val="00F02F5B"/>
    <w:rsid w:val="00F030C0"/>
    <w:rsid w:val="00F04878"/>
    <w:rsid w:val="00F051C4"/>
    <w:rsid w:val="00F05307"/>
    <w:rsid w:val="00F055E0"/>
    <w:rsid w:val="00F065D9"/>
    <w:rsid w:val="00F06BC4"/>
    <w:rsid w:val="00F06BF1"/>
    <w:rsid w:val="00F06D46"/>
    <w:rsid w:val="00F079AA"/>
    <w:rsid w:val="00F118D0"/>
    <w:rsid w:val="00F11BE7"/>
    <w:rsid w:val="00F12BE7"/>
    <w:rsid w:val="00F13198"/>
    <w:rsid w:val="00F14260"/>
    <w:rsid w:val="00F1459C"/>
    <w:rsid w:val="00F14811"/>
    <w:rsid w:val="00F15244"/>
    <w:rsid w:val="00F153F8"/>
    <w:rsid w:val="00F15AFD"/>
    <w:rsid w:val="00F17179"/>
    <w:rsid w:val="00F21A07"/>
    <w:rsid w:val="00F23020"/>
    <w:rsid w:val="00F23552"/>
    <w:rsid w:val="00F24283"/>
    <w:rsid w:val="00F267CD"/>
    <w:rsid w:val="00F26CAC"/>
    <w:rsid w:val="00F30472"/>
    <w:rsid w:val="00F305EA"/>
    <w:rsid w:val="00F3075C"/>
    <w:rsid w:val="00F30A42"/>
    <w:rsid w:val="00F30D43"/>
    <w:rsid w:val="00F31032"/>
    <w:rsid w:val="00F31689"/>
    <w:rsid w:val="00F35FED"/>
    <w:rsid w:val="00F36D45"/>
    <w:rsid w:val="00F3719F"/>
    <w:rsid w:val="00F37370"/>
    <w:rsid w:val="00F375C3"/>
    <w:rsid w:val="00F37821"/>
    <w:rsid w:val="00F401C6"/>
    <w:rsid w:val="00F405AF"/>
    <w:rsid w:val="00F408D0"/>
    <w:rsid w:val="00F40BA3"/>
    <w:rsid w:val="00F415B1"/>
    <w:rsid w:val="00F42D28"/>
    <w:rsid w:val="00F4461B"/>
    <w:rsid w:val="00F447CA"/>
    <w:rsid w:val="00F4498D"/>
    <w:rsid w:val="00F45822"/>
    <w:rsid w:val="00F460B3"/>
    <w:rsid w:val="00F4664D"/>
    <w:rsid w:val="00F47CE6"/>
    <w:rsid w:val="00F47E00"/>
    <w:rsid w:val="00F5023E"/>
    <w:rsid w:val="00F50C41"/>
    <w:rsid w:val="00F51811"/>
    <w:rsid w:val="00F51AC0"/>
    <w:rsid w:val="00F522A0"/>
    <w:rsid w:val="00F532C0"/>
    <w:rsid w:val="00F53A23"/>
    <w:rsid w:val="00F53E43"/>
    <w:rsid w:val="00F54B7B"/>
    <w:rsid w:val="00F550B7"/>
    <w:rsid w:val="00F56244"/>
    <w:rsid w:val="00F5689F"/>
    <w:rsid w:val="00F57EF3"/>
    <w:rsid w:val="00F601E1"/>
    <w:rsid w:val="00F61573"/>
    <w:rsid w:val="00F629E9"/>
    <w:rsid w:val="00F62A0B"/>
    <w:rsid w:val="00F6561B"/>
    <w:rsid w:val="00F66C1D"/>
    <w:rsid w:val="00F67401"/>
    <w:rsid w:val="00F67DFD"/>
    <w:rsid w:val="00F706D1"/>
    <w:rsid w:val="00F70A65"/>
    <w:rsid w:val="00F714A4"/>
    <w:rsid w:val="00F73C59"/>
    <w:rsid w:val="00F7432C"/>
    <w:rsid w:val="00F74557"/>
    <w:rsid w:val="00F7472E"/>
    <w:rsid w:val="00F756C2"/>
    <w:rsid w:val="00F77CD9"/>
    <w:rsid w:val="00F80161"/>
    <w:rsid w:val="00F80268"/>
    <w:rsid w:val="00F8489F"/>
    <w:rsid w:val="00F850F9"/>
    <w:rsid w:val="00F86DBA"/>
    <w:rsid w:val="00F90C10"/>
    <w:rsid w:val="00F91322"/>
    <w:rsid w:val="00F919ED"/>
    <w:rsid w:val="00F93042"/>
    <w:rsid w:val="00F93681"/>
    <w:rsid w:val="00F94068"/>
    <w:rsid w:val="00F94D42"/>
    <w:rsid w:val="00F95B51"/>
    <w:rsid w:val="00F96FAC"/>
    <w:rsid w:val="00F97CE7"/>
    <w:rsid w:val="00FA227E"/>
    <w:rsid w:val="00FA2325"/>
    <w:rsid w:val="00FA2A9C"/>
    <w:rsid w:val="00FA2D5B"/>
    <w:rsid w:val="00FA5C19"/>
    <w:rsid w:val="00FA5D17"/>
    <w:rsid w:val="00FA649D"/>
    <w:rsid w:val="00FA730E"/>
    <w:rsid w:val="00FA73D1"/>
    <w:rsid w:val="00FA7566"/>
    <w:rsid w:val="00FA7686"/>
    <w:rsid w:val="00FB1AAA"/>
    <w:rsid w:val="00FB21B3"/>
    <w:rsid w:val="00FB228D"/>
    <w:rsid w:val="00FB2477"/>
    <w:rsid w:val="00FB2556"/>
    <w:rsid w:val="00FB2C6D"/>
    <w:rsid w:val="00FB3A68"/>
    <w:rsid w:val="00FB3B00"/>
    <w:rsid w:val="00FB45BD"/>
    <w:rsid w:val="00FB713F"/>
    <w:rsid w:val="00FB7AF6"/>
    <w:rsid w:val="00FC2E2C"/>
    <w:rsid w:val="00FC31F7"/>
    <w:rsid w:val="00FC31FA"/>
    <w:rsid w:val="00FC3DC2"/>
    <w:rsid w:val="00FC4209"/>
    <w:rsid w:val="00FC467C"/>
    <w:rsid w:val="00FC4908"/>
    <w:rsid w:val="00FC4D4F"/>
    <w:rsid w:val="00FC77FA"/>
    <w:rsid w:val="00FD044A"/>
    <w:rsid w:val="00FD0DB9"/>
    <w:rsid w:val="00FD136D"/>
    <w:rsid w:val="00FD1940"/>
    <w:rsid w:val="00FD1AEE"/>
    <w:rsid w:val="00FD1DD3"/>
    <w:rsid w:val="00FD355F"/>
    <w:rsid w:val="00FD3CA5"/>
    <w:rsid w:val="00FD54CA"/>
    <w:rsid w:val="00FD55E5"/>
    <w:rsid w:val="00FE1417"/>
    <w:rsid w:val="00FE23DF"/>
    <w:rsid w:val="00FE2D0B"/>
    <w:rsid w:val="00FE3A59"/>
    <w:rsid w:val="00FE400B"/>
    <w:rsid w:val="00FE4DA6"/>
    <w:rsid w:val="00FE5705"/>
    <w:rsid w:val="00FE5847"/>
    <w:rsid w:val="00FE6980"/>
    <w:rsid w:val="00FE7504"/>
    <w:rsid w:val="00FF0059"/>
    <w:rsid w:val="00FF0424"/>
    <w:rsid w:val="00FF06CA"/>
    <w:rsid w:val="00FF0D4F"/>
    <w:rsid w:val="00FF18A7"/>
    <w:rsid w:val="00FF1B79"/>
    <w:rsid w:val="00FF23A1"/>
    <w:rsid w:val="00FF27C4"/>
    <w:rsid w:val="00FF2D52"/>
    <w:rsid w:val="00FF36C7"/>
    <w:rsid w:val="00FF6633"/>
    <w:rsid w:val="00FF7391"/>
    <w:rsid w:val="00FF7F9E"/>
    <w:rsid w:val="0107DF0B"/>
    <w:rsid w:val="01087DE6"/>
    <w:rsid w:val="01344220"/>
    <w:rsid w:val="013A6155"/>
    <w:rsid w:val="0153CE82"/>
    <w:rsid w:val="01CF73E4"/>
    <w:rsid w:val="01FF7EBB"/>
    <w:rsid w:val="0212F6A7"/>
    <w:rsid w:val="02134A5E"/>
    <w:rsid w:val="02143F95"/>
    <w:rsid w:val="022B73B5"/>
    <w:rsid w:val="024D5EB2"/>
    <w:rsid w:val="025D51B7"/>
    <w:rsid w:val="029C85A2"/>
    <w:rsid w:val="02BD3246"/>
    <w:rsid w:val="02C7D59F"/>
    <w:rsid w:val="02EB848C"/>
    <w:rsid w:val="0316B501"/>
    <w:rsid w:val="03210A5D"/>
    <w:rsid w:val="032C71F3"/>
    <w:rsid w:val="033C98EE"/>
    <w:rsid w:val="033E2C83"/>
    <w:rsid w:val="03533A06"/>
    <w:rsid w:val="0376DA8E"/>
    <w:rsid w:val="03772D41"/>
    <w:rsid w:val="03901A57"/>
    <w:rsid w:val="03936272"/>
    <w:rsid w:val="039E66DB"/>
    <w:rsid w:val="03A135FF"/>
    <w:rsid w:val="03D188E8"/>
    <w:rsid w:val="03E2D43B"/>
    <w:rsid w:val="03FAABCE"/>
    <w:rsid w:val="042C9F13"/>
    <w:rsid w:val="04417C5F"/>
    <w:rsid w:val="04619FC3"/>
    <w:rsid w:val="04833433"/>
    <w:rsid w:val="0485C6DE"/>
    <w:rsid w:val="049B5B91"/>
    <w:rsid w:val="04D8522F"/>
    <w:rsid w:val="04DD5B97"/>
    <w:rsid w:val="04EE3C79"/>
    <w:rsid w:val="05282FE3"/>
    <w:rsid w:val="05351EEF"/>
    <w:rsid w:val="055566B0"/>
    <w:rsid w:val="056E4598"/>
    <w:rsid w:val="0590D8BA"/>
    <w:rsid w:val="05D917DC"/>
    <w:rsid w:val="05DAB438"/>
    <w:rsid w:val="05EBA4FA"/>
    <w:rsid w:val="05F728D9"/>
    <w:rsid w:val="060C6C39"/>
    <w:rsid w:val="060D648B"/>
    <w:rsid w:val="0631C51B"/>
    <w:rsid w:val="0658327C"/>
    <w:rsid w:val="067AC0F3"/>
    <w:rsid w:val="068CD4EC"/>
    <w:rsid w:val="0691045D"/>
    <w:rsid w:val="06C3CC58"/>
    <w:rsid w:val="06CCA2C3"/>
    <w:rsid w:val="06F309AA"/>
    <w:rsid w:val="07088754"/>
    <w:rsid w:val="072D553C"/>
    <w:rsid w:val="07322EF9"/>
    <w:rsid w:val="074E3544"/>
    <w:rsid w:val="075602DA"/>
    <w:rsid w:val="0759BF4D"/>
    <w:rsid w:val="0771D05D"/>
    <w:rsid w:val="077A2ACB"/>
    <w:rsid w:val="078410A2"/>
    <w:rsid w:val="078A2C8A"/>
    <w:rsid w:val="07BCD362"/>
    <w:rsid w:val="07DA1312"/>
    <w:rsid w:val="07DE9CAF"/>
    <w:rsid w:val="0843EF6E"/>
    <w:rsid w:val="0849C89E"/>
    <w:rsid w:val="084E343B"/>
    <w:rsid w:val="0868DA2A"/>
    <w:rsid w:val="08801BE4"/>
    <w:rsid w:val="08964172"/>
    <w:rsid w:val="08A80929"/>
    <w:rsid w:val="08B47EBE"/>
    <w:rsid w:val="08C594DC"/>
    <w:rsid w:val="09147DFA"/>
    <w:rsid w:val="091FE5AF"/>
    <w:rsid w:val="092752F1"/>
    <w:rsid w:val="0936F443"/>
    <w:rsid w:val="094DD08D"/>
    <w:rsid w:val="095105B9"/>
    <w:rsid w:val="09690CF5"/>
    <w:rsid w:val="09702E0C"/>
    <w:rsid w:val="099D0435"/>
    <w:rsid w:val="09A0672F"/>
    <w:rsid w:val="09B67EBE"/>
    <w:rsid w:val="09B9BC3E"/>
    <w:rsid w:val="09C47D8C"/>
    <w:rsid w:val="09C5377C"/>
    <w:rsid w:val="09CBE6D9"/>
    <w:rsid w:val="09CFAE02"/>
    <w:rsid w:val="09DC9D6C"/>
    <w:rsid w:val="09E36D6D"/>
    <w:rsid w:val="09E9EF4F"/>
    <w:rsid w:val="09EE7F76"/>
    <w:rsid w:val="09EE91A5"/>
    <w:rsid w:val="09FC77F8"/>
    <w:rsid w:val="0A14CA0D"/>
    <w:rsid w:val="0A25E1F9"/>
    <w:rsid w:val="0A3BE529"/>
    <w:rsid w:val="0A661E28"/>
    <w:rsid w:val="0A694829"/>
    <w:rsid w:val="0A87C713"/>
    <w:rsid w:val="0A9E678B"/>
    <w:rsid w:val="0AC2D19D"/>
    <w:rsid w:val="0ADC4F69"/>
    <w:rsid w:val="0AEA0B35"/>
    <w:rsid w:val="0B0AD7D9"/>
    <w:rsid w:val="0B1AFF29"/>
    <w:rsid w:val="0B440050"/>
    <w:rsid w:val="0B4D2E2A"/>
    <w:rsid w:val="0B68A1A4"/>
    <w:rsid w:val="0B6A928D"/>
    <w:rsid w:val="0B73C3C4"/>
    <w:rsid w:val="0B8D6DA2"/>
    <w:rsid w:val="0BA19BBF"/>
    <w:rsid w:val="0BBBBE10"/>
    <w:rsid w:val="0BCB853A"/>
    <w:rsid w:val="0C070F1B"/>
    <w:rsid w:val="0C40D4B4"/>
    <w:rsid w:val="0C496253"/>
    <w:rsid w:val="0C66BAD5"/>
    <w:rsid w:val="0CF0EE0A"/>
    <w:rsid w:val="0D138A13"/>
    <w:rsid w:val="0D22DB78"/>
    <w:rsid w:val="0D3CFAB9"/>
    <w:rsid w:val="0D49634B"/>
    <w:rsid w:val="0D563C1C"/>
    <w:rsid w:val="0D67C545"/>
    <w:rsid w:val="0DA647EB"/>
    <w:rsid w:val="0DD895E7"/>
    <w:rsid w:val="0E02D5B3"/>
    <w:rsid w:val="0E1879FF"/>
    <w:rsid w:val="0E580430"/>
    <w:rsid w:val="0E6AB45C"/>
    <w:rsid w:val="0E83E4AF"/>
    <w:rsid w:val="0E8C84BC"/>
    <w:rsid w:val="0E914017"/>
    <w:rsid w:val="0EA52EE8"/>
    <w:rsid w:val="0EC2F74F"/>
    <w:rsid w:val="0EC33A35"/>
    <w:rsid w:val="0EE0AD3E"/>
    <w:rsid w:val="0EECDE9E"/>
    <w:rsid w:val="0F15929E"/>
    <w:rsid w:val="0F204B5A"/>
    <w:rsid w:val="0F301D2A"/>
    <w:rsid w:val="0F3CF656"/>
    <w:rsid w:val="0F55EC43"/>
    <w:rsid w:val="0F624CED"/>
    <w:rsid w:val="0F96668C"/>
    <w:rsid w:val="0FAC2938"/>
    <w:rsid w:val="0FB45051"/>
    <w:rsid w:val="0FDAC2D7"/>
    <w:rsid w:val="0FDE59F8"/>
    <w:rsid w:val="0FDF0EA9"/>
    <w:rsid w:val="0FEDA4A6"/>
    <w:rsid w:val="101252D5"/>
    <w:rsid w:val="1012C917"/>
    <w:rsid w:val="10210069"/>
    <w:rsid w:val="1036BF1A"/>
    <w:rsid w:val="104838AF"/>
    <w:rsid w:val="10552C8B"/>
    <w:rsid w:val="10846EC6"/>
    <w:rsid w:val="10A07564"/>
    <w:rsid w:val="10ABC566"/>
    <w:rsid w:val="10C57B99"/>
    <w:rsid w:val="10D39BD9"/>
    <w:rsid w:val="10DA8793"/>
    <w:rsid w:val="111AE5EF"/>
    <w:rsid w:val="114A79F4"/>
    <w:rsid w:val="115ECD6E"/>
    <w:rsid w:val="115FD749"/>
    <w:rsid w:val="117A9438"/>
    <w:rsid w:val="1193EFA2"/>
    <w:rsid w:val="11AA43F5"/>
    <w:rsid w:val="11E6D0E2"/>
    <w:rsid w:val="11FE3948"/>
    <w:rsid w:val="121661D2"/>
    <w:rsid w:val="1222B468"/>
    <w:rsid w:val="1230D38A"/>
    <w:rsid w:val="1248AF75"/>
    <w:rsid w:val="12864C98"/>
    <w:rsid w:val="12AEF11A"/>
    <w:rsid w:val="12BB1CC8"/>
    <w:rsid w:val="12C99511"/>
    <w:rsid w:val="130F73E5"/>
    <w:rsid w:val="13305D0B"/>
    <w:rsid w:val="1334365F"/>
    <w:rsid w:val="1346B22A"/>
    <w:rsid w:val="134B79D7"/>
    <w:rsid w:val="136372CF"/>
    <w:rsid w:val="1364307F"/>
    <w:rsid w:val="137E438D"/>
    <w:rsid w:val="1385F45D"/>
    <w:rsid w:val="13B90448"/>
    <w:rsid w:val="13F344CA"/>
    <w:rsid w:val="13F47018"/>
    <w:rsid w:val="1406E0FB"/>
    <w:rsid w:val="140A313B"/>
    <w:rsid w:val="1415DCCA"/>
    <w:rsid w:val="142ABC74"/>
    <w:rsid w:val="14432AA4"/>
    <w:rsid w:val="144CA4F9"/>
    <w:rsid w:val="14574EFB"/>
    <w:rsid w:val="14660E9D"/>
    <w:rsid w:val="14851182"/>
    <w:rsid w:val="14A72E5C"/>
    <w:rsid w:val="14DA2832"/>
    <w:rsid w:val="14DCA20F"/>
    <w:rsid w:val="14EA714A"/>
    <w:rsid w:val="15203D0F"/>
    <w:rsid w:val="15230DB5"/>
    <w:rsid w:val="1581375A"/>
    <w:rsid w:val="158609F8"/>
    <w:rsid w:val="1587595A"/>
    <w:rsid w:val="15AAD2A5"/>
    <w:rsid w:val="15B97EEE"/>
    <w:rsid w:val="16247A7B"/>
    <w:rsid w:val="1625B19E"/>
    <w:rsid w:val="162D7714"/>
    <w:rsid w:val="1637E051"/>
    <w:rsid w:val="1660A17C"/>
    <w:rsid w:val="1663212A"/>
    <w:rsid w:val="1668DB36"/>
    <w:rsid w:val="16775FF2"/>
    <w:rsid w:val="16782452"/>
    <w:rsid w:val="168CE50B"/>
    <w:rsid w:val="16A1347E"/>
    <w:rsid w:val="16A668E5"/>
    <w:rsid w:val="16D5EE5B"/>
    <w:rsid w:val="16EF34AA"/>
    <w:rsid w:val="17045FFA"/>
    <w:rsid w:val="1734678C"/>
    <w:rsid w:val="173A2774"/>
    <w:rsid w:val="1759FC12"/>
    <w:rsid w:val="176BE434"/>
    <w:rsid w:val="17A8875F"/>
    <w:rsid w:val="17AED847"/>
    <w:rsid w:val="17BDF46A"/>
    <w:rsid w:val="17E12BF8"/>
    <w:rsid w:val="180FAEFC"/>
    <w:rsid w:val="181A83A0"/>
    <w:rsid w:val="18207C9B"/>
    <w:rsid w:val="183011CD"/>
    <w:rsid w:val="1835045B"/>
    <w:rsid w:val="183E67E4"/>
    <w:rsid w:val="1846B6A8"/>
    <w:rsid w:val="1849468F"/>
    <w:rsid w:val="186F273C"/>
    <w:rsid w:val="187E8253"/>
    <w:rsid w:val="1890A758"/>
    <w:rsid w:val="18C7AA1F"/>
    <w:rsid w:val="18E6A088"/>
    <w:rsid w:val="18FF978D"/>
    <w:rsid w:val="1907D42F"/>
    <w:rsid w:val="190F4847"/>
    <w:rsid w:val="19552C45"/>
    <w:rsid w:val="19556FE2"/>
    <w:rsid w:val="1966E128"/>
    <w:rsid w:val="19686CEE"/>
    <w:rsid w:val="199C57BB"/>
    <w:rsid w:val="19D0FB4B"/>
    <w:rsid w:val="1A013AC8"/>
    <w:rsid w:val="1A045635"/>
    <w:rsid w:val="1A110C7D"/>
    <w:rsid w:val="1A1AB1E6"/>
    <w:rsid w:val="1A1DB7CB"/>
    <w:rsid w:val="1A7A8935"/>
    <w:rsid w:val="1A80ADFD"/>
    <w:rsid w:val="1A87A860"/>
    <w:rsid w:val="1A8D6357"/>
    <w:rsid w:val="1A9EB75A"/>
    <w:rsid w:val="1AA91E2B"/>
    <w:rsid w:val="1AA9EAB3"/>
    <w:rsid w:val="1ABE34FE"/>
    <w:rsid w:val="1AC19556"/>
    <w:rsid w:val="1ACA4CD3"/>
    <w:rsid w:val="1ACA7A52"/>
    <w:rsid w:val="1ACCC7AC"/>
    <w:rsid w:val="1ADF9A56"/>
    <w:rsid w:val="1AEF9E4B"/>
    <w:rsid w:val="1AFFB2BD"/>
    <w:rsid w:val="1AFFCF12"/>
    <w:rsid w:val="1B0F3366"/>
    <w:rsid w:val="1B32BFD1"/>
    <w:rsid w:val="1B402A29"/>
    <w:rsid w:val="1B4FA629"/>
    <w:rsid w:val="1B582964"/>
    <w:rsid w:val="1B706366"/>
    <w:rsid w:val="1B8B1AEA"/>
    <w:rsid w:val="1B9FAF92"/>
    <w:rsid w:val="1BD1ABB9"/>
    <w:rsid w:val="1BD76C88"/>
    <w:rsid w:val="1C1B35AC"/>
    <w:rsid w:val="1C282427"/>
    <w:rsid w:val="1C36506E"/>
    <w:rsid w:val="1C3CBD9D"/>
    <w:rsid w:val="1C3DDD2E"/>
    <w:rsid w:val="1C438D6B"/>
    <w:rsid w:val="1C467990"/>
    <w:rsid w:val="1C4E059B"/>
    <w:rsid w:val="1C69CF45"/>
    <w:rsid w:val="1C722471"/>
    <w:rsid w:val="1CFB271A"/>
    <w:rsid w:val="1CFFC051"/>
    <w:rsid w:val="1D150791"/>
    <w:rsid w:val="1D1FC930"/>
    <w:rsid w:val="1D3C4874"/>
    <w:rsid w:val="1D8D2BC4"/>
    <w:rsid w:val="1DAE7CB6"/>
    <w:rsid w:val="1DCC14F3"/>
    <w:rsid w:val="1DD58B0A"/>
    <w:rsid w:val="1DDAD4DA"/>
    <w:rsid w:val="1E23BCCD"/>
    <w:rsid w:val="1E2FEA4D"/>
    <w:rsid w:val="1E42358C"/>
    <w:rsid w:val="1E42C8FB"/>
    <w:rsid w:val="1E8D998D"/>
    <w:rsid w:val="1EB54EBE"/>
    <w:rsid w:val="1EC2E90D"/>
    <w:rsid w:val="1EC39B5E"/>
    <w:rsid w:val="1EC575C2"/>
    <w:rsid w:val="1EFD69BC"/>
    <w:rsid w:val="1F138B48"/>
    <w:rsid w:val="1F1EBEC9"/>
    <w:rsid w:val="1F4F4DCA"/>
    <w:rsid w:val="1F686292"/>
    <w:rsid w:val="1F866360"/>
    <w:rsid w:val="1FB4390C"/>
    <w:rsid w:val="1FFB7A02"/>
    <w:rsid w:val="1FFF9361"/>
    <w:rsid w:val="2015FD20"/>
    <w:rsid w:val="207111AB"/>
    <w:rsid w:val="20761704"/>
    <w:rsid w:val="208FFDE3"/>
    <w:rsid w:val="20A3E157"/>
    <w:rsid w:val="20C12D08"/>
    <w:rsid w:val="214EAF38"/>
    <w:rsid w:val="2154AB77"/>
    <w:rsid w:val="21845AAE"/>
    <w:rsid w:val="21AD02DA"/>
    <w:rsid w:val="21BA1D9A"/>
    <w:rsid w:val="21C4353F"/>
    <w:rsid w:val="21D10F08"/>
    <w:rsid w:val="21FDBF6B"/>
    <w:rsid w:val="22299A49"/>
    <w:rsid w:val="2231F4A9"/>
    <w:rsid w:val="2258CC23"/>
    <w:rsid w:val="225EC4BB"/>
    <w:rsid w:val="227A6977"/>
    <w:rsid w:val="228D73A7"/>
    <w:rsid w:val="229FADBC"/>
    <w:rsid w:val="22EB4F1E"/>
    <w:rsid w:val="231D42D4"/>
    <w:rsid w:val="23376E7F"/>
    <w:rsid w:val="23925DC2"/>
    <w:rsid w:val="23A0396F"/>
    <w:rsid w:val="23A3CCCC"/>
    <w:rsid w:val="23A7EA4D"/>
    <w:rsid w:val="23BFA4BE"/>
    <w:rsid w:val="23D1276C"/>
    <w:rsid w:val="23F8A25C"/>
    <w:rsid w:val="2440E964"/>
    <w:rsid w:val="24494F96"/>
    <w:rsid w:val="24705368"/>
    <w:rsid w:val="247C199E"/>
    <w:rsid w:val="24C727BD"/>
    <w:rsid w:val="24DA3532"/>
    <w:rsid w:val="24E74FB3"/>
    <w:rsid w:val="253C9B63"/>
    <w:rsid w:val="25923C35"/>
    <w:rsid w:val="259B5D2A"/>
    <w:rsid w:val="25C0527A"/>
    <w:rsid w:val="25DB7A64"/>
    <w:rsid w:val="25DF41CA"/>
    <w:rsid w:val="25F74AD2"/>
    <w:rsid w:val="26187B8A"/>
    <w:rsid w:val="261FEDC8"/>
    <w:rsid w:val="263070FC"/>
    <w:rsid w:val="26348935"/>
    <w:rsid w:val="263E3777"/>
    <w:rsid w:val="264F3BFD"/>
    <w:rsid w:val="2664A383"/>
    <w:rsid w:val="2669BE0F"/>
    <w:rsid w:val="26A60A46"/>
    <w:rsid w:val="26AC4A83"/>
    <w:rsid w:val="26B33B45"/>
    <w:rsid w:val="26CE1A19"/>
    <w:rsid w:val="26F03A8A"/>
    <w:rsid w:val="26F8BBEB"/>
    <w:rsid w:val="27024544"/>
    <w:rsid w:val="27518DC2"/>
    <w:rsid w:val="27582792"/>
    <w:rsid w:val="278CD8A8"/>
    <w:rsid w:val="27A3EFC6"/>
    <w:rsid w:val="27A80635"/>
    <w:rsid w:val="27E1D839"/>
    <w:rsid w:val="27EBD7B8"/>
    <w:rsid w:val="283C8CFB"/>
    <w:rsid w:val="286B8D75"/>
    <w:rsid w:val="289AE14A"/>
    <w:rsid w:val="28BBDD37"/>
    <w:rsid w:val="28BCA3C8"/>
    <w:rsid w:val="28C87C64"/>
    <w:rsid w:val="28CC9BCE"/>
    <w:rsid w:val="28CEFCE6"/>
    <w:rsid w:val="28D2EF0F"/>
    <w:rsid w:val="29159B3B"/>
    <w:rsid w:val="292164D1"/>
    <w:rsid w:val="2928A219"/>
    <w:rsid w:val="293991E6"/>
    <w:rsid w:val="29438540"/>
    <w:rsid w:val="2969E322"/>
    <w:rsid w:val="2983DB7C"/>
    <w:rsid w:val="29899BCA"/>
    <w:rsid w:val="29A7DAF2"/>
    <w:rsid w:val="29B028C2"/>
    <w:rsid w:val="29F84DB0"/>
    <w:rsid w:val="2A066F32"/>
    <w:rsid w:val="2A3A490F"/>
    <w:rsid w:val="2A4547D5"/>
    <w:rsid w:val="2A6258F5"/>
    <w:rsid w:val="2A9572EF"/>
    <w:rsid w:val="2AE144BC"/>
    <w:rsid w:val="2AF22420"/>
    <w:rsid w:val="2B258DCE"/>
    <w:rsid w:val="2B2CA574"/>
    <w:rsid w:val="2B444272"/>
    <w:rsid w:val="2B4E2984"/>
    <w:rsid w:val="2B4E9521"/>
    <w:rsid w:val="2B65180D"/>
    <w:rsid w:val="2B693B4E"/>
    <w:rsid w:val="2B8EC5BE"/>
    <w:rsid w:val="2B938D28"/>
    <w:rsid w:val="2BA01375"/>
    <w:rsid w:val="2BA2A5F4"/>
    <w:rsid w:val="2BADC9C2"/>
    <w:rsid w:val="2BADCC69"/>
    <w:rsid w:val="2BD9B993"/>
    <w:rsid w:val="2BED1557"/>
    <w:rsid w:val="2BF44EB7"/>
    <w:rsid w:val="2C10A99E"/>
    <w:rsid w:val="2C2C6040"/>
    <w:rsid w:val="2C2CBB84"/>
    <w:rsid w:val="2C3C798C"/>
    <w:rsid w:val="2C7090E8"/>
    <w:rsid w:val="2C7469C5"/>
    <w:rsid w:val="2C756E01"/>
    <w:rsid w:val="2C78963D"/>
    <w:rsid w:val="2CB7BF7C"/>
    <w:rsid w:val="2CC32336"/>
    <w:rsid w:val="2CDE2360"/>
    <w:rsid w:val="2CE56FC6"/>
    <w:rsid w:val="2D18AE7C"/>
    <w:rsid w:val="2D39DB71"/>
    <w:rsid w:val="2D3CE91B"/>
    <w:rsid w:val="2D462B47"/>
    <w:rsid w:val="2D477BF6"/>
    <w:rsid w:val="2D55C811"/>
    <w:rsid w:val="2D59977B"/>
    <w:rsid w:val="2D5A053F"/>
    <w:rsid w:val="2D9474C1"/>
    <w:rsid w:val="2E0C0818"/>
    <w:rsid w:val="2E1346FB"/>
    <w:rsid w:val="2E1F12E3"/>
    <w:rsid w:val="2E3FD768"/>
    <w:rsid w:val="2E6F947E"/>
    <w:rsid w:val="2E8E8B20"/>
    <w:rsid w:val="2EA1534D"/>
    <w:rsid w:val="2EBEA2B8"/>
    <w:rsid w:val="2ECF3801"/>
    <w:rsid w:val="2EDA541B"/>
    <w:rsid w:val="2EEFDCA6"/>
    <w:rsid w:val="2EF0DEC0"/>
    <w:rsid w:val="2EF99E22"/>
    <w:rsid w:val="2F024B99"/>
    <w:rsid w:val="2F1DF78A"/>
    <w:rsid w:val="2F25F4BB"/>
    <w:rsid w:val="2F65F6B8"/>
    <w:rsid w:val="2F71BFEF"/>
    <w:rsid w:val="2F92D40B"/>
    <w:rsid w:val="2F9B640B"/>
    <w:rsid w:val="2FAD4C4D"/>
    <w:rsid w:val="2FBDDD0E"/>
    <w:rsid w:val="2FBE4A95"/>
    <w:rsid w:val="30019A0C"/>
    <w:rsid w:val="3008009A"/>
    <w:rsid w:val="304FE099"/>
    <w:rsid w:val="305D3BA9"/>
    <w:rsid w:val="30861238"/>
    <w:rsid w:val="30869799"/>
    <w:rsid w:val="30D21EB3"/>
    <w:rsid w:val="30E033AE"/>
    <w:rsid w:val="312203D2"/>
    <w:rsid w:val="3127E5DD"/>
    <w:rsid w:val="313D4525"/>
    <w:rsid w:val="31408B84"/>
    <w:rsid w:val="31700BFB"/>
    <w:rsid w:val="317E7435"/>
    <w:rsid w:val="317EDCFE"/>
    <w:rsid w:val="3184D236"/>
    <w:rsid w:val="3193DA72"/>
    <w:rsid w:val="31985AAF"/>
    <w:rsid w:val="31E7FD9B"/>
    <w:rsid w:val="31F54306"/>
    <w:rsid w:val="320040AB"/>
    <w:rsid w:val="32088962"/>
    <w:rsid w:val="3211EF7F"/>
    <w:rsid w:val="3217392E"/>
    <w:rsid w:val="32404305"/>
    <w:rsid w:val="325CC687"/>
    <w:rsid w:val="32682845"/>
    <w:rsid w:val="326B2934"/>
    <w:rsid w:val="326CDD2D"/>
    <w:rsid w:val="327A52FA"/>
    <w:rsid w:val="3287D715"/>
    <w:rsid w:val="32E67D2B"/>
    <w:rsid w:val="32F28642"/>
    <w:rsid w:val="33097568"/>
    <w:rsid w:val="331F3C6D"/>
    <w:rsid w:val="3328FE8A"/>
    <w:rsid w:val="3340F3C8"/>
    <w:rsid w:val="3369C20E"/>
    <w:rsid w:val="3378F87C"/>
    <w:rsid w:val="33806791"/>
    <w:rsid w:val="33BE909F"/>
    <w:rsid w:val="33EA975F"/>
    <w:rsid w:val="33F20613"/>
    <w:rsid w:val="33F71B58"/>
    <w:rsid w:val="3408AA01"/>
    <w:rsid w:val="341311D7"/>
    <w:rsid w:val="341BCED8"/>
    <w:rsid w:val="342F3313"/>
    <w:rsid w:val="345AB6C4"/>
    <w:rsid w:val="3469C43F"/>
    <w:rsid w:val="346BC338"/>
    <w:rsid w:val="34A7F499"/>
    <w:rsid w:val="34B214C8"/>
    <w:rsid w:val="34FADE73"/>
    <w:rsid w:val="3520629F"/>
    <w:rsid w:val="3521ECC7"/>
    <w:rsid w:val="355B16E7"/>
    <w:rsid w:val="355D6E42"/>
    <w:rsid w:val="357303C3"/>
    <w:rsid w:val="35780B71"/>
    <w:rsid w:val="359C23FD"/>
    <w:rsid w:val="359C5F7A"/>
    <w:rsid w:val="35A4076E"/>
    <w:rsid w:val="35CA6C72"/>
    <w:rsid w:val="35CEF13D"/>
    <w:rsid w:val="35CFBFAE"/>
    <w:rsid w:val="35E61DAC"/>
    <w:rsid w:val="35EE0037"/>
    <w:rsid w:val="35F403CC"/>
    <w:rsid w:val="35F75327"/>
    <w:rsid w:val="35FE2785"/>
    <w:rsid w:val="36016584"/>
    <w:rsid w:val="36104920"/>
    <w:rsid w:val="36315F4A"/>
    <w:rsid w:val="3635683A"/>
    <w:rsid w:val="36C309BF"/>
    <w:rsid w:val="36DFAE73"/>
    <w:rsid w:val="36F9DCB3"/>
    <w:rsid w:val="37091884"/>
    <w:rsid w:val="370E9567"/>
    <w:rsid w:val="371EA8F5"/>
    <w:rsid w:val="37422AF0"/>
    <w:rsid w:val="376FC6FD"/>
    <w:rsid w:val="37F15FC6"/>
    <w:rsid w:val="37F29185"/>
    <w:rsid w:val="3841D1D0"/>
    <w:rsid w:val="38495127"/>
    <w:rsid w:val="384BF1E8"/>
    <w:rsid w:val="38542511"/>
    <w:rsid w:val="38C20EBC"/>
    <w:rsid w:val="38CAD663"/>
    <w:rsid w:val="38CBF958"/>
    <w:rsid w:val="38EB21CE"/>
    <w:rsid w:val="394FD895"/>
    <w:rsid w:val="3950FA29"/>
    <w:rsid w:val="3990FA9C"/>
    <w:rsid w:val="39B6D3E9"/>
    <w:rsid w:val="39BAE8F9"/>
    <w:rsid w:val="39BBE673"/>
    <w:rsid w:val="3A112213"/>
    <w:rsid w:val="3A65DFA9"/>
    <w:rsid w:val="3AA61A3A"/>
    <w:rsid w:val="3AB2D88E"/>
    <w:rsid w:val="3AE1E288"/>
    <w:rsid w:val="3B072BEE"/>
    <w:rsid w:val="3B0804F8"/>
    <w:rsid w:val="3B0E6144"/>
    <w:rsid w:val="3B0F2B2A"/>
    <w:rsid w:val="3B42256E"/>
    <w:rsid w:val="3B4E829B"/>
    <w:rsid w:val="3B717FF7"/>
    <w:rsid w:val="3B75A701"/>
    <w:rsid w:val="3B9016D5"/>
    <w:rsid w:val="3BAA998E"/>
    <w:rsid w:val="3BEDD0F4"/>
    <w:rsid w:val="3BFF8485"/>
    <w:rsid w:val="3C005B74"/>
    <w:rsid w:val="3C3C3675"/>
    <w:rsid w:val="3C4AE35C"/>
    <w:rsid w:val="3C620FDC"/>
    <w:rsid w:val="3C8BD0A6"/>
    <w:rsid w:val="3CA374A7"/>
    <w:rsid w:val="3CA430A8"/>
    <w:rsid w:val="3CB63C6B"/>
    <w:rsid w:val="3CDFCE3A"/>
    <w:rsid w:val="3CFA3756"/>
    <w:rsid w:val="3CFFFF44"/>
    <w:rsid w:val="3D0A4A0C"/>
    <w:rsid w:val="3D14D9A6"/>
    <w:rsid w:val="3D392916"/>
    <w:rsid w:val="3D3FD860"/>
    <w:rsid w:val="3D6F9450"/>
    <w:rsid w:val="3D76F8ED"/>
    <w:rsid w:val="3D78999C"/>
    <w:rsid w:val="3D99B21B"/>
    <w:rsid w:val="3DB6BA3B"/>
    <w:rsid w:val="3DE98F4E"/>
    <w:rsid w:val="3DFBEBB4"/>
    <w:rsid w:val="3E22B829"/>
    <w:rsid w:val="3E82B6A9"/>
    <w:rsid w:val="3EBB2C13"/>
    <w:rsid w:val="3ECA6760"/>
    <w:rsid w:val="3EDDCC89"/>
    <w:rsid w:val="3EF02116"/>
    <w:rsid w:val="3F0F8167"/>
    <w:rsid w:val="3F21E275"/>
    <w:rsid w:val="3F487EC2"/>
    <w:rsid w:val="3F6C167F"/>
    <w:rsid w:val="3F7B1654"/>
    <w:rsid w:val="3FB37673"/>
    <w:rsid w:val="3FBE99F3"/>
    <w:rsid w:val="3FD9BABC"/>
    <w:rsid w:val="3FE736FD"/>
    <w:rsid w:val="3FEDFA3A"/>
    <w:rsid w:val="40100DFF"/>
    <w:rsid w:val="402C5216"/>
    <w:rsid w:val="403D2061"/>
    <w:rsid w:val="40419DB8"/>
    <w:rsid w:val="404D6BEE"/>
    <w:rsid w:val="405BB452"/>
    <w:rsid w:val="40647D1D"/>
    <w:rsid w:val="40C37CE3"/>
    <w:rsid w:val="40D5A295"/>
    <w:rsid w:val="4100FB6F"/>
    <w:rsid w:val="412F6403"/>
    <w:rsid w:val="413E1999"/>
    <w:rsid w:val="414AFCBA"/>
    <w:rsid w:val="418A4150"/>
    <w:rsid w:val="419A92E8"/>
    <w:rsid w:val="41F3ACE5"/>
    <w:rsid w:val="421FE63A"/>
    <w:rsid w:val="4233814B"/>
    <w:rsid w:val="425C032F"/>
    <w:rsid w:val="427306BA"/>
    <w:rsid w:val="42734FD2"/>
    <w:rsid w:val="42735C76"/>
    <w:rsid w:val="428D7131"/>
    <w:rsid w:val="42AA67A1"/>
    <w:rsid w:val="42B4E679"/>
    <w:rsid w:val="42C88863"/>
    <w:rsid w:val="42D74034"/>
    <w:rsid w:val="42DB1B5B"/>
    <w:rsid w:val="430BA6A4"/>
    <w:rsid w:val="431C8BE1"/>
    <w:rsid w:val="4327411A"/>
    <w:rsid w:val="43604131"/>
    <w:rsid w:val="43660863"/>
    <w:rsid w:val="43743F8B"/>
    <w:rsid w:val="43765D41"/>
    <w:rsid w:val="439710AC"/>
    <w:rsid w:val="43C53A69"/>
    <w:rsid w:val="43DAF952"/>
    <w:rsid w:val="43DF3E82"/>
    <w:rsid w:val="43EC642B"/>
    <w:rsid w:val="44003F2C"/>
    <w:rsid w:val="44053EB3"/>
    <w:rsid w:val="442CA4CF"/>
    <w:rsid w:val="44467976"/>
    <w:rsid w:val="448A4D7D"/>
    <w:rsid w:val="449C3E6B"/>
    <w:rsid w:val="44C8BF67"/>
    <w:rsid w:val="44DFC4FD"/>
    <w:rsid w:val="45020DE1"/>
    <w:rsid w:val="4508D0BD"/>
    <w:rsid w:val="4517AC18"/>
    <w:rsid w:val="453DA6CF"/>
    <w:rsid w:val="45551795"/>
    <w:rsid w:val="455924BE"/>
    <w:rsid w:val="4574DF70"/>
    <w:rsid w:val="4594E07D"/>
    <w:rsid w:val="459E18F2"/>
    <w:rsid w:val="45B5AA55"/>
    <w:rsid w:val="45BD7F9F"/>
    <w:rsid w:val="45C48F16"/>
    <w:rsid w:val="45E25445"/>
    <w:rsid w:val="45E6E951"/>
    <w:rsid w:val="45EBA8E7"/>
    <w:rsid w:val="46368E03"/>
    <w:rsid w:val="46469C0E"/>
    <w:rsid w:val="468D4040"/>
    <w:rsid w:val="46B5CA0C"/>
    <w:rsid w:val="46CF45A8"/>
    <w:rsid w:val="46DA479B"/>
    <w:rsid w:val="46EC7F12"/>
    <w:rsid w:val="470DE496"/>
    <w:rsid w:val="47330F39"/>
    <w:rsid w:val="474BA253"/>
    <w:rsid w:val="476205D1"/>
    <w:rsid w:val="47678E80"/>
    <w:rsid w:val="478203D4"/>
    <w:rsid w:val="479EBB39"/>
    <w:rsid w:val="47C7140B"/>
    <w:rsid w:val="47D0185B"/>
    <w:rsid w:val="47F11F32"/>
    <w:rsid w:val="47F1E660"/>
    <w:rsid w:val="48113FEE"/>
    <w:rsid w:val="481F814C"/>
    <w:rsid w:val="4822EE80"/>
    <w:rsid w:val="48392C8D"/>
    <w:rsid w:val="4871B326"/>
    <w:rsid w:val="487F5173"/>
    <w:rsid w:val="48953520"/>
    <w:rsid w:val="48A1C89B"/>
    <w:rsid w:val="48B9B214"/>
    <w:rsid w:val="48D5F144"/>
    <w:rsid w:val="48FFB1A5"/>
    <w:rsid w:val="491DB99B"/>
    <w:rsid w:val="496DFC0D"/>
    <w:rsid w:val="49818710"/>
    <w:rsid w:val="498C6311"/>
    <w:rsid w:val="49A85D90"/>
    <w:rsid w:val="49DDBBDE"/>
    <w:rsid w:val="49DFD6A8"/>
    <w:rsid w:val="49E40C2F"/>
    <w:rsid w:val="49E55C66"/>
    <w:rsid w:val="49F1FC9F"/>
    <w:rsid w:val="4A1717F7"/>
    <w:rsid w:val="4A1A3D2A"/>
    <w:rsid w:val="4A22B147"/>
    <w:rsid w:val="4A3EE574"/>
    <w:rsid w:val="4A477025"/>
    <w:rsid w:val="4A6FD431"/>
    <w:rsid w:val="4A7F11E4"/>
    <w:rsid w:val="4A80F1AF"/>
    <w:rsid w:val="4AA201F6"/>
    <w:rsid w:val="4ABA652E"/>
    <w:rsid w:val="4ACDD5B9"/>
    <w:rsid w:val="4B0470FF"/>
    <w:rsid w:val="4B4FC29C"/>
    <w:rsid w:val="4B5F8456"/>
    <w:rsid w:val="4B642B55"/>
    <w:rsid w:val="4B69B446"/>
    <w:rsid w:val="4B6C2D64"/>
    <w:rsid w:val="4B87E84D"/>
    <w:rsid w:val="4B8B8A30"/>
    <w:rsid w:val="4B8DAB4A"/>
    <w:rsid w:val="4B9E7833"/>
    <w:rsid w:val="4B9F9727"/>
    <w:rsid w:val="4BA74271"/>
    <w:rsid w:val="4BF0416F"/>
    <w:rsid w:val="4C182C01"/>
    <w:rsid w:val="4C2E0ED7"/>
    <w:rsid w:val="4C2E3B60"/>
    <w:rsid w:val="4C47E8DC"/>
    <w:rsid w:val="4C5C2F2C"/>
    <w:rsid w:val="4C73D72A"/>
    <w:rsid w:val="4C83FDA0"/>
    <w:rsid w:val="4C88B345"/>
    <w:rsid w:val="4C9B0E54"/>
    <w:rsid w:val="4CBAF5A7"/>
    <w:rsid w:val="4D0A850E"/>
    <w:rsid w:val="4D0B9DDC"/>
    <w:rsid w:val="4D103CAB"/>
    <w:rsid w:val="4D185C59"/>
    <w:rsid w:val="4D1A5C32"/>
    <w:rsid w:val="4D503F16"/>
    <w:rsid w:val="4D58306D"/>
    <w:rsid w:val="4D617BDE"/>
    <w:rsid w:val="4D73CE34"/>
    <w:rsid w:val="4DB178FE"/>
    <w:rsid w:val="4DB9FC0E"/>
    <w:rsid w:val="4DDAC5D9"/>
    <w:rsid w:val="4E0CDF96"/>
    <w:rsid w:val="4E321BA1"/>
    <w:rsid w:val="4E35AF91"/>
    <w:rsid w:val="4E6436E8"/>
    <w:rsid w:val="4E6C1ACE"/>
    <w:rsid w:val="4E79E832"/>
    <w:rsid w:val="4EA41E69"/>
    <w:rsid w:val="4EA8AC8B"/>
    <w:rsid w:val="4ECA6732"/>
    <w:rsid w:val="4EDAA67D"/>
    <w:rsid w:val="4EF33BD8"/>
    <w:rsid w:val="4F0AC5AE"/>
    <w:rsid w:val="4F41C19F"/>
    <w:rsid w:val="4F78E4E9"/>
    <w:rsid w:val="4F8936FF"/>
    <w:rsid w:val="4F9CD147"/>
    <w:rsid w:val="4FA6D0BD"/>
    <w:rsid w:val="4FC88CCB"/>
    <w:rsid w:val="505A6846"/>
    <w:rsid w:val="50797889"/>
    <w:rsid w:val="507B316A"/>
    <w:rsid w:val="507C4374"/>
    <w:rsid w:val="507EC204"/>
    <w:rsid w:val="50A98121"/>
    <w:rsid w:val="50DF8E86"/>
    <w:rsid w:val="512114A0"/>
    <w:rsid w:val="512BEA8F"/>
    <w:rsid w:val="512CA4F6"/>
    <w:rsid w:val="5144A1D7"/>
    <w:rsid w:val="5164D268"/>
    <w:rsid w:val="51BC07AD"/>
    <w:rsid w:val="51DF04E3"/>
    <w:rsid w:val="51F782F3"/>
    <w:rsid w:val="51F82DB9"/>
    <w:rsid w:val="520437FE"/>
    <w:rsid w:val="52192F76"/>
    <w:rsid w:val="5224E340"/>
    <w:rsid w:val="526C2B7F"/>
    <w:rsid w:val="528FABA3"/>
    <w:rsid w:val="52BE7C01"/>
    <w:rsid w:val="52DC2E36"/>
    <w:rsid w:val="531E3A1B"/>
    <w:rsid w:val="53222230"/>
    <w:rsid w:val="53301272"/>
    <w:rsid w:val="534D4C67"/>
    <w:rsid w:val="537ABA5D"/>
    <w:rsid w:val="539EC17B"/>
    <w:rsid w:val="53A871B1"/>
    <w:rsid w:val="53AFFC60"/>
    <w:rsid w:val="53C6BA98"/>
    <w:rsid w:val="53DF47E4"/>
    <w:rsid w:val="53E2972E"/>
    <w:rsid w:val="5415FA2C"/>
    <w:rsid w:val="543DD571"/>
    <w:rsid w:val="5471AC1C"/>
    <w:rsid w:val="54959BDB"/>
    <w:rsid w:val="5497FB59"/>
    <w:rsid w:val="54C303AB"/>
    <w:rsid w:val="54CDB8C1"/>
    <w:rsid w:val="54D0137D"/>
    <w:rsid w:val="54E4E3AB"/>
    <w:rsid w:val="54E5B2D0"/>
    <w:rsid w:val="54E77688"/>
    <w:rsid w:val="54EE35D8"/>
    <w:rsid w:val="55161E2D"/>
    <w:rsid w:val="551E4098"/>
    <w:rsid w:val="551F3DDE"/>
    <w:rsid w:val="553C145B"/>
    <w:rsid w:val="553CA040"/>
    <w:rsid w:val="555DF4F0"/>
    <w:rsid w:val="558D7DE0"/>
    <w:rsid w:val="55F5E8D0"/>
    <w:rsid w:val="56091BB3"/>
    <w:rsid w:val="562B459A"/>
    <w:rsid w:val="564967C6"/>
    <w:rsid w:val="564E6467"/>
    <w:rsid w:val="5697B63D"/>
    <w:rsid w:val="56A12C78"/>
    <w:rsid w:val="56B330C2"/>
    <w:rsid w:val="56C44D71"/>
    <w:rsid w:val="5716C48D"/>
    <w:rsid w:val="57260A84"/>
    <w:rsid w:val="57281624"/>
    <w:rsid w:val="5738195B"/>
    <w:rsid w:val="573AB718"/>
    <w:rsid w:val="57718843"/>
    <w:rsid w:val="5789853D"/>
    <w:rsid w:val="57934779"/>
    <w:rsid w:val="57A869F0"/>
    <w:rsid w:val="57B69687"/>
    <w:rsid w:val="57CB02CA"/>
    <w:rsid w:val="57E45E23"/>
    <w:rsid w:val="57FE6D07"/>
    <w:rsid w:val="580AD813"/>
    <w:rsid w:val="580EC786"/>
    <w:rsid w:val="58249A78"/>
    <w:rsid w:val="5843CEB4"/>
    <w:rsid w:val="584BCFD5"/>
    <w:rsid w:val="58821E68"/>
    <w:rsid w:val="58A56C3A"/>
    <w:rsid w:val="58D58F80"/>
    <w:rsid w:val="58E67619"/>
    <w:rsid w:val="58FE8CB8"/>
    <w:rsid w:val="5903818A"/>
    <w:rsid w:val="59269C9D"/>
    <w:rsid w:val="593472E8"/>
    <w:rsid w:val="593CA30B"/>
    <w:rsid w:val="5942AF7C"/>
    <w:rsid w:val="59528560"/>
    <w:rsid w:val="598E801C"/>
    <w:rsid w:val="59A2247F"/>
    <w:rsid w:val="59A27A26"/>
    <w:rsid w:val="59ADBAF4"/>
    <w:rsid w:val="59C1710A"/>
    <w:rsid w:val="59CE2DCE"/>
    <w:rsid w:val="5A055533"/>
    <w:rsid w:val="5A188EF8"/>
    <w:rsid w:val="5A1CD95A"/>
    <w:rsid w:val="5A22D48C"/>
    <w:rsid w:val="5A295CC8"/>
    <w:rsid w:val="5A400AB8"/>
    <w:rsid w:val="5A61AA65"/>
    <w:rsid w:val="5A7E2310"/>
    <w:rsid w:val="5A926942"/>
    <w:rsid w:val="5A9AE61E"/>
    <w:rsid w:val="5AA8B2D0"/>
    <w:rsid w:val="5AC48A29"/>
    <w:rsid w:val="5ADCA967"/>
    <w:rsid w:val="5B0925BB"/>
    <w:rsid w:val="5B10DDFD"/>
    <w:rsid w:val="5B13E6DA"/>
    <w:rsid w:val="5B3C4285"/>
    <w:rsid w:val="5B86237C"/>
    <w:rsid w:val="5B989DF7"/>
    <w:rsid w:val="5BC02630"/>
    <w:rsid w:val="5C3B7CDD"/>
    <w:rsid w:val="5C7081CE"/>
    <w:rsid w:val="5C797583"/>
    <w:rsid w:val="5C9EB7FC"/>
    <w:rsid w:val="5CA59419"/>
    <w:rsid w:val="5CFCF88B"/>
    <w:rsid w:val="5D888BAB"/>
    <w:rsid w:val="5D9E9844"/>
    <w:rsid w:val="5E037809"/>
    <w:rsid w:val="5E270466"/>
    <w:rsid w:val="5E33DCAE"/>
    <w:rsid w:val="5E4A5CD4"/>
    <w:rsid w:val="5E660D82"/>
    <w:rsid w:val="5E7E5FCC"/>
    <w:rsid w:val="5E8286A2"/>
    <w:rsid w:val="5E9108DC"/>
    <w:rsid w:val="5EDEB0A8"/>
    <w:rsid w:val="5EFE48D9"/>
    <w:rsid w:val="5F2A4F94"/>
    <w:rsid w:val="5F2F3588"/>
    <w:rsid w:val="5F821EED"/>
    <w:rsid w:val="5F86C74D"/>
    <w:rsid w:val="5F9F5478"/>
    <w:rsid w:val="5FB3DA73"/>
    <w:rsid w:val="5FD7225A"/>
    <w:rsid w:val="5FF4D347"/>
    <w:rsid w:val="5FF5E9A6"/>
    <w:rsid w:val="60157345"/>
    <w:rsid w:val="60246934"/>
    <w:rsid w:val="6034EA0C"/>
    <w:rsid w:val="6069629F"/>
    <w:rsid w:val="60874DFF"/>
    <w:rsid w:val="60967AD3"/>
    <w:rsid w:val="60A6883C"/>
    <w:rsid w:val="60B95F52"/>
    <w:rsid w:val="60C94680"/>
    <w:rsid w:val="60D9B515"/>
    <w:rsid w:val="60DCFFFF"/>
    <w:rsid w:val="60F608FD"/>
    <w:rsid w:val="6107E602"/>
    <w:rsid w:val="6127779B"/>
    <w:rsid w:val="61403833"/>
    <w:rsid w:val="6142C700"/>
    <w:rsid w:val="614D840F"/>
    <w:rsid w:val="61791B5F"/>
    <w:rsid w:val="61914F46"/>
    <w:rsid w:val="61916101"/>
    <w:rsid w:val="61A22988"/>
    <w:rsid w:val="61C6ACE7"/>
    <w:rsid w:val="61E31622"/>
    <w:rsid w:val="6203906C"/>
    <w:rsid w:val="620F6FAD"/>
    <w:rsid w:val="621BCEB2"/>
    <w:rsid w:val="622FD26F"/>
    <w:rsid w:val="624B8913"/>
    <w:rsid w:val="6256CEEC"/>
    <w:rsid w:val="627AFCD5"/>
    <w:rsid w:val="62A49643"/>
    <w:rsid w:val="62A8FAF3"/>
    <w:rsid w:val="62CA3813"/>
    <w:rsid w:val="62FE4D3E"/>
    <w:rsid w:val="62FFAB21"/>
    <w:rsid w:val="6314C6FF"/>
    <w:rsid w:val="6319BBFD"/>
    <w:rsid w:val="638B170F"/>
    <w:rsid w:val="639FED74"/>
    <w:rsid w:val="63A3F3F5"/>
    <w:rsid w:val="63C4C9E8"/>
    <w:rsid w:val="63E81CA3"/>
    <w:rsid w:val="63EED65C"/>
    <w:rsid w:val="63F51262"/>
    <w:rsid w:val="63FCBAFA"/>
    <w:rsid w:val="64026723"/>
    <w:rsid w:val="64128022"/>
    <w:rsid w:val="642D8043"/>
    <w:rsid w:val="643FF2A8"/>
    <w:rsid w:val="64632752"/>
    <w:rsid w:val="6467EB48"/>
    <w:rsid w:val="6489FEF0"/>
    <w:rsid w:val="648BC762"/>
    <w:rsid w:val="64A4A0C4"/>
    <w:rsid w:val="64E8DD9A"/>
    <w:rsid w:val="64EB2545"/>
    <w:rsid w:val="64EB4D59"/>
    <w:rsid w:val="64F48D29"/>
    <w:rsid w:val="654727CB"/>
    <w:rsid w:val="656ADEAA"/>
    <w:rsid w:val="656B8FB5"/>
    <w:rsid w:val="657FFF7A"/>
    <w:rsid w:val="658F7670"/>
    <w:rsid w:val="65D44B61"/>
    <w:rsid w:val="65D61979"/>
    <w:rsid w:val="65ED1DD8"/>
    <w:rsid w:val="65ED64CF"/>
    <w:rsid w:val="660158CB"/>
    <w:rsid w:val="6616EE63"/>
    <w:rsid w:val="66388474"/>
    <w:rsid w:val="66587ECA"/>
    <w:rsid w:val="66A442D2"/>
    <w:rsid w:val="66BBFF67"/>
    <w:rsid w:val="66D41D88"/>
    <w:rsid w:val="66D7B8EA"/>
    <w:rsid w:val="66DC6702"/>
    <w:rsid w:val="66E23B5B"/>
    <w:rsid w:val="6717FD20"/>
    <w:rsid w:val="673AD475"/>
    <w:rsid w:val="6761A381"/>
    <w:rsid w:val="6766DCE6"/>
    <w:rsid w:val="67ABE9DE"/>
    <w:rsid w:val="67B042D2"/>
    <w:rsid w:val="67B2BAE3"/>
    <w:rsid w:val="67DF8060"/>
    <w:rsid w:val="67DF824D"/>
    <w:rsid w:val="67FE11CE"/>
    <w:rsid w:val="6802F96E"/>
    <w:rsid w:val="68031935"/>
    <w:rsid w:val="682FED24"/>
    <w:rsid w:val="68313A5D"/>
    <w:rsid w:val="6834F76B"/>
    <w:rsid w:val="684A2693"/>
    <w:rsid w:val="684E33BB"/>
    <w:rsid w:val="68542463"/>
    <w:rsid w:val="685BA78E"/>
    <w:rsid w:val="687ECB54"/>
    <w:rsid w:val="6883647B"/>
    <w:rsid w:val="68A8ACD3"/>
    <w:rsid w:val="68C241B7"/>
    <w:rsid w:val="68EDE5DD"/>
    <w:rsid w:val="69373FAA"/>
    <w:rsid w:val="69383914"/>
    <w:rsid w:val="69628062"/>
    <w:rsid w:val="6972DCC9"/>
    <w:rsid w:val="6980F632"/>
    <w:rsid w:val="69855F51"/>
    <w:rsid w:val="69962F59"/>
    <w:rsid w:val="699E8C89"/>
    <w:rsid w:val="69A78E8B"/>
    <w:rsid w:val="69B2FC5A"/>
    <w:rsid w:val="69BA14B7"/>
    <w:rsid w:val="69ED2F30"/>
    <w:rsid w:val="6A17EA3C"/>
    <w:rsid w:val="6A1BD101"/>
    <w:rsid w:val="6A38CFB1"/>
    <w:rsid w:val="6A443BA5"/>
    <w:rsid w:val="6A4B8D68"/>
    <w:rsid w:val="6A80D5F5"/>
    <w:rsid w:val="6A91CA99"/>
    <w:rsid w:val="6A986DB6"/>
    <w:rsid w:val="6A999D69"/>
    <w:rsid w:val="6AB302A2"/>
    <w:rsid w:val="6AB4F0A1"/>
    <w:rsid w:val="6ACD8106"/>
    <w:rsid w:val="6AFF0B66"/>
    <w:rsid w:val="6B07094D"/>
    <w:rsid w:val="6B0A8CFE"/>
    <w:rsid w:val="6B239F8E"/>
    <w:rsid w:val="6B23B804"/>
    <w:rsid w:val="6B30E4F3"/>
    <w:rsid w:val="6B3C518D"/>
    <w:rsid w:val="6B59964D"/>
    <w:rsid w:val="6B6EEF6F"/>
    <w:rsid w:val="6B729B53"/>
    <w:rsid w:val="6B8C4AF2"/>
    <w:rsid w:val="6B94DBD4"/>
    <w:rsid w:val="6BD01D63"/>
    <w:rsid w:val="6BDDEF5B"/>
    <w:rsid w:val="6BDF5B20"/>
    <w:rsid w:val="6BE05535"/>
    <w:rsid w:val="6BE06EC7"/>
    <w:rsid w:val="6BEB3757"/>
    <w:rsid w:val="6BF08282"/>
    <w:rsid w:val="6BFE02C2"/>
    <w:rsid w:val="6C3D0022"/>
    <w:rsid w:val="6C40FC8C"/>
    <w:rsid w:val="6C5CAE96"/>
    <w:rsid w:val="6CE5DF36"/>
    <w:rsid w:val="6CF9D6DB"/>
    <w:rsid w:val="6D15F78F"/>
    <w:rsid w:val="6D6A5DD2"/>
    <w:rsid w:val="6DBF1F0E"/>
    <w:rsid w:val="6DE87623"/>
    <w:rsid w:val="6E06F910"/>
    <w:rsid w:val="6E3B99F5"/>
    <w:rsid w:val="6E3FF908"/>
    <w:rsid w:val="6E4E13AA"/>
    <w:rsid w:val="6E664633"/>
    <w:rsid w:val="6E7A270F"/>
    <w:rsid w:val="6E7B5B2D"/>
    <w:rsid w:val="6E7D2E7A"/>
    <w:rsid w:val="6E9FF481"/>
    <w:rsid w:val="6EA94FD4"/>
    <w:rsid w:val="6ED1A041"/>
    <w:rsid w:val="6EDF4FB0"/>
    <w:rsid w:val="6EF65358"/>
    <w:rsid w:val="6F1ACE55"/>
    <w:rsid w:val="6F1C3796"/>
    <w:rsid w:val="6F3D677C"/>
    <w:rsid w:val="6F6038C6"/>
    <w:rsid w:val="6F794748"/>
    <w:rsid w:val="6F9004BB"/>
    <w:rsid w:val="6F911FE0"/>
    <w:rsid w:val="6F92ED58"/>
    <w:rsid w:val="6F98AAA0"/>
    <w:rsid w:val="6FA403F4"/>
    <w:rsid w:val="6FB6938D"/>
    <w:rsid w:val="6FBA5F1C"/>
    <w:rsid w:val="6FD3CD7A"/>
    <w:rsid w:val="6FE0F960"/>
    <w:rsid w:val="70106477"/>
    <w:rsid w:val="701DFB43"/>
    <w:rsid w:val="70202EB7"/>
    <w:rsid w:val="7032B555"/>
    <w:rsid w:val="70334C80"/>
    <w:rsid w:val="704AFF90"/>
    <w:rsid w:val="707A9193"/>
    <w:rsid w:val="7083F12C"/>
    <w:rsid w:val="708498BB"/>
    <w:rsid w:val="708A7816"/>
    <w:rsid w:val="70B17DD6"/>
    <w:rsid w:val="70DE274E"/>
    <w:rsid w:val="70E88F51"/>
    <w:rsid w:val="70EC4019"/>
    <w:rsid w:val="70F70A61"/>
    <w:rsid w:val="7107D9C0"/>
    <w:rsid w:val="713F31F9"/>
    <w:rsid w:val="716774D5"/>
    <w:rsid w:val="7168347B"/>
    <w:rsid w:val="71CB7E58"/>
    <w:rsid w:val="71F0A6CF"/>
    <w:rsid w:val="7200D1D5"/>
    <w:rsid w:val="7211E2C1"/>
    <w:rsid w:val="724CF501"/>
    <w:rsid w:val="7257A4D4"/>
    <w:rsid w:val="725B3FBE"/>
    <w:rsid w:val="72903758"/>
    <w:rsid w:val="72B65CF6"/>
    <w:rsid w:val="72D192B0"/>
    <w:rsid w:val="730F7959"/>
    <w:rsid w:val="73400F29"/>
    <w:rsid w:val="736190B8"/>
    <w:rsid w:val="738E2559"/>
    <w:rsid w:val="73AC2F4C"/>
    <w:rsid w:val="73B31CE0"/>
    <w:rsid w:val="73BAC6EC"/>
    <w:rsid w:val="73DDCA81"/>
    <w:rsid w:val="740D60CE"/>
    <w:rsid w:val="7410C623"/>
    <w:rsid w:val="7413BF69"/>
    <w:rsid w:val="741922B7"/>
    <w:rsid w:val="744A83E7"/>
    <w:rsid w:val="744CDA78"/>
    <w:rsid w:val="744DDA70"/>
    <w:rsid w:val="745A0980"/>
    <w:rsid w:val="7483498D"/>
    <w:rsid w:val="74B92ACD"/>
    <w:rsid w:val="74C54706"/>
    <w:rsid w:val="74C74837"/>
    <w:rsid w:val="74D3CABC"/>
    <w:rsid w:val="74DBB887"/>
    <w:rsid w:val="74E9E247"/>
    <w:rsid w:val="7528CCFE"/>
    <w:rsid w:val="755C0819"/>
    <w:rsid w:val="755DD71C"/>
    <w:rsid w:val="7565928E"/>
    <w:rsid w:val="756EB3F1"/>
    <w:rsid w:val="757770A3"/>
    <w:rsid w:val="75877E81"/>
    <w:rsid w:val="75A0DF74"/>
    <w:rsid w:val="75A91FDE"/>
    <w:rsid w:val="75E02F97"/>
    <w:rsid w:val="75E63A06"/>
    <w:rsid w:val="75EC630F"/>
    <w:rsid w:val="760EFAD9"/>
    <w:rsid w:val="7652D75C"/>
    <w:rsid w:val="7665A9D9"/>
    <w:rsid w:val="767300F2"/>
    <w:rsid w:val="76799CEC"/>
    <w:rsid w:val="767E69B2"/>
    <w:rsid w:val="7696C8B4"/>
    <w:rsid w:val="76A133CC"/>
    <w:rsid w:val="76ACA7CB"/>
    <w:rsid w:val="76D43B7E"/>
    <w:rsid w:val="76DDA0CF"/>
    <w:rsid w:val="771B1865"/>
    <w:rsid w:val="771C016A"/>
    <w:rsid w:val="771F52CF"/>
    <w:rsid w:val="77343545"/>
    <w:rsid w:val="7772BA25"/>
    <w:rsid w:val="777CB2D0"/>
    <w:rsid w:val="77925755"/>
    <w:rsid w:val="779DAAF9"/>
    <w:rsid w:val="77AA2144"/>
    <w:rsid w:val="7831F7BF"/>
    <w:rsid w:val="7832A583"/>
    <w:rsid w:val="783AEF14"/>
    <w:rsid w:val="7852CBD8"/>
    <w:rsid w:val="7866FDAE"/>
    <w:rsid w:val="787A355D"/>
    <w:rsid w:val="78AD537F"/>
    <w:rsid w:val="78D80EFF"/>
    <w:rsid w:val="78FA673A"/>
    <w:rsid w:val="792FDD83"/>
    <w:rsid w:val="793E37EB"/>
    <w:rsid w:val="79484770"/>
    <w:rsid w:val="7981D7B3"/>
    <w:rsid w:val="7990324E"/>
    <w:rsid w:val="799C7396"/>
    <w:rsid w:val="799E7607"/>
    <w:rsid w:val="79C38C3D"/>
    <w:rsid w:val="79C9D4D2"/>
    <w:rsid w:val="7A274FFF"/>
    <w:rsid w:val="7A798EAD"/>
    <w:rsid w:val="7A926101"/>
    <w:rsid w:val="7AA0B878"/>
    <w:rsid w:val="7AB35E5A"/>
    <w:rsid w:val="7AC0FB96"/>
    <w:rsid w:val="7AE25898"/>
    <w:rsid w:val="7AE7529C"/>
    <w:rsid w:val="7AEA1E66"/>
    <w:rsid w:val="7AFDE992"/>
    <w:rsid w:val="7B04336B"/>
    <w:rsid w:val="7B0585BB"/>
    <w:rsid w:val="7B723772"/>
    <w:rsid w:val="7B7ED67D"/>
    <w:rsid w:val="7B85A0CA"/>
    <w:rsid w:val="7B935424"/>
    <w:rsid w:val="7BA24340"/>
    <w:rsid w:val="7BC5AE69"/>
    <w:rsid w:val="7BCE3183"/>
    <w:rsid w:val="7BD92D5C"/>
    <w:rsid w:val="7BDC9A2A"/>
    <w:rsid w:val="7BDD64E3"/>
    <w:rsid w:val="7BE44AEE"/>
    <w:rsid w:val="7C1E88F3"/>
    <w:rsid w:val="7C70475F"/>
    <w:rsid w:val="7C8F0D8C"/>
    <w:rsid w:val="7CA2517B"/>
    <w:rsid w:val="7CE6EE7C"/>
    <w:rsid w:val="7CF7AB7E"/>
    <w:rsid w:val="7D01254F"/>
    <w:rsid w:val="7D546694"/>
    <w:rsid w:val="7D600A54"/>
    <w:rsid w:val="7D6DD131"/>
    <w:rsid w:val="7DA0728A"/>
    <w:rsid w:val="7DC51350"/>
    <w:rsid w:val="7DD031B9"/>
    <w:rsid w:val="7DDDF3F4"/>
    <w:rsid w:val="7DE71446"/>
    <w:rsid w:val="7E028C61"/>
    <w:rsid w:val="7E142803"/>
    <w:rsid w:val="7E1B6114"/>
    <w:rsid w:val="7E42E73C"/>
    <w:rsid w:val="7E5A6BFA"/>
    <w:rsid w:val="7E764EA3"/>
    <w:rsid w:val="7E7E348A"/>
    <w:rsid w:val="7EA06CE6"/>
    <w:rsid w:val="7EBFE7AF"/>
    <w:rsid w:val="7EF8773F"/>
    <w:rsid w:val="7F05A86E"/>
    <w:rsid w:val="7F5DCCEF"/>
    <w:rsid w:val="7F8618F4"/>
    <w:rsid w:val="7F8DB2F9"/>
    <w:rsid w:val="7F947422"/>
    <w:rsid w:val="7F958165"/>
    <w:rsid w:val="7FA9B442"/>
    <w:rsid w:val="7FC4ABCF"/>
    <w:rsid w:val="7FCBA138"/>
    <w:rsid w:val="7FCC9121"/>
    <w:rsid w:val="7FCE27D1"/>
    <w:rsid w:val="7FD8CA4D"/>
    <w:rsid w:val="7FE447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5369"/>
  <w15:docId w15:val="{B24FB741-926F-44D6-928D-5FF7AB75B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BF3"/>
    <w:pPr>
      <w:spacing w:line="480" w:lineRule="auto"/>
    </w:pPr>
    <w:rPr>
      <w:rFonts w:ascii="Times New Roman" w:hAnsi="Times New Roman"/>
      <w:sz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7028A3"/>
  </w:style>
  <w:style w:type="character" w:styleId="CommentReference">
    <w:name w:val="annotation reference"/>
    <w:basedOn w:val="DefaultParagraphFont"/>
    <w:uiPriority w:val="99"/>
    <w:semiHidden/>
    <w:unhideWhenUsed/>
    <w:rsid w:val="00E432AF"/>
    <w:rPr>
      <w:sz w:val="16"/>
      <w:szCs w:val="16"/>
    </w:rPr>
  </w:style>
  <w:style w:type="paragraph" w:styleId="CommentText">
    <w:name w:val="annotation text"/>
    <w:basedOn w:val="Normal"/>
    <w:link w:val="CommentTextChar"/>
    <w:uiPriority w:val="99"/>
    <w:unhideWhenUsed/>
    <w:rsid w:val="00E432AF"/>
    <w:pPr>
      <w:spacing w:line="240" w:lineRule="auto"/>
    </w:pPr>
    <w:rPr>
      <w:sz w:val="20"/>
      <w:szCs w:val="20"/>
    </w:rPr>
  </w:style>
  <w:style w:type="character" w:customStyle="1" w:styleId="CommentTextChar">
    <w:name w:val="Comment Text Char"/>
    <w:basedOn w:val="DefaultParagraphFont"/>
    <w:link w:val="CommentText"/>
    <w:uiPriority w:val="99"/>
    <w:rsid w:val="00E432AF"/>
    <w:rPr>
      <w:sz w:val="20"/>
      <w:szCs w:val="20"/>
    </w:rPr>
  </w:style>
  <w:style w:type="paragraph" w:styleId="CommentSubject">
    <w:name w:val="annotation subject"/>
    <w:basedOn w:val="CommentText"/>
    <w:next w:val="CommentText"/>
    <w:link w:val="CommentSubjectChar"/>
    <w:uiPriority w:val="99"/>
    <w:semiHidden/>
    <w:unhideWhenUsed/>
    <w:rsid w:val="00E432AF"/>
    <w:rPr>
      <w:b/>
      <w:bCs/>
    </w:rPr>
  </w:style>
  <w:style w:type="character" w:customStyle="1" w:styleId="CommentSubjectChar">
    <w:name w:val="Comment Subject Char"/>
    <w:basedOn w:val="CommentTextChar"/>
    <w:link w:val="CommentSubject"/>
    <w:uiPriority w:val="99"/>
    <w:semiHidden/>
    <w:rsid w:val="00E432AF"/>
    <w:rPr>
      <w:b/>
      <w:bCs/>
      <w:sz w:val="20"/>
      <w:szCs w:val="20"/>
    </w:rPr>
  </w:style>
  <w:style w:type="paragraph" w:styleId="Revision">
    <w:name w:val="Revision"/>
    <w:hidden/>
    <w:uiPriority w:val="99"/>
    <w:semiHidden/>
    <w:rsid w:val="00CF2830"/>
    <w:pPr>
      <w:spacing w:line="240" w:lineRule="auto"/>
    </w:pPr>
  </w:style>
  <w:style w:type="character" w:styleId="Hyperlink">
    <w:name w:val="Hyperlink"/>
    <w:basedOn w:val="DefaultParagraphFont"/>
    <w:uiPriority w:val="99"/>
    <w:unhideWhenUsed/>
    <w:rsid w:val="00E247C7"/>
    <w:rPr>
      <w:color w:val="0000FF" w:themeColor="hyperlink"/>
      <w:u w:val="single"/>
    </w:rPr>
  </w:style>
  <w:style w:type="character" w:styleId="UnresolvedMention">
    <w:name w:val="Unresolved Mention"/>
    <w:basedOn w:val="DefaultParagraphFont"/>
    <w:uiPriority w:val="99"/>
    <w:semiHidden/>
    <w:unhideWhenUsed/>
    <w:rsid w:val="00E247C7"/>
    <w:rPr>
      <w:color w:val="605E5C"/>
      <w:shd w:val="clear" w:color="auto" w:fill="E1DFDD"/>
    </w:rPr>
  </w:style>
  <w:style w:type="table" w:styleId="TableGrid">
    <w:name w:val="Table Grid"/>
    <w:basedOn w:val="TableNormal"/>
    <w:uiPriority w:val="39"/>
    <w:rsid w:val="0047342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3F57C6"/>
    <w:pPr>
      <w:spacing w:line="240" w:lineRule="auto"/>
    </w:pPr>
    <w:rPr>
      <w:sz w:val="20"/>
      <w:szCs w:val="20"/>
    </w:rPr>
  </w:style>
  <w:style w:type="character" w:customStyle="1" w:styleId="EndnoteTextChar">
    <w:name w:val="Endnote Text Char"/>
    <w:basedOn w:val="DefaultParagraphFont"/>
    <w:link w:val="EndnoteText"/>
    <w:uiPriority w:val="99"/>
    <w:semiHidden/>
    <w:rsid w:val="003F57C6"/>
    <w:rPr>
      <w:sz w:val="20"/>
      <w:szCs w:val="20"/>
    </w:rPr>
  </w:style>
  <w:style w:type="character" w:styleId="EndnoteReference">
    <w:name w:val="endnote reference"/>
    <w:basedOn w:val="DefaultParagraphFont"/>
    <w:uiPriority w:val="99"/>
    <w:semiHidden/>
    <w:unhideWhenUsed/>
    <w:rsid w:val="003F57C6"/>
    <w:rPr>
      <w:vertAlign w:val="superscript"/>
    </w:rPr>
  </w:style>
  <w:style w:type="paragraph" w:styleId="NormalWeb">
    <w:name w:val="Normal (Web)"/>
    <w:basedOn w:val="Normal"/>
    <w:uiPriority w:val="99"/>
    <w:semiHidden/>
    <w:unhideWhenUsed/>
    <w:rsid w:val="0070702E"/>
    <w:rPr>
      <w:rFonts w:cs="Times New Roman"/>
      <w:szCs w:val="24"/>
    </w:rPr>
  </w:style>
  <w:style w:type="paragraph" w:customStyle="1" w:styleId="EndNoteBibliographyTitle">
    <w:name w:val="EndNote Bibliography Title"/>
    <w:basedOn w:val="Normal"/>
    <w:link w:val="EndNoteBibliographyTitleChar"/>
    <w:rsid w:val="00622E05"/>
    <w:pPr>
      <w:jc w:val="center"/>
    </w:pPr>
    <w:rPr>
      <w:rFonts w:cs="Times New Roman"/>
      <w:noProof/>
      <w:lang w:val="en-CA"/>
    </w:rPr>
  </w:style>
  <w:style w:type="character" w:customStyle="1" w:styleId="EndNoteBibliographyTitleChar">
    <w:name w:val="EndNote Bibliography Title Char"/>
    <w:basedOn w:val="DefaultParagraphFont"/>
    <w:link w:val="EndNoteBibliographyTitle"/>
    <w:rsid w:val="00622E05"/>
    <w:rPr>
      <w:rFonts w:ascii="Times New Roman" w:hAnsi="Times New Roman" w:cs="Times New Roman"/>
      <w:noProof/>
      <w:sz w:val="24"/>
      <w:lang w:val="en-CA"/>
    </w:rPr>
  </w:style>
  <w:style w:type="paragraph" w:customStyle="1" w:styleId="EndNoteBibliography">
    <w:name w:val="EndNote Bibliography"/>
    <w:basedOn w:val="Normal"/>
    <w:link w:val="EndNoteBibliographyChar"/>
    <w:rsid w:val="00622E05"/>
    <w:pPr>
      <w:spacing w:line="240" w:lineRule="auto"/>
    </w:pPr>
    <w:rPr>
      <w:rFonts w:cs="Times New Roman"/>
      <w:noProof/>
      <w:lang w:val="en-CA"/>
    </w:rPr>
  </w:style>
  <w:style w:type="character" w:customStyle="1" w:styleId="EndNoteBibliographyChar">
    <w:name w:val="EndNote Bibliography Char"/>
    <w:basedOn w:val="DefaultParagraphFont"/>
    <w:link w:val="EndNoteBibliography"/>
    <w:rsid w:val="00622E05"/>
    <w:rPr>
      <w:rFonts w:ascii="Times New Roman" w:hAnsi="Times New Roman" w:cs="Times New Roman"/>
      <w:noProof/>
      <w:sz w:val="24"/>
      <w:lang w:val="en-CA"/>
    </w:rPr>
  </w:style>
  <w:style w:type="paragraph" w:styleId="Header">
    <w:name w:val="header"/>
    <w:basedOn w:val="Normal"/>
    <w:link w:val="HeaderChar"/>
    <w:uiPriority w:val="99"/>
    <w:unhideWhenUsed/>
    <w:rsid w:val="00056B33"/>
    <w:pPr>
      <w:tabs>
        <w:tab w:val="center" w:pos="4680"/>
        <w:tab w:val="right" w:pos="9360"/>
      </w:tabs>
      <w:spacing w:line="240" w:lineRule="auto"/>
    </w:pPr>
  </w:style>
  <w:style w:type="character" w:customStyle="1" w:styleId="HeaderChar">
    <w:name w:val="Header Char"/>
    <w:basedOn w:val="DefaultParagraphFont"/>
    <w:link w:val="Header"/>
    <w:uiPriority w:val="99"/>
    <w:rsid w:val="00056B33"/>
    <w:rPr>
      <w:rFonts w:ascii="Times New Roman" w:hAnsi="Times New Roman"/>
      <w:sz w:val="24"/>
    </w:rPr>
  </w:style>
  <w:style w:type="paragraph" w:styleId="Footer">
    <w:name w:val="footer"/>
    <w:basedOn w:val="Normal"/>
    <w:link w:val="FooterChar"/>
    <w:uiPriority w:val="99"/>
    <w:unhideWhenUsed/>
    <w:rsid w:val="00056B33"/>
    <w:pPr>
      <w:tabs>
        <w:tab w:val="center" w:pos="4680"/>
        <w:tab w:val="right" w:pos="9360"/>
      </w:tabs>
      <w:spacing w:line="240" w:lineRule="auto"/>
    </w:pPr>
  </w:style>
  <w:style w:type="character" w:customStyle="1" w:styleId="FooterChar">
    <w:name w:val="Footer Char"/>
    <w:basedOn w:val="DefaultParagraphFont"/>
    <w:link w:val="Footer"/>
    <w:uiPriority w:val="99"/>
    <w:rsid w:val="00056B33"/>
    <w:rPr>
      <w:rFonts w:ascii="Times New Roman" w:hAnsi="Times New Roman"/>
      <w:sz w:val="24"/>
    </w:rPr>
  </w:style>
  <w:style w:type="paragraph" w:styleId="ListParagraph">
    <w:name w:val="List Paragraph"/>
    <w:basedOn w:val="Normal"/>
    <w:uiPriority w:val="34"/>
    <w:qFormat/>
    <w:rsid w:val="004E5F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006">
      <w:bodyDiv w:val="1"/>
      <w:marLeft w:val="0"/>
      <w:marRight w:val="0"/>
      <w:marTop w:val="0"/>
      <w:marBottom w:val="0"/>
      <w:divBdr>
        <w:top w:val="none" w:sz="0" w:space="0" w:color="auto"/>
        <w:left w:val="none" w:sz="0" w:space="0" w:color="auto"/>
        <w:bottom w:val="none" w:sz="0" w:space="0" w:color="auto"/>
        <w:right w:val="none" w:sz="0" w:space="0" w:color="auto"/>
      </w:divBdr>
    </w:div>
    <w:div w:id="337117398">
      <w:bodyDiv w:val="1"/>
      <w:marLeft w:val="0"/>
      <w:marRight w:val="0"/>
      <w:marTop w:val="0"/>
      <w:marBottom w:val="0"/>
      <w:divBdr>
        <w:top w:val="none" w:sz="0" w:space="0" w:color="auto"/>
        <w:left w:val="none" w:sz="0" w:space="0" w:color="auto"/>
        <w:bottom w:val="none" w:sz="0" w:space="0" w:color="auto"/>
        <w:right w:val="none" w:sz="0" w:space="0" w:color="auto"/>
      </w:divBdr>
    </w:div>
    <w:div w:id="433744574">
      <w:bodyDiv w:val="1"/>
      <w:marLeft w:val="0"/>
      <w:marRight w:val="0"/>
      <w:marTop w:val="0"/>
      <w:marBottom w:val="0"/>
      <w:divBdr>
        <w:top w:val="none" w:sz="0" w:space="0" w:color="auto"/>
        <w:left w:val="none" w:sz="0" w:space="0" w:color="auto"/>
        <w:bottom w:val="none" w:sz="0" w:space="0" w:color="auto"/>
        <w:right w:val="none" w:sz="0" w:space="0" w:color="auto"/>
      </w:divBdr>
      <w:divsChild>
        <w:div w:id="215357999">
          <w:marLeft w:val="0"/>
          <w:marRight w:val="0"/>
          <w:marTop w:val="0"/>
          <w:marBottom w:val="0"/>
          <w:divBdr>
            <w:top w:val="none" w:sz="0" w:space="0" w:color="auto"/>
            <w:left w:val="none" w:sz="0" w:space="0" w:color="auto"/>
            <w:bottom w:val="none" w:sz="0" w:space="0" w:color="auto"/>
            <w:right w:val="none" w:sz="0" w:space="0" w:color="auto"/>
          </w:divBdr>
          <w:divsChild>
            <w:div w:id="11887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9789">
      <w:bodyDiv w:val="1"/>
      <w:marLeft w:val="0"/>
      <w:marRight w:val="0"/>
      <w:marTop w:val="0"/>
      <w:marBottom w:val="0"/>
      <w:divBdr>
        <w:top w:val="none" w:sz="0" w:space="0" w:color="auto"/>
        <w:left w:val="none" w:sz="0" w:space="0" w:color="auto"/>
        <w:bottom w:val="none" w:sz="0" w:space="0" w:color="auto"/>
        <w:right w:val="none" w:sz="0" w:space="0" w:color="auto"/>
      </w:divBdr>
    </w:div>
    <w:div w:id="610086272">
      <w:bodyDiv w:val="1"/>
      <w:marLeft w:val="0"/>
      <w:marRight w:val="0"/>
      <w:marTop w:val="0"/>
      <w:marBottom w:val="0"/>
      <w:divBdr>
        <w:top w:val="none" w:sz="0" w:space="0" w:color="auto"/>
        <w:left w:val="none" w:sz="0" w:space="0" w:color="auto"/>
        <w:bottom w:val="none" w:sz="0" w:space="0" w:color="auto"/>
        <w:right w:val="none" w:sz="0" w:space="0" w:color="auto"/>
      </w:divBdr>
      <w:divsChild>
        <w:div w:id="1228879708">
          <w:marLeft w:val="0"/>
          <w:marRight w:val="0"/>
          <w:marTop w:val="0"/>
          <w:marBottom w:val="0"/>
          <w:divBdr>
            <w:top w:val="none" w:sz="0" w:space="0" w:color="auto"/>
            <w:left w:val="none" w:sz="0" w:space="0" w:color="auto"/>
            <w:bottom w:val="none" w:sz="0" w:space="0" w:color="auto"/>
            <w:right w:val="none" w:sz="0" w:space="0" w:color="auto"/>
          </w:divBdr>
        </w:div>
      </w:divsChild>
    </w:div>
    <w:div w:id="803427414">
      <w:bodyDiv w:val="1"/>
      <w:marLeft w:val="0"/>
      <w:marRight w:val="0"/>
      <w:marTop w:val="0"/>
      <w:marBottom w:val="0"/>
      <w:divBdr>
        <w:top w:val="none" w:sz="0" w:space="0" w:color="auto"/>
        <w:left w:val="none" w:sz="0" w:space="0" w:color="auto"/>
        <w:bottom w:val="none" w:sz="0" w:space="0" w:color="auto"/>
        <w:right w:val="none" w:sz="0" w:space="0" w:color="auto"/>
      </w:divBdr>
      <w:divsChild>
        <w:div w:id="1011952167">
          <w:marLeft w:val="0"/>
          <w:marRight w:val="0"/>
          <w:marTop w:val="0"/>
          <w:marBottom w:val="0"/>
          <w:divBdr>
            <w:top w:val="none" w:sz="0" w:space="0" w:color="auto"/>
            <w:left w:val="none" w:sz="0" w:space="0" w:color="auto"/>
            <w:bottom w:val="none" w:sz="0" w:space="0" w:color="auto"/>
            <w:right w:val="none" w:sz="0" w:space="0" w:color="auto"/>
          </w:divBdr>
          <w:divsChild>
            <w:div w:id="4992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7964">
      <w:bodyDiv w:val="1"/>
      <w:marLeft w:val="0"/>
      <w:marRight w:val="0"/>
      <w:marTop w:val="0"/>
      <w:marBottom w:val="0"/>
      <w:divBdr>
        <w:top w:val="none" w:sz="0" w:space="0" w:color="auto"/>
        <w:left w:val="none" w:sz="0" w:space="0" w:color="auto"/>
        <w:bottom w:val="none" w:sz="0" w:space="0" w:color="auto"/>
        <w:right w:val="none" w:sz="0" w:space="0" w:color="auto"/>
      </w:divBdr>
      <w:divsChild>
        <w:div w:id="242688362">
          <w:marLeft w:val="0"/>
          <w:marRight w:val="0"/>
          <w:marTop w:val="0"/>
          <w:marBottom w:val="0"/>
          <w:divBdr>
            <w:top w:val="none" w:sz="0" w:space="0" w:color="auto"/>
            <w:left w:val="none" w:sz="0" w:space="0" w:color="auto"/>
            <w:bottom w:val="none" w:sz="0" w:space="0" w:color="auto"/>
            <w:right w:val="none" w:sz="0" w:space="0" w:color="auto"/>
          </w:divBdr>
        </w:div>
      </w:divsChild>
    </w:div>
    <w:div w:id="822966767">
      <w:bodyDiv w:val="1"/>
      <w:marLeft w:val="0"/>
      <w:marRight w:val="0"/>
      <w:marTop w:val="0"/>
      <w:marBottom w:val="0"/>
      <w:divBdr>
        <w:top w:val="none" w:sz="0" w:space="0" w:color="auto"/>
        <w:left w:val="none" w:sz="0" w:space="0" w:color="auto"/>
        <w:bottom w:val="none" w:sz="0" w:space="0" w:color="auto"/>
        <w:right w:val="none" w:sz="0" w:space="0" w:color="auto"/>
      </w:divBdr>
      <w:divsChild>
        <w:div w:id="678119577">
          <w:marLeft w:val="0"/>
          <w:marRight w:val="0"/>
          <w:marTop w:val="0"/>
          <w:marBottom w:val="0"/>
          <w:divBdr>
            <w:top w:val="none" w:sz="0" w:space="0" w:color="auto"/>
            <w:left w:val="none" w:sz="0" w:space="0" w:color="auto"/>
            <w:bottom w:val="none" w:sz="0" w:space="0" w:color="auto"/>
            <w:right w:val="none" w:sz="0" w:space="0" w:color="auto"/>
          </w:divBdr>
          <w:divsChild>
            <w:div w:id="13921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59645">
      <w:bodyDiv w:val="1"/>
      <w:marLeft w:val="0"/>
      <w:marRight w:val="0"/>
      <w:marTop w:val="0"/>
      <w:marBottom w:val="0"/>
      <w:divBdr>
        <w:top w:val="none" w:sz="0" w:space="0" w:color="auto"/>
        <w:left w:val="none" w:sz="0" w:space="0" w:color="auto"/>
        <w:bottom w:val="none" w:sz="0" w:space="0" w:color="auto"/>
        <w:right w:val="none" w:sz="0" w:space="0" w:color="auto"/>
      </w:divBdr>
    </w:div>
    <w:div w:id="888146928">
      <w:bodyDiv w:val="1"/>
      <w:marLeft w:val="0"/>
      <w:marRight w:val="0"/>
      <w:marTop w:val="0"/>
      <w:marBottom w:val="0"/>
      <w:divBdr>
        <w:top w:val="none" w:sz="0" w:space="0" w:color="auto"/>
        <w:left w:val="none" w:sz="0" w:space="0" w:color="auto"/>
        <w:bottom w:val="none" w:sz="0" w:space="0" w:color="auto"/>
        <w:right w:val="none" w:sz="0" w:space="0" w:color="auto"/>
      </w:divBdr>
      <w:divsChild>
        <w:div w:id="1436516212">
          <w:marLeft w:val="0"/>
          <w:marRight w:val="0"/>
          <w:marTop w:val="0"/>
          <w:marBottom w:val="0"/>
          <w:divBdr>
            <w:top w:val="none" w:sz="0" w:space="0" w:color="auto"/>
            <w:left w:val="none" w:sz="0" w:space="0" w:color="auto"/>
            <w:bottom w:val="none" w:sz="0" w:space="0" w:color="auto"/>
            <w:right w:val="none" w:sz="0" w:space="0" w:color="auto"/>
          </w:divBdr>
          <w:divsChild>
            <w:div w:id="565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4963">
      <w:bodyDiv w:val="1"/>
      <w:marLeft w:val="0"/>
      <w:marRight w:val="0"/>
      <w:marTop w:val="0"/>
      <w:marBottom w:val="0"/>
      <w:divBdr>
        <w:top w:val="none" w:sz="0" w:space="0" w:color="auto"/>
        <w:left w:val="none" w:sz="0" w:space="0" w:color="auto"/>
        <w:bottom w:val="none" w:sz="0" w:space="0" w:color="auto"/>
        <w:right w:val="none" w:sz="0" w:space="0" w:color="auto"/>
      </w:divBdr>
      <w:divsChild>
        <w:div w:id="1662586625">
          <w:marLeft w:val="0"/>
          <w:marRight w:val="0"/>
          <w:marTop w:val="0"/>
          <w:marBottom w:val="0"/>
          <w:divBdr>
            <w:top w:val="none" w:sz="0" w:space="0" w:color="auto"/>
            <w:left w:val="none" w:sz="0" w:space="0" w:color="auto"/>
            <w:bottom w:val="none" w:sz="0" w:space="0" w:color="auto"/>
            <w:right w:val="none" w:sz="0" w:space="0" w:color="auto"/>
          </w:divBdr>
          <w:divsChild>
            <w:div w:id="322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2407">
      <w:bodyDiv w:val="1"/>
      <w:marLeft w:val="0"/>
      <w:marRight w:val="0"/>
      <w:marTop w:val="0"/>
      <w:marBottom w:val="0"/>
      <w:divBdr>
        <w:top w:val="none" w:sz="0" w:space="0" w:color="auto"/>
        <w:left w:val="none" w:sz="0" w:space="0" w:color="auto"/>
        <w:bottom w:val="none" w:sz="0" w:space="0" w:color="auto"/>
        <w:right w:val="none" w:sz="0" w:space="0" w:color="auto"/>
      </w:divBdr>
    </w:div>
    <w:div w:id="1185823033">
      <w:bodyDiv w:val="1"/>
      <w:marLeft w:val="0"/>
      <w:marRight w:val="0"/>
      <w:marTop w:val="0"/>
      <w:marBottom w:val="0"/>
      <w:divBdr>
        <w:top w:val="none" w:sz="0" w:space="0" w:color="auto"/>
        <w:left w:val="none" w:sz="0" w:space="0" w:color="auto"/>
        <w:bottom w:val="none" w:sz="0" w:space="0" w:color="auto"/>
        <w:right w:val="none" w:sz="0" w:space="0" w:color="auto"/>
      </w:divBdr>
      <w:divsChild>
        <w:div w:id="747844134">
          <w:marLeft w:val="0"/>
          <w:marRight w:val="0"/>
          <w:marTop w:val="0"/>
          <w:marBottom w:val="0"/>
          <w:divBdr>
            <w:top w:val="none" w:sz="0" w:space="0" w:color="auto"/>
            <w:left w:val="none" w:sz="0" w:space="0" w:color="auto"/>
            <w:bottom w:val="none" w:sz="0" w:space="0" w:color="auto"/>
            <w:right w:val="none" w:sz="0" w:space="0" w:color="auto"/>
          </w:divBdr>
        </w:div>
      </w:divsChild>
    </w:div>
    <w:div w:id="1210147980">
      <w:bodyDiv w:val="1"/>
      <w:marLeft w:val="0"/>
      <w:marRight w:val="0"/>
      <w:marTop w:val="0"/>
      <w:marBottom w:val="0"/>
      <w:divBdr>
        <w:top w:val="none" w:sz="0" w:space="0" w:color="auto"/>
        <w:left w:val="none" w:sz="0" w:space="0" w:color="auto"/>
        <w:bottom w:val="none" w:sz="0" w:space="0" w:color="auto"/>
        <w:right w:val="none" w:sz="0" w:space="0" w:color="auto"/>
      </w:divBdr>
    </w:div>
    <w:div w:id="1354962404">
      <w:bodyDiv w:val="1"/>
      <w:marLeft w:val="0"/>
      <w:marRight w:val="0"/>
      <w:marTop w:val="0"/>
      <w:marBottom w:val="0"/>
      <w:divBdr>
        <w:top w:val="none" w:sz="0" w:space="0" w:color="auto"/>
        <w:left w:val="none" w:sz="0" w:space="0" w:color="auto"/>
        <w:bottom w:val="none" w:sz="0" w:space="0" w:color="auto"/>
        <w:right w:val="none" w:sz="0" w:space="0" w:color="auto"/>
      </w:divBdr>
      <w:divsChild>
        <w:div w:id="311494158">
          <w:marLeft w:val="0"/>
          <w:marRight w:val="0"/>
          <w:marTop w:val="0"/>
          <w:marBottom w:val="0"/>
          <w:divBdr>
            <w:top w:val="none" w:sz="0" w:space="0" w:color="auto"/>
            <w:left w:val="none" w:sz="0" w:space="0" w:color="auto"/>
            <w:bottom w:val="none" w:sz="0" w:space="0" w:color="auto"/>
            <w:right w:val="none" w:sz="0" w:space="0" w:color="auto"/>
          </w:divBdr>
          <w:divsChild>
            <w:div w:id="16098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30450">
      <w:bodyDiv w:val="1"/>
      <w:marLeft w:val="0"/>
      <w:marRight w:val="0"/>
      <w:marTop w:val="0"/>
      <w:marBottom w:val="0"/>
      <w:divBdr>
        <w:top w:val="none" w:sz="0" w:space="0" w:color="auto"/>
        <w:left w:val="none" w:sz="0" w:space="0" w:color="auto"/>
        <w:bottom w:val="none" w:sz="0" w:space="0" w:color="auto"/>
        <w:right w:val="none" w:sz="0" w:space="0" w:color="auto"/>
      </w:divBdr>
    </w:div>
    <w:div w:id="1540705253">
      <w:bodyDiv w:val="1"/>
      <w:marLeft w:val="0"/>
      <w:marRight w:val="0"/>
      <w:marTop w:val="0"/>
      <w:marBottom w:val="0"/>
      <w:divBdr>
        <w:top w:val="none" w:sz="0" w:space="0" w:color="auto"/>
        <w:left w:val="none" w:sz="0" w:space="0" w:color="auto"/>
        <w:bottom w:val="none" w:sz="0" w:space="0" w:color="auto"/>
        <w:right w:val="none" w:sz="0" w:space="0" w:color="auto"/>
      </w:divBdr>
      <w:divsChild>
        <w:div w:id="1492525469">
          <w:marLeft w:val="0"/>
          <w:marRight w:val="0"/>
          <w:marTop w:val="0"/>
          <w:marBottom w:val="0"/>
          <w:divBdr>
            <w:top w:val="none" w:sz="0" w:space="0" w:color="auto"/>
            <w:left w:val="none" w:sz="0" w:space="0" w:color="auto"/>
            <w:bottom w:val="none" w:sz="0" w:space="0" w:color="auto"/>
            <w:right w:val="none" w:sz="0" w:space="0" w:color="auto"/>
          </w:divBdr>
        </w:div>
      </w:divsChild>
    </w:div>
    <w:div w:id="1973095968">
      <w:bodyDiv w:val="1"/>
      <w:marLeft w:val="0"/>
      <w:marRight w:val="0"/>
      <w:marTop w:val="0"/>
      <w:marBottom w:val="0"/>
      <w:divBdr>
        <w:top w:val="none" w:sz="0" w:space="0" w:color="auto"/>
        <w:left w:val="none" w:sz="0" w:space="0" w:color="auto"/>
        <w:bottom w:val="none" w:sz="0" w:space="0" w:color="auto"/>
        <w:right w:val="none" w:sz="0" w:space="0" w:color="auto"/>
      </w:divBdr>
    </w:div>
    <w:div w:id="19998407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0a0a0f1-3c46-4886-8e30-d043dc2f905a">
      <Terms xmlns="http://schemas.microsoft.com/office/infopath/2007/PartnerControls"/>
    </lcf76f155ced4ddcb4097134ff3c332f>
    <TaxCatchAll xmlns="eadef010-0449-4dfd-aa06-d5d57999348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BA72E1DE2B58840A4B183E515DEA84C" ma:contentTypeVersion="14" ma:contentTypeDescription="Create a new document." ma:contentTypeScope="" ma:versionID="aefc8fcb08ac47a005fdefa29af34621">
  <xsd:schema xmlns:xsd="http://www.w3.org/2001/XMLSchema" xmlns:xs="http://www.w3.org/2001/XMLSchema" xmlns:p="http://schemas.microsoft.com/office/2006/metadata/properties" xmlns:ns2="c0a0a0f1-3c46-4886-8e30-d043dc2f905a" xmlns:ns3="eadef010-0449-4dfd-aa06-d5d57999348a" targetNamespace="http://schemas.microsoft.com/office/2006/metadata/properties" ma:root="true" ma:fieldsID="bffe585922b53ce43ce7894560982c5a" ns2:_="" ns3:_="">
    <xsd:import namespace="c0a0a0f1-3c46-4886-8e30-d043dc2f905a"/>
    <xsd:import namespace="eadef010-0449-4dfd-aa06-d5d5799934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a0a0f1-3c46-4886-8e30-d043dc2f90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fefc961-1432-4524-a5af-13225f490e8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def010-0449-4dfd-aa06-d5d5799934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7b2e6e2-305a-4149-b379-c74f6cf3ae57}" ma:internalName="TaxCatchAll" ma:showField="CatchAllData" ma:web="eadef010-0449-4dfd-aa06-d5d5799934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2D1BB6-2C1C-4355-AD49-D32DF0F09E2F}">
  <ds:schemaRefs>
    <ds:schemaRef ds:uri="http://schemas.openxmlformats.org/officeDocument/2006/bibliography"/>
  </ds:schemaRefs>
</ds:datastoreItem>
</file>

<file path=customXml/itemProps2.xml><?xml version="1.0" encoding="utf-8"?>
<ds:datastoreItem xmlns:ds="http://schemas.openxmlformats.org/officeDocument/2006/customXml" ds:itemID="{14F8AC45-5BFE-43F9-BD6A-361F93A3F056}">
  <ds:schemaRefs>
    <ds:schemaRef ds:uri="http://schemas.microsoft.com/office/2006/metadata/properties"/>
    <ds:schemaRef ds:uri="http://schemas.microsoft.com/office/infopath/2007/PartnerControls"/>
    <ds:schemaRef ds:uri="c0a0a0f1-3c46-4886-8e30-d043dc2f905a"/>
    <ds:schemaRef ds:uri="eadef010-0449-4dfd-aa06-d5d57999348a"/>
  </ds:schemaRefs>
</ds:datastoreItem>
</file>

<file path=customXml/itemProps3.xml><?xml version="1.0" encoding="utf-8"?>
<ds:datastoreItem xmlns:ds="http://schemas.openxmlformats.org/officeDocument/2006/customXml" ds:itemID="{E7F9EB83-FF6D-4D5A-8F7F-6036E468A6DF}">
  <ds:schemaRefs>
    <ds:schemaRef ds:uri="http://schemas.microsoft.com/sharepoint/v3/contenttype/forms"/>
  </ds:schemaRefs>
</ds:datastoreItem>
</file>

<file path=customXml/itemProps4.xml><?xml version="1.0" encoding="utf-8"?>
<ds:datastoreItem xmlns:ds="http://schemas.openxmlformats.org/officeDocument/2006/customXml" ds:itemID="{5885908C-8F58-4DC8-B566-46C9BA80DF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a0a0f1-3c46-4886-8e30-d043dc2f905a"/>
    <ds:schemaRef ds:uri="eadef010-0449-4dfd-aa06-d5d5799934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c61d377-9894-427c-b13b-1d6a51662b4e}" enabled="0" method="" siteId="{9c61d377-9894-427c-b13b-1d6a51662b4e}" removed="1"/>
</clbl:labelList>
</file>

<file path=docProps/app.xml><?xml version="1.0" encoding="utf-8"?>
<Properties xmlns="http://schemas.openxmlformats.org/officeDocument/2006/extended-properties" xmlns:vt="http://schemas.openxmlformats.org/officeDocument/2006/docPropsVTypes">
  <Template>Normal</Template>
  <TotalTime>179</TotalTime>
  <Pages>35</Pages>
  <Words>19490</Words>
  <Characters>111098</Characters>
  <Application>Microsoft Office Word</Application>
  <DocSecurity>0</DocSecurity>
  <Lines>925</Lines>
  <Paragraphs>260</Paragraphs>
  <ScaleCrop>false</ScaleCrop>
  <Company/>
  <LinksUpToDate>false</LinksUpToDate>
  <CharactersWithSpaces>130328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Marissa Dyck</dc:creator>
  <cp:keywords/>
  <dc:description/>
  <cp:lastModifiedBy>Emerald Arthurs</cp:lastModifiedBy>
  <cp:revision>12</cp:revision>
  <cp:lastPrinted>2026-06-07T01:18:00Z</cp:lastPrinted>
  <dcterms:created xsi:type="dcterms:W3CDTF">2026-06-29T19:34:00Z</dcterms:created>
  <dcterms:modified xsi:type="dcterms:W3CDTF">2026-07-01T17:23:00Z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0x010100EBA72E1DE2B58840A4B183E515DEA84C</vt:lpwstr>
  </property>
  <property fmtid="{D5CDD505-2E9C-101B-9397-08002B2CF9AE}" pid="3" name="MediaServiceImageTags">
    <vt:lpwstr/>
  </property>
</Properties>
</file>